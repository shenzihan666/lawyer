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C0955" w:rsidRDefault="00B31C40" w:rsidP="00FC0955">
      <w:pPr>
        <w:spacing w:beforeLines="50" w:before="156" w:afterLines="50" w:after="156" w:line="240" w:lineRule="auto"/>
        <w:ind w:right="454"/>
        <w:jc w:val="center"/>
        <w:rPr>
          <w:rFonts w:ascii="宋体" w:eastAsia="宋体" w:hAnsi="宋体" w:hint="eastAsia"/>
          <w:b/>
          <w:bCs/>
          <w:sz w:val="36"/>
          <w:szCs w:val="36"/>
          <w:lang w:eastAsia="zh-CN"/>
        </w:rPr>
      </w:pPr>
      <w:r>
        <w:rPr>
          <w:rFonts w:ascii="宋体" w:eastAsia="宋体" w:hAnsi="宋体" w:hint="eastAsia"/>
          <w:b/>
          <w:bCs/>
          <w:sz w:val="36"/>
          <w:szCs w:val="36"/>
          <w:u w:val="single"/>
          <w:lang w:eastAsia="zh-CN"/>
        </w:rPr>
        <w:t xml:space="preserve">            </w:t>
      </w:r>
      <w:r w:rsidR="00A4675A">
        <w:rPr>
          <w:rFonts w:ascii="宋体" w:eastAsia="宋体" w:hAnsi="宋体" w:hint="eastAsia"/>
          <w:b/>
          <w:bCs/>
          <w:sz w:val="36"/>
          <w:szCs w:val="36"/>
          <w:u w:val="single"/>
          <w:lang w:eastAsia="zh-CN"/>
        </w:rPr>
        <w:t xml:space="preserve">  </w:t>
      </w:r>
      <w:r w:rsidR="00FC0955" w:rsidRPr="00FC0955">
        <w:rPr>
          <w:rFonts w:ascii="宋体" w:eastAsia="宋体" w:hAnsi="宋体" w:hint="eastAsia"/>
          <w:b/>
          <w:bCs/>
          <w:sz w:val="36"/>
          <w:szCs w:val="36"/>
          <w:lang w:eastAsia="zh-CN"/>
        </w:rPr>
        <w:t>项目</w:t>
      </w:r>
      <w:r w:rsidR="00FC0955" w:rsidRPr="00FC0955">
        <w:rPr>
          <w:rFonts w:ascii="宋体" w:eastAsia="宋体" w:hAnsi="宋体" w:hint="eastAsia"/>
          <w:b/>
          <w:sz w:val="36"/>
          <w:szCs w:val="36"/>
        </w:rPr>
        <w:t>设计</w:t>
      </w:r>
      <w:r w:rsidR="00FC0955" w:rsidRPr="00FC0955">
        <w:rPr>
          <w:rFonts w:ascii="宋体" w:eastAsia="宋体" w:hAnsi="宋体" w:hint="eastAsia"/>
          <w:b/>
          <w:bCs/>
          <w:sz w:val="36"/>
          <w:szCs w:val="36"/>
          <w:lang w:eastAsia="zh-CN"/>
        </w:rPr>
        <w:t>合同</w:t>
      </w:r>
    </w:p>
    <w:p w:rsidR="00A85480" w:rsidRPr="00A85480" w:rsidRDefault="00A85480" w:rsidP="00FC0955">
      <w:pPr>
        <w:spacing w:beforeLines="50" w:before="156" w:afterLines="50" w:after="156" w:line="240" w:lineRule="auto"/>
        <w:ind w:right="454"/>
        <w:jc w:val="center"/>
        <w:rPr>
          <w:rFonts w:ascii="宋体" w:eastAsia="宋体" w:hAnsi="宋体" w:hint="eastAsia"/>
          <w:bCs/>
          <w:sz w:val="21"/>
          <w:szCs w:val="21"/>
          <w:lang w:eastAsia="zh-CN"/>
        </w:rPr>
      </w:pPr>
      <w:r>
        <w:rPr>
          <w:rFonts w:ascii="宋体" w:eastAsia="宋体" w:hAnsi="宋体" w:hint="eastAsia"/>
          <w:bCs/>
          <w:sz w:val="21"/>
          <w:szCs w:val="21"/>
          <w:lang w:eastAsia="zh-CN"/>
        </w:rPr>
        <w:t xml:space="preserve">                                                         </w:t>
      </w:r>
      <w:r w:rsidR="00F249AF">
        <w:rPr>
          <w:rFonts w:ascii="宋体" w:eastAsia="宋体" w:hAnsi="宋体" w:hint="eastAsia"/>
          <w:bCs/>
          <w:sz w:val="21"/>
          <w:szCs w:val="21"/>
          <w:lang w:eastAsia="zh-CN"/>
        </w:rPr>
        <w:t xml:space="preserve">  </w:t>
      </w:r>
      <w:r>
        <w:rPr>
          <w:rFonts w:ascii="宋体" w:eastAsia="宋体" w:hAnsi="宋体" w:hint="eastAsia"/>
          <w:bCs/>
          <w:sz w:val="21"/>
          <w:szCs w:val="21"/>
          <w:lang w:eastAsia="zh-CN"/>
        </w:rPr>
        <w:t xml:space="preserve"> </w:t>
      </w:r>
      <w:r w:rsidRPr="00A85480">
        <w:rPr>
          <w:rFonts w:ascii="宋体" w:eastAsia="宋体" w:hAnsi="宋体" w:hint="eastAsia"/>
          <w:bCs/>
          <w:sz w:val="21"/>
          <w:szCs w:val="21"/>
          <w:lang w:eastAsia="zh-CN"/>
        </w:rPr>
        <w:t>合同编号：</w:t>
      </w:r>
    </w:p>
    <w:p w:rsidR="00A85480" w:rsidRPr="00A85480" w:rsidRDefault="00A85480" w:rsidP="00FC0955">
      <w:pPr>
        <w:spacing w:beforeLines="50" w:before="156" w:afterLines="50" w:after="156" w:line="240" w:lineRule="auto"/>
        <w:ind w:right="454"/>
        <w:jc w:val="center"/>
        <w:rPr>
          <w:rFonts w:ascii="宋体" w:eastAsia="宋体" w:hAnsi="宋体" w:hint="eastAsia"/>
          <w:b/>
          <w:bCs/>
          <w:sz w:val="21"/>
          <w:szCs w:val="21"/>
          <w:lang w:eastAsia="zh-CN"/>
        </w:rPr>
      </w:pPr>
      <w:r>
        <w:rPr>
          <w:rFonts w:ascii="宋体" w:eastAsia="宋体" w:hAnsi="宋体" w:hint="eastAsia"/>
          <w:bCs/>
          <w:sz w:val="21"/>
          <w:szCs w:val="21"/>
          <w:lang w:eastAsia="zh-CN"/>
        </w:rPr>
        <w:t xml:space="preserve">                                                           </w:t>
      </w:r>
      <w:r w:rsidRPr="00A85480">
        <w:rPr>
          <w:rFonts w:ascii="宋体" w:eastAsia="宋体" w:hAnsi="宋体" w:hint="eastAsia"/>
          <w:bCs/>
          <w:sz w:val="21"/>
          <w:szCs w:val="21"/>
          <w:lang w:eastAsia="zh-CN"/>
        </w:rPr>
        <w:t>签约地点</w:t>
      </w:r>
    </w:p>
    <w:p w:rsidR="00220293" w:rsidRPr="00A4675A" w:rsidRDefault="00220293" w:rsidP="00A4675A">
      <w:pPr>
        <w:snapToGrid w:val="0"/>
        <w:jc w:val="both"/>
        <w:rPr>
          <w:rFonts w:eastAsia="PMingLiU" w:cs="Arial" w:hint="eastAsia"/>
          <w:lang w:eastAsia="zh-CN"/>
        </w:rPr>
      </w:pPr>
      <w:r w:rsidRPr="00E4370C">
        <w:rPr>
          <w:rFonts w:hint="eastAsia"/>
        </w:rPr>
        <w:t xml:space="preserve">　</w:t>
      </w:r>
      <w:r w:rsidRPr="00220293">
        <w:rPr>
          <w:rFonts w:hint="eastAsia"/>
        </w:rPr>
        <w:t>发包人：</w:t>
      </w:r>
      <w:r w:rsidRPr="00220293">
        <w:rPr>
          <w:rFonts w:hint="eastAsia"/>
          <w:u w:val="single"/>
        </w:rPr>
        <w:t xml:space="preserve">      </w:t>
      </w:r>
      <w:r w:rsidR="00B31C40">
        <w:rPr>
          <w:rFonts w:eastAsia="宋体" w:hint="eastAsia"/>
          <w:u w:val="single"/>
          <w:lang w:eastAsia="zh-CN"/>
        </w:rPr>
        <w:t xml:space="preserve">                               </w:t>
      </w:r>
      <w:r w:rsidR="00EB4995">
        <w:rPr>
          <w:rFonts w:hint="eastAsia"/>
          <w:u w:val="single"/>
        </w:rPr>
        <w:t xml:space="preserve"> </w:t>
      </w:r>
      <w:r w:rsidRPr="00220293">
        <w:rPr>
          <w:rFonts w:hint="eastAsia"/>
          <w:u w:val="single"/>
        </w:rPr>
        <w:t xml:space="preserve">  </w:t>
      </w:r>
      <w:r>
        <w:rPr>
          <w:rFonts w:hint="eastAsia"/>
        </w:rPr>
        <w:t>（以下简称甲方）</w:t>
      </w:r>
      <w:r w:rsidRPr="00220293">
        <w:rPr>
          <w:rFonts w:hint="eastAsia"/>
        </w:rPr>
        <w:t xml:space="preserve"> </w:t>
      </w:r>
    </w:p>
    <w:p w:rsidR="00220293" w:rsidRDefault="00220293" w:rsidP="00220293">
      <w:pPr>
        <w:pStyle w:val="a3"/>
        <w:spacing w:line="500" w:lineRule="exact"/>
        <w:ind w:firstLineChars="100" w:firstLine="240"/>
        <w:rPr>
          <w:rFonts w:hAnsi="宋体" w:cs="宋体" w:hint="eastAsia"/>
          <w:sz w:val="24"/>
          <w:szCs w:val="24"/>
        </w:rPr>
      </w:pPr>
      <w:r w:rsidRPr="00220293">
        <w:rPr>
          <w:rFonts w:hAnsi="宋体" w:cs="宋体" w:hint="eastAsia"/>
          <w:sz w:val="24"/>
          <w:szCs w:val="24"/>
        </w:rPr>
        <w:t>设计人：</w:t>
      </w:r>
      <w:r w:rsidRPr="00220293">
        <w:rPr>
          <w:rFonts w:hAnsi="宋体" w:cs="宋体" w:hint="eastAsia"/>
          <w:sz w:val="24"/>
          <w:szCs w:val="24"/>
          <w:u w:val="single"/>
        </w:rPr>
        <w:t xml:space="preserve">      </w:t>
      </w:r>
      <w:r w:rsidRPr="00A4675A">
        <w:rPr>
          <w:rFonts w:hAnsi="宋体" w:cs="宋体" w:hint="eastAsia"/>
          <w:sz w:val="24"/>
          <w:szCs w:val="24"/>
          <w:u w:val="single"/>
        </w:rPr>
        <w:t xml:space="preserve"> </w:t>
      </w:r>
      <w:r w:rsidR="00B31C40">
        <w:rPr>
          <w:rFonts w:hAnsi="宋体" w:cs="宋体" w:hint="eastAsia"/>
          <w:sz w:val="24"/>
          <w:szCs w:val="24"/>
          <w:u w:val="single"/>
        </w:rPr>
        <w:t xml:space="preserve">                               </w:t>
      </w:r>
      <w:r w:rsidRPr="00220293">
        <w:rPr>
          <w:rFonts w:hAnsi="宋体" w:cs="宋体" w:hint="eastAsia"/>
          <w:sz w:val="24"/>
          <w:szCs w:val="24"/>
          <w:u w:val="single"/>
        </w:rPr>
        <w:t xml:space="preserve">  </w:t>
      </w:r>
      <w:r>
        <w:rPr>
          <w:rFonts w:hAnsi="宋体" w:cs="宋体" w:hint="eastAsia"/>
          <w:sz w:val="24"/>
          <w:szCs w:val="24"/>
        </w:rPr>
        <w:t>（以下简称乙方）</w:t>
      </w:r>
    </w:p>
    <w:p w:rsidR="00A85480" w:rsidRDefault="00A85480" w:rsidP="00220293">
      <w:pPr>
        <w:pStyle w:val="a3"/>
        <w:spacing w:line="500" w:lineRule="exact"/>
        <w:ind w:firstLine="480"/>
        <w:rPr>
          <w:rFonts w:hAnsi="宋体" w:cs="宋体" w:hint="eastAsia"/>
          <w:sz w:val="24"/>
          <w:szCs w:val="24"/>
        </w:rPr>
      </w:pPr>
    </w:p>
    <w:p w:rsidR="00220293" w:rsidRPr="005030FD" w:rsidRDefault="005030FD" w:rsidP="00220293">
      <w:pPr>
        <w:pStyle w:val="a3"/>
        <w:spacing w:line="500" w:lineRule="exact"/>
        <w:ind w:firstLine="480"/>
        <w:rPr>
          <w:rFonts w:hAnsi="宋体" w:cs="宋体" w:hint="eastAsia"/>
          <w:sz w:val="24"/>
          <w:szCs w:val="24"/>
        </w:rPr>
      </w:pPr>
      <w:r>
        <w:rPr>
          <w:rFonts w:hAnsi="宋体" w:cs="宋体" w:hint="eastAsia"/>
          <w:sz w:val="24"/>
          <w:szCs w:val="24"/>
        </w:rPr>
        <w:t>兹就</w:t>
      </w:r>
      <w:r w:rsidR="00634CC9" w:rsidRPr="005030FD">
        <w:rPr>
          <w:rFonts w:hAnsi="宋体" w:cs="宋体" w:hint="eastAsia"/>
          <w:sz w:val="24"/>
          <w:szCs w:val="24"/>
        </w:rPr>
        <w:t>甲方</w:t>
      </w:r>
      <w:r w:rsidR="00B31C40">
        <w:rPr>
          <w:rFonts w:hAnsi="宋体" w:cs="宋体" w:hint="eastAsia"/>
          <w:sz w:val="24"/>
          <w:szCs w:val="24"/>
        </w:rPr>
        <w:t xml:space="preserve">  </w:t>
      </w:r>
      <w:r w:rsidR="00B31C40">
        <w:rPr>
          <w:rFonts w:hAnsi="宋体" w:cs="宋体" w:hint="eastAsia"/>
          <w:sz w:val="24"/>
          <w:szCs w:val="24"/>
          <w:u w:val="single"/>
        </w:rPr>
        <w:t xml:space="preserve">                     </w:t>
      </w:r>
      <w:r w:rsidR="00907924" w:rsidRPr="005030FD">
        <w:rPr>
          <w:rFonts w:hAnsi="宋体" w:cs="宋体"/>
          <w:sz w:val="24"/>
          <w:szCs w:val="24"/>
        </w:rPr>
        <w:t>室内</w:t>
      </w:r>
      <w:r w:rsidR="00220293" w:rsidRPr="005030FD">
        <w:rPr>
          <w:rFonts w:hAnsi="宋体" w:cs="宋体" w:hint="eastAsia"/>
          <w:sz w:val="24"/>
          <w:szCs w:val="24"/>
        </w:rPr>
        <w:t>设计</w:t>
      </w:r>
      <w:r>
        <w:rPr>
          <w:rFonts w:hAnsi="宋体" w:cs="宋体" w:hint="eastAsia"/>
          <w:sz w:val="24"/>
          <w:szCs w:val="24"/>
        </w:rPr>
        <w:t>项目</w:t>
      </w:r>
      <w:r w:rsidR="00220293" w:rsidRPr="005030FD">
        <w:rPr>
          <w:rFonts w:hAnsi="宋体" w:cs="宋体" w:hint="eastAsia"/>
          <w:sz w:val="24"/>
          <w:szCs w:val="24"/>
        </w:rPr>
        <w:t>，双方本着共同友好合作态度，就有关事宜，经双方协商一致，签订本合同，共同执行。</w:t>
      </w:r>
    </w:p>
    <w:p w:rsidR="004473AF" w:rsidRPr="005030FD" w:rsidRDefault="004473AF" w:rsidP="00A85480">
      <w:pPr>
        <w:pStyle w:val="a3"/>
        <w:rPr>
          <w:rFonts w:hAnsi="宋体" w:cs="宋体" w:hint="eastAsia"/>
        </w:rPr>
      </w:pPr>
    </w:p>
    <w:p w:rsidR="004473AF" w:rsidRPr="005030FD" w:rsidRDefault="004473AF" w:rsidP="00CA5B58">
      <w:pPr>
        <w:pStyle w:val="a3"/>
        <w:spacing w:line="500" w:lineRule="exact"/>
        <w:ind w:firstLineChars="200" w:firstLine="482"/>
        <w:rPr>
          <w:rFonts w:hAnsi="宋体" w:cs="宋体" w:hint="eastAsia"/>
          <w:b/>
          <w:sz w:val="24"/>
          <w:szCs w:val="24"/>
        </w:rPr>
      </w:pPr>
      <w:r w:rsidRPr="005030FD">
        <w:rPr>
          <w:rFonts w:hAnsi="宋体" w:cs="宋体" w:hint="eastAsia"/>
          <w:b/>
          <w:sz w:val="24"/>
          <w:szCs w:val="24"/>
        </w:rPr>
        <w:t>第一条：项目概况及设计说明：</w:t>
      </w:r>
    </w:p>
    <w:p w:rsidR="00A85480" w:rsidRPr="005030FD" w:rsidRDefault="00D24327" w:rsidP="004473AF">
      <w:pPr>
        <w:pStyle w:val="a3"/>
        <w:spacing w:line="500" w:lineRule="exact"/>
        <w:ind w:firstLineChars="200" w:firstLine="480"/>
        <w:rPr>
          <w:rFonts w:hAnsi="宋体" w:hint="eastAsia"/>
          <w:sz w:val="24"/>
          <w:szCs w:val="24"/>
        </w:rPr>
      </w:pPr>
      <w:r w:rsidRPr="005030FD">
        <w:rPr>
          <w:rFonts w:hAnsi="宋体" w:cs="宋体" w:hint="eastAsia"/>
          <w:sz w:val="24"/>
          <w:szCs w:val="24"/>
        </w:rPr>
        <w:t>1.1</w:t>
      </w:r>
      <w:r w:rsidR="004473AF" w:rsidRPr="005030FD">
        <w:rPr>
          <w:rFonts w:hAnsi="宋体" w:cs="宋体" w:hint="eastAsia"/>
          <w:sz w:val="24"/>
          <w:szCs w:val="24"/>
        </w:rPr>
        <w:t>项目</w:t>
      </w:r>
      <w:r w:rsidR="00A85480" w:rsidRPr="005030FD">
        <w:rPr>
          <w:rFonts w:hAnsi="宋体" w:cs="宋体" w:hint="eastAsia"/>
          <w:sz w:val="24"/>
          <w:szCs w:val="24"/>
        </w:rPr>
        <w:t>名称：</w:t>
      </w:r>
      <w:r w:rsidR="004E68F8" w:rsidRPr="005030FD">
        <w:rPr>
          <w:rFonts w:hAnsi="宋体" w:hint="eastAsia"/>
          <w:sz w:val="24"/>
          <w:szCs w:val="24"/>
          <w:u w:val="single"/>
        </w:rPr>
        <w:t xml:space="preserve">                                                                  </w:t>
      </w:r>
      <w:r w:rsidR="004E68F8" w:rsidRPr="005030FD">
        <w:rPr>
          <w:rFonts w:hAnsi="宋体" w:hint="eastAsia"/>
          <w:sz w:val="24"/>
          <w:szCs w:val="24"/>
        </w:rPr>
        <w:t xml:space="preserve">  </w:t>
      </w:r>
      <w:r w:rsidR="004473AF" w:rsidRPr="005030FD">
        <w:rPr>
          <w:rFonts w:hAnsi="宋体" w:hint="eastAsia"/>
          <w:sz w:val="24"/>
          <w:szCs w:val="24"/>
        </w:rPr>
        <w:t xml:space="preserve"> </w:t>
      </w:r>
    </w:p>
    <w:p w:rsidR="00E37F3E" w:rsidRPr="005030FD" w:rsidRDefault="00D24327" w:rsidP="00E37F3E">
      <w:pPr>
        <w:pStyle w:val="a3"/>
        <w:spacing w:line="500" w:lineRule="exact"/>
        <w:ind w:firstLineChars="200" w:firstLine="480"/>
        <w:rPr>
          <w:rFonts w:hAnsi="宋体" w:hint="eastAsia"/>
          <w:sz w:val="24"/>
          <w:szCs w:val="24"/>
        </w:rPr>
      </w:pPr>
      <w:r w:rsidRPr="005030FD">
        <w:rPr>
          <w:rFonts w:hAnsi="宋体" w:hint="eastAsia"/>
          <w:sz w:val="24"/>
          <w:szCs w:val="24"/>
        </w:rPr>
        <w:t>1.2</w:t>
      </w:r>
      <w:r w:rsidR="004473AF" w:rsidRPr="005030FD">
        <w:rPr>
          <w:rFonts w:hAnsi="宋体" w:hint="eastAsia"/>
          <w:sz w:val="24"/>
          <w:szCs w:val="24"/>
        </w:rPr>
        <w:t>项目</w:t>
      </w:r>
      <w:r w:rsidR="00A85480" w:rsidRPr="005030FD">
        <w:rPr>
          <w:rFonts w:hAnsi="宋体" w:hint="eastAsia"/>
          <w:sz w:val="24"/>
          <w:szCs w:val="24"/>
        </w:rPr>
        <w:t>地点：</w:t>
      </w:r>
      <w:r w:rsidR="004E68F8" w:rsidRPr="005030FD">
        <w:rPr>
          <w:rFonts w:hAnsi="宋体" w:hint="eastAsia"/>
          <w:sz w:val="24"/>
          <w:szCs w:val="24"/>
          <w:u w:val="single"/>
        </w:rPr>
        <w:t xml:space="preserve">                                                           </w:t>
      </w:r>
      <w:r w:rsidR="004E68F8" w:rsidRPr="005030FD">
        <w:rPr>
          <w:rFonts w:hAnsi="宋体" w:hint="eastAsia"/>
          <w:sz w:val="24"/>
          <w:szCs w:val="24"/>
        </w:rPr>
        <w:t xml:space="preserve">  </w:t>
      </w:r>
      <w:r w:rsidR="004473AF" w:rsidRPr="005030FD">
        <w:rPr>
          <w:rFonts w:hAnsi="宋体" w:hint="eastAsia"/>
          <w:sz w:val="24"/>
          <w:szCs w:val="24"/>
        </w:rPr>
        <w:t xml:space="preserve"> </w:t>
      </w:r>
    </w:p>
    <w:p w:rsidR="00B21F69" w:rsidRPr="005030FD" w:rsidRDefault="00D24327" w:rsidP="00B21F69">
      <w:pPr>
        <w:pStyle w:val="a3"/>
        <w:spacing w:line="500" w:lineRule="exact"/>
        <w:ind w:leftChars="200" w:left="960" w:hangingChars="200" w:hanging="480"/>
        <w:rPr>
          <w:rFonts w:hAnsi="宋体" w:hint="eastAsia"/>
          <w:sz w:val="24"/>
          <w:szCs w:val="24"/>
        </w:rPr>
      </w:pPr>
      <w:r w:rsidRPr="005030FD">
        <w:rPr>
          <w:rFonts w:hAnsi="宋体" w:cs="宋体" w:hint="eastAsia"/>
          <w:sz w:val="24"/>
          <w:szCs w:val="24"/>
        </w:rPr>
        <w:t>1.</w:t>
      </w:r>
      <w:r w:rsidR="00F46A03">
        <w:rPr>
          <w:rFonts w:hAnsi="宋体" w:cs="宋体" w:hint="eastAsia"/>
          <w:sz w:val="24"/>
          <w:szCs w:val="24"/>
        </w:rPr>
        <w:t>3</w:t>
      </w:r>
      <w:r w:rsidR="00E37F3E" w:rsidRPr="005030FD">
        <w:rPr>
          <w:rFonts w:hAnsi="宋体" w:cs="宋体" w:hint="eastAsia"/>
          <w:sz w:val="24"/>
          <w:szCs w:val="24"/>
        </w:rPr>
        <w:t>设计</w:t>
      </w:r>
      <w:r w:rsidR="00196B94" w:rsidRPr="005030FD">
        <w:rPr>
          <w:rFonts w:hAnsi="宋体" w:hint="eastAsia"/>
          <w:sz w:val="24"/>
          <w:szCs w:val="24"/>
        </w:rPr>
        <w:t>内容及</w:t>
      </w:r>
      <w:r w:rsidR="00E37F3E" w:rsidRPr="005030FD">
        <w:rPr>
          <w:rFonts w:hAnsi="宋体" w:cs="宋体" w:hint="eastAsia"/>
          <w:sz w:val="24"/>
          <w:szCs w:val="24"/>
        </w:rPr>
        <w:t>深度：</w:t>
      </w:r>
      <w:r w:rsidR="00B31C40" w:rsidRPr="00B31C40">
        <w:rPr>
          <w:rFonts w:hAnsi="宋体" w:cs="宋体" w:hint="eastAsia"/>
          <w:sz w:val="24"/>
          <w:szCs w:val="24"/>
          <w:u w:val="single"/>
        </w:rPr>
        <w:t xml:space="preserve">            </w:t>
      </w:r>
      <w:r w:rsidR="00B21F69" w:rsidRPr="005030FD">
        <w:rPr>
          <w:rFonts w:hAnsi="宋体" w:cs="Arial" w:hint="eastAsia"/>
          <w:sz w:val="24"/>
          <w:szCs w:val="24"/>
          <w:u w:val="single"/>
        </w:rPr>
        <w:t>户型室内设计（套内面积</w:t>
      </w:r>
      <w:r w:rsidR="00B31C40">
        <w:rPr>
          <w:rFonts w:hAnsi="宋体" w:cs="Arial" w:hint="eastAsia"/>
          <w:sz w:val="24"/>
          <w:szCs w:val="24"/>
          <w:u w:val="single"/>
        </w:rPr>
        <w:t xml:space="preserve">       </w:t>
      </w:r>
      <w:r w:rsidR="00B21F69" w:rsidRPr="005030FD">
        <w:rPr>
          <w:rFonts w:hAnsi="宋体" w:cs="Arial" w:hint="eastAsia"/>
          <w:sz w:val="24"/>
          <w:szCs w:val="24"/>
          <w:u w:val="single"/>
        </w:rPr>
        <w:t>平方米） 施工图深度</w:t>
      </w:r>
      <w:r w:rsidR="004E68F8" w:rsidRPr="005030FD">
        <w:rPr>
          <w:rFonts w:hAnsi="宋体" w:hint="eastAsia"/>
          <w:sz w:val="24"/>
          <w:szCs w:val="24"/>
        </w:rPr>
        <w:t xml:space="preserve">  </w:t>
      </w:r>
    </w:p>
    <w:p w:rsidR="00E37F3E" w:rsidRPr="005030FD" w:rsidRDefault="00B21F69" w:rsidP="00B21F69">
      <w:pPr>
        <w:pStyle w:val="a3"/>
        <w:spacing w:line="500" w:lineRule="exact"/>
        <w:ind w:leftChars="200" w:left="960" w:hangingChars="200" w:hanging="480"/>
        <w:rPr>
          <w:rFonts w:hAnsi="宋体" w:hint="eastAsia"/>
          <w:sz w:val="24"/>
          <w:szCs w:val="24"/>
          <w:u w:val="single"/>
        </w:rPr>
      </w:pPr>
      <w:r w:rsidRPr="005030FD">
        <w:rPr>
          <w:rFonts w:hAnsi="宋体" w:hint="eastAsia"/>
          <w:sz w:val="24"/>
          <w:szCs w:val="24"/>
        </w:rPr>
        <w:t>注：设计范围包括露台面积，</w:t>
      </w:r>
      <w:r w:rsidRPr="005030FD">
        <w:rPr>
          <w:rFonts w:hAnsi="宋体"/>
          <w:sz w:val="24"/>
          <w:szCs w:val="24"/>
        </w:rPr>
        <w:t>套内面积指设计范围之户型内墙身及以内的面积，包括结构及管道的范围</w:t>
      </w:r>
      <w:r w:rsidRPr="005030FD">
        <w:rPr>
          <w:rFonts w:hAnsi="宋体" w:hint="eastAsia"/>
          <w:sz w:val="24"/>
          <w:szCs w:val="24"/>
        </w:rPr>
        <w:t>。</w:t>
      </w:r>
      <w:r w:rsidR="004E68F8" w:rsidRPr="005030FD">
        <w:rPr>
          <w:rFonts w:hAnsi="宋体" w:hint="eastAsia"/>
          <w:sz w:val="24"/>
          <w:szCs w:val="24"/>
        </w:rPr>
        <w:t xml:space="preserve">                                    </w:t>
      </w:r>
      <w:r w:rsidR="004E68F8" w:rsidRPr="005030FD">
        <w:rPr>
          <w:rFonts w:hAnsi="宋体" w:hint="eastAsia"/>
          <w:sz w:val="24"/>
          <w:szCs w:val="24"/>
          <w:bdr w:val="single" w:sz="4" w:space="0" w:color="auto"/>
        </w:rPr>
        <w:t xml:space="preserve">               </w:t>
      </w:r>
      <w:r w:rsidR="00C66C3E" w:rsidRPr="005030FD">
        <w:rPr>
          <w:rFonts w:hAnsi="宋体" w:hint="eastAsia"/>
          <w:sz w:val="24"/>
          <w:szCs w:val="24"/>
          <w:bdr w:val="single" w:sz="4" w:space="0" w:color="auto"/>
        </w:rPr>
        <w:t xml:space="preserve">  </w:t>
      </w:r>
      <w:r w:rsidR="004E68F8" w:rsidRPr="005030FD">
        <w:rPr>
          <w:rFonts w:hAnsi="宋体" w:hint="eastAsia"/>
          <w:sz w:val="24"/>
          <w:szCs w:val="24"/>
          <w:bdr w:val="single" w:sz="4" w:space="0" w:color="auto"/>
        </w:rPr>
        <w:t xml:space="preserve">       </w:t>
      </w:r>
      <w:r w:rsidR="00E37F3E" w:rsidRPr="005030FD">
        <w:rPr>
          <w:rFonts w:hAnsi="宋体" w:cs="宋体" w:hint="eastAsia"/>
          <w:sz w:val="24"/>
          <w:szCs w:val="24"/>
          <w:bdr w:val="single" w:sz="4" w:space="0" w:color="auto"/>
        </w:rPr>
        <w:t xml:space="preserve"> </w:t>
      </w:r>
    </w:p>
    <w:p w:rsidR="00E37F3E" w:rsidRPr="005030FD" w:rsidRDefault="00D24327" w:rsidP="00E37F3E">
      <w:pPr>
        <w:pStyle w:val="a3"/>
        <w:spacing w:line="500" w:lineRule="exact"/>
        <w:ind w:firstLineChars="200" w:firstLine="480"/>
        <w:rPr>
          <w:rFonts w:hAnsi="宋体" w:cs="宋体" w:hint="eastAsia"/>
          <w:sz w:val="24"/>
          <w:szCs w:val="24"/>
        </w:rPr>
      </w:pPr>
      <w:r w:rsidRPr="005030FD">
        <w:rPr>
          <w:rFonts w:hAnsi="宋体" w:cs="宋体" w:hint="eastAsia"/>
          <w:sz w:val="24"/>
          <w:szCs w:val="24"/>
        </w:rPr>
        <w:t>1.</w:t>
      </w:r>
      <w:r w:rsidR="00F46A03">
        <w:rPr>
          <w:rFonts w:hAnsi="宋体" w:cs="宋体" w:hint="eastAsia"/>
          <w:sz w:val="24"/>
          <w:szCs w:val="24"/>
        </w:rPr>
        <w:t>4</w:t>
      </w:r>
      <w:r w:rsidR="00E37F3E" w:rsidRPr="005030FD">
        <w:rPr>
          <w:rFonts w:hAnsi="宋体" w:cs="宋体" w:hint="eastAsia"/>
          <w:sz w:val="24"/>
          <w:szCs w:val="24"/>
        </w:rPr>
        <w:t>其他设计要求：参照甲方设计任务书</w:t>
      </w:r>
    </w:p>
    <w:p w:rsidR="00CA5B58" w:rsidRPr="005030FD" w:rsidRDefault="00CA5B58" w:rsidP="00CA5B58">
      <w:pPr>
        <w:pStyle w:val="a3"/>
        <w:spacing w:line="500" w:lineRule="exact"/>
        <w:ind w:firstLineChars="200" w:firstLine="482"/>
        <w:rPr>
          <w:rFonts w:hAnsi="宋体" w:cs="宋体" w:hint="eastAsia"/>
          <w:b/>
          <w:sz w:val="24"/>
          <w:szCs w:val="24"/>
        </w:rPr>
      </w:pPr>
      <w:r w:rsidRPr="005030FD">
        <w:rPr>
          <w:rFonts w:hAnsi="宋体" w:cs="宋体" w:hint="eastAsia"/>
          <w:b/>
          <w:sz w:val="24"/>
          <w:szCs w:val="24"/>
        </w:rPr>
        <w:t xml:space="preserve">第二条　</w:t>
      </w:r>
      <w:r w:rsidR="00BE694E" w:rsidRPr="005030FD">
        <w:rPr>
          <w:rFonts w:hAnsi="宋体" w:cs="宋体" w:hint="eastAsia"/>
          <w:b/>
          <w:sz w:val="24"/>
          <w:szCs w:val="24"/>
        </w:rPr>
        <w:t>乙方</w:t>
      </w:r>
      <w:r w:rsidR="00D94667" w:rsidRPr="005030FD">
        <w:rPr>
          <w:rFonts w:hAnsi="宋体" w:cs="宋体" w:hint="eastAsia"/>
          <w:b/>
          <w:sz w:val="24"/>
          <w:szCs w:val="24"/>
        </w:rPr>
        <w:t>应采用的主要技术标准</w:t>
      </w:r>
      <w:r w:rsidR="00EB1D8F" w:rsidRPr="005030FD">
        <w:rPr>
          <w:rFonts w:hAnsi="宋体" w:cs="宋体" w:hint="eastAsia"/>
          <w:b/>
          <w:sz w:val="24"/>
          <w:szCs w:val="24"/>
        </w:rPr>
        <w:t>及依据</w:t>
      </w:r>
    </w:p>
    <w:p w:rsidR="00CA5B58" w:rsidRPr="005030FD" w:rsidRDefault="00CA5B58" w:rsidP="00CA5B58">
      <w:pPr>
        <w:pStyle w:val="a3"/>
        <w:spacing w:line="500" w:lineRule="exact"/>
        <w:ind w:firstLineChars="200" w:firstLine="480"/>
        <w:rPr>
          <w:rFonts w:hAnsi="宋体" w:cs="宋体" w:hint="eastAsia"/>
          <w:sz w:val="24"/>
          <w:szCs w:val="24"/>
        </w:rPr>
      </w:pPr>
      <w:r w:rsidRPr="005030FD">
        <w:rPr>
          <w:rFonts w:hAnsi="宋体" w:cs="宋体" w:hint="eastAsia"/>
          <w:sz w:val="24"/>
          <w:szCs w:val="24"/>
        </w:rPr>
        <w:t>2.1根据《中华人民共和国建筑法》和《建设工程勘察设计市场管理规定》 ；</w:t>
      </w:r>
    </w:p>
    <w:p w:rsidR="00CA5B58" w:rsidRPr="005030FD" w:rsidRDefault="00CA5B58" w:rsidP="00CA5B58">
      <w:pPr>
        <w:pStyle w:val="a3"/>
        <w:spacing w:line="500" w:lineRule="exact"/>
        <w:ind w:firstLineChars="200" w:firstLine="480"/>
        <w:rPr>
          <w:rFonts w:hAnsi="宋体" w:cs="宋体" w:hint="eastAsia"/>
          <w:sz w:val="24"/>
          <w:szCs w:val="24"/>
        </w:rPr>
      </w:pPr>
      <w:r w:rsidRPr="005030FD">
        <w:rPr>
          <w:rFonts w:hAnsi="宋体" w:cs="宋体" w:hint="eastAsia"/>
          <w:sz w:val="24"/>
          <w:szCs w:val="24"/>
        </w:rPr>
        <w:t>2.2国家及</w:t>
      </w:r>
      <w:r w:rsidR="009F763A">
        <w:rPr>
          <w:rFonts w:hAnsi="宋体" w:cs="宋体" w:hint="eastAsia"/>
          <w:sz w:val="24"/>
          <w:szCs w:val="24"/>
        </w:rPr>
        <w:t>项目所在地</w:t>
      </w:r>
      <w:r w:rsidRPr="005030FD">
        <w:rPr>
          <w:rFonts w:hAnsi="宋体" w:cs="宋体" w:hint="eastAsia"/>
          <w:sz w:val="24"/>
          <w:szCs w:val="24"/>
        </w:rPr>
        <w:t>有关建设工程勘察设计管理法规和规章</w:t>
      </w:r>
      <w:r w:rsidR="00362F03" w:rsidRPr="005030FD">
        <w:rPr>
          <w:rFonts w:hAnsi="宋体" w:cs="宋体" w:hint="eastAsia"/>
          <w:sz w:val="24"/>
          <w:szCs w:val="24"/>
        </w:rPr>
        <w:t>；</w:t>
      </w:r>
    </w:p>
    <w:p w:rsidR="00EB1D8F" w:rsidRPr="005030FD" w:rsidRDefault="00EB1D8F" w:rsidP="00EB1D8F">
      <w:pPr>
        <w:pStyle w:val="a3"/>
        <w:spacing w:line="500" w:lineRule="exact"/>
        <w:ind w:firstLineChars="200" w:firstLine="480"/>
        <w:rPr>
          <w:rFonts w:hAnsi="宋体" w:cs="宋体" w:hint="eastAsia"/>
          <w:sz w:val="24"/>
          <w:szCs w:val="24"/>
        </w:rPr>
      </w:pPr>
      <w:r w:rsidRPr="005030FD">
        <w:rPr>
          <w:rFonts w:hAnsi="宋体" w:cs="宋体" w:hint="eastAsia"/>
          <w:sz w:val="24"/>
          <w:szCs w:val="24"/>
        </w:rPr>
        <w:t>2.3</w:t>
      </w:r>
      <w:r w:rsidR="009F763A">
        <w:rPr>
          <w:rFonts w:hAnsi="宋体" w:cs="宋体" w:hint="eastAsia"/>
          <w:sz w:val="24"/>
          <w:szCs w:val="24"/>
        </w:rPr>
        <w:t>项目所在地</w:t>
      </w:r>
      <w:r w:rsidRPr="005030FD">
        <w:rPr>
          <w:rFonts w:hAnsi="宋体" w:cs="宋体" w:hint="eastAsia"/>
          <w:sz w:val="24"/>
          <w:szCs w:val="24"/>
        </w:rPr>
        <w:t>有关规划、设计规定；</w:t>
      </w:r>
    </w:p>
    <w:p w:rsidR="00EB1D8F" w:rsidRPr="005030FD" w:rsidRDefault="00EB1D8F" w:rsidP="00EB1D8F">
      <w:pPr>
        <w:pStyle w:val="a3"/>
        <w:spacing w:line="500" w:lineRule="exact"/>
        <w:ind w:firstLineChars="200" w:firstLine="480"/>
        <w:rPr>
          <w:rFonts w:hAnsi="宋体" w:cs="宋体" w:hint="eastAsia"/>
          <w:sz w:val="24"/>
          <w:szCs w:val="24"/>
        </w:rPr>
      </w:pPr>
      <w:r w:rsidRPr="005030FD">
        <w:rPr>
          <w:rFonts w:hAnsi="宋体" w:cs="宋体" w:hint="eastAsia"/>
          <w:sz w:val="24"/>
          <w:szCs w:val="24"/>
        </w:rPr>
        <w:t>2.4</w:t>
      </w:r>
      <w:r w:rsidR="007A3769" w:rsidRPr="005030FD">
        <w:rPr>
          <w:rFonts w:hAnsi="宋体" w:cs="宋体" w:hint="eastAsia"/>
          <w:sz w:val="24"/>
          <w:szCs w:val="24"/>
        </w:rPr>
        <w:t>甲方提</w:t>
      </w:r>
      <w:r w:rsidR="00315AFE" w:rsidRPr="005030FD">
        <w:rPr>
          <w:rFonts w:hAnsi="宋体" w:cs="宋体" w:hint="eastAsia"/>
          <w:sz w:val="24"/>
          <w:szCs w:val="24"/>
        </w:rPr>
        <w:t>交</w:t>
      </w:r>
      <w:r w:rsidRPr="005030FD">
        <w:rPr>
          <w:rFonts w:hAnsi="宋体" w:cs="宋体" w:hint="eastAsia"/>
          <w:sz w:val="24"/>
          <w:szCs w:val="24"/>
        </w:rPr>
        <w:t>给</w:t>
      </w:r>
      <w:r w:rsidR="007A3769" w:rsidRPr="005030FD">
        <w:rPr>
          <w:rFonts w:hAnsi="宋体" w:cs="宋体" w:hint="eastAsia"/>
          <w:sz w:val="24"/>
          <w:szCs w:val="24"/>
        </w:rPr>
        <w:t>乙方</w:t>
      </w:r>
      <w:r w:rsidRPr="005030FD">
        <w:rPr>
          <w:rFonts w:hAnsi="宋体" w:cs="宋体" w:hint="eastAsia"/>
          <w:sz w:val="24"/>
          <w:szCs w:val="24"/>
        </w:rPr>
        <w:t>的委托书或设计中标文件</w:t>
      </w:r>
      <w:r w:rsidR="007A3769" w:rsidRPr="005030FD">
        <w:rPr>
          <w:rFonts w:hAnsi="宋体" w:cs="宋体" w:hint="eastAsia"/>
          <w:sz w:val="24"/>
          <w:szCs w:val="24"/>
        </w:rPr>
        <w:t>；</w:t>
      </w:r>
    </w:p>
    <w:p w:rsidR="00EB1D8F" w:rsidRPr="005030FD" w:rsidRDefault="00965177" w:rsidP="00EB1D8F">
      <w:pPr>
        <w:pStyle w:val="a3"/>
        <w:spacing w:line="500" w:lineRule="exact"/>
        <w:ind w:firstLineChars="200" w:firstLine="480"/>
        <w:rPr>
          <w:rFonts w:hAnsi="宋体" w:cs="宋体" w:hint="eastAsia"/>
          <w:sz w:val="24"/>
          <w:szCs w:val="24"/>
        </w:rPr>
      </w:pPr>
      <w:r>
        <w:rPr>
          <w:rFonts w:hAnsi="宋体" w:cs="宋体" w:hint="eastAsia"/>
          <w:sz w:val="24"/>
          <w:szCs w:val="24"/>
        </w:rPr>
        <w:t>2.5</w:t>
      </w:r>
      <w:r w:rsidR="007A3769" w:rsidRPr="005030FD">
        <w:rPr>
          <w:rFonts w:hAnsi="宋体" w:cs="宋体" w:hint="eastAsia"/>
          <w:sz w:val="24"/>
          <w:szCs w:val="24"/>
        </w:rPr>
        <w:t>甲方提交</w:t>
      </w:r>
      <w:r w:rsidR="00EB1D8F" w:rsidRPr="005030FD">
        <w:rPr>
          <w:rFonts w:hAnsi="宋体" w:cs="宋体" w:hint="eastAsia"/>
          <w:sz w:val="24"/>
          <w:szCs w:val="24"/>
        </w:rPr>
        <w:t>的基础资料</w:t>
      </w:r>
      <w:r w:rsidR="007A3769" w:rsidRPr="005030FD">
        <w:rPr>
          <w:rFonts w:hAnsi="宋体" w:cs="宋体" w:hint="eastAsia"/>
          <w:sz w:val="24"/>
          <w:szCs w:val="24"/>
        </w:rPr>
        <w:t>；</w:t>
      </w:r>
    </w:p>
    <w:p w:rsidR="00E97A79" w:rsidRPr="005030FD" w:rsidRDefault="00CA5B58" w:rsidP="00E97A79">
      <w:pPr>
        <w:pStyle w:val="a3"/>
        <w:spacing w:line="500" w:lineRule="exact"/>
        <w:ind w:firstLineChars="200" w:firstLine="480"/>
        <w:rPr>
          <w:rFonts w:hAnsi="宋体" w:cs="宋体" w:hint="eastAsia"/>
          <w:sz w:val="24"/>
          <w:szCs w:val="24"/>
        </w:rPr>
      </w:pPr>
      <w:r w:rsidRPr="005030FD">
        <w:rPr>
          <w:rFonts w:hAnsi="宋体" w:cs="宋体" w:hint="eastAsia"/>
          <w:sz w:val="24"/>
          <w:szCs w:val="24"/>
        </w:rPr>
        <w:t>2.</w:t>
      </w:r>
      <w:r w:rsidR="00965177">
        <w:rPr>
          <w:rFonts w:hAnsi="宋体" w:cs="宋体" w:hint="eastAsia"/>
          <w:sz w:val="24"/>
          <w:szCs w:val="24"/>
        </w:rPr>
        <w:t>6</w:t>
      </w:r>
      <w:r w:rsidRPr="005030FD">
        <w:rPr>
          <w:rFonts w:hAnsi="宋体" w:cs="宋体" w:hint="eastAsia"/>
          <w:sz w:val="24"/>
          <w:szCs w:val="24"/>
        </w:rPr>
        <w:t>建设工程批准文件。</w:t>
      </w:r>
    </w:p>
    <w:p w:rsidR="007021A8" w:rsidRPr="005030FD" w:rsidRDefault="00D94667" w:rsidP="00E97A79">
      <w:pPr>
        <w:pStyle w:val="a3"/>
        <w:spacing w:line="500" w:lineRule="exact"/>
        <w:ind w:firstLineChars="200" w:firstLine="482"/>
        <w:rPr>
          <w:rFonts w:hAnsi="宋体" w:cs="宋体" w:hint="eastAsia"/>
          <w:b/>
          <w:sz w:val="24"/>
          <w:szCs w:val="24"/>
        </w:rPr>
      </w:pPr>
      <w:r w:rsidRPr="005030FD">
        <w:rPr>
          <w:rFonts w:hAnsi="宋体" w:cs="宋体" w:hint="eastAsia"/>
          <w:b/>
          <w:sz w:val="24"/>
          <w:szCs w:val="24"/>
        </w:rPr>
        <w:t>第三条：</w:t>
      </w:r>
      <w:r w:rsidR="007021A8" w:rsidRPr="005030FD">
        <w:rPr>
          <w:rFonts w:hAnsi="宋体" w:cs="宋体" w:hint="eastAsia"/>
          <w:b/>
          <w:sz w:val="24"/>
          <w:szCs w:val="24"/>
        </w:rPr>
        <w:t>甲、乙双方的责任和义务</w:t>
      </w:r>
    </w:p>
    <w:p w:rsidR="00E97A79" w:rsidRPr="005030FD" w:rsidRDefault="007021A8" w:rsidP="00E97A79">
      <w:pPr>
        <w:pStyle w:val="a3"/>
        <w:spacing w:line="500" w:lineRule="exact"/>
        <w:ind w:firstLineChars="200" w:firstLine="482"/>
        <w:rPr>
          <w:rFonts w:hAnsi="宋体" w:cs="宋体" w:hint="eastAsia"/>
          <w:b/>
          <w:sz w:val="24"/>
          <w:szCs w:val="24"/>
        </w:rPr>
      </w:pPr>
      <w:r w:rsidRPr="005030FD">
        <w:rPr>
          <w:rFonts w:hAnsi="宋体" w:cs="宋体" w:hint="eastAsia"/>
          <w:b/>
          <w:sz w:val="24"/>
          <w:szCs w:val="24"/>
        </w:rPr>
        <w:t>3.1</w:t>
      </w:r>
      <w:r w:rsidR="00E97A79" w:rsidRPr="005030FD">
        <w:rPr>
          <w:rFonts w:hAnsi="宋体" w:cs="宋体" w:hint="eastAsia"/>
          <w:b/>
          <w:sz w:val="24"/>
          <w:szCs w:val="24"/>
        </w:rPr>
        <w:t>甲方的责任和义务</w:t>
      </w:r>
    </w:p>
    <w:p w:rsidR="00A71F19" w:rsidRPr="005030FD" w:rsidRDefault="00A71F19" w:rsidP="00B00394">
      <w:pPr>
        <w:snapToGrid w:val="0"/>
        <w:spacing w:line="460" w:lineRule="atLeast"/>
        <w:ind w:firstLineChars="200" w:firstLine="480"/>
        <w:rPr>
          <w:rFonts w:ascii="宋体" w:eastAsia="宋体" w:hAnsi="宋体" w:cs="宋体" w:hint="eastAsia"/>
          <w:kern w:val="2"/>
          <w:szCs w:val="24"/>
          <w:lang w:eastAsia="zh-CN"/>
        </w:rPr>
      </w:pPr>
      <w:smartTag w:uri="urn:schemas-microsoft-com:office:smarttags" w:element="chsdate">
        <w:smartTagPr>
          <w:attr w:name="IsROCDate" w:val="False"/>
          <w:attr w:name="IsLunarDate" w:val="False"/>
          <w:attr w:name="Day" w:val="30"/>
          <w:attr w:name="Month" w:val="12"/>
          <w:attr w:name="Year" w:val="1899"/>
        </w:smartTagPr>
        <w:r w:rsidRPr="005030FD">
          <w:rPr>
            <w:rFonts w:ascii="宋体" w:eastAsia="宋体" w:hAnsi="宋体" w:hint="eastAsia"/>
            <w:kern w:val="2"/>
          </w:rPr>
          <w:t>3.1.1</w:t>
        </w:r>
      </w:smartTag>
      <w:r w:rsidRPr="005030FD">
        <w:rPr>
          <w:rFonts w:ascii="宋体" w:eastAsia="宋体" w:hAnsi="宋体" w:hint="eastAsia"/>
          <w:kern w:val="2"/>
        </w:rPr>
        <w:t>甲方委派</w:t>
      </w:r>
      <w:r w:rsidRPr="005030FD">
        <w:rPr>
          <w:rFonts w:ascii="宋体" w:eastAsia="宋体" w:hAnsi="宋体" w:hint="eastAsia"/>
          <w:kern w:val="2"/>
          <w:u w:val="single"/>
        </w:rPr>
        <w:t xml:space="preserve">           </w:t>
      </w:r>
      <w:r w:rsidRPr="005030FD">
        <w:rPr>
          <w:rFonts w:ascii="宋体" w:eastAsia="宋体" w:hAnsi="宋体" w:hint="eastAsia"/>
          <w:kern w:val="2"/>
        </w:rPr>
        <w:t>负责本项目之一切设计批核事宜</w:t>
      </w:r>
      <w:r w:rsidRPr="005030FD">
        <w:rPr>
          <w:rFonts w:ascii="宋体" w:eastAsia="宋体" w:hAnsi="宋体"/>
          <w:kern w:val="2"/>
        </w:rPr>
        <w:t>,</w:t>
      </w:r>
      <w:r w:rsidRPr="005030FD">
        <w:rPr>
          <w:rFonts w:ascii="宋体" w:eastAsia="宋体" w:hAnsi="宋体" w:hint="eastAsia"/>
          <w:kern w:val="2"/>
        </w:rPr>
        <w:t>如甲方日后</w:t>
      </w:r>
      <w:r w:rsidRPr="005030FD">
        <w:rPr>
          <w:rFonts w:ascii="宋体" w:eastAsia="宋体" w:hAnsi="宋体" w:hint="eastAsia"/>
          <w:kern w:val="2"/>
        </w:rPr>
        <w:lastRenderedPageBreak/>
        <w:t>需要更改人选，甲方必须书面通知乙方。</w:t>
      </w:r>
    </w:p>
    <w:p w:rsidR="00030BE8" w:rsidRPr="005030FD" w:rsidRDefault="007021A8" w:rsidP="00E97A79">
      <w:pPr>
        <w:pStyle w:val="a3"/>
        <w:spacing w:line="500" w:lineRule="exact"/>
        <w:ind w:firstLineChars="200" w:firstLine="480"/>
        <w:rPr>
          <w:rFonts w:hAnsi="宋体" w:cs="宋体" w:hint="eastAsia"/>
          <w:sz w:val="24"/>
          <w:szCs w:val="24"/>
        </w:rPr>
      </w:pPr>
      <w:smartTag w:uri="urn:schemas-microsoft-com:office:smarttags" w:element="chsdate">
        <w:smartTagPr>
          <w:attr w:name="IsROCDate" w:val="False"/>
          <w:attr w:name="IsLunarDate" w:val="False"/>
          <w:attr w:name="Day" w:val="30"/>
          <w:attr w:name="Month" w:val="12"/>
          <w:attr w:name="Year" w:val="1899"/>
        </w:smartTagPr>
        <w:r w:rsidRPr="005030FD">
          <w:rPr>
            <w:rFonts w:hAnsi="宋体" w:cs="宋体" w:hint="eastAsia"/>
            <w:sz w:val="24"/>
            <w:szCs w:val="24"/>
          </w:rPr>
          <w:t>3.1.</w:t>
        </w:r>
        <w:r w:rsidR="0050629E" w:rsidRPr="005030FD">
          <w:rPr>
            <w:rFonts w:hAnsi="宋体" w:cs="宋体" w:hint="eastAsia"/>
            <w:sz w:val="24"/>
            <w:szCs w:val="24"/>
          </w:rPr>
          <w:t>2</w:t>
        </w:r>
      </w:smartTag>
      <w:r w:rsidR="00E97A79" w:rsidRPr="005030FD">
        <w:rPr>
          <w:rFonts w:hAnsi="宋体" w:cs="宋体" w:hint="eastAsia"/>
          <w:sz w:val="24"/>
          <w:szCs w:val="24"/>
        </w:rPr>
        <w:t>甲方应及时向乙方提供本项目的</w:t>
      </w:r>
      <w:r w:rsidR="008A0582">
        <w:rPr>
          <w:rFonts w:hAnsi="宋体" w:cs="宋体" w:hint="eastAsia"/>
          <w:sz w:val="24"/>
          <w:szCs w:val="24"/>
        </w:rPr>
        <w:t>室内</w:t>
      </w:r>
      <w:r w:rsidR="00E97A79" w:rsidRPr="005030FD">
        <w:rPr>
          <w:rFonts w:hAnsi="宋体" w:cs="宋体" w:hint="eastAsia"/>
          <w:sz w:val="24"/>
          <w:szCs w:val="24"/>
        </w:rPr>
        <w:t>设计任务书以作为乙方的设计依据。</w:t>
      </w:r>
    </w:p>
    <w:p w:rsidR="00E97A79" w:rsidRPr="005030FD" w:rsidRDefault="00030BE8" w:rsidP="00E97A79">
      <w:pPr>
        <w:pStyle w:val="a3"/>
        <w:spacing w:line="500" w:lineRule="exact"/>
        <w:ind w:firstLineChars="200" w:firstLine="480"/>
        <w:rPr>
          <w:rFonts w:hAnsi="宋体" w:cs="宋体" w:hint="eastAsia"/>
          <w:sz w:val="24"/>
          <w:szCs w:val="24"/>
        </w:rPr>
      </w:pPr>
      <w:smartTag w:uri="urn:schemas-microsoft-com:office:smarttags" w:element="chsdate">
        <w:smartTagPr>
          <w:attr w:name="IsROCDate" w:val="False"/>
          <w:attr w:name="IsLunarDate" w:val="False"/>
          <w:attr w:name="Day" w:val="30"/>
          <w:attr w:name="Month" w:val="12"/>
          <w:attr w:name="Year" w:val="1899"/>
        </w:smartTagPr>
        <w:r w:rsidRPr="005030FD">
          <w:rPr>
            <w:rFonts w:hAnsi="宋体" w:cs="宋体" w:hint="eastAsia"/>
            <w:sz w:val="24"/>
            <w:szCs w:val="24"/>
          </w:rPr>
          <w:t>3.</w:t>
        </w:r>
        <w:r w:rsidR="007021A8" w:rsidRPr="005030FD">
          <w:rPr>
            <w:rFonts w:hAnsi="宋体" w:cs="宋体" w:hint="eastAsia"/>
            <w:sz w:val="24"/>
            <w:szCs w:val="24"/>
          </w:rPr>
          <w:t>1.</w:t>
        </w:r>
        <w:r w:rsidR="0050629E" w:rsidRPr="005030FD">
          <w:rPr>
            <w:rFonts w:hAnsi="宋体" w:cs="宋体" w:hint="eastAsia"/>
            <w:sz w:val="24"/>
            <w:szCs w:val="24"/>
          </w:rPr>
          <w:t>3</w:t>
        </w:r>
      </w:smartTag>
      <w:r w:rsidR="00E97A79" w:rsidRPr="005030FD">
        <w:rPr>
          <w:rFonts w:hAnsi="宋体" w:cs="宋体" w:hint="eastAsia"/>
          <w:sz w:val="24"/>
          <w:szCs w:val="24"/>
        </w:rPr>
        <w:t>甲方负责将设计文件及时送交相关部门报审。</w:t>
      </w:r>
    </w:p>
    <w:p w:rsidR="007021A8" w:rsidRPr="005030FD" w:rsidRDefault="00030BE8" w:rsidP="007021A8">
      <w:pPr>
        <w:pStyle w:val="a3"/>
        <w:spacing w:line="500" w:lineRule="exact"/>
        <w:ind w:firstLineChars="200" w:firstLine="480"/>
        <w:rPr>
          <w:rFonts w:hAnsi="宋体" w:cs="宋体" w:hint="eastAsia"/>
          <w:sz w:val="24"/>
          <w:szCs w:val="24"/>
        </w:rPr>
      </w:pPr>
      <w:smartTag w:uri="urn:schemas-microsoft-com:office:smarttags" w:element="chsdate">
        <w:smartTagPr>
          <w:attr w:name="IsROCDate" w:val="False"/>
          <w:attr w:name="IsLunarDate" w:val="False"/>
          <w:attr w:name="Day" w:val="30"/>
          <w:attr w:name="Month" w:val="12"/>
          <w:attr w:name="Year" w:val="1899"/>
        </w:smartTagPr>
        <w:r w:rsidRPr="005030FD">
          <w:rPr>
            <w:rFonts w:hAnsi="宋体" w:cs="宋体" w:hint="eastAsia"/>
            <w:sz w:val="24"/>
            <w:szCs w:val="24"/>
          </w:rPr>
          <w:t>3.</w:t>
        </w:r>
        <w:r w:rsidR="007021A8" w:rsidRPr="005030FD">
          <w:rPr>
            <w:rFonts w:hAnsi="宋体" w:cs="宋体" w:hint="eastAsia"/>
            <w:sz w:val="24"/>
            <w:szCs w:val="24"/>
          </w:rPr>
          <w:t>1.</w:t>
        </w:r>
        <w:r w:rsidR="0050629E" w:rsidRPr="005030FD">
          <w:rPr>
            <w:rFonts w:hAnsi="宋体" w:cs="宋体" w:hint="eastAsia"/>
            <w:sz w:val="24"/>
            <w:szCs w:val="24"/>
          </w:rPr>
          <w:t>3</w:t>
        </w:r>
      </w:smartTag>
      <w:r w:rsidR="00E97A79" w:rsidRPr="005030FD">
        <w:rPr>
          <w:rFonts w:hAnsi="宋体" w:cs="宋体" w:hint="eastAsia"/>
          <w:sz w:val="24"/>
          <w:szCs w:val="24"/>
        </w:rPr>
        <w:t>按合同所约定的付费阶段和形式支付设计费。</w:t>
      </w:r>
    </w:p>
    <w:p w:rsidR="00E97A79" w:rsidRPr="005030FD" w:rsidRDefault="007021A8" w:rsidP="007021A8">
      <w:pPr>
        <w:pStyle w:val="a3"/>
        <w:spacing w:line="500" w:lineRule="exact"/>
        <w:ind w:firstLineChars="200" w:firstLine="482"/>
        <w:rPr>
          <w:rFonts w:hAnsi="宋体" w:hint="eastAsia"/>
          <w:b/>
          <w:sz w:val="24"/>
          <w:szCs w:val="24"/>
        </w:rPr>
      </w:pPr>
      <w:r w:rsidRPr="005030FD">
        <w:rPr>
          <w:rFonts w:hAnsi="宋体" w:hint="eastAsia"/>
          <w:b/>
          <w:sz w:val="24"/>
          <w:szCs w:val="24"/>
        </w:rPr>
        <w:t>3.2</w:t>
      </w:r>
      <w:r w:rsidR="00E97A79" w:rsidRPr="005030FD">
        <w:rPr>
          <w:rFonts w:hAnsi="宋体" w:hint="eastAsia"/>
          <w:b/>
          <w:sz w:val="24"/>
          <w:szCs w:val="24"/>
        </w:rPr>
        <w:t>乙方的责任和义务</w:t>
      </w:r>
      <w:r w:rsidR="00E97A79" w:rsidRPr="005030FD">
        <w:rPr>
          <w:rFonts w:hAnsi="宋体"/>
          <w:b/>
          <w:sz w:val="24"/>
          <w:szCs w:val="24"/>
        </w:rPr>
        <w:t xml:space="preserve"> </w:t>
      </w:r>
    </w:p>
    <w:p w:rsidR="00ED1B32" w:rsidRPr="005030FD" w:rsidRDefault="00ED1B32" w:rsidP="002015AD">
      <w:pPr>
        <w:pStyle w:val="a3"/>
        <w:spacing w:line="500" w:lineRule="exact"/>
        <w:ind w:firstLineChars="200" w:firstLine="480"/>
        <w:rPr>
          <w:rFonts w:hAnsi="宋体" w:cs="宋体" w:hint="eastAsia"/>
          <w:sz w:val="24"/>
          <w:szCs w:val="24"/>
        </w:rPr>
      </w:pPr>
      <w:smartTag w:uri="urn:schemas-microsoft-com:office:smarttags" w:element="chsdate">
        <w:smartTagPr>
          <w:attr w:name="IsROCDate" w:val="False"/>
          <w:attr w:name="IsLunarDate" w:val="False"/>
          <w:attr w:name="Day" w:val="30"/>
          <w:attr w:name="Month" w:val="12"/>
          <w:attr w:name="Year" w:val="1899"/>
        </w:smartTagPr>
        <w:r w:rsidRPr="005030FD">
          <w:rPr>
            <w:rFonts w:hAnsi="宋体" w:cs="宋体" w:hint="eastAsia"/>
            <w:sz w:val="24"/>
            <w:szCs w:val="24"/>
          </w:rPr>
          <w:t>3.2.1</w:t>
        </w:r>
      </w:smartTag>
      <w:r w:rsidR="00623FEC" w:rsidRPr="005030FD">
        <w:rPr>
          <w:rFonts w:hAnsi="宋体" w:cs="宋体" w:hint="eastAsia"/>
          <w:sz w:val="24"/>
          <w:szCs w:val="24"/>
        </w:rPr>
        <w:t>乙方</w:t>
      </w:r>
      <w:r w:rsidR="006159B0" w:rsidRPr="005030FD">
        <w:rPr>
          <w:rFonts w:hAnsi="宋体" w:cs="宋体" w:hint="eastAsia"/>
          <w:sz w:val="24"/>
          <w:szCs w:val="24"/>
        </w:rPr>
        <w:t>委派</w:t>
      </w:r>
      <w:r w:rsidR="00B31C40">
        <w:rPr>
          <w:rFonts w:hAnsi="宋体" w:cs="宋体" w:hint="eastAsia"/>
          <w:sz w:val="24"/>
          <w:szCs w:val="24"/>
          <w:u w:val="single"/>
        </w:rPr>
        <w:t xml:space="preserve">          </w:t>
      </w:r>
      <w:r w:rsidR="00082D47" w:rsidRPr="005030FD">
        <w:rPr>
          <w:rFonts w:hAnsi="宋体" w:cs="宋体" w:hint="eastAsia"/>
          <w:sz w:val="24"/>
          <w:szCs w:val="24"/>
        </w:rPr>
        <w:t>作为本合同项下设计项目负责人，并于本合同生效后的二日内</w:t>
      </w:r>
      <w:r w:rsidR="0050629E" w:rsidRPr="005030FD">
        <w:rPr>
          <w:rFonts w:hAnsi="宋体" w:cs="宋体" w:hint="eastAsia"/>
          <w:sz w:val="24"/>
          <w:szCs w:val="24"/>
        </w:rPr>
        <w:t>将参加本项目服务工作的专案组成员名单报送甲方，得到甲方认可后备案。乙方如在</w:t>
      </w:r>
      <w:r w:rsidR="002015AD" w:rsidRPr="005030FD">
        <w:rPr>
          <w:rFonts w:hAnsi="宋体" w:cs="宋体" w:hint="eastAsia"/>
          <w:sz w:val="24"/>
          <w:szCs w:val="24"/>
        </w:rPr>
        <w:t>合同履行期间</w:t>
      </w:r>
      <w:r w:rsidR="0050629E" w:rsidRPr="005030FD">
        <w:rPr>
          <w:rFonts w:hAnsi="宋体" w:cs="宋体" w:hint="eastAsia"/>
          <w:sz w:val="24"/>
          <w:szCs w:val="24"/>
        </w:rPr>
        <w:t>内需要更换相关人员，必须得到甲方的认可。</w:t>
      </w:r>
    </w:p>
    <w:p w:rsidR="00BA2744" w:rsidRPr="005030FD" w:rsidRDefault="00BA2744" w:rsidP="002015AD">
      <w:pPr>
        <w:pStyle w:val="a3"/>
        <w:spacing w:line="500" w:lineRule="exact"/>
        <w:ind w:firstLineChars="200" w:firstLine="480"/>
        <w:rPr>
          <w:rFonts w:hAnsi="宋体" w:cs="宋体" w:hint="eastAsia"/>
          <w:sz w:val="24"/>
          <w:szCs w:val="24"/>
        </w:rPr>
      </w:pPr>
      <w:smartTag w:uri="urn:schemas-microsoft-com:office:smarttags" w:element="chsdate">
        <w:smartTagPr>
          <w:attr w:name="IsROCDate" w:val="False"/>
          <w:attr w:name="IsLunarDate" w:val="False"/>
          <w:attr w:name="Day" w:val="30"/>
          <w:attr w:name="Month" w:val="12"/>
          <w:attr w:name="Year" w:val="1899"/>
        </w:smartTagPr>
        <w:r w:rsidRPr="005030FD">
          <w:rPr>
            <w:rFonts w:hAnsi="宋体" w:cs="宋体" w:hint="eastAsia"/>
            <w:sz w:val="24"/>
            <w:szCs w:val="24"/>
          </w:rPr>
          <w:t>3.2.2</w:t>
        </w:r>
      </w:smartTag>
      <w:r w:rsidRPr="005030FD">
        <w:rPr>
          <w:rFonts w:hAnsi="宋体" w:cs="宋体" w:hint="eastAsia"/>
          <w:sz w:val="24"/>
          <w:szCs w:val="24"/>
        </w:rPr>
        <w:t>此合同包括乙方派遣代表出席</w:t>
      </w:r>
      <w:r w:rsidR="00B31C40">
        <w:rPr>
          <w:rFonts w:hAnsi="宋体" w:cs="宋体" w:hint="eastAsia"/>
          <w:sz w:val="24"/>
          <w:szCs w:val="24"/>
        </w:rPr>
        <w:t xml:space="preserve"> </w:t>
      </w:r>
      <w:r w:rsidR="00B31C40">
        <w:rPr>
          <w:rFonts w:hAnsi="宋体" w:cs="宋体" w:hint="eastAsia"/>
          <w:sz w:val="24"/>
          <w:szCs w:val="24"/>
          <w:u w:val="single"/>
        </w:rPr>
        <w:t xml:space="preserve">   </w:t>
      </w:r>
      <w:r w:rsidRPr="005030FD">
        <w:rPr>
          <w:rFonts w:hAnsi="宋体" w:cs="宋体" w:hint="eastAsia"/>
          <w:sz w:val="24"/>
          <w:szCs w:val="24"/>
        </w:rPr>
        <w:t>次甲方会议的</w:t>
      </w:r>
      <w:r w:rsidR="001C21D6" w:rsidRPr="005030FD">
        <w:rPr>
          <w:rFonts w:hAnsi="宋体" w:cs="宋体" w:hint="eastAsia"/>
          <w:sz w:val="24"/>
          <w:szCs w:val="24"/>
        </w:rPr>
        <w:t>差旅费用，每次会议以甲方书面确定为准</w:t>
      </w:r>
      <w:r w:rsidRPr="005030FD">
        <w:rPr>
          <w:rFonts w:hAnsi="宋体" w:cs="宋体" w:hint="eastAsia"/>
          <w:sz w:val="24"/>
          <w:szCs w:val="24"/>
        </w:rPr>
        <w:t>。</w:t>
      </w:r>
    </w:p>
    <w:p w:rsidR="00AA3A46" w:rsidRPr="00995FCF" w:rsidRDefault="00AA3A46" w:rsidP="002015AD">
      <w:pPr>
        <w:pStyle w:val="a3"/>
        <w:spacing w:line="500" w:lineRule="exact"/>
        <w:ind w:firstLineChars="200" w:firstLine="480"/>
        <w:rPr>
          <w:rFonts w:hAnsi="宋体" w:cs="宋体" w:hint="eastAsia"/>
          <w:sz w:val="24"/>
          <w:szCs w:val="24"/>
        </w:rPr>
      </w:pPr>
      <w:r w:rsidRPr="00995FCF">
        <w:rPr>
          <w:rFonts w:hAnsi="宋体" w:cs="宋体" w:hint="eastAsia"/>
          <w:sz w:val="24"/>
          <w:szCs w:val="24"/>
        </w:rPr>
        <w:t>注：该</w:t>
      </w:r>
      <w:r w:rsidR="00B31C40">
        <w:rPr>
          <w:rFonts w:hAnsi="宋体" w:cs="宋体" w:hint="eastAsia"/>
          <w:sz w:val="24"/>
          <w:szCs w:val="24"/>
          <w:u w:val="single"/>
        </w:rPr>
        <w:t xml:space="preserve">   </w:t>
      </w:r>
      <w:r w:rsidRPr="00995FCF">
        <w:rPr>
          <w:rFonts w:hAnsi="宋体" w:cs="宋体" w:hint="eastAsia"/>
          <w:sz w:val="24"/>
          <w:szCs w:val="24"/>
        </w:rPr>
        <w:t>次差旅费人工费均包含在总设计费中，若超出部分，则按附件-差旅要求收费</w:t>
      </w:r>
    </w:p>
    <w:p w:rsidR="00E97A79" w:rsidRPr="005030FD" w:rsidRDefault="00BA2744" w:rsidP="00416589">
      <w:pPr>
        <w:pStyle w:val="a3"/>
        <w:spacing w:line="500" w:lineRule="exact"/>
        <w:ind w:firstLineChars="200" w:firstLine="480"/>
        <w:rPr>
          <w:rFonts w:hAnsi="宋体" w:cs="宋体" w:hint="eastAsia"/>
          <w:sz w:val="24"/>
          <w:szCs w:val="24"/>
        </w:rPr>
      </w:pPr>
      <w:smartTag w:uri="urn:schemas-microsoft-com:office:smarttags" w:element="chsdate">
        <w:smartTagPr>
          <w:attr w:name="IsROCDate" w:val="False"/>
          <w:attr w:name="IsLunarDate" w:val="False"/>
          <w:attr w:name="Day" w:val="30"/>
          <w:attr w:name="Month" w:val="12"/>
          <w:attr w:name="Year" w:val="1899"/>
        </w:smartTagPr>
        <w:r w:rsidRPr="005030FD">
          <w:rPr>
            <w:rFonts w:hAnsi="宋体" w:cs="宋体" w:hint="eastAsia"/>
            <w:sz w:val="24"/>
            <w:szCs w:val="24"/>
          </w:rPr>
          <w:t>3.2.3</w:t>
        </w:r>
      </w:smartTag>
      <w:r w:rsidR="008A0582">
        <w:rPr>
          <w:rFonts w:hAnsi="宋体" w:cs="宋体" w:hint="eastAsia"/>
          <w:sz w:val="24"/>
          <w:szCs w:val="24"/>
        </w:rPr>
        <w:t>乙方分阶段按期提交</w:t>
      </w:r>
      <w:r w:rsidR="00E97A79" w:rsidRPr="005030FD">
        <w:rPr>
          <w:rFonts w:hAnsi="宋体" w:cs="宋体" w:hint="eastAsia"/>
          <w:sz w:val="24"/>
          <w:szCs w:val="24"/>
        </w:rPr>
        <w:t>设计成果，不得跨越或跳过。</w:t>
      </w:r>
    </w:p>
    <w:p w:rsidR="00E97A79" w:rsidRPr="005030FD" w:rsidRDefault="00BA2744" w:rsidP="00416589">
      <w:pPr>
        <w:pStyle w:val="a3"/>
        <w:spacing w:line="500" w:lineRule="exact"/>
        <w:ind w:firstLineChars="200" w:firstLine="480"/>
        <w:rPr>
          <w:rFonts w:hAnsi="宋体" w:cs="宋体" w:hint="eastAsia"/>
          <w:sz w:val="24"/>
          <w:szCs w:val="24"/>
        </w:rPr>
      </w:pPr>
      <w:smartTag w:uri="urn:schemas-microsoft-com:office:smarttags" w:element="chsdate">
        <w:smartTagPr>
          <w:attr w:name="IsROCDate" w:val="False"/>
          <w:attr w:name="IsLunarDate" w:val="False"/>
          <w:attr w:name="Day" w:val="30"/>
          <w:attr w:name="Month" w:val="12"/>
          <w:attr w:name="Year" w:val="1899"/>
        </w:smartTagPr>
        <w:r w:rsidRPr="005030FD">
          <w:rPr>
            <w:rFonts w:hAnsi="宋体" w:cs="宋体" w:hint="eastAsia"/>
            <w:sz w:val="24"/>
            <w:szCs w:val="24"/>
          </w:rPr>
          <w:t>3.2.4</w:t>
        </w:r>
      </w:smartTag>
      <w:r w:rsidR="00E97A79" w:rsidRPr="005030FD">
        <w:rPr>
          <w:rFonts w:hAnsi="宋体" w:cs="宋体" w:hint="eastAsia"/>
          <w:sz w:val="24"/>
          <w:szCs w:val="24"/>
        </w:rPr>
        <w:t>乙方应负责对每阶段的设计成果进行汇报，介绍其设计理念。</w:t>
      </w:r>
    </w:p>
    <w:p w:rsidR="00E97A79" w:rsidRPr="005030FD" w:rsidRDefault="00BA2744" w:rsidP="00416589">
      <w:pPr>
        <w:pStyle w:val="a3"/>
        <w:spacing w:line="500" w:lineRule="exact"/>
        <w:ind w:firstLineChars="200" w:firstLine="480"/>
        <w:rPr>
          <w:rFonts w:hAnsi="宋体" w:cs="宋体" w:hint="eastAsia"/>
          <w:sz w:val="24"/>
          <w:szCs w:val="24"/>
        </w:rPr>
      </w:pPr>
      <w:smartTag w:uri="urn:schemas-microsoft-com:office:smarttags" w:element="chsdate">
        <w:smartTagPr>
          <w:attr w:name="IsROCDate" w:val="False"/>
          <w:attr w:name="IsLunarDate" w:val="False"/>
          <w:attr w:name="Day" w:val="30"/>
          <w:attr w:name="Month" w:val="12"/>
          <w:attr w:name="Year" w:val="1899"/>
        </w:smartTagPr>
        <w:r w:rsidRPr="005030FD">
          <w:rPr>
            <w:rFonts w:hAnsi="宋体" w:cs="宋体" w:hint="eastAsia"/>
            <w:sz w:val="24"/>
            <w:szCs w:val="24"/>
          </w:rPr>
          <w:t>3.2.5</w:t>
        </w:r>
      </w:smartTag>
      <w:r w:rsidR="00E97A79" w:rsidRPr="005030FD">
        <w:rPr>
          <w:rFonts w:hAnsi="宋体" w:cs="宋体" w:hint="eastAsia"/>
          <w:sz w:val="24"/>
          <w:szCs w:val="24"/>
        </w:rPr>
        <w:t>乙方按合同规定内容、进度及份数向甲方交付设计文件，并确保设计成果的质量和符合甲方设计指标的要求。</w:t>
      </w:r>
    </w:p>
    <w:p w:rsidR="00E97A79" w:rsidRPr="005030FD" w:rsidRDefault="00BA2744" w:rsidP="00416589">
      <w:pPr>
        <w:pStyle w:val="a3"/>
        <w:spacing w:line="500" w:lineRule="exact"/>
        <w:ind w:firstLineChars="200" w:firstLine="480"/>
        <w:rPr>
          <w:rFonts w:hAnsi="宋体" w:cs="宋体" w:hint="eastAsia"/>
          <w:sz w:val="24"/>
          <w:szCs w:val="24"/>
        </w:rPr>
      </w:pPr>
      <w:smartTag w:uri="urn:schemas-microsoft-com:office:smarttags" w:element="chsdate">
        <w:smartTagPr>
          <w:attr w:name="IsROCDate" w:val="False"/>
          <w:attr w:name="IsLunarDate" w:val="False"/>
          <w:attr w:name="Day" w:val="30"/>
          <w:attr w:name="Month" w:val="12"/>
          <w:attr w:name="Year" w:val="1899"/>
        </w:smartTagPr>
        <w:r w:rsidRPr="005030FD">
          <w:rPr>
            <w:rFonts w:hAnsi="宋体" w:cs="宋体" w:hint="eastAsia"/>
            <w:sz w:val="24"/>
            <w:szCs w:val="24"/>
          </w:rPr>
          <w:t>3.2.6</w:t>
        </w:r>
      </w:smartTag>
      <w:r w:rsidR="00E97A79" w:rsidRPr="005030FD">
        <w:rPr>
          <w:rFonts w:hAnsi="宋体" w:cs="宋体" w:hint="eastAsia"/>
          <w:sz w:val="24"/>
          <w:szCs w:val="24"/>
        </w:rPr>
        <w:t>乙方交付设计文件后，根据甲方意见负责对合同范围内的内容做必要的调整、补充和修改。</w:t>
      </w:r>
    </w:p>
    <w:p w:rsidR="00E97A79" w:rsidRPr="005030FD" w:rsidRDefault="00BA2744" w:rsidP="00416589">
      <w:pPr>
        <w:pStyle w:val="a3"/>
        <w:spacing w:line="500" w:lineRule="exact"/>
        <w:ind w:firstLineChars="200" w:firstLine="480"/>
        <w:rPr>
          <w:rFonts w:hAnsi="宋体" w:cs="宋体" w:hint="eastAsia"/>
          <w:sz w:val="24"/>
          <w:szCs w:val="24"/>
        </w:rPr>
      </w:pPr>
      <w:smartTag w:uri="urn:schemas-microsoft-com:office:smarttags" w:element="chsdate">
        <w:smartTagPr>
          <w:attr w:name="IsROCDate" w:val="False"/>
          <w:attr w:name="IsLunarDate" w:val="False"/>
          <w:attr w:name="Day" w:val="30"/>
          <w:attr w:name="Month" w:val="12"/>
          <w:attr w:name="Year" w:val="1899"/>
        </w:smartTagPr>
        <w:r w:rsidRPr="005030FD">
          <w:rPr>
            <w:rFonts w:hAnsi="宋体" w:cs="宋体" w:hint="eastAsia"/>
            <w:sz w:val="24"/>
            <w:szCs w:val="24"/>
          </w:rPr>
          <w:t>3.2.7</w:t>
        </w:r>
      </w:smartTag>
      <w:r w:rsidR="00E97A79" w:rsidRPr="005030FD">
        <w:rPr>
          <w:rFonts w:hAnsi="宋体" w:cs="宋体" w:hint="eastAsia"/>
          <w:sz w:val="24"/>
          <w:szCs w:val="24"/>
        </w:rPr>
        <w:t>乙方应对设计文件出现的遗漏或错误负责修改和补充</w:t>
      </w:r>
      <w:r w:rsidR="00623FEC" w:rsidRPr="005030FD">
        <w:rPr>
          <w:rFonts w:hAnsi="宋体" w:cs="宋体" w:hint="eastAsia"/>
          <w:sz w:val="24"/>
          <w:szCs w:val="24"/>
        </w:rPr>
        <w:t>，并承担由此引起的一切费用</w:t>
      </w:r>
      <w:r w:rsidR="00E97A79" w:rsidRPr="005030FD">
        <w:rPr>
          <w:rFonts w:hAnsi="宋体" w:cs="宋体" w:hint="eastAsia"/>
          <w:sz w:val="24"/>
          <w:szCs w:val="24"/>
        </w:rPr>
        <w:t>。</w:t>
      </w:r>
    </w:p>
    <w:p w:rsidR="006A7377" w:rsidRPr="005030FD" w:rsidRDefault="00BA2744" w:rsidP="006A7377">
      <w:pPr>
        <w:pStyle w:val="a3"/>
        <w:spacing w:line="500" w:lineRule="exact"/>
        <w:ind w:firstLineChars="200" w:firstLine="480"/>
        <w:rPr>
          <w:rFonts w:hAnsi="宋体" w:cs="宋体" w:hint="eastAsia"/>
          <w:sz w:val="24"/>
          <w:szCs w:val="24"/>
        </w:rPr>
      </w:pPr>
      <w:smartTag w:uri="urn:schemas-microsoft-com:office:smarttags" w:element="chsdate">
        <w:smartTagPr>
          <w:attr w:name="IsROCDate" w:val="False"/>
          <w:attr w:name="IsLunarDate" w:val="False"/>
          <w:attr w:name="Day" w:val="30"/>
          <w:attr w:name="Month" w:val="12"/>
          <w:attr w:name="Year" w:val="1899"/>
        </w:smartTagPr>
        <w:r w:rsidRPr="005030FD">
          <w:rPr>
            <w:rFonts w:hAnsi="宋体" w:cs="宋体" w:hint="eastAsia"/>
            <w:sz w:val="24"/>
            <w:szCs w:val="24"/>
          </w:rPr>
          <w:t>3.2.8</w:t>
        </w:r>
      </w:smartTag>
      <w:r w:rsidR="00E97A79" w:rsidRPr="005030FD">
        <w:rPr>
          <w:rFonts w:hAnsi="宋体" w:cs="宋体" w:hint="eastAsia"/>
          <w:sz w:val="24"/>
          <w:szCs w:val="24"/>
        </w:rPr>
        <w:t>如因乙方的失误而造成设计修改，乙方将不另行收取费用。</w:t>
      </w:r>
    </w:p>
    <w:p w:rsidR="00E97A79" w:rsidRPr="005030FD" w:rsidRDefault="00BA2744" w:rsidP="00416589">
      <w:pPr>
        <w:pStyle w:val="a3"/>
        <w:spacing w:line="500" w:lineRule="exact"/>
        <w:ind w:firstLineChars="200" w:firstLine="480"/>
        <w:rPr>
          <w:rFonts w:hAnsi="宋体" w:cs="宋体" w:hint="eastAsia"/>
          <w:sz w:val="24"/>
          <w:szCs w:val="24"/>
        </w:rPr>
      </w:pPr>
      <w:smartTag w:uri="urn:schemas-microsoft-com:office:smarttags" w:element="chsdate">
        <w:smartTagPr>
          <w:attr w:name="IsROCDate" w:val="False"/>
          <w:attr w:name="IsLunarDate" w:val="False"/>
          <w:attr w:name="Day" w:val="30"/>
          <w:attr w:name="Month" w:val="12"/>
          <w:attr w:name="Year" w:val="1899"/>
        </w:smartTagPr>
        <w:r w:rsidRPr="005030FD">
          <w:rPr>
            <w:rFonts w:hAnsi="宋体" w:cs="宋体" w:hint="eastAsia"/>
            <w:sz w:val="24"/>
            <w:szCs w:val="24"/>
          </w:rPr>
          <w:t>3.2.9</w:t>
        </w:r>
      </w:smartTag>
      <w:r w:rsidR="00E97A79" w:rsidRPr="005030FD">
        <w:rPr>
          <w:rFonts w:hAnsi="宋体" w:cs="宋体" w:hint="eastAsia"/>
          <w:sz w:val="24"/>
          <w:szCs w:val="24"/>
        </w:rPr>
        <w:t>乙方应遵守中华人民共和国和</w:t>
      </w:r>
      <w:r w:rsidR="007D1CA4">
        <w:rPr>
          <w:rFonts w:hAnsi="宋体" w:cs="宋体" w:hint="eastAsia"/>
          <w:sz w:val="24"/>
          <w:szCs w:val="24"/>
        </w:rPr>
        <w:t>项目所在地</w:t>
      </w:r>
      <w:r w:rsidR="00E97A79" w:rsidRPr="005030FD">
        <w:rPr>
          <w:rFonts w:hAnsi="宋体" w:cs="宋体" w:hint="eastAsia"/>
          <w:sz w:val="24"/>
          <w:szCs w:val="24"/>
        </w:rPr>
        <w:t>市的相关设计规范和标准。</w:t>
      </w:r>
    </w:p>
    <w:p w:rsidR="00E97A79" w:rsidRPr="005030FD" w:rsidRDefault="00BA2744" w:rsidP="00416589">
      <w:pPr>
        <w:pStyle w:val="a3"/>
        <w:spacing w:line="500" w:lineRule="exact"/>
        <w:ind w:firstLineChars="200" w:firstLine="480"/>
        <w:rPr>
          <w:rFonts w:hAnsi="宋体" w:cs="宋体" w:hint="eastAsia"/>
          <w:sz w:val="24"/>
          <w:szCs w:val="24"/>
        </w:rPr>
      </w:pPr>
      <w:smartTag w:uri="urn:schemas-microsoft-com:office:smarttags" w:element="chsdate">
        <w:smartTagPr>
          <w:attr w:name="IsROCDate" w:val="False"/>
          <w:attr w:name="IsLunarDate" w:val="False"/>
          <w:attr w:name="Day" w:val="30"/>
          <w:attr w:name="Month" w:val="12"/>
          <w:attr w:name="Year" w:val="1899"/>
        </w:smartTagPr>
        <w:r w:rsidRPr="005030FD">
          <w:rPr>
            <w:rFonts w:hAnsi="宋体" w:cs="宋体" w:hint="eastAsia"/>
            <w:sz w:val="24"/>
            <w:szCs w:val="24"/>
          </w:rPr>
          <w:t>3.2.10</w:t>
        </w:r>
      </w:smartTag>
      <w:r w:rsidR="00E97A79" w:rsidRPr="005030FD">
        <w:rPr>
          <w:rFonts w:hAnsi="宋体" w:cs="宋体" w:hint="eastAsia"/>
          <w:sz w:val="24"/>
          <w:szCs w:val="24"/>
        </w:rPr>
        <w:t>乙方根据现行的</w:t>
      </w:r>
      <w:r w:rsidR="00623FEC" w:rsidRPr="005030FD">
        <w:rPr>
          <w:rFonts w:hAnsi="宋体" w:cs="宋体" w:hint="eastAsia"/>
          <w:sz w:val="24"/>
          <w:szCs w:val="24"/>
        </w:rPr>
        <w:t>项目所在地政府主管部门</w:t>
      </w:r>
      <w:r w:rsidR="00E97A79" w:rsidRPr="005030FD">
        <w:rPr>
          <w:rFonts w:hAnsi="宋体" w:cs="宋体" w:hint="eastAsia"/>
          <w:sz w:val="24"/>
          <w:szCs w:val="24"/>
        </w:rPr>
        <w:t>对项目规模</w:t>
      </w:r>
      <w:r w:rsidR="00623FEC" w:rsidRPr="005030FD">
        <w:rPr>
          <w:rFonts w:hAnsi="宋体" w:cs="宋体" w:hint="eastAsia"/>
          <w:sz w:val="24"/>
          <w:szCs w:val="24"/>
        </w:rPr>
        <w:t>、</w:t>
      </w:r>
      <w:r w:rsidR="00E97A79" w:rsidRPr="005030FD">
        <w:rPr>
          <w:rFonts w:hAnsi="宋体" w:cs="宋体" w:hint="eastAsia"/>
          <w:sz w:val="24"/>
          <w:szCs w:val="24"/>
        </w:rPr>
        <w:t>复杂性</w:t>
      </w:r>
      <w:r w:rsidR="00623FEC" w:rsidRPr="005030FD">
        <w:rPr>
          <w:rFonts w:hAnsi="宋体" w:cs="宋体" w:hint="eastAsia"/>
          <w:sz w:val="24"/>
          <w:szCs w:val="24"/>
        </w:rPr>
        <w:t>、</w:t>
      </w:r>
      <w:r w:rsidR="00E97A79" w:rsidRPr="005030FD">
        <w:rPr>
          <w:rFonts w:hAnsi="宋体" w:cs="宋体" w:hint="eastAsia"/>
          <w:sz w:val="24"/>
          <w:szCs w:val="24"/>
        </w:rPr>
        <w:t>计划和其他性质的</w:t>
      </w:r>
      <w:r w:rsidR="00623FEC" w:rsidRPr="005030FD">
        <w:rPr>
          <w:rFonts w:hAnsi="宋体" w:cs="宋体" w:hint="eastAsia"/>
          <w:sz w:val="24"/>
          <w:szCs w:val="24"/>
        </w:rPr>
        <w:t>要求及</w:t>
      </w:r>
      <w:r w:rsidR="00E97A79" w:rsidRPr="005030FD">
        <w:rPr>
          <w:rFonts w:hAnsi="宋体" w:cs="宋体" w:hint="eastAsia"/>
          <w:sz w:val="24"/>
          <w:szCs w:val="24"/>
        </w:rPr>
        <w:t>标准提供本合同所规定的服务。</w:t>
      </w:r>
    </w:p>
    <w:p w:rsidR="004F4536" w:rsidRPr="005030FD" w:rsidRDefault="00BA2744" w:rsidP="004F4536">
      <w:pPr>
        <w:pStyle w:val="a3"/>
        <w:spacing w:line="500" w:lineRule="exact"/>
        <w:ind w:firstLineChars="200" w:firstLine="480"/>
        <w:rPr>
          <w:rFonts w:hAnsi="宋体" w:cs="宋体" w:hint="eastAsia"/>
          <w:sz w:val="24"/>
          <w:szCs w:val="24"/>
        </w:rPr>
      </w:pPr>
      <w:smartTag w:uri="urn:schemas-microsoft-com:office:smarttags" w:element="chsdate">
        <w:smartTagPr>
          <w:attr w:name="IsROCDate" w:val="False"/>
          <w:attr w:name="IsLunarDate" w:val="False"/>
          <w:attr w:name="Day" w:val="30"/>
          <w:attr w:name="Month" w:val="12"/>
          <w:attr w:name="Year" w:val="1899"/>
        </w:smartTagPr>
        <w:r w:rsidRPr="005030FD">
          <w:rPr>
            <w:rFonts w:hAnsi="宋体" w:cs="宋体" w:hint="eastAsia"/>
            <w:sz w:val="24"/>
            <w:szCs w:val="24"/>
          </w:rPr>
          <w:t>3.2.11</w:t>
        </w:r>
      </w:smartTag>
      <w:r w:rsidR="00E97A79" w:rsidRPr="005030FD">
        <w:rPr>
          <w:rFonts w:hAnsi="宋体" w:cs="宋体" w:hint="eastAsia"/>
          <w:sz w:val="24"/>
          <w:szCs w:val="24"/>
        </w:rPr>
        <w:t>因乙方单方面疏忽行为或过失，其提供的服务侵犯第三方的专利权，版权或商标，而对甲方造成直接的损害，损失或审判，包括合理的律师费用和由</w:t>
      </w:r>
      <w:r w:rsidR="00E97A79" w:rsidRPr="005030FD">
        <w:rPr>
          <w:rFonts w:hAnsi="宋体" w:cs="宋体" w:hint="eastAsia"/>
          <w:sz w:val="24"/>
          <w:szCs w:val="24"/>
        </w:rPr>
        <w:lastRenderedPageBreak/>
        <w:t>其产生的相关费用，乙方将对甲方进行</w:t>
      </w:r>
      <w:r w:rsidR="00623FEC" w:rsidRPr="005030FD">
        <w:rPr>
          <w:rFonts w:hAnsi="宋体" w:cs="宋体" w:hint="eastAsia"/>
          <w:sz w:val="24"/>
          <w:szCs w:val="24"/>
        </w:rPr>
        <w:t>赔</w:t>
      </w:r>
      <w:r w:rsidR="00E97A79" w:rsidRPr="005030FD">
        <w:rPr>
          <w:rFonts w:hAnsi="宋体" w:cs="宋体" w:hint="eastAsia"/>
          <w:sz w:val="24"/>
          <w:szCs w:val="24"/>
        </w:rPr>
        <w:t>偿。</w:t>
      </w:r>
    </w:p>
    <w:p w:rsidR="004F4536" w:rsidRPr="005030FD" w:rsidRDefault="004F727A" w:rsidP="00852B94">
      <w:pPr>
        <w:pStyle w:val="a3"/>
        <w:spacing w:line="500" w:lineRule="exact"/>
        <w:ind w:firstLineChars="200" w:firstLine="480"/>
        <w:rPr>
          <w:rFonts w:hAnsi="宋体" w:cs="宋体" w:hint="eastAsia"/>
          <w:sz w:val="24"/>
          <w:szCs w:val="24"/>
        </w:rPr>
      </w:pPr>
      <w:r w:rsidRPr="00852B94">
        <w:rPr>
          <w:rFonts w:hAnsi="宋体" w:cs="宋体" w:hint="eastAsia"/>
          <w:sz w:val="24"/>
          <w:szCs w:val="24"/>
        </w:rPr>
        <w:t>第四条：</w:t>
      </w:r>
      <w:r w:rsidR="00E97A79" w:rsidRPr="00852B94">
        <w:rPr>
          <w:rFonts w:hAnsi="宋体" w:cs="宋体" w:hint="eastAsia"/>
          <w:sz w:val="24"/>
          <w:szCs w:val="24"/>
        </w:rPr>
        <w:t>乙方工作阶段及内容</w:t>
      </w:r>
    </w:p>
    <w:p w:rsidR="00417CC4" w:rsidRPr="00852B94" w:rsidRDefault="00417CC4" w:rsidP="00852B94">
      <w:pPr>
        <w:pStyle w:val="a3"/>
        <w:spacing w:line="500" w:lineRule="exact"/>
        <w:ind w:firstLineChars="200" w:firstLine="480"/>
        <w:rPr>
          <w:rFonts w:hAnsi="宋体" w:cs="宋体" w:hint="eastAsia"/>
          <w:sz w:val="24"/>
          <w:szCs w:val="24"/>
        </w:rPr>
      </w:pPr>
      <w:r w:rsidRPr="00852B94">
        <w:rPr>
          <w:rFonts w:hAnsi="宋体" w:cs="宋体" w:hint="eastAsia"/>
          <w:sz w:val="24"/>
          <w:szCs w:val="24"/>
        </w:rPr>
        <w:t>4.1</w:t>
      </w:r>
      <w:r w:rsidRPr="00852B94">
        <w:rPr>
          <w:rFonts w:hAnsi="宋体" w:cs="宋体"/>
          <w:sz w:val="24"/>
          <w:szCs w:val="24"/>
        </w:rPr>
        <w:t>设计要求：</w:t>
      </w:r>
      <w:r w:rsidRPr="00852B94">
        <w:rPr>
          <w:rFonts w:hAnsi="宋体" w:cs="宋体" w:hint="eastAsia"/>
          <w:sz w:val="24"/>
          <w:szCs w:val="24"/>
        </w:rPr>
        <w:t>设计风格按甲方书面要求，由乙方提议，不受限制，最后由甲方认可。</w:t>
      </w:r>
    </w:p>
    <w:p w:rsidR="00417CC4" w:rsidRPr="00B724B9" w:rsidRDefault="00417CC4" w:rsidP="00852B94">
      <w:pPr>
        <w:pStyle w:val="a3"/>
        <w:spacing w:line="500" w:lineRule="exact"/>
        <w:ind w:firstLineChars="200" w:firstLine="480"/>
        <w:rPr>
          <w:rFonts w:hAnsi="宋体" w:cs="宋体" w:hint="eastAsia"/>
          <w:sz w:val="24"/>
          <w:szCs w:val="24"/>
        </w:rPr>
      </w:pPr>
      <w:r w:rsidRPr="00B724B9">
        <w:rPr>
          <w:rFonts w:hAnsi="宋体" w:cs="宋体" w:hint="eastAsia"/>
          <w:sz w:val="24"/>
          <w:szCs w:val="24"/>
        </w:rPr>
        <w:t>4.2</w:t>
      </w:r>
      <w:r w:rsidRPr="00B724B9">
        <w:rPr>
          <w:rFonts w:hAnsi="宋体" w:cs="宋体"/>
          <w:sz w:val="24"/>
          <w:szCs w:val="24"/>
        </w:rPr>
        <w:t>设计内容：以上项目之室内设计，包括：</w:t>
      </w:r>
    </w:p>
    <w:p w:rsidR="00417CC4" w:rsidRPr="00852B94" w:rsidRDefault="00852B94" w:rsidP="00852B94">
      <w:pPr>
        <w:pStyle w:val="a3"/>
        <w:spacing w:line="500" w:lineRule="exact"/>
        <w:ind w:firstLineChars="200" w:firstLine="480"/>
        <w:rPr>
          <w:rFonts w:hAnsi="宋体" w:cs="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hAnsi="宋体" w:cs="宋体" w:hint="eastAsia"/>
            <w:sz w:val="24"/>
            <w:szCs w:val="24"/>
          </w:rPr>
          <w:t>4.2.1</w:t>
        </w:r>
      </w:smartTag>
      <w:r w:rsidR="00417CC4" w:rsidRPr="00852B94">
        <w:rPr>
          <w:rFonts w:hAnsi="宋体" w:cs="宋体"/>
          <w:sz w:val="24"/>
          <w:szCs w:val="24"/>
        </w:rPr>
        <w:t>概念方案设计：</w:t>
      </w:r>
    </w:p>
    <w:p w:rsidR="00417CC4" w:rsidRPr="00852B94" w:rsidRDefault="00417CC4" w:rsidP="00852B94">
      <w:pPr>
        <w:pStyle w:val="a3"/>
        <w:spacing w:line="500" w:lineRule="exact"/>
        <w:ind w:firstLineChars="200" w:firstLine="480"/>
        <w:rPr>
          <w:rFonts w:hAnsi="宋体" w:cs="宋体" w:hint="eastAsia"/>
          <w:sz w:val="24"/>
          <w:szCs w:val="24"/>
        </w:rPr>
      </w:pPr>
      <w:r w:rsidRPr="00852B94">
        <w:rPr>
          <w:rFonts w:hAnsi="宋体" w:cs="宋体"/>
          <w:sz w:val="24"/>
          <w:szCs w:val="24"/>
        </w:rPr>
        <w:t>依据甲方提供的设计要求、建筑图纸及其它资料，按设计师的</w:t>
      </w:r>
      <w:r w:rsidRPr="00852B94">
        <w:rPr>
          <w:rFonts w:hAnsi="宋体" w:cs="宋体" w:hint="eastAsia"/>
          <w:sz w:val="24"/>
          <w:szCs w:val="24"/>
        </w:rPr>
        <w:t>概念</w:t>
      </w:r>
      <w:r w:rsidRPr="00852B94">
        <w:rPr>
          <w:rFonts w:hAnsi="宋体" w:cs="宋体"/>
          <w:sz w:val="24"/>
          <w:szCs w:val="24"/>
        </w:rPr>
        <w:t>提供平面优化建议、功能布局及家俱布置等给甲方审阅；并包括一些风格定位意念图片、主要饰面材料图片及家具图片等等。</w:t>
      </w:r>
    </w:p>
    <w:p w:rsidR="00417CC4" w:rsidRPr="00852B94" w:rsidRDefault="00852B94" w:rsidP="00852B94">
      <w:pPr>
        <w:pStyle w:val="a3"/>
        <w:spacing w:line="500" w:lineRule="exact"/>
        <w:ind w:firstLineChars="200" w:firstLine="480"/>
        <w:rPr>
          <w:rFonts w:hAnsi="宋体" w:cs="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hAnsi="宋体" w:cs="宋体" w:hint="eastAsia"/>
            <w:sz w:val="24"/>
            <w:szCs w:val="24"/>
          </w:rPr>
          <w:t>4.2.2</w:t>
        </w:r>
      </w:smartTag>
      <w:r w:rsidR="00417CC4" w:rsidRPr="00852B94">
        <w:rPr>
          <w:rFonts w:hAnsi="宋体" w:cs="宋体"/>
          <w:sz w:val="24"/>
          <w:szCs w:val="24"/>
        </w:rPr>
        <w:t>深化方案设计：</w:t>
      </w:r>
    </w:p>
    <w:p w:rsidR="006C517E" w:rsidRPr="00852B94" w:rsidRDefault="00417CC4" w:rsidP="00852B94">
      <w:pPr>
        <w:pStyle w:val="a3"/>
        <w:spacing w:line="500" w:lineRule="exact"/>
        <w:ind w:firstLineChars="200" w:firstLine="480"/>
        <w:rPr>
          <w:rFonts w:hAnsi="宋体" w:cs="宋体" w:hint="eastAsia"/>
          <w:sz w:val="24"/>
          <w:szCs w:val="24"/>
        </w:rPr>
      </w:pPr>
      <w:r w:rsidRPr="00852B94">
        <w:rPr>
          <w:rFonts w:hAnsi="宋体" w:cs="宋体" w:hint="eastAsia"/>
          <w:sz w:val="24"/>
          <w:szCs w:val="24"/>
        </w:rPr>
        <w:t>乙方</w:t>
      </w:r>
      <w:r w:rsidRPr="00852B94">
        <w:rPr>
          <w:rFonts w:hAnsi="宋体" w:cs="宋体"/>
          <w:sz w:val="24"/>
          <w:szCs w:val="24"/>
        </w:rPr>
        <w:t>在获得甲方同意及认可概念方案设计成果后，在其基础上提供深化方案</w:t>
      </w:r>
      <w:r w:rsidRPr="00852B94">
        <w:rPr>
          <w:rFonts w:hAnsi="宋体" w:cs="宋体" w:hint="eastAsia"/>
          <w:sz w:val="24"/>
          <w:szCs w:val="24"/>
        </w:rPr>
        <w:t>设计</w:t>
      </w:r>
      <w:r w:rsidRPr="00852B94">
        <w:rPr>
          <w:rFonts w:hAnsi="宋体" w:cs="宋体"/>
          <w:sz w:val="24"/>
          <w:szCs w:val="24"/>
        </w:rPr>
        <w:t>，包括平面图、吊顶图</w:t>
      </w:r>
      <w:r w:rsidRPr="00852B94">
        <w:rPr>
          <w:rFonts w:hAnsi="宋体" w:cs="宋体" w:hint="eastAsia"/>
          <w:sz w:val="24"/>
          <w:szCs w:val="24"/>
        </w:rPr>
        <w:t>、主要立面图</w:t>
      </w:r>
      <w:r w:rsidRPr="00852B94">
        <w:rPr>
          <w:rFonts w:hAnsi="宋体" w:cs="宋体"/>
          <w:sz w:val="24"/>
          <w:szCs w:val="24"/>
        </w:rPr>
        <w:t>，及主要饰面材料、厨卫设施、活动家俱、装饰灯具等，供甲方审阅；并包括</w:t>
      </w:r>
      <w:r w:rsidRPr="00852B94">
        <w:rPr>
          <w:rFonts w:hAnsi="宋体" w:cs="宋体" w:hint="eastAsia"/>
          <w:sz w:val="24"/>
          <w:szCs w:val="24"/>
        </w:rPr>
        <w:t>但不限于</w:t>
      </w:r>
      <w:r w:rsidRPr="00852B94">
        <w:rPr>
          <w:rFonts w:hAnsi="宋体" w:cs="宋体"/>
          <w:sz w:val="24"/>
          <w:szCs w:val="24"/>
        </w:rPr>
        <w:t>主要空间</w:t>
      </w:r>
      <w:r w:rsidRPr="00852B94">
        <w:rPr>
          <w:rFonts w:hAnsi="宋体" w:cs="宋体" w:hint="eastAsia"/>
          <w:sz w:val="24"/>
          <w:szCs w:val="24"/>
        </w:rPr>
        <w:t>及重要节点</w:t>
      </w:r>
      <w:r w:rsidRPr="00852B94">
        <w:rPr>
          <w:rFonts w:hAnsi="宋体" w:cs="宋体"/>
          <w:sz w:val="24"/>
          <w:szCs w:val="24"/>
        </w:rPr>
        <w:t>的</w:t>
      </w:r>
      <w:r w:rsidRPr="00852B94">
        <w:rPr>
          <w:rFonts w:hAnsi="宋体" w:cs="宋体" w:hint="eastAsia"/>
          <w:sz w:val="24"/>
          <w:szCs w:val="24"/>
        </w:rPr>
        <w:t>手绘（或电脑）</w:t>
      </w:r>
      <w:r w:rsidRPr="00852B94">
        <w:rPr>
          <w:rFonts w:hAnsi="宋体" w:cs="宋体"/>
          <w:sz w:val="24"/>
          <w:szCs w:val="24"/>
        </w:rPr>
        <w:t>彩色</w:t>
      </w:r>
      <w:r w:rsidRPr="00852B94">
        <w:rPr>
          <w:rFonts w:hAnsi="宋体" w:cs="宋体" w:hint="eastAsia"/>
          <w:sz w:val="24"/>
          <w:szCs w:val="24"/>
        </w:rPr>
        <w:t>效果</w:t>
      </w:r>
      <w:r w:rsidRPr="00852B94">
        <w:rPr>
          <w:rFonts w:hAnsi="宋体" w:cs="宋体"/>
          <w:sz w:val="24"/>
          <w:szCs w:val="24"/>
        </w:rPr>
        <w:t>图</w:t>
      </w:r>
      <w:r w:rsidRPr="00852B94">
        <w:rPr>
          <w:rFonts w:hAnsi="宋体" w:cs="宋体" w:hint="eastAsia"/>
          <w:sz w:val="24"/>
          <w:szCs w:val="24"/>
        </w:rPr>
        <w:t>（</w:t>
      </w:r>
      <w:r w:rsidR="00B31C40">
        <w:rPr>
          <w:rFonts w:hAnsi="宋体" w:cs="宋体" w:hint="eastAsia"/>
          <w:sz w:val="24"/>
          <w:szCs w:val="24"/>
          <w:u w:val="single"/>
        </w:rPr>
        <w:t xml:space="preserve">     </w:t>
      </w:r>
      <w:r w:rsidRPr="00852B94">
        <w:rPr>
          <w:rFonts w:hAnsi="宋体" w:cs="宋体" w:hint="eastAsia"/>
          <w:sz w:val="24"/>
          <w:szCs w:val="24"/>
        </w:rPr>
        <w:t>户型不少于6张）</w:t>
      </w:r>
      <w:r w:rsidRPr="00852B94">
        <w:rPr>
          <w:rFonts w:hAnsi="宋体" w:cs="宋体"/>
          <w:sz w:val="24"/>
          <w:szCs w:val="24"/>
        </w:rPr>
        <w:t>。</w:t>
      </w:r>
    </w:p>
    <w:p w:rsidR="003B5631" w:rsidRPr="00852B94" w:rsidRDefault="00417CC4" w:rsidP="00852B94">
      <w:pPr>
        <w:pStyle w:val="a3"/>
        <w:spacing w:line="500" w:lineRule="exact"/>
        <w:ind w:firstLineChars="200" w:firstLine="480"/>
        <w:rPr>
          <w:rFonts w:hAnsi="宋体" w:cs="宋体" w:hint="eastAsia"/>
          <w:sz w:val="24"/>
          <w:szCs w:val="24"/>
        </w:rPr>
      </w:pPr>
      <w:r w:rsidRPr="00852B94">
        <w:rPr>
          <w:rFonts w:hAnsi="宋体" w:cs="宋体" w:hint="eastAsia"/>
          <w:sz w:val="24"/>
          <w:szCs w:val="24"/>
        </w:rPr>
        <w:t>效果图至少包括以下几个空间：客厅（两张、其中一张涵盖开放式厨房区域）、餐厅、主卧室、主卫、入口玄关</w:t>
      </w:r>
    </w:p>
    <w:p w:rsidR="00417CC4" w:rsidRPr="00852B94" w:rsidRDefault="00852B94" w:rsidP="00852B94">
      <w:pPr>
        <w:pStyle w:val="a3"/>
        <w:spacing w:line="500" w:lineRule="exact"/>
        <w:ind w:firstLineChars="200" w:firstLine="480"/>
        <w:rPr>
          <w:rFonts w:hAnsi="宋体" w:cs="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hAnsi="宋体" w:cs="宋体" w:hint="eastAsia"/>
            <w:sz w:val="24"/>
            <w:szCs w:val="24"/>
          </w:rPr>
          <w:t>4.2.3</w:t>
        </w:r>
      </w:smartTag>
      <w:r w:rsidR="00417CC4" w:rsidRPr="00852B94">
        <w:rPr>
          <w:rFonts w:hAnsi="宋体" w:cs="宋体"/>
          <w:sz w:val="24"/>
          <w:szCs w:val="24"/>
        </w:rPr>
        <w:t>施工图设计：</w:t>
      </w:r>
    </w:p>
    <w:p w:rsidR="00417CC4" w:rsidRPr="00852B94" w:rsidRDefault="00417CC4" w:rsidP="001D6399">
      <w:pPr>
        <w:pStyle w:val="a3"/>
        <w:spacing w:line="500" w:lineRule="exact"/>
        <w:ind w:firstLineChars="200" w:firstLine="480"/>
        <w:rPr>
          <w:rFonts w:hAnsi="宋体" w:cs="宋体" w:hint="eastAsia"/>
          <w:sz w:val="24"/>
          <w:szCs w:val="24"/>
        </w:rPr>
      </w:pPr>
      <w:r w:rsidRPr="00852B94">
        <w:rPr>
          <w:rFonts w:hAnsi="宋体" w:cs="宋体" w:hint="eastAsia"/>
          <w:sz w:val="24"/>
          <w:szCs w:val="24"/>
        </w:rPr>
        <w:t>乙方</w:t>
      </w:r>
      <w:r w:rsidRPr="00852B94">
        <w:rPr>
          <w:rFonts w:hAnsi="宋体" w:cs="宋体"/>
          <w:sz w:val="24"/>
          <w:szCs w:val="24"/>
        </w:rPr>
        <w:t>在获得甲方同意及认可深化方案设计成果后，在其基础上提供完整招标施工图，包括一般需要的施工细部</w:t>
      </w:r>
      <w:r w:rsidRPr="00852B94">
        <w:rPr>
          <w:rFonts w:hAnsi="宋体" w:cs="宋体" w:hint="eastAsia"/>
          <w:sz w:val="24"/>
          <w:szCs w:val="24"/>
        </w:rPr>
        <w:t>节点详图</w:t>
      </w:r>
      <w:r w:rsidRPr="00852B94">
        <w:rPr>
          <w:rFonts w:hAnsi="宋体" w:cs="宋体"/>
          <w:sz w:val="24"/>
          <w:szCs w:val="24"/>
        </w:rPr>
        <w:t>及</w:t>
      </w:r>
      <w:r w:rsidRPr="00852B94">
        <w:rPr>
          <w:rFonts w:hAnsi="宋体" w:cs="宋体" w:hint="eastAsia"/>
          <w:sz w:val="24"/>
          <w:szCs w:val="24"/>
        </w:rPr>
        <w:t>相关</w:t>
      </w:r>
      <w:r w:rsidRPr="00852B94">
        <w:rPr>
          <w:rFonts w:hAnsi="宋体" w:cs="宋体"/>
          <w:sz w:val="24"/>
          <w:szCs w:val="24"/>
        </w:rPr>
        <w:t>图纸，即地坪、墙面</w:t>
      </w:r>
      <w:r w:rsidRPr="00852B94">
        <w:rPr>
          <w:rFonts w:hAnsi="宋体" w:cs="宋体" w:hint="eastAsia"/>
          <w:sz w:val="24"/>
          <w:szCs w:val="24"/>
        </w:rPr>
        <w:t>（包括开关插座布置）</w:t>
      </w:r>
      <w:r w:rsidRPr="00852B94">
        <w:rPr>
          <w:rFonts w:hAnsi="宋体" w:cs="宋体"/>
          <w:sz w:val="24"/>
          <w:szCs w:val="24"/>
        </w:rPr>
        <w:t>、天花</w:t>
      </w:r>
      <w:r w:rsidRPr="00852B94">
        <w:rPr>
          <w:rFonts w:hAnsi="宋体" w:cs="宋体" w:hint="eastAsia"/>
          <w:sz w:val="24"/>
          <w:szCs w:val="24"/>
        </w:rPr>
        <w:t>、</w:t>
      </w:r>
      <w:r w:rsidRPr="00852B94">
        <w:rPr>
          <w:rFonts w:hAnsi="宋体" w:cs="宋体"/>
          <w:sz w:val="24"/>
          <w:szCs w:val="24"/>
        </w:rPr>
        <w:t>固定家俱等的细部设计文件，并包括饰面材料，活动家俱、装饰灯俱图表</w:t>
      </w:r>
      <w:r w:rsidRPr="00B724B9">
        <w:rPr>
          <w:rFonts w:hAnsi="宋体" w:cs="宋体" w:hint="eastAsia"/>
          <w:sz w:val="24"/>
          <w:szCs w:val="24"/>
        </w:rPr>
        <w:t>、</w:t>
      </w:r>
      <w:r w:rsidR="001D6399" w:rsidRPr="00B724B9">
        <w:rPr>
          <w:rFonts w:hAnsi="宋体" w:cs="宋体" w:hint="eastAsia"/>
          <w:sz w:val="24"/>
          <w:szCs w:val="24"/>
        </w:rPr>
        <w:t>窗帘块毯选型、</w:t>
      </w:r>
      <w:r w:rsidRPr="00852B94">
        <w:rPr>
          <w:rFonts w:hAnsi="宋体" w:cs="宋体" w:hint="eastAsia"/>
          <w:sz w:val="24"/>
          <w:szCs w:val="24"/>
        </w:rPr>
        <w:t>卫生间洁具选型、五金配件选型、厨房厨柜电器的选型、材料样板</w:t>
      </w:r>
      <w:r w:rsidRPr="00852B94">
        <w:rPr>
          <w:rFonts w:hAnsi="宋体" w:cs="宋体"/>
          <w:sz w:val="24"/>
          <w:szCs w:val="24"/>
        </w:rPr>
        <w:t xml:space="preserve"> (</w:t>
      </w:r>
      <w:r w:rsidRPr="00852B94">
        <w:rPr>
          <w:rFonts w:hAnsi="宋体" w:cs="宋体" w:hint="eastAsia"/>
          <w:sz w:val="24"/>
          <w:szCs w:val="24"/>
        </w:rPr>
        <w:t>不少于两份</w:t>
      </w:r>
      <w:r w:rsidRPr="00852B94">
        <w:rPr>
          <w:rFonts w:hAnsi="宋体" w:cs="宋体"/>
          <w:sz w:val="24"/>
          <w:szCs w:val="24"/>
        </w:rPr>
        <w:t>)及说明。</w:t>
      </w:r>
    </w:p>
    <w:p w:rsidR="00417CC4" w:rsidRPr="00852B94" w:rsidRDefault="00852B94" w:rsidP="00852B94">
      <w:pPr>
        <w:pStyle w:val="a3"/>
        <w:spacing w:line="500" w:lineRule="exact"/>
        <w:ind w:firstLineChars="200" w:firstLine="480"/>
        <w:rPr>
          <w:rFonts w:hAnsi="宋体" w:cs="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hAnsi="宋体" w:cs="宋体" w:hint="eastAsia"/>
            <w:sz w:val="24"/>
            <w:szCs w:val="24"/>
          </w:rPr>
          <w:t>4.2.4</w:t>
        </w:r>
      </w:smartTag>
      <w:r w:rsidR="00417CC4" w:rsidRPr="00852B94">
        <w:rPr>
          <w:rFonts w:hAnsi="宋体" w:cs="宋体"/>
          <w:sz w:val="24"/>
          <w:szCs w:val="24"/>
        </w:rPr>
        <w:t>施工配合：</w:t>
      </w:r>
    </w:p>
    <w:p w:rsidR="00417CC4" w:rsidRPr="00852B94" w:rsidRDefault="00417CC4" w:rsidP="00852B94">
      <w:pPr>
        <w:pStyle w:val="a3"/>
        <w:spacing w:line="500" w:lineRule="exact"/>
        <w:ind w:firstLineChars="200" w:firstLine="480"/>
        <w:rPr>
          <w:rFonts w:hAnsi="宋体" w:cs="宋体" w:hint="eastAsia"/>
          <w:sz w:val="24"/>
          <w:szCs w:val="24"/>
        </w:rPr>
      </w:pPr>
      <w:r w:rsidRPr="00852B94">
        <w:rPr>
          <w:rFonts w:hAnsi="宋体" w:cs="宋体"/>
          <w:sz w:val="24"/>
          <w:szCs w:val="24"/>
        </w:rPr>
        <w:t>包括与中标之承包商进行施工前图纸交底，协助甲方评估挑选家俱厂商，列出交货期较长的项目清单请甲方提早订购，施工期间到工地现场，解决有关设计问题，协助甲方审定施工单位所提供的材料或代替材料的样板，确保施工后成果与设计相符。</w:t>
      </w:r>
    </w:p>
    <w:p w:rsidR="00417CC4" w:rsidRPr="00852B94" w:rsidRDefault="00852B94" w:rsidP="00852B94">
      <w:pPr>
        <w:pStyle w:val="a3"/>
        <w:spacing w:line="500" w:lineRule="exact"/>
        <w:ind w:firstLineChars="200" w:firstLine="480"/>
        <w:rPr>
          <w:rFonts w:hAnsi="宋体" w:cs="宋体" w:hint="eastAsia"/>
          <w:sz w:val="24"/>
          <w:szCs w:val="24"/>
        </w:rPr>
      </w:pPr>
      <w:smartTag w:uri="urn:schemas-microsoft-com:office:smarttags" w:element="chsdate">
        <w:smartTagPr>
          <w:attr w:name="IsROCDate" w:val="False"/>
          <w:attr w:name="IsLunarDate" w:val="False"/>
          <w:attr w:name="Day" w:val="30"/>
          <w:attr w:name="Month" w:val="12"/>
          <w:attr w:name="Year" w:val="1899"/>
        </w:smartTagPr>
        <w:r>
          <w:rPr>
            <w:rFonts w:hAnsi="宋体" w:cs="宋体" w:hint="eastAsia"/>
            <w:sz w:val="24"/>
            <w:szCs w:val="24"/>
          </w:rPr>
          <w:t>4.2.5</w:t>
        </w:r>
      </w:smartTag>
      <w:r w:rsidR="00417CC4" w:rsidRPr="00852B94">
        <w:rPr>
          <w:rFonts w:hAnsi="宋体" w:cs="宋体" w:hint="eastAsia"/>
          <w:sz w:val="24"/>
          <w:szCs w:val="24"/>
        </w:rPr>
        <w:t>审批承包商呈递的、属于室内设计范围内的项目有相关的文件（详细施工图、产品数据等等），以保证他们符合设计意念。</w:t>
      </w:r>
    </w:p>
    <w:p w:rsidR="00417CC4" w:rsidRPr="00852B94" w:rsidRDefault="00852B94" w:rsidP="00852B94">
      <w:pPr>
        <w:pStyle w:val="a3"/>
        <w:spacing w:line="500" w:lineRule="exact"/>
        <w:ind w:firstLineChars="200" w:firstLine="480"/>
        <w:rPr>
          <w:rFonts w:hAnsi="宋体" w:cs="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hAnsi="宋体" w:cs="宋体" w:hint="eastAsia"/>
            <w:sz w:val="24"/>
            <w:szCs w:val="24"/>
          </w:rPr>
          <w:t>4.2.6</w:t>
        </w:r>
      </w:smartTag>
      <w:r w:rsidR="00417CC4" w:rsidRPr="00852B94">
        <w:rPr>
          <w:rFonts w:hAnsi="宋体" w:cs="宋体"/>
          <w:sz w:val="24"/>
          <w:szCs w:val="24"/>
        </w:rPr>
        <w:t>装饰品</w:t>
      </w:r>
      <w:r w:rsidR="00417CC4" w:rsidRPr="00852B94">
        <w:rPr>
          <w:rFonts w:hAnsi="宋体" w:cs="宋体" w:hint="eastAsia"/>
          <w:sz w:val="24"/>
          <w:szCs w:val="24"/>
        </w:rPr>
        <w:t>设计</w:t>
      </w:r>
      <w:r w:rsidR="00417CC4" w:rsidRPr="00852B94">
        <w:rPr>
          <w:rFonts w:hAnsi="宋体" w:cs="宋体"/>
          <w:sz w:val="24"/>
          <w:szCs w:val="24"/>
        </w:rPr>
        <w:t>及现场</w:t>
      </w:r>
      <w:r w:rsidR="00417CC4" w:rsidRPr="00852B94">
        <w:rPr>
          <w:rFonts w:hAnsi="宋体" w:cs="宋体" w:hint="eastAsia"/>
          <w:sz w:val="24"/>
          <w:szCs w:val="24"/>
        </w:rPr>
        <w:t>配置</w:t>
      </w:r>
      <w:r w:rsidR="00417CC4" w:rsidRPr="00852B94">
        <w:rPr>
          <w:rFonts w:hAnsi="宋体" w:cs="宋体"/>
          <w:sz w:val="24"/>
          <w:szCs w:val="24"/>
        </w:rPr>
        <w:t>：</w:t>
      </w:r>
    </w:p>
    <w:p w:rsidR="00417CC4" w:rsidRPr="00852B94" w:rsidRDefault="00417CC4" w:rsidP="00852B94">
      <w:pPr>
        <w:pStyle w:val="a3"/>
        <w:spacing w:line="500" w:lineRule="exact"/>
        <w:ind w:firstLineChars="200" w:firstLine="480"/>
        <w:rPr>
          <w:rFonts w:hAnsi="宋体" w:cs="宋体" w:hint="eastAsia"/>
          <w:sz w:val="24"/>
          <w:szCs w:val="24"/>
        </w:rPr>
      </w:pPr>
      <w:r w:rsidRPr="00852B94">
        <w:rPr>
          <w:rFonts w:hAnsi="宋体" w:cs="宋体" w:hint="eastAsia"/>
          <w:sz w:val="24"/>
          <w:szCs w:val="24"/>
        </w:rPr>
        <w:t>依据甲方对成本控制的要求，对美术品及主要软装潢饰品的设计及配置作出估算，其中包括挂画、雕塑品、餐具、床上及厨卫用品、以及其它生活摆设等物品（活动家具、灯具、地毯、窗帘除外）。乙方委派专业设计师到现场摆放，而甲方则有义务确保场地妥当以进行摆设工作，并提供现场协助和配合。如甲方未能及时妥善安排场地至乙方进行摆设工作，乙方有权拒绝进场。</w:t>
      </w:r>
    </w:p>
    <w:p w:rsidR="00417CC4" w:rsidRPr="00852B94" w:rsidRDefault="00417CC4" w:rsidP="00852B94">
      <w:pPr>
        <w:pStyle w:val="a3"/>
        <w:spacing w:line="500" w:lineRule="exact"/>
        <w:ind w:firstLineChars="200" w:firstLine="480"/>
        <w:rPr>
          <w:rFonts w:hAnsi="宋体" w:cs="宋体" w:hint="eastAsia"/>
          <w:sz w:val="24"/>
          <w:szCs w:val="24"/>
        </w:rPr>
      </w:pPr>
      <w:r w:rsidRPr="00852B94">
        <w:rPr>
          <w:rFonts w:hAnsi="宋体" w:cs="宋体" w:hint="eastAsia"/>
          <w:sz w:val="24"/>
          <w:szCs w:val="24"/>
        </w:rPr>
        <w:t>（以上装饰品设计经甲方设计部确认后进行采购，软装采购合同另行签订）</w:t>
      </w:r>
    </w:p>
    <w:p w:rsidR="004E1CA9" w:rsidRPr="00852B94" w:rsidRDefault="00FA6CD2" w:rsidP="00852B94">
      <w:pPr>
        <w:pStyle w:val="a3"/>
        <w:spacing w:line="500" w:lineRule="exact"/>
        <w:ind w:firstLineChars="200" w:firstLine="480"/>
        <w:rPr>
          <w:rFonts w:hAnsi="宋体" w:cs="宋体" w:hint="eastAsia"/>
          <w:sz w:val="24"/>
          <w:szCs w:val="24"/>
        </w:rPr>
      </w:pPr>
      <w:r w:rsidRPr="00852B94">
        <w:rPr>
          <w:rFonts w:hAnsi="宋体" w:cs="宋体" w:hint="eastAsia"/>
          <w:sz w:val="24"/>
          <w:szCs w:val="24"/>
        </w:rPr>
        <w:t>4.3</w:t>
      </w:r>
      <w:r w:rsidR="00852B94">
        <w:rPr>
          <w:rFonts w:hAnsi="宋体" w:cs="宋体" w:hint="eastAsia"/>
          <w:sz w:val="24"/>
          <w:szCs w:val="24"/>
        </w:rPr>
        <w:t xml:space="preserve"> </w:t>
      </w:r>
      <w:r w:rsidRPr="00852B94">
        <w:rPr>
          <w:rFonts w:hAnsi="宋体" w:cs="宋体" w:hint="eastAsia"/>
          <w:sz w:val="24"/>
          <w:szCs w:val="24"/>
        </w:rPr>
        <w:t>于概念及深化方案阶段，乙方分别提供方案汇报图册两本</w:t>
      </w:r>
      <w:r w:rsidRPr="00852B94">
        <w:rPr>
          <w:rFonts w:hAnsi="宋体" w:cs="宋体"/>
          <w:sz w:val="24"/>
          <w:szCs w:val="24"/>
        </w:rPr>
        <w:t>(</w:t>
      </w:r>
      <w:r w:rsidRPr="00852B94">
        <w:rPr>
          <w:rFonts w:hAnsi="宋体" w:cs="宋体" w:hint="eastAsia"/>
          <w:sz w:val="24"/>
          <w:szCs w:val="24"/>
        </w:rPr>
        <w:t>含光盘</w:t>
      </w:r>
      <w:r w:rsidRPr="00852B94">
        <w:rPr>
          <w:rFonts w:hAnsi="宋体" w:cs="宋体"/>
          <w:sz w:val="24"/>
          <w:szCs w:val="24"/>
        </w:rPr>
        <w:t>)</w:t>
      </w:r>
      <w:r w:rsidRPr="00852B94">
        <w:rPr>
          <w:rFonts w:hAnsi="宋体" w:cs="宋体" w:hint="eastAsia"/>
          <w:sz w:val="24"/>
          <w:szCs w:val="24"/>
        </w:rPr>
        <w:t>，施工图阶段完成后，乙方应向甲方提交全部设计文件﹝施工图一式八份及光盘一份﹞，并对其完整性、正确性及时限负责。</w:t>
      </w:r>
    </w:p>
    <w:p w:rsidR="003A49A4" w:rsidRPr="005030FD" w:rsidRDefault="003A49A4" w:rsidP="00E32C6A">
      <w:pPr>
        <w:adjustRightInd/>
        <w:snapToGrid w:val="0"/>
        <w:ind w:leftChars="225" w:left="1200" w:hangingChars="275" w:hanging="660"/>
        <w:jc w:val="both"/>
        <w:textAlignment w:val="auto"/>
        <w:rPr>
          <w:rFonts w:ascii="宋体" w:eastAsia="宋体" w:hAnsi="宋体" w:hint="eastAsia"/>
          <w:lang w:eastAsia="zh-CN"/>
        </w:rPr>
      </w:pPr>
    </w:p>
    <w:p w:rsidR="003A49A4" w:rsidRPr="005030FD" w:rsidRDefault="003A49A4" w:rsidP="003A49A4">
      <w:pPr>
        <w:adjustRightInd/>
        <w:snapToGrid w:val="0"/>
        <w:ind w:firstLineChars="200" w:firstLine="480"/>
        <w:jc w:val="both"/>
        <w:textAlignment w:val="auto"/>
        <w:rPr>
          <w:rFonts w:ascii="宋体" w:eastAsia="宋体" w:hAnsi="宋体" w:cs="Arial"/>
          <w:lang w:eastAsia="zh-CN"/>
        </w:rPr>
      </w:pPr>
      <w:r w:rsidRPr="005030FD">
        <w:rPr>
          <w:rFonts w:ascii="宋体" w:eastAsia="宋体" w:hAnsi="宋体" w:hint="eastAsia"/>
          <w:lang w:eastAsia="zh-CN"/>
        </w:rPr>
        <w:t xml:space="preserve">4.4   </w:t>
      </w:r>
      <w:r w:rsidRPr="005030FD">
        <w:rPr>
          <w:rFonts w:ascii="宋体" w:eastAsia="宋体" w:hAnsi="宋体" w:cs="Arial"/>
          <w:lang w:eastAsia="zh-CN"/>
        </w:rPr>
        <w:t>出图时间表如下：</w:t>
      </w:r>
    </w:p>
    <w:tbl>
      <w:tblPr>
        <w:tblW w:w="8695" w:type="dxa"/>
        <w:tblInd w:w="540" w:type="dxa"/>
        <w:tblLook w:val="01E0" w:firstRow="1" w:lastRow="1" w:firstColumn="1" w:lastColumn="1" w:noHBand="0" w:noVBand="0"/>
      </w:tblPr>
      <w:tblGrid>
        <w:gridCol w:w="3848"/>
        <w:gridCol w:w="4847"/>
      </w:tblGrid>
      <w:tr w:rsidR="003A49A4" w:rsidRPr="005030FD">
        <w:tc>
          <w:tcPr>
            <w:tcW w:w="3848" w:type="dxa"/>
          </w:tcPr>
          <w:p w:rsidR="003A49A4" w:rsidRPr="005030FD" w:rsidRDefault="003A49A4" w:rsidP="003A49A4">
            <w:pPr>
              <w:numPr>
                <w:ilvl w:val="3"/>
                <w:numId w:val="15"/>
              </w:numPr>
              <w:tabs>
                <w:tab w:val="clear" w:pos="1494"/>
                <w:tab w:val="num" w:pos="284"/>
                <w:tab w:val="left" w:pos="4500"/>
              </w:tabs>
              <w:adjustRightInd/>
              <w:snapToGrid w:val="0"/>
              <w:ind w:left="0"/>
              <w:jc w:val="both"/>
              <w:textAlignment w:val="auto"/>
              <w:rPr>
                <w:rFonts w:ascii="宋体" w:eastAsia="宋体" w:hAnsi="宋体" w:cs="Arial" w:hint="eastAsia"/>
                <w:lang w:eastAsia="zh-CN"/>
              </w:rPr>
            </w:pPr>
            <w:r w:rsidRPr="005030FD">
              <w:rPr>
                <w:rFonts w:ascii="宋体" w:eastAsia="宋体" w:hAnsi="宋体" w:cs="Arial"/>
                <w:lang w:eastAsia="zh-CN"/>
              </w:rPr>
              <w:t>概念方案</w:t>
            </w:r>
          </w:p>
        </w:tc>
        <w:tc>
          <w:tcPr>
            <w:tcW w:w="4847" w:type="dxa"/>
          </w:tcPr>
          <w:p w:rsidR="003A49A4" w:rsidRPr="005030FD" w:rsidRDefault="003A49A4" w:rsidP="001D6399">
            <w:pPr>
              <w:tabs>
                <w:tab w:val="left" w:pos="4740"/>
              </w:tabs>
              <w:snapToGrid w:val="0"/>
              <w:ind w:leftChars="100" w:left="1164" w:hangingChars="385" w:hanging="924"/>
              <w:jc w:val="both"/>
              <w:rPr>
                <w:rFonts w:ascii="宋体" w:eastAsia="宋体" w:hAnsi="宋体" w:cs="Arial" w:hint="eastAsia"/>
                <w:lang w:eastAsia="zh-CN"/>
              </w:rPr>
            </w:pPr>
            <w:r w:rsidRPr="005030FD">
              <w:rPr>
                <w:rFonts w:ascii="宋体" w:eastAsia="宋体" w:hAnsi="宋体" w:cs="Arial"/>
                <w:lang w:eastAsia="zh-CN"/>
              </w:rPr>
              <w:t>至</w:t>
            </w:r>
            <w:r w:rsidR="001D6399">
              <w:rPr>
                <w:rFonts w:ascii="宋体" w:eastAsia="宋体" w:hAnsi="宋体" w:cs="Arial" w:hint="eastAsia"/>
                <w:lang w:eastAsia="zh-CN"/>
              </w:rPr>
              <w:t xml:space="preserve">  </w:t>
            </w:r>
            <w:r w:rsidRPr="005030FD">
              <w:rPr>
                <w:rFonts w:ascii="宋体" w:eastAsia="宋体" w:hAnsi="宋体" w:cs="Arial"/>
                <w:lang w:eastAsia="zh-CN"/>
              </w:rPr>
              <w:t>周 (设计合同</w:t>
            </w:r>
            <w:r w:rsidR="00592C1D">
              <w:rPr>
                <w:rFonts w:ascii="宋体" w:eastAsia="宋体" w:hAnsi="宋体" w:cs="Arial" w:hint="eastAsia"/>
                <w:lang w:eastAsia="zh-CN"/>
              </w:rPr>
              <w:t>正式签订</w:t>
            </w:r>
            <w:r w:rsidRPr="005030FD">
              <w:rPr>
                <w:rFonts w:ascii="宋体" w:eastAsia="宋体" w:hAnsi="宋体" w:cs="Arial"/>
                <w:lang w:eastAsia="zh-CN"/>
              </w:rPr>
              <w:t>之日起计)</w:t>
            </w:r>
          </w:p>
        </w:tc>
      </w:tr>
      <w:tr w:rsidR="003A49A4" w:rsidRPr="005030FD">
        <w:tc>
          <w:tcPr>
            <w:tcW w:w="3848" w:type="dxa"/>
          </w:tcPr>
          <w:p w:rsidR="003A49A4" w:rsidRPr="005030FD" w:rsidRDefault="003A49A4" w:rsidP="003A49A4">
            <w:pPr>
              <w:numPr>
                <w:ilvl w:val="3"/>
                <w:numId w:val="15"/>
              </w:numPr>
              <w:tabs>
                <w:tab w:val="clear" w:pos="1494"/>
                <w:tab w:val="num" w:pos="284"/>
                <w:tab w:val="left" w:pos="4500"/>
              </w:tabs>
              <w:adjustRightInd/>
              <w:snapToGrid w:val="0"/>
              <w:ind w:left="0"/>
              <w:jc w:val="both"/>
              <w:textAlignment w:val="auto"/>
              <w:rPr>
                <w:rFonts w:ascii="宋体" w:eastAsia="宋体" w:hAnsi="宋体" w:cs="Arial" w:hint="eastAsia"/>
                <w:lang w:eastAsia="zh-CN"/>
              </w:rPr>
            </w:pPr>
            <w:r w:rsidRPr="005030FD">
              <w:rPr>
                <w:rFonts w:ascii="宋体" w:eastAsia="宋体" w:hAnsi="宋体" w:cs="Arial"/>
                <w:lang w:eastAsia="zh-CN"/>
              </w:rPr>
              <w:t>深化方案</w:t>
            </w:r>
          </w:p>
        </w:tc>
        <w:tc>
          <w:tcPr>
            <w:tcW w:w="4847" w:type="dxa"/>
          </w:tcPr>
          <w:p w:rsidR="003A49A4" w:rsidRPr="005030FD" w:rsidRDefault="003A49A4" w:rsidP="001D6399">
            <w:pPr>
              <w:tabs>
                <w:tab w:val="left" w:pos="4740"/>
              </w:tabs>
              <w:snapToGrid w:val="0"/>
              <w:ind w:firstLineChars="100" w:firstLine="240"/>
              <w:jc w:val="both"/>
              <w:rPr>
                <w:rFonts w:ascii="宋体" w:eastAsia="宋体" w:hAnsi="宋体" w:cs="Arial" w:hint="eastAsia"/>
                <w:lang w:eastAsia="zh-CN"/>
              </w:rPr>
            </w:pPr>
            <w:r w:rsidRPr="005030FD">
              <w:rPr>
                <w:rFonts w:ascii="宋体" w:eastAsia="宋体" w:hAnsi="宋体" w:cs="Arial" w:hint="eastAsia"/>
                <w:lang w:eastAsia="zh-CN"/>
              </w:rPr>
              <w:t>至</w:t>
            </w:r>
            <w:r w:rsidR="001D6399">
              <w:rPr>
                <w:rFonts w:ascii="宋体" w:eastAsia="宋体" w:hAnsi="宋体" w:cs="Arial" w:hint="eastAsia"/>
                <w:lang w:eastAsia="zh-CN"/>
              </w:rPr>
              <w:t xml:space="preserve">  </w:t>
            </w:r>
            <w:r w:rsidRPr="005030FD">
              <w:rPr>
                <w:rFonts w:ascii="宋体" w:eastAsia="宋体" w:hAnsi="宋体" w:cs="Arial"/>
                <w:lang w:eastAsia="zh-CN"/>
              </w:rPr>
              <w:t>周 (概念方案经甲方确认之日起计)</w:t>
            </w:r>
          </w:p>
        </w:tc>
      </w:tr>
      <w:tr w:rsidR="003A49A4" w:rsidRPr="005030FD">
        <w:tc>
          <w:tcPr>
            <w:tcW w:w="3848" w:type="dxa"/>
          </w:tcPr>
          <w:p w:rsidR="003A49A4" w:rsidRPr="005030FD" w:rsidRDefault="003A49A4" w:rsidP="003A49A4">
            <w:pPr>
              <w:numPr>
                <w:ilvl w:val="3"/>
                <w:numId w:val="15"/>
              </w:numPr>
              <w:tabs>
                <w:tab w:val="clear" w:pos="1494"/>
                <w:tab w:val="num" w:pos="284"/>
                <w:tab w:val="left" w:pos="4500"/>
              </w:tabs>
              <w:adjustRightInd/>
              <w:snapToGrid w:val="0"/>
              <w:ind w:left="0"/>
              <w:jc w:val="both"/>
              <w:textAlignment w:val="auto"/>
              <w:rPr>
                <w:rFonts w:ascii="宋体" w:eastAsia="宋体" w:hAnsi="宋体" w:cs="Arial" w:hint="eastAsia"/>
                <w:lang w:eastAsia="zh-CN"/>
              </w:rPr>
            </w:pPr>
            <w:r w:rsidRPr="005030FD">
              <w:rPr>
                <w:rFonts w:ascii="宋体" w:eastAsia="宋体" w:hAnsi="宋体" w:cs="Arial"/>
                <w:lang w:eastAsia="zh-CN"/>
              </w:rPr>
              <w:t>施工图(基本招标图纸)</w:t>
            </w:r>
          </w:p>
        </w:tc>
        <w:tc>
          <w:tcPr>
            <w:tcW w:w="4847" w:type="dxa"/>
          </w:tcPr>
          <w:p w:rsidR="003A49A4" w:rsidRPr="005030FD" w:rsidRDefault="003A49A4" w:rsidP="001D6399">
            <w:pPr>
              <w:tabs>
                <w:tab w:val="left" w:pos="4740"/>
              </w:tabs>
              <w:snapToGrid w:val="0"/>
              <w:ind w:firstLineChars="100" w:firstLine="240"/>
              <w:jc w:val="both"/>
              <w:rPr>
                <w:rFonts w:ascii="宋体" w:eastAsia="宋体" w:hAnsi="宋体" w:cs="Arial" w:hint="eastAsia"/>
                <w:lang w:eastAsia="zh-CN"/>
              </w:rPr>
            </w:pPr>
            <w:r w:rsidRPr="005030FD">
              <w:rPr>
                <w:rFonts w:ascii="宋体" w:eastAsia="宋体" w:hAnsi="宋体" w:cs="Arial" w:hint="eastAsia"/>
                <w:lang w:eastAsia="zh-CN"/>
              </w:rPr>
              <w:t>至</w:t>
            </w:r>
            <w:r w:rsidR="001D6399">
              <w:rPr>
                <w:rFonts w:ascii="宋体" w:eastAsia="宋体" w:hAnsi="宋体" w:cs="Arial" w:hint="eastAsia"/>
                <w:lang w:eastAsia="zh-CN"/>
              </w:rPr>
              <w:t xml:space="preserve">  </w:t>
            </w:r>
            <w:r w:rsidRPr="005030FD">
              <w:rPr>
                <w:rFonts w:ascii="宋体" w:eastAsia="宋体" w:hAnsi="宋体" w:cs="Arial"/>
                <w:lang w:eastAsia="zh-CN"/>
              </w:rPr>
              <w:t>周 (深化方案经甲方确认之日起计)</w:t>
            </w:r>
          </w:p>
        </w:tc>
      </w:tr>
      <w:tr w:rsidR="003A49A4" w:rsidRPr="005030FD">
        <w:tc>
          <w:tcPr>
            <w:tcW w:w="3848" w:type="dxa"/>
          </w:tcPr>
          <w:p w:rsidR="003A49A4" w:rsidRPr="005030FD" w:rsidRDefault="003A49A4" w:rsidP="003A49A4">
            <w:pPr>
              <w:numPr>
                <w:ilvl w:val="3"/>
                <w:numId w:val="15"/>
              </w:numPr>
              <w:tabs>
                <w:tab w:val="clear" w:pos="1494"/>
                <w:tab w:val="num" w:pos="284"/>
                <w:tab w:val="left" w:pos="4500"/>
              </w:tabs>
              <w:adjustRightInd/>
              <w:snapToGrid w:val="0"/>
              <w:ind w:left="0"/>
              <w:jc w:val="both"/>
              <w:textAlignment w:val="auto"/>
              <w:rPr>
                <w:rFonts w:ascii="宋体" w:eastAsia="宋体" w:hAnsi="宋体" w:cs="Arial" w:hint="eastAsia"/>
                <w:lang w:eastAsia="zh-CN"/>
              </w:rPr>
            </w:pPr>
            <w:r w:rsidRPr="005030FD">
              <w:rPr>
                <w:rFonts w:ascii="宋体" w:eastAsia="宋体" w:hAnsi="宋体" w:cs="Arial"/>
                <w:lang w:eastAsia="zh-CN"/>
              </w:rPr>
              <w:t>施工图(其它细部及家具图纸)</w:t>
            </w:r>
          </w:p>
        </w:tc>
        <w:tc>
          <w:tcPr>
            <w:tcW w:w="4847" w:type="dxa"/>
          </w:tcPr>
          <w:p w:rsidR="003A49A4" w:rsidRPr="005030FD" w:rsidRDefault="003A49A4" w:rsidP="001D6399">
            <w:pPr>
              <w:tabs>
                <w:tab w:val="left" w:pos="4740"/>
              </w:tabs>
              <w:snapToGrid w:val="0"/>
              <w:ind w:firstLineChars="100" w:firstLine="240"/>
              <w:jc w:val="both"/>
              <w:rPr>
                <w:rFonts w:ascii="宋体" w:eastAsia="宋体" w:hAnsi="宋体" w:cs="Arial" w:hint="eastAsia"/>
                <w:lang w:eastAsia="zh-CN"/>
              </w:rPr>
            </w:pPr>
            <w:r w:rsidRPr="005030FD">
              <w:rPr>
                <w:rFonts w:ascii="宋体" w:eastAsia="宋体" w:hAnsi="宋体" w:cs="Arial"/>
                <w:lang w:eastAsia="zh-CN"/>
              </w:rPr>
              <w:t>至</w:t>
            </w:r>
            <w:r w:rsidR="001D6399">
              <w:rPr>
                <w:rFonts w:ascii="宋体" w:eastAsia="宋体" w:hAnsi="宋体" w:cs="Arial" w:hint="eastAsia"/>
                <w:lang w:eastAsia="zh-CN"/>
              </w:rPr>
              <w:t xml:space="preserve">  </w:t>
            </w:r>
            <w:r w:rsidRPr="005030FD">
              <w:rPr>
                <w:rFonts w:ascii="宋体" w:eastAsia="宋体" w:hAnsi="宋体" w:cs="Arial"/>
                <w:lang w:eastAsia="zh-CN"/>
              </w:rPr>
              <w:t>周</w:t>
            </w:r>
          </w:p>
        </w:tc>
      </w:tr>
    </w:tbl>
    <w:p w:rsidR="003A49A4" w:rsidRPr="005030FD" w:rsidRDefault="00A57A90" w:rsidP="003A49A4">
      <w:pPr>
        <w:adjustRightInd/>
        <w:snapToGrid w:val="0"/>
        <w:jc w:val="both"/>
        <w:textAlignment w:val="auto"/>
        <w:rPr>
          <w:rFonts w:ascii="宋体" w:eastAsia="宋体" w:hAnsi="宋体" w:hint="eastAsia"/>
          <w:lang w:eastAsia="zh-CN"/>
        </w:rPr>
      </w:pPr>
      <w:r w:rsidRPr="005030FD">
        <w:rPr>
          <w:rFonts w:ascii="宋体" w:eastAsia="宋体" w:hAnsi="宋体" w:cs="Arial" w:hint="eastAsia"/>
          <w:lang w:eastAsia="zh-CN"/>
        </w:rPr>
        <w:t xml:space="preserve">     </w:t>
      </w:r>
    </w:p>
    <w:p w:rsidR="00FA6CD2" w:rsidRPr="005030FD" w:rsidRDefault="00FA6CD2" w:rsidP="00E32C6A">
      <w:pPr>
        <w:adjustRightInd/>
        <w:snapToGrid w:val="0"/>
        <w:ind w:leftChars="300" w:left="1200" w:hangingChars="200" w:hanging="480"/>
        <w:jc w:val="both"/>
        <w:textAlignment w:val="auto"/>
        <w:rPr>
          <w:rFonts w:ascii="宋体" w:eastAsia="宋体" w:hAnsi="宋体" w:cs="Arial" w:hint="eastAsia"/>
          <w:lang w:eastAsia="zh-CN"/>
        </w:rPr>
      </w:pPr>
    </w:p>
    <w:p w:rsidR="006A7537" w:rsidRPr="005030FD" w:rsidRDefault="006A7537" w:rsidP="00E32C6A">
      <w:pPr>
        <w:pStyle w:val="a3"/>
        <w:spacing w:line="360" w:lineRule="atLeast"/>
        <w:ind w:firstLineChars="147" w:firstLine="354"/>
        <w:rPr>
          <w:rFonts w:hAnsi="宋体" w:cs="宋体" w:hint="eastAsia"/>
          <w:b/>
          <w:sz w:val="24"/>
          <w:szCs w:val="24"/>
        </w:rPr>
      </w:pPr>
      <w:r w:rsidRPr="005030FD">
        <w:rPr>
          <w:rFonts w:hAnsi="宋体" w:cs="宋体" w:hint="eastAsia"/>
          <w:b/>
          <w:sz w:val="24"/>
          <w:szCs w:val="24"/>
        </w:rPr>
        <w:t>第五条：合同价款</w:t>
      </w:r>
    </w:p>
    <w:p w:rsidR="00F90D60" w:rsidRPr="00E16163" w:rsidRDefault="00F90D60" w:rsidP="000E5D72">
      <w:pPr>
        <w:tabs>
          <w:tab w:val="left" w:pos="1134"/>
        </w:tabs>
        <w:adjustRightInd/>
        <w:snapToGrid w:val="0"/>
        <w:ind w:firstLineChars="150" w:firstLine="360"/>
        <w:jc w:val="both"/>
        <w:textAlignment w:val="auto"/>
        <w:rPr>
          <w:rFonts w:ascii="宋体" w:eastAsia="宋体" w:hAnsi="宋体" w:cs="宋体" w:hint="eastAsia"/>
          <w:kern w:val="2"/>
          <w:szCs w:val="24"/>
          <w:lang w:eastAsia="zh-CN"/>
        </w:rPr>
      </w:pPr>
      <w:r w:rsidRPr="005030FD">
        <w:rPr>
          <w:rFonts w:ascii="宋体" w:eastAsia="宋体" w:hAnsi="宋体" w:cs="Arial" w:hint="eastAsia"/>
          <w:szCs w:val="24"/>
          <w:lang w:eastAsia="zh-CN"/>
        </w:rPr>
        <w:t>5.1</w:t>
      </w:r>
      <w:r w:rsidR="00E32C6A" w:rsidRPr="005030FD">
        <w:rPr>
          <w:rFonts w:ascii="宋体" w:eastAsia="宋体" w:hAnsi="宋体" w:cs="Arial" w:hint="eastAsia"/>
          <w:szCs w:val="24"/>
          <w:lang w:eastAsia="zh-CN"/>
        </w:rPr>
        <w:t xml:space="preserve"> </w:t>
      </w:r>
      <w:r w:rsidRPr="00E16163">
        <w:rPr>
          <w:rFonts w:ascii="宋体" w:eastAsia="宋体" w:hAnsi="宋体" w:cs="宋体"/>
          <w:kern w:val="2"/>
          <w:szCs w:val="24"/>
          <w:lang w:eastAsia="zh-CN"/>
        </w:rPr>
        <w:t>总设计费为人民币</w:t>
      </w:r>
      <w:r w:rsidR="003E661F">
        <w:rPr>
          <w:rFonts w:ascii="宋体" w:eastAsia="宋体" w:hAnsi="宋体" w:cs="宋体" w:hint="eastAsia"/>
          <w:kern w:val="2"/>
          <w:szCs w:val="24"/>
          <w:lang w:eastAsia="zh-CN"/>
        </w:rPr>
        <w:t>大写</w:t>
      </w:r>
      <w:r w:rsidR="003E661F">
        <w:rPr>
          <w:rFonts w:ascii="宋体" w:eastAsia="宋体" w:hAnsi="宋体" w:cs="宋体" w:hint="eastAsia"/>
          <w:kern w:val="2"/>
          <w:szCs w:val="24"/>
          <w:u w:val="single"/>
          <w:lang w:eastAsia="zh-CN"/>
        </w:rPr>
        <w:t xml:space="preserve">         </w:t>
      </w:r>
      <w:r w:rsidRPr="00E16163">
        <w:rPr>
          <w:rFonts w:ascii="宋体" w:eastAsia="宋体" w:hAnsi="宋体" w:cs="宋体"/>
          <w:kern w:val="2"/>
          <w:szCs w:val="24"/>
          <w:lang w:eastAsia="zh-CN"/>
        </w:rPr>
        <w:t>正﹝</w:t>
      </w:r>
      <w:r w:rsidR="001461A9">
        <w:rPr>
          <w:rFonts w:ascii="宋体" w:eastAsia="宋体" w:hAnsi="宋体" w:cs="宋体" w:hint="eastAsia"/>
          <w:kern w:val="2"/>
          <w:szCs w:val="24"/>
          <w:u w:val="single"/>
          <w:lang w:eastAsia="zh-CN"/>
        </w:rPr>
        <w:t xml:space="preserve">           </w:t>
      </w:r>
      <w:r w:rsidRPr="00E16163">
        <w:rPr>
          <w:rFonts w:ascii="宋体" w:eastAsia="宋体" w:hAnsi="宋体" w:cs="宋体"/>
          <w:kern w:val="2"/>
          <w:szCs w:val="24"/>
          <w:lang w:eastAsia="zh-CN"/>
        </w:rPr>
        <w:t>元﹞</w:t>
      </w:r>
      <w:r w:rsidRPr="00E16163">
        <w:rPr>
          <w:rFonts w:ascii="宋体" w:eastAsia="宋体" w:hAnsi="宋体" w:cs="宋体" w:hint="eastAsia"/>
          <w:kern w:val="2"/>
          <w:szCs w:val="24"/>
          <w:lang w:eastAsia="zh-CN"/>
        </w:rPr>
        <w:t>，设计费分配如下：</w:t>
      </w:r>
    </w:p>
    <w:p w:rsidR="00F90D60" w:rsidRPr="00E16163" w:rsidRDefault="003E661F" w:rsidP="003E661F">
      <w:pPr>
        <w:adjustRightInd/>
        <w:snapToGrid w:val="0"/>
        <w:ind w:firstLineChars="400" w:firstLine="960"/>
        <w:jc w:val="both"/>
        <w:textAlignment w:val="auto"/>
        <w:rPr>
          <w:rFonts w:ascii="宋体" w:eastAsia="宋体" w:hAnsi="宋体" w:cs="宋体" w:hint="eastAsia"/>
          <w:kern w:val="2"/>
          <w:szCs w:val="24"/>
          <w:lang w:eastAsia="zh-CN"/>
        </w:rPr>
      </w:pPr>
      <w:r>
        <w:rPr>
          <w:rFonts w:ascii="宋体" w:eastAsia="宋体" w:hAnsi="宋体" w:cs="宋体" w:hint="eastAsia"/>
          <w:kern w:val="2"/>
          <w:szCs w:val="24"/>
          <w:u w:val="single"/>
          <w:lang w:eastAsia="zh-CN"/>
        </w:rPr>
        <w:t xml:space="preserve">   </w:t>
      </w:r>
      <w:r w:rsidR="00F90D60" w:rsidRPr="00E16163">
        <w:rPr>
          <w:rFonts w:ascii="宋体" w:eastAsia="宋体" w:hAnsi="宋体" w:cs="宋体"/>
          <w:kern w:val="2"/>
          <w:szCs w:val="24"/>
          <w:lang w:eastAsia="zh-CN"/>
        </w:rPr>
        <w:t>户型 (套内面积</w:t>
      </w:r>
      <w:r>
        <w:rPr>
          <w:rFonts w:ascii="宋体" w:eastAsia="宋体" w:hAnsi="宋体" w:cs="宋体" w:hint="eastAsia"/>
          <w:kern w:val="2"/>
          <w:szCs w:val="24"/>
          <w:u w:val="single"/>
          <w:lang w:eastAsia="zh-CN"/>
        </w:rPr>
        <w:t xml:space="preserve">   </w:t>
      </w:r>
      <w:r w:rsidR="00F90D60" w:rsidRPr="00E16163">
        <w:rPr>
          <w:rFonts w:ascii="宋体" w:eastAsia="宋体" w:hAnsi="宋体" w:cs="宋体"/>
          <w:kern w:val="2"/>
          <w:szCs w:val="24"/>
          <w:lang w:eastAsia="zh-CN"/>
        </w:rPr>
        <w:t>平方米)</w:t>
      </w:r>
      <w:r w:rsidR="00852B94" w:rsidRPr="00E16163">
        <w:rPr>
          <w:rFonts w:ascii="宋体" w:eastAsia="宋体" w:hAnsi="宋体" w:cs="宋体" w:hint="eastAsia"/>
          <w:kern w:val="2"/>
          <w:szCs w:val="24"/>
          <w:lang w:eastAsia="zh-CN"/>
        </w:rPr>
        <w:t xml:space="preserve">                </w:t>
      </w:r>
      <w:r w:rsidR="00F90D60" w:rsidRPr="00E16163">
        <w:rPr>
          <w:rFonts w:ascii="宋体" w:eastAsia="宋体" w:hAnsi="宋体" w:cs="宋体" w:hint="eastAsia"/>
          <w:kern w:val="2"/>
          <w:szCs w:val="24"/>
          <w:lang w:eastAsia="zh-CN"/>
        </w:rPr>
        <w:t>人民币</w:t>
      </w:r>
      <w:r>
        <w:rPr>
          <w:rFonts w:ascii="宋体" w:eastAsia="宋体" w:hAnsi="宋体" w:cs="宋体" w:hint="eastAsia"/>
          <w:kern w:val="2"/>
          <w:szCs w:val="24"/>
          <w:lang w:eastAsia="zh-CN"/>
        </w:rPr>
        <w:t xml:space="preserve">         </w:t>
      </w:r>
      <w:r w:rsidR="00F90D60" w:rsidRPr="00E16163">
        <w:rPr>
          <w:rFonts w:ascii="宋体" w:eastAsia="宋体" w:hAnsi="宋体" w:cs="宋体" w:hint="eastAsia"/>
          <w:kern w:val="2"/>
          <w:szCs w:val="24"/>
          <w:lang w:eastAsia="zh-CN"/>
        </w:rPr>
        <w:t>元</w:t>
      </w:r>
    </w:p>
    <w:p w:rsidR="00F90D60" w:rsidRPr="00E16163" w:rsidRDefault="00F90D60" w:rsidP="000E5D72">
      <w:pPr>
        <w:snapToGrid w:val="0"/>
        <w:ind w:left="4620"/>
        <w:jc w:val="both"/>
        <w:rPr>
          <w:rFonts w:ascii="宋体" w:eastAsia="宋体" w:hAnsi="宋体" w:cs="宋体" w:hint="eastAsia"/>
          <w:kern w:val="2"/>
          <w:szCs w:val="24"/>
          <w:lang w:eastAsia="zh-CN"/>
        </w:rPr>
      </w:pPr>
      <w:r w:rsidRPr="00E16163">
        <w:rPr>
          <w:rFonts w:ascii="宋体" w:eastAsia="宋体" w:hAnsi="宋体" w:cs="宋体" w:hint="eastAsia"/>
          <w:kern w:val="2"/>
          <w:szCs w:val="24"/>
          <w:lang w:eastAsia="zh-CN"/>
        </w:rPr>
        <w:t>合共        人民币</w:t>
      </w:r>
      <w:r w:rsidR="00E32C6A" w:rsidRPr="00E16163">
        <w:rPr>
          <w:rFonts w:ascii="宋体" w:eastAsia="宋体" w:hAnsi="宋体" w:cs="宋体" w:hint="eastAsia"/>
          <w:kern w:val="2"/>
          <w:szCs w:val="24"/>
          <w:lang w:eastAsia="zh-CN"/>
        </w:rPr>
        <w:t xml:space="preserve"> </w:t>
      </w:r>
      <w:r w:rsidR="003E661F">
        <w:rPr>
          <w:rFonts w:ascii="宋体" w:eastAsia="宋体" w:hAnsi="宋体" w:cs="宋体" w:hint="eastAsia"/>
          <w:kern w:val="2"/>
          <w:szCs w:val="24"/>
          <w:lang w:eastAsia="zh-CN"/>
        </w:rPr>
        <w:t xml:space="preserve">        </w:t>
      </w:r>
      <w:r w:rsidRPr="00E16163">
        <w:rPr>
          <w:rFonts w:ascii="宋体" w:eastAsia="宋体" w:hAnsi="宋体" w:cs="宋体" w:hint="eastAsia"/>
          <w:kern w:val="2"/>
          <w:szCs w:val="24"/>
          <w:lang w:eastAsia="zh-CN"/>
        </w:rPr>
        <w:t xml:space="preserve"> 元</w:t>
      </w:r>
    </w:p>
    <w:p w:rsidR="006B2E20" w:rsidRPr="005030FD" w:rsidRDefault="006B2E20" w:rsidP="000E5D72">
      <w:pPr>
        <w:tabs>
          <w:tab w:val="left" w:pos="1135"/>
          <w:tab w:val="left" w:pos="1635"/>
          <w:tab w:val="left" w:pos="1920"/>
          <w:tab w:val="left" w:pos="3780"/>
          <w:tab w:val="left" w:pos="6000"/>
          <w:tab w:val="right" w:pos="7440"/>
        </w:tabs>
        <w:snapToGrid w:val="0"/>
        <w:ind w:firstLineChars="150" w:firstLine="360"/>
        <w:jc w:val="both"/>
        <w:rPr>
          <w:rFonts w:ascii="宋体" w:eastAsia="宋体" w:hAnsi="宋体" w:cs="Arial" w:hint="eastAsia"/>
          <w:szCs w:val="24"/>
          <w:lang w:eastAsia="zh-CN"/>
        </w:rPr>
      </w:pPr>
      <w:r w:rsidRPr="005030FD">
        <w:rPr>
          <w:rFonts w:ascii="宋体" w:eastAsia="宋体" w:hAnsi="宋体" w:cs="Arial" w:hint="eastAsia"/>
          <w:szCs w:val="24"/>
          <w:lang w:eastAsia="zh-CN"/>
        </w:rPr>
        <w:t>注：</w:t>
      </w:r>
    </w:p>
    <w:p w:rsidR="006B2E20" w:rsidRPr="00E16163" w:rsidRDefault="006B2E20" w:rsidP="000E5D72">
      <w:pPr>
        <w:tabs>
          <w:tab w:val="left" w:pos="660"/>
          <w:tab w:val="left" w:pos="1635"/>
          <w:tab w:val="left" w:pos="1920"/>
          <w:tab w:val="left" w:pos="3780"/>
          <w:tab w:val="left" w:pos="6000"/>
          <w:tab w:val="right" w:pos="7440"/>
        </w:tabs>
        <w:snapToGrid w:val="0"/>
        <w:ind w:firstLineChars="150" w:firstLine="360"/>
        <w:jc w:val="both"/>
        <w:rPr>
          <w:rFonts w:ascii="宋体" w:eastAsia="宋体" w:hAnsi="宋体" w:cs="宋体" w:hint="eastAsia"/>
          <w:kern w:val="2"/>
          <w:szCs w:val="24"/>
          <w:lang w:eastAsia="zh-CN"/>
        </w:rPr>
      </w:pPr>
      <w:r w:rsidRPr="005030FD">
        <w:rPr>
          <w:rFonts w:ascii="宋体" w:eastAsia="宋体" w:hAnsi="宋体" w:hint="eastAsia"/>
          <w:szCs w:val="24"/>
        </w:rPr>
        <w:t>1、</w:t>
      </w:r>
      <w:r w:rsidRPr="00E16163">
        <w:rPr>
          <w:rFonts w:ascii="宋体" w:eastAsia="宋体" w:hAnsi="宋体" w:cs="宋体" w:hint="eastAsia"/>
          <w:kern w:val="2"/>
          <w:szCs w:val="24"/>
          <w:lang w:eastAsia="zh-CN"/>
        </w:rPr>
        <w:t>以上各设计范围部分如最后工程面积跟这合同标明的面积有所变化，面积</w:t>
      </w:r>
      <w:r w:rsidRPr="00E16163">
        <w:rPr>
          <w:rFonts w:ascii="宋体" w:eastAsia="宋体" w:hAnsi="宋体" w:cs="宋体" w:hint="eastAsia"/>
          <w:kern w:val="2"/>
          <w:szCs w:val="24"/>
          <w:lang w:eastAsia="zh-CN"/>
        </w:rPr>
        <w:tab/>
        <w:t>增减在百分之五以内设计费不作调整；超过百分之五的以外部份则按比例</w:t>
      </w:r>
      <w:r w:rsidRPr="00E16163">
        <w:rPr>
          <w:rFonts w:ascii="宋体" w:eastAsia="宋体" w:hAnsi="宋体" w:cs="宋体" w:hint="eastAsia"/>
          <w:kern w:val="2"/>
          <w:szCs w:val="24"/>
          <w:lang w:eastAsia="zh-CN"/>
        </w:rPr>
        <w:tab/>
        <w:t>加减计算。</w:t>
      </w:r>
    </w:p>
    <w:p w:rsidR="00E32C6A" w:rsidRPr="005030FD" w:rsidRDefault="006B2E20" w:rsidP="000E5D72">
      <w:pPr>
        <w:tabs>
          <w:tab w:val="left" w:pos="1135"/>
          <w:tab w:val="left" w:pos="1635"/>
          <w:tab w:val="left" w:pos="1920"/>
          <w:tab w:val="left" w:pos="3780"/>
          <w:tab w:val="left" w:pos="6000"/>
          <w:tab w:val="right" w:pos="7440"/>
        </w:tabs>
        <w:snapToGrid w:val="0"/>
        <w:ind w:firstLineChars="150" w:firstLine="360"/>
        <w:jc w:val="both"/>
        <w:rPr>
          <w:rFonts w:ascii="宋体" w:eastAsia="宋体" w:hAnsi="宋体" w:cs="Arial" w:hint="eastAsia"/>
          <w:szCs w:val="24"/>
          <w:lang w:eastAsia="zh-CN"/>
        </w:rPr>
      </w:pPr>
      <w:r w:rsidRPr="005030FD">
        <w:rPr>
          <w:rFonts w:ascii="宋体" w:eastAsia="宋体" w:hAnsi="宋体" w:hint="eastAsia"/>
          <w:szCs w:val="24"/>
        </w:rPr>
        <w:t>2、上述费用已包含乙方应承担的相关税费</w:t>
      </w:r>
      <w:r w:rsidRPr="005030FD">
        <w:rPr>
          <w:rFonts w:ascii="宋体" w:eastAsia="宋体" w:hAnsi="宋体" w:hint="eastAsia"/>
          <w:szCs w:val="24"/>
          <w:lang w:eastAsia="zh-CN"/>
        </w:rPr>
        <w:t>及</w:t>
      </w:r>
      <w:r w:rsidR="003E661F">
        <w:rPr>
          <w:rFonts w:ascii="宋体" w:eastAsia="宋体" w:hAnsi="宋体" w:hint="eastAsia"/>
          <w:szCs w:val="24"/>
          <w:u w:val="single"/>
          <w:lang w:eastAsia="zh-CN"/>
        </w:rPr>
        <w:t xml:space="preserve">     </w:t>
      </w:r>
      <w:r w:rsidRPr="005030FD">
        <w:rPr>
          <w:rFonts w:ascii="宋体" w:eastAsia="宋体" w:hAnsi="宋体" w:cs="宋体" w:hint="eastAsia"/>
          <w:szCs w:val="24"/>
        </w:rPr>
        <w:t>次</w:t>
      </w:r>
      <w:r w:rsidRPr="005030FD">
        <w:rPr>
          <w:rFonts w:ascii="宋体" w:eastAsia="宋体" w:hAnsi="宋体" w:cs="宋体" w:hint="eastAsia"/>
          <w:szCs w:val="24"/>
          <w:lang w:eastAsia="zh-CN"/>
        </w:rPr>
        <w:t>至项目地</w:t>
      </w:r>
      <w:r w:rsidRPr="005030FD">
        <w:rPr>
          <w:rFonts w:ascii="宋体" w:eastAsia="宋体" w:hAnsi="宋体" w:cs="宋体" w:hint="eastAsia"/>
          <w:szCs w:val="24"/>
        </w:rPr>
        <w:t>的差旅费用</w:t>
      </w:r>
      <w:r w:rsidR="00E16163">
        <w:rPr>
          <w:rFonts w:ascii="宋体" w:eastAsia="宋体" w:hAnsi="宋体" w:cs="宋体" w:hint="eastAsia"/>
          <w:szCs w:val="24"/>
          <w:lang w:eastAsia="zh-CN"/>
        </w:rPr>
        <w:t>。</w:t>
      </w:r>
    </w:p>
    <w:p w:rsidR="00A34D83" w:rsidRDefault="004E1CA9" w:rsidP="00A34D83">
      <w:pPr>
        <w:pStyle w:val="a3"/>
        <w:spacing w:line="500" w:lineRule="exact"/>
        <w:ind w:firstLineChars="147" w:firstLine="354"/>
        <w:rPr>
          <w:rFonts w:cs="宋体" w:hint="eastAsia"/>
          <w:b/>
          <w:sz w:val="24"/>
        </w:rPr>
      </w:pPr>
      <w:r w:rsidRPr="005030FD">
        <w:rPr>
          <w:rFonts w:cs="宋体" w:hint="eastAsia"/>
          <w:b/>
          <w:sz w:val="24"/>
        </w:rPr>
        <w:t>第六条：</w:t>
      </w:r>
      <w:r w:rsidR="00B447A9" w:rsidRPr="005030FD">
        <w:rPr>
          <w:rFonts w:cs="宋体" w:hint="eastAsia"/>
          <w:b/>
          <w:sz w:val="24"/>
        </w:rPr>
        <w:t>付款方式</w:t>
      </w:r>
    </w:p>
    <w:p w:rsidR="00F258CD" w:rsidRPr="00A34D83" w:rsidRDefault="00F258CD" w:rsidP="00A34D83">
      <w:pPr>
        <w:pStyle w:val="a3"/>
        <w:spacing w:line="500" w:lineRule="exact"/>
        <w:ind w:firstLineChars="147" w:firstLine="353"/>
        <w:rPr>
          <w:rFonts w:hAnsi="宋体" w:cs="宋体" w:hint="eastAsia"/>
          <w:b/>
          <w:sz w:val="24"/>
          <w:szCs w:val="24"/>
        </w:rPr>
      </w:pPr>
      <w:r w:rsidRPr="00A34D83">
        <w:rPr>
          <w:rFonts w:hint="eastAsia"/>
          <w:sz w:val="24"/>
          <w:szCs w:val="24"/>
        </w:rPr>
        <w:t>6.1</w:t>
      </w:r>
      <w:r w:rsidRPr="00A34D83">
        <w:rPr>
          <w:sz w:val="24"/>
          <w:szCs w:val="24"/>
        </w:rPr>
        <w:t>甲方将按设计工作分段的方式计算缴款予</w:t>
      </w:r>
      <w:r w:rsidRPr="00A34D83">
        <w:rPr>
          <w:rFonts w:hint="eastAsia"/>
          <w:sz w:val="24"/>
          <w:szCs w:val="24"/>
        </w:rPr>
        <w:t>乙方</w:t>
      </w:r>
      <w:r w:rsidRPr="00A34D83">
        <w:rPr>
          <w:sz w:val="24"/>
          <w:szCs w:val="24"/>
        </w:rPr>
        <w:t>：</w:t>
      </w:r>
    </w:p>
    <w:p w:rsidR="00F258CD" w:rsidRPr="005030FD" w:rsidRDefault="00F258CD" w:rsidP="00F258CD">
      <w:pPr>
        <w:tabs>
          <w:tab w:val="left" w:pos="1200"/>
          <w:tab w:val="left" w:pos="2400"/>
          <w:tab w:val="left" w:pos="6000"/>
          <w:tab w:val="left" w:pos="6600"/>
          <w:tab w:val="right" w:pos="7200"/>
        </w:tabs>
        <w:snapToGrid w:val="0"/>
        <w:ind w:leftChars="-1" w:left="-2" w:firstLineChars="127" w:firstLine="305"/>
        <w:jc w:val="both"/>
        <w:rPr>
          <w:rFonts w:ascii="宋体" w:eastAsia="宋体" w:hAnsi="宋体" w:cs="Arial"/>
          <w:szCs w:val="24"/>
          <w:lang w:eastAsia="zh-CN"/>
        </w:rPr>
      </w:pPr>
      <w:r w:rsidRPr="005030FD">
        <w:rPr>
          <w:rFonts w:ascii="宋体" w:eastAsia="宋体" w:hAnsi="宋体" w:cs="Arial"/>
          <w:szCs w:val="24"/>
          <w:lang w:eastAsia="zh-CN"/>
        </w:rPr>
        <w:t>第一期</w:t>
      </w:r>
      <w:r w:rsidRPr="005030FD">
        <w:rPr>
          <w:rFonts w:ascii="宋体" w:eastAsia="宋体" w:hAnsi="宋体" w:cs="Arial"/>
          <w:szCs w:val="24"/>
          <w:lang w:eastAsia="zh-CN"/>
        </w:rPr>
        <w:tab/>
        <w:t>于合同签订后设计费定金</w:t>
      </w:r>
      <w:r w:rsidRPr="005030FD">
        <w:rPr>
          <w:rFonts w:ascii="宋体" w:eastAsia="宋体" w:hAnsi="宋体" w:cs="Arial"/>
          <w:szCs w:val="24"/>
          <w:lang w:eastAsia="zh-CN"/>
        </w:rPr>
        <w:tab/>
      </w:r>
      <w:r w:rsidRPr="005030FD">
        <w:rPr>
          <w:rFonts w:ascii="宋体" w:eastAsia="宋体" w:hAnsi="宋体" w:cs="Arial"/>
          <w:szCs w:val="24"/>
          <w:lang w:eastAsia="zh-CN"/>
        </w:rPr>
        <w:tab/>
      </w:r>
      <w:r w:rsidRPr="005030FD">
        <w:rPr>
          <w:rFonts w:ascii="宋体" w:eastAsia="宋体" w:hAnsi="宋体" w:cs="Arial"/>
          <w:szCs w:val="24"/>
          <w:lang w:eastAsia="zh-CN"/>
        </w:rPr>
        <w:tab/>
        <w:t>20%</w:t>
      </w:r>
    </w:p>
    <w:p w:rsidR="00F258CD" w:rsidRPr="005030FD" w:rsidRDefault="00F258CD" w:rsidP="00F258CD">
      <w:pPr>
        <w:tabs>
          <w:tab w:val="left" w:pos="1200"/>
          <w:tab w:val="left" w:pos="2400"/>
          <w:tab w:val="left" w:pos="6000"/>
          <w:tab w:val="left" w:pos="6600"/>
          <w:tab w:val="right" w:pos="7200"/>
        </w:tabs>
        <w:snapToGrid w:val="0"/>
        <w:ind w:leftChars="-1" w:left="-2" w:firstLineChars="127" w:firstLine="305"/>
        <w:jc w:val="both"/>
        <w:rPr>
          <w:rFonts w:ascii="宋体" w:eastAsia="宋体" w:hAnsi="宋体" w:cs="Arial"/>
          <w:szCs w:val="24"/>
          <w:lang w:eastAsia="zh-CN"/>
        </w:rPr>
      </w:pPr>
      <w:r w:rsidRPr="005030FD">
        <w:rPr>
          <w:rFonts w:ascii="宋体" w:eastAsia="宋体" w:hAnsi="宋体" w:cs="Arial"/>
          <w:szCs w:val="24"/>
          <w:lang w:eastAsia="zh-CN"/>
        </w:rPr>
        <w:t>第二期</w:t>
      </w:r>
      <w:r w:rsidRPr="005030FD">
        <w:rPr>
          <w:rFonts w:ascii="宋体" w:eastAsia="宋体" w:hAnsi="宋体" w:cs="Arial"/>
          <w:szCs w:val="24"/>
          <w:lang w:eastAsia="zh-CN"/>
        </w:rPr>
        <w:tab/>
        <w:t>完成概念方案设计</w:t>
      </w:r>
      <w:r w:rsidRPr="005030FD">
        <w:rPr>
          <w:rFonts w:ascii="宋体" w:eastAsia="宋体" w:hAnsi="宋体" w:cs="Arial" w:hint="eastAsia"/>
          <w:szCs w:val="24"/>
          <w:lang w:eastAsia="zh-CN"/>
        </w:rPr>
        <w:t>并经甲方书面确认</w:t>
      </w:r>
      <w:r w:rsidRPr="005030FD">
        <w:rPr>
          <w:rFonts w:ascii="宋体" w:eastAsia="宋体" w:hAnsi="宋体" w:cs="Arial"/>
          <w:szCs w:val="24"/>
          <w:lang w:eastAsia="zh-CN"/>
        </w:rPr>
        <w:t>后</w:t>
      </w:r>
      <w:r w:rsidRPr="005030FD">
        <w:rPr>
          <w:rFonts w:ascii="宋体" w:eastAsia="宋体" w:hAnsi="宋体" w:cs="Arial"/>
          <w:szCs w:val="24"/>
          <w:lang w:eastAsia="zh-CN"/>
        </w:rPr>
        <w:tab/>
      </w:r>
      <w:r w:rsidRPr="005030FD">
        <w:rPr>
          <w:rFonts w:ascii="宋体" w:eastAsia="宋体" w:hAnsi="宋体" w:cs="Arial"/>
          <w:szCs w:val="24"/>
          <w:lang w:eastAsia="zh-CN"/>
        </w:rPr>
        <w:tab/>
      </w:r>
      <w:r w:rsidRPr="005030FD">
        <w:rPr>
          <w:rFonts w:ascii="宋体" w:eastAsia="宋体" w:hAnsi="宋体" w:cs="Arial"/>
          <w:szCs w:val="24"/>
          <w:lang w:eastAsia="zh-CN"/>
        </w:rPr>
        <w:tab/>
        <w:t>20%</w:t>
      </w:r>
    </w:p>
    <w:p w:rsidR="00F258CD" w:rsidRPr="005030FD" w:rsidRDefault="00F258CD" w:rsidP="00F258CD">
      <w:pPr>
        <w:tabs>
          <w:tab w:val="left" w:pos="1200"/>
          <w:tab w:val="left" w:pos="2400"/>
          <w:tab w:val="left" w:pos="6000"/>
          <w:tab w:val="left" w:pos="6600"/>
          <w:tab w:val="right" w:pos="7200"/>
        </w:tabs>
        <w:snapToGrid w:val="0"/>
        <w:ind w:leftChars="-1" w:left="-2" w:firstLineChars="127" w:firstLine="305"/>
        <w:jc w:val="both"/>
        <w:rPr>
          <w:rFonts w:ascii="宋体" w:eastAsia="宋体" w:hAnsi="宋体" w:cs="Arial"/>
          <w:szCs w:val="24"/>
          <w:lang w:eastAsia="zh-CN"/>
        </w:rPr>
      </w:pPr>
      <w:r w:rsidRPr="005030FD">
        <w:rPr>
          <w:rFonts w:ascii="宋体" w:eastAsia="宋体" w:hAnsi="宋体" w:cs="Arial"/>
          <w:szCs w:val="24"/>
          <w:lang w:eastAsia="zh-CN"/>
        </w:rPr>
        <w:t>第三期</w:t>
      </w:r>
      <w:r w:rsidRPr="005030FD">
        <w:rPr>
          <w:rFonts w:ascii="宋体" w:eastAsia="宋体" w:hAnsi="宋体" w:cs="Arial"/>
          <w:szCs w:val="24"/>
          <w:lang w:eastAsia="zh-CN"/>
        </w:rPr>
        <w:tab/>
        <w:t>完成深化方案设计</w:t>
      </w:r>
      <w:r w:rsidRPr="005030FD">
        <w:rPr>
          <w:rFonts w:ascii="宋体" w:eastAsia="宋体" w:hAnsi="宋体" w:cs="Arial" w:hint="eastAsia"/>
          <w:szCs w:val="24"/>
          <w:lang w:eastAsia="zh-CN"/>
        </w:rPr>
        <w:t>并经甲方书面确认</w:t>
      </w:r>
      <w:r w:rsidRPr="005030FD">
        <w:rPr>
          <w:rFonts w:ascii="宋体" w:eastAsia="宋体" w:hAnsi="宋体" w:cs="Arial"/>
          <w:szCs w:val="24"/>
          <w:lang w:eastAsia="zh-CN"/>
        </w:rPr>
        <w:t>后</w:t>
      </w:r>
      <w:r w:rsidRPr="005030FD">
        <w:rPr>
          <w:rFonts w:ascii="宋体" w:eastAsia="宋体" w:hAnsi="宋体" w:cs="Arial"/>
          <w:szCs w:val="24"/>
          <w:lang w:eastAsia="zh-CN"/>
        </w:rPr>
        <w:tab/>
      </w:r>
      <w:r w:rsidRPr="005030FD">
        <w:rPr>
          <w:rFonts w:ascii="宋体" w:eastAsia="宋体" w:hAnsi="宋体" w:cs="Arial"/>
          <w:szCs w:val="24"/>
          <w:lang w:eastAsia="zh-CN"/>
        </w:rPr>
        <w:tab/>
      </w:r>
      <w:r w:rsidRPr="005030FD">
        <w:rPr>
          <w:rFonts w:ascii="宋体" w:eastAsia="宋体" w:hAnsi="宋体" w:cs="Arial"/>
          <w:szCs w:val="24"/>
          <w:lang w:eastAsia="zh-CN"/>
        </w:rPr>
        <w:tab/>
        <w:t>30%</w:t>
      </w:r>
    </w:p>
    <w:p w:rsidR="00F258CD" w:rsidRPr="005030FD" w:rsidRDefault="00F258CD" w:rsidP="00F258CD">
      <w:pPr>
        <w:tabs>
          <w:tab w:val="left" w:pos="1200"/>
          <w:tab w:val="left" w:pos="2400"/>
          <w:tab w:val="left" w:pos="6000"/>
          <w:tab w:val="left" w:pos="6600"/>
          <w:tab w:val="right" w:pos="7200"/>
        </w:tabs>
        <w:snapToGrid w:val="0"/>
        <w:ind w:leftChars="-1" w:left="-2" w:firstLineChars="127" w:firstLine="305"/>
        <w:jc w:val="both"/>
        <w:rPr>
          <w:rFonts w:ascii="宋体" w:eastAsia="宋体" w:hAnsi="宋体" w:cs="Arial"/>
          <w:szCs w:val="24"/>
          <w:lang w:eastAsia="zh-CN"/>
        </w:rPr>
      </w:pPr>
      <w:r w:rsidRPr="005030FD">
        <w:rPr>
          <w:rFonts w:ascii="宋体" w:eastAsia="宋体" w:hAnsi="宋体" w:cs="Arial"/>
          <w:szCs w:val="24"/>
          <w:lang w:eastAsia="zh-CN"/>
        </w:rPr>
        <w:t>第四期</w:t>
      </w:r>
      <w:r w:rsidRPr="005030FD">
        <w:rPr>
          <w:rFonts w:ascii="宋体" w:eastAsia="宋体" w:hAnsi="宋体" w:cs="Arial"/>
          <w:szCs w:val="24"/>
          <w:lang w:eastAsia="zh-CN"/>
        </w:rPr>
        <w:tab/>
        <w:t>完成主要招标施工图</w:t>
      </w:r>
      <w:r w:rsidRPr="005030FD">
        <w:rPr>
          <w:rFonts w:ascii="宋体" w:eastAsia="宋体" w:hAnsi="宋体" w:cs="Arial" w:hint="eastAsia"/>
          <w:szCs w:val="24"/>
          <w:lang w:eastAsia="zh-CN"/>
        </w:rPr>
        <w:t>并经甲方书面确认</w:t>
      </w:r>
      <w:r w:rsidRPr="005030FD">
        <w:rPr>
          <w:rFonts w:ascii="宋体" w:eastAsia="宋体" w:hAnsi="宋体" w:cs="Arial"/>
          <w:szCs w:val="24"/>
          <w:lang w:eastAsia="zh-CN"/>
        </w:rPr>
        <w:t>后</w:t>
      </w:r>
      <w:r w:rsidRPr="005030FD">
        <w:rPr>
          <w:rFonts w:ascii="宋体" w:eastAsia="宋体" w:hAnsi="宋体" w:cs="Arial"/>
          <w:szCs w:val="24"/>
          <w:lang w:eastAsia="zh-CN"/>
        </w:rPr>
        <w:tab/>
      </w:r>
      <w:r w:rsidRPr="005030FD">
        <w:rPr>
          <w:rFonts w:ascii="宋体" w:eastAsia="宋体" w:hAnsi="宋体" w:cs="Arial"/>
          <w:szCs w:val="24"/>
          <w:lang w:eastAsia="zh-CN"/>
        </w:rPr>
        <w:tab/>
      </w:r>
      <w:r w:rsidRPr="005030FD">
        <w:rPr>
          <w:rFonts w:ascii="宋体" w:eastAsia="宋体" w:hAnsi="宋体" w:cs="Arial"/>
          <w:szCs w:val="24"/>
          <w:lang w:eastAsia="zh-CN"/>
        </w:rPr>
        <w:tab/>
        <w:t>20%</w:t>
      </w:r>
    </w:p>
    <w:p w:rsidR="00F258CD" w:rsidRPr="005030FD" w:rsidRDefault="00F258CD" w:rsidP="00F258CD">
      <w:pPr>
        <w:tabs>
          <w:tab w:val="left" w:pos="1200"/>
          <w:tab w:val="left" w:pos="2400"/>
          <w:tab w:val="left" w:pos="6000"/>
          <w:tab w:val="left" w:pos="6600"/>
          <w:tab w:val="right" w:pos="7200"/>
        </w:tabs>
        <w:snapToGrid w:val="0"/>
        <w:ind w:leftChars="-1" w:left="-2" w:firstLineChars="127" w:firstLine="305"/>
        <w:jc w:val="both"/>
        <w:rPr>
          <w:ins w:id="0" w:author="walkinnet" w:date="2008-12-03T14:10:00Z"/>
          <w:rFonts w:ascii="宋体" w:eastAsia="宋体" w:hAnsi="宋体" w:cs="Arial" w:hint="eastAsia"/>
          <w:szCs w:val="24"/>
          <w:lang w:eastAsia="zh-CN"/>
        </w:rPr>
      </w:pPr>
      <w:r w:rsidRPr="005030FD">
        <w:rPr>
          <w:rFonts w:ascii="宋体" w:eastAsia="宋体" w:hAnsi="宋体" w:cs="Arial"/>
          <w:szCs w:val="24"/>
          <w:lang w:eastAsia="zh-CN"/>
        </w:rPr>
        <w:t>第五期</w:t>
      </w:r>
      <w:r w:rsidRPr="005030FD">
        <w:rPr>
          <w:rFonts w:ascii="宋体" w:eastAsia="宋体" w:hAnsi="宋体" w:cs="Arial"/>
          <w:szCs w:val="24"/>
          <w:lang w:eastAsia="zh-CN"/>
        </w:rPr>
        <w:tab/>
      </w:r>
      <w:r w:rsidRPr="005030FD">
        <w:rPr>
          <w:rFonts w:ascii="宋体" w:eastAsia="宋体" w:hAnsi="宋体" w:cs="Arial" w:hint="eastAsia"/>
          <w:szCs w:val="24"/>
          <w:lang w:eastAsia="zh-CN"/>
        </w:rPr>
        <w:t>完成施工配合及软装布置并经甲方书面确认后</w:t>
      </w:r>
      <w:r w:rsidRPr="005030FD">
        <w:rPr>
          <w:rFonts w:ascii="宋体" w:eastAsia="宋体" w:hAnsi="宋体" w:cs="Arial"/>
          <w:szCs w:val="24"/>
          <w:lang w:eastAsia="zh-CN"/>
        </w:rPr>
        <w:tab/>
      </w:r>
      <w:r w:rsidRPr="005030FD">
        <w:rPr>
          <w:rFonts w:ascii="宋体" w:eastAsia="宋体" w:hAnsi="宋体" w:cs="Arial"/>
          <w:szCs w:val="24"/>
          <w:lang w:eastAsia="zh-CN"/>
        </w:rPr>
        <w:tab/>
      </w:r>
      <w:r w:rsidRPr="005030FD">
        <w:rPr>
          <w:rFonts w:ascii="宋体" w:eastAsia="宋体" w:hAnsi="宋体" w:cs="Arial"/>
          <w:szCs w:val="24"/>
        </w:rPr>
        <w:t>10</w:t>
      </w:r>
      <w:r w:rsidRPr="005030FD">
        <w:rPr>
          <w:rFonts w:ascii="宋体" w:eastAsia="宋体" w:hAnsi="宋体" w:cs="Arial"/>
          <w:szCs w:val="24"/>
          <w:lang w:eastAsia="zh-CN"/>
        </w:rPr>
        <w:t>%</w:t>
      </w:r>
    </w:p>
    <w:p w:rsidR="00F258CD" w:rsidRPr="005030FD" w:rsidRDefault="00F258CD" w:rsidP="000E4B53">
      <w:pPr>
        <w:tabs>
          <w:tab w:val="left" w:pos="1200"/>
          <w:tab w:val="left" w:pos="2400"/>
          <w:tab w:val="left" w:pos="6240"/>
          <w:tab w:val="left" w:pos="6720"/>
          <w:tab w:val="right" w:pos="7320"/>
        </w:tabs>
        <w:snapToGrid w:val="0"/>
        <w:ind w:leftChars="-1" w:left="-2" w:firstLineChars="127" w:firstLine="305"/>
        <w:jc w:val="both"/>
        <w:rPr>
          <w:rFonts w:ascii="宋体" w:eastAsia="宋体" w:hAnsi="宋体" w:cs="Arial" w:hint="eastAsia"/>
          <w:szCs w:val="24"/>
          <w:lang w:eastAsia="zh-CN"/>
        </w:rPr>
      </w:pPr>
      <w:r w:rsidRPr="005030FD">
        <w:rPr>
          <w:rFonts w:ascii="宋体" w:eastAsia="宋体" w:hAnsi="宋体" w:cs="Arial"/>
          <w:szCs w:val="24"/>
          <w:lang w:eastAsia="zh-CN"/>
        </w:rPr>
        <w:tab/>
      </w:r>
      <w:r w:rsidRPr="005030FD">
        <w:rPr>
          <w:rFonts w:ascii="宋体" w:eastAsia="宋体" w:hAnsi="宋体" w:cs="Arial"/>
          <w:szCs w:val="24"/>
          <w:lang w:eastAsia="zh-CN"/>
        </w:rPr>
        <w:tab/>
        <w:t xml:space="preserve">                               共</w:t>
      </w:r>
      <w:r w:rsidRPr="005030FD">
        <w:rPr>
          <w:rFonts w:ascii="宋体" w:eastAsia="宋体" w:hAnsi="宋体" w:cs="Arial"/>
          <w:szCs w:val="24"/>
          <w:lang w:eastAsia="zh-CN"/>
        </w:rPr>
        <w:tab/>
        <w:t>100%</w:t>
      </w:r>
    </w:p>
    <w:p w:rsidR="000E4B53" w:rsidRPr="005030FD" w:rsidRDefault="000E4B53" w:rsidP="0041389F">
      <w:pPr>
        <w:tabs>
          <w:tab w:val="left" w:pos="1200"/>
          <w:tab w:val="left" w:pos="2400"/>
          <w:tab w:val="left" w:pos="6240"/>
          <w:tab w:val="left" w:pos="6720"/>
          <w:tab w:val="right" w:pos="7320"/>
        </w:tabs>
        <w:snapToGrid w:val="0"/>
        <w:ind w:leftChars="-1" w:left="-2" w:firstLineChars="127" w:firstLine="305"/>
        <w:jc w:val="both"/>
        <w:rPr>
          <w:rFonts w:ascii="宋体" w:eastAsia="宋体" w:hAnsi="宋体" w:cs="Arial" w:hint="eastAsia"/>
          <w:szCs w:val="24"/>
          <w:lang w:eastAsia="zh-CN"/>
        </w:rPr>
      </w:pPr>
    </w:p>
    <w:p w:rsidR="000E4B53" w:rsidRPr="003730EC" w:rsidRDefault="000E4B53" w:rsidP="0041389F">
      <w:pPr>
        <w:adjustRightInd/>
        <w:snapToGrid w:val="0"/>
        <w:ind w:leftChars="150" w:left="360"/>
        <w:jc w:val="both"/>
        <w:textAlignment w:val="auto"/>
        <w:rPr>
          <w:rFonts w:ascii="宋体" w:eastAsia="宋体" w:hAnsi="宋体" w:cs="Courier New" w:hint="eastAsia"/>
          <w:kern w:val="2"/>
          <w:szCs w:val="24"/>
          <w:lang w:eastAsia="zh-CN"/>
        </w:rPr>
      </w:pPr>
      <w:r w:rsidRPr="005030FD">
        <w:rPr>
          <w:rFonts w:ascii="宋体" w:eastAsia="宋体" w:hAnsi="宋体" w:cs="Arial" w:hint="eastAsia"/>
          <w:szCs w:val="24"/>
          <w:lang w:eastAsia="zh-CN"/>
        </w:rPr>
        <w:t>6.2</w:t>
      </w:r>
      <w:r w:rsidRPr="003730EC">
        <w:rPr>
          <w:rFonts w:ascii="宋体" w:eastAsia="宋体" w:hAnsi="宋体" w:cs="Courier New"/>
          <w:kern w:val="2"/>
          <w:szCs w:val="24"/>
          <w:lang w:eastAsia="zh-CN"/>
        </w:rPr>
        <w:t>甲方以人民币支付乙方设计费，设计费以支票形式寄予乙方，或汇入乙方人民币账户内，乙方的开户银行为：</w:t>
      </w:r>
    </w:p>
    <w:p w:rsidR="000E4B53" w:rsidRPr="003730EC" w:rsidRDefault="000E4B53" w:rsidP="0041389F">
      <w:pPr>
        <w:widowControl/>
        <w:snapToGrid w:val="0"/>
        <w:ind w:firstLineChars="150" w:firstLine="360"/>
        <w:jc w:val="both"/>
        <w:rPr>
          <w:rFonts w:ascii="宋体" w:eastAsia="宋体" w:hAnsi="宋体" w:cs="Courier New"/>
          <w:kern w:val="2"/>
          <w:szCs w:val="24"/>
          <w:lang w:eastAsia="zh-CN"/>
        </w:rPr>
      </w:pPr>
      <w:r w:rsidRPr="003730EC">
        <w:rPr>
          <w:rFonts w:ascii="宋体" w:eastAsia="宋体" w:hAnsi="宋体" w:cs="Courier New"/>
          <w:kern w:val="2"/>
          <w:szCs w:val="24"/>
          <w:lang w:eastAsia="zh-CN"/>
        </w:rPr>
        <w:t>公司名称：</w:t>
      </w:r>
      <w:r w:rsidR="003E661F">
        <w:rPr>
          <w:rFonts w:ascii="宋体" w:eastAsia="宋体" w:hAnsi="宋体" w:cs="Courier New" w:hint="eastAsia"/>
          <w:kern w:val="2"/>
          <w:szCs w:val="24"/>
          <w:u w:val="single"/>
          <w:lang w:eastAsia="zh-CN"/>
        </w:rPr>
        <w:t xml:space="preserve">         </w:t>
      </w:r>
      <w:r w:rsidRPr="003730EC">
        <w:rPr>
          <w:rFonts w:ascii="宋体" w:eastAsia="宋体" w:hAnsi="宋体" w:cs="Courier New"/>
          <w:kern w:val="2"/>
          <w:szCs w:val="24"/>
          <w:lang w:eastAsia="zh-CN"/>
        </w:rPr>
        <w:t>设计咨询有限公司</w:t>
      </w:r>
    </w:p>
    <w:p w:rsidR="000E4B53" w:rsidRPr="003730EC" w:rsidRDefault="000E4B53" w:rsidP="0041389F">
      <w:pPr>
        <w:widowControl/>
        <w:snapToGrid w:val="0"/>
        <w:ind w:firstLineChars="150" w:firstLine="360"/>
        <w:jc w:val="both"/>
        <w:rPr>
          <w:rFonts w:ascii="宋体" w:eastAsia="宋体" w:hAnsi="宋体" w:cs="Courier New" w:hint="eastAsia"/>
          <w:kern w:val="2"/>
          <w:szCs w:val="24"/>
          <w:lang w:eastAsia="zh-CN"/>
        </w:rPr>
      </w:pPr>
      <w:r w:rsidRPr="003730EC">
        <w:rPr>
          <w:rFonts w:ascii="宋体" w:eastAsia="宋体" w:hAnsi="宋体" w:cs="Courier New"/>
          <w:kern w:val="2"/>
          <w:szCs w:val="24"/>
          <w:lang w:eastAsia="zh-CN"/>
        </w:rPr>
        <w:t>银行名称：</w:t>
      </w:r>
      <w:r w:rsidR="003E661F">
        <w:rPr>
          <w:rFonts w:ascii="宋体" w:eastAsia="宋体" w:hAnsi="宋体" w:cs="Courier New" w:hint="eastAsia"/>
          <w:kern w:val="2"/>
          <w:szCs w:val="24"/>
          <w:u w:val="single"/>
          <w:lang w:eastAsia="zh-CN"/>
        </w:rPr>
        <w:t xml:space="preserve">                             </w:t>
      </w:r>
    </w:p>
    <w:p w:rsidR="000E4B53" w:rsidRPr="003E661F" w:rsidRDefault="000E4B53" w:rsidP="0041389F">
      <w:pPr>
        <w:widowControl/>
        <w:snapToGrid w:val="0"/>
        <w:ind w:firstLineChars="150" w:firstLine="360"/>
        <w:jc w:val="both"/>
        <w:rPr>
          <w:rFonts w:ascii="宋体" w:eastAsia="宋体" w:hAnsi="宋体" w:cs="Courier New" w:hint="eastAsia"/>
          <w:kern w:val="2"/>
          <w:szCs w:val="24"/>
          <w:u w:val="single"/>
          <w:lang w:eastAsia="zh-CN"/>
        </w:rPr>
      </w:pPr>
      <w:r w:rsidRPr="003730EC">
        <w:rPr>
          <w:rFonts w:ascii="宋体" w:eastAsia="宋体" w:hAnsi="宋体" w:cs="Courier New"/>
          <w:kern w:val="2"/>
          <w:szCs w:val="24"/>
          <w:lang w:eastAsia="zh-CN"/>
        </w:rPr>
        <w:t>银行帐号：</w:t>
      </w:r>
      <w:r w:rsidR="003E661F">
        <w:rPr>
          <w:rFonts w:ascii="宋体" w:eastAsia="宋体" w:hAnsi="宋体" w:cs="Courier New" w:hint="eastAsia"/>
          <w:kern w:val="2"/>
          <w:szCs w:val="24"/>
          <w:lang w:eastAsia="zh-CN"/>
        </w:rPr>
        <w:t xml:space="preserve"> </w:t>
      </w:r>
      <w:r w:rsidR="003E661F">
        <w:rPr>
          <w:rFonts w:ascii="宋体" w:eastAsia="宋体" w:hAnsi="宋体" w:cs="Courier New" w:hint="eastAsia"/>
          <w:kern w:val="2"/>
          <w:szCs w:val="24"/>
          <w:u w:val="single"/>
          <w:lang w:eastAsia="zh-CN"/>
        </w:rPr>
        <w:t xml:space="preserve">                            </w:t>
      </w:r>
    </w:p>
    <w:p w:rsidR="006800DB" w:rsidRPr="005030FD" w:rsidRDefault="006800DB" w:rsidP="0041389F">
      <w:pPr>
        <w:widowControl/>
        <w:snapToGrid w:val="0"/>
        <w:ind w:firstLineChars="150" w:firstLine="360"/>
        <w:jc w:val="both"/>
        <w:rPr>
          <w:rFonts w:ascii="宋体" w:eastAsia="宋体" w:hAnsi="宋体" w:cs="Arial" w:hint="eastAsia"/>
          <w:lang w:eastAsia="zh-CN"/>
        </w:rPr>
      </w:pPr>
    </w:p>
    <w:p w:rsidR="006800DB" w:rsidRPr="005030FD" w:rsidRDefault="006800DB" w:rsidP="005030FD">
      <w:pPr>
        <w:pStyle w:val="a3"/>
        <w:snapToGrid w:val="0"/>
        <w:spacing w:line="500" w:lineRule="exact"/>
        <w:ind w:firstLine="482"/>
        <w:rPr>
          <w:rFonts w:hAnsi="宋体"/>
          <w:sz w:val="24"/>
          <w:szCs w:val="24"/>
        </w:rPr>
      </w:pPr>
      <w:r w:rsidRPr="005030FD">
        <w:rPr>
          <w:rFonts w:hAnsi="宋体" w:hint="eastAsia"/>
          <w:sz w:val="24"/>
          <w:szCs w:val="24"/>
        </w:rPr>
        <w:t>6.3</w:t>
      </w:r>
      <w:r w:rsidRPr="005030FD">
        <w:rPr>
          <w:rFonts w:hAnsi="宋体"/>
          <w:sz w:val="24"/>
          <w:szCs w:val="24"/>
        </w:rPr>
        <w:t>不包入设计费内的项目：</w:t>
      </w:r>
    </w:p>
    <w:p w:rsidR="006800DB" w:rsidRPr="004F5FA4" w:rsidRDefault="005030FD" w:rsidP="005030FD">
      <w:pPr>
        <w:pStyle w:val="a3"/>
        <w:snapToGrid w:val="0"/>
        <w:spacing w:line="500" w:lineRule="exact"/>
        <w:ind w:firstLine="482"/>
        <w:rPr>
          <w:rFonts w:hAnsi="宋体" w:hint="eastAsia"/>
          <w:color w:val="FF0000"/>
          <w:sz w:val="24"/>
          <w:szCs w:val="24"/>
        </w:rPr>
      </w:pPr>
      <w:smartTag w:uri="urn:schemas-microsoft-com:office:smarttags" w:element="chsdate">
        <w:smartTagPr>
          <w:attr w:name="IsROCDate" w:val="False"/>
          <w:attr w:name="IsLunarDate" w:val="False"/>
          <w:attr w:name="Day" w:val="30"/>
          <w:attr w:name="Month" w:val="12"/>
          <w:attr w:name="Year" w:val="1899"/>
        </w:smartTagPr>
        <w:r>
          <w:rPr>
            <w:rFonts w:hAnsi="宋体" w:hint="eastAsia"/>
            <w:sz w:val="24"/>
            <w:szCs w:val="24"/>
          </w:rPr>
          <w:t>6.3.1</w:t>
        </w:r>
      </w:smartTag>
      <w:r w:rsidR="006800DB" w:rsidRPr="005030FD">
        <w:rPr>
          <w:rFonts w:hAnsi="宋体"/>
          <w:sz w:val="24"/>
          <w:szCs w:val="24"/>
        </w:rPr>
        <w:t>其它专业顾问的工作范围，包括 当地建筑设计院、结构工程、机电工程(包括强电、弱电、给排水、通风、暖风及消防等)、园林设计、特殊灯光、音响视听设计、物料测量及工程质量监督；</w:t>
      </w:r>
      <w:r w:rsidR="004F5FA4" w:rsidRPr="00B724B9">
        <w:rPr>
          <w:rFonts w:hAnsi="宋体" w:hint="eastAsia"/>
          <w:sz w:val="24"/>
          <w:szCs w:val="24"/>
        </w:rPr>
        <w:t>但乙方有义务与相关专业进行协调</w:t>
      </w:r>
    </w:p>
    <w:p w:rsidR="006800DB" w:rsidRPr="005030FD" w:rsidRDefault="003730EC" w:rsidP="005030FD">
      <w:pPr>
        <w:pStyle w:val="a3"/>
        <w:snapToGrid w:val="0"/>
        <w:spacing w:line="500" w:lineRule="exact"/>
        <w:ind w:firstLine="482"/>
        <w:rPr>
          <w:rFonts w:hAnsi="宋体" w:hint="eastAsia"/>
          <w:sz w:val="24"/>
          <w:szCs w:val="24"/>
        </w:rPr>
      </w:pPr>
      <w:smartTag w:uri="urn:schemas-microsoft-com:office:smarttags" w:element="chsdate">
        <w:smartTagPr>
          <w:attr w:name="IsROCDate" w:val="False"/>
          <w:attr w:name="IsLunarDate" w:val="False"/>
          <w:attr w:name="Day" w:val="30"/>
          <w:attr w:name="Month" w:val="12"/>
          <w:attr w:name="Year" w:val="1899"/>
        </w:smartTagPr>
        <w:r>
          <w:rPr>
            <w:rFonts w:hAnsi="宋体" w:hint="eastAsia"/>
            <w:sz w:val="24"/>
            <w:szCs w:val="24"/>
          </w:rPr>
          <w:t>6.3.2</w:t>
        </w:r>
      </w:smartTag>
      <w:r w:rsidR="006800DB" w:rsidRPr="005030FD">
        <w:rPr>
          <w:rFonts w:hAnsi="宋体"/>
          <w:sz w:val="24"/>
          <w:szCs w:val="24"/>
        </w:rPr>
        <w:t>向当地有关政府部门送审、报建及图纸盖章手续及费用;</w:t>
      </w:r>
    </w:p>
    <w:p w:rsidR="006800DB" w:rsidRPr="005030FD" w:rsidRDefault="003730EC" w:rsidP="005030FD">
      <w:pPr>
        <w:pStyle w:val="a3"/>
        <w:snapToGrid w:val="0"/>
        <w:spacing w:line="500" w:lineRule="exact"/>
        <w:ind w:firstLine="482"/>
        <w:rPr>
          <w:rFonts w:hAnsi="宋体" w:hint="eastAsia"/>
          <w:sz w:val="24"/>
          <w:szCs w:val="24"/>
        </w:rPr>
      </w:pPr>
      <w:smartTag w:uri="urn:schemas-microsoft-com:office:smarttags" w:element="chsdate">
        <w:smartTagPr>
          <w:attr w:name="IsROCDate" w:val="False"/>
          <w:attr w:name="IsLunarDate" w:val="False"/>
          <w:attr w:name="Day" w:val="30"/>
          <w:attr w:name="Month" w:val="12"/>
          <w:attr w:name="Year" w:val="1899"/>
        </w:smartTagPr>
        <w:r>
          <w:rPr>
            <w:rFonts w:hAnsi="宋体" w:hint="eastAsia"/>
            <w:sz w:val="24"/>
            <w:szCs w:val="24"/>
          </w:rPr>
          <w:t>6.3.3</w:t>
        </w:r>
      </w:smartTag>
      <w:r w:rsidR="006800DB" w:rsidRPr="005030FD">
        <w:rPr>
          <w:rFonts w:hAnsi="宋体"/>
          <w:sz w:val="24"/>
          <w:szCs w:val="24"/>
        </w:rPr>
        <w:t>招标分析及编写工程概算书；</w:t>
      </w:r>
    </w:p>
    <w:p w:rsidR="006800DB" w:rsidRPr="005030FD" w:rsidRDefault="003730EC" w:rsidP="005030FD">
      <w:pPr>
        <w:pStyle w:val="a3"/>
        <w:snapToGrid w:val="0"/>
        <w:spacing w:line="500" w:lineRule="exact"/>
        <w:ind w:firstLine="482"/>
        <w:rPr>
          <w:rFonts w:hAnsi="宋体" w:hint="eastAsia"/>
          <w:sz w:val="24"/>
          <w:szCs w:val="24"/>
        </w:rPr>
      </w:pPr>
      <w:smartTag w:uri="urn:schemas-microsoft-com:office:smarttags" w:element="chsdate">
        <w:smartTagPr>
          <w:attr w:name="IsROCDate" w:val="False"/>
          <w:attr w:name="IsLunarDate" w:val="False"/>
          <w:attr w:name="Day" w:val="30"/>
          <w:attr w:name="Month" w:val="12"/>
          <w:attr w:name="Year" w:val="1899"/>
        </w:smartTagPr>
        <w:r>
          <w:rPr>
            <w:rFonts w:hAnsi="宋体" w:hint="eastAsia"/>
            <w:sz w:val="24"/>
            <w:szCs w:val="24"/>
          </w:rPr>
          <w:t>6.3.4</w:t>
        </w:r>
      </w:smartTag>
      <w:r w:rsidR="006800DB" w:rsidRPr="005030FD">
        <w:rPr>
          <w:rFonts w:hAnsi="宋体"/>
          <w:sz w:val="24"/>
          <w:szCs w:val="24"/>
        </w:rPr>
        <w:t>如甲方需要</w:t>
      </w:r>
      <w:r w:rsidR="006800DB" w:rsidRPr="005030FD">
        <w:rPr>
          <w:rFonts w:hAnsi="宋体" w:hint="eastAsia"/>
          <w:sz w:val="24"/>
          <w:szCs w:val="24"/>
        </w:rPr>
        <w:t>额外的</w:t>
      </w:r>
      <w:r w:rsidR="006800DB" w:rsidRPr="005030FD">
        <w:rPr>
          <w:rFonts w:hAnsi="宋体"/>
          <w:sz w:val="24"/>
          <w:szCs w:val="24"/>
        </w:rPr>
        <w:t>电脑影像效果图，甲方需负责制作费用，按每张人民币</w:t>
      </w:r>
      <w:r w:rsidR="004F5FA4">
        <w:rPr>
          <w:rFonts w:hAnsi="宋体" w:hint="eastAsia"/>
          <w:sz w:val="24"/>
          <w:szCs w:val="24"/>
        </w:rPr>
        <w:t xml:space="preserve"> </w:t>
      </w:r>
      <w:r w:rsidR="004F5FA4">
        <w:rPr>
          <w:rFonts w:hAnsi="宋体" w:hint="eastAsia"/>
          <w:sz w:val="24"/>
          <w:szCs w:val="24"/>
          <w:u w:val="single"/>
        </w:rPr>
        <w:t xml:space="preserve">           </w:t>
      </w:r>
      <w:r w:rsidR="006800DB" w:rsidRPr="005030FD">
        <w:rPr>
          <w:rFonts w:hAnsi="宋体"/>
          <w:sz w:val="24"/>
          <w:szCs w:val="24"/>
        </w:rPr>
        <w:t>元计算；</w:t>
      </w:r>
    </w:p>
    <w:p w:rsidR="006800DB" w:rsidRPr="005030FD" w:rsidRDefault="003730EC" w:rsidP="003730EC">
      <w:pPr>
        <w:pStyle w:val="a3"/>
        <w:snapToGrid w:val="0"/>
        <w:spacing w:line="500" w:lineRule="exact"/>
        <w:ind w:firstLine="482"/>
        <w:rPr>
          <w:rFonts w:hAnsi="宋体" w:hint="eastAsia"/>
          <w:sz w:val="24"/>
          <w:szCs w:val="24"/>
        </w:rPr>
      </w:pPr>
      <w:smartTag w:uri="urn:schemas-microsoft-com:office:smarttags" w:element="chsdate">
        <w:smartTagPr>
          <w:attr w:name="IsROCDate" w:val="False"/>
          <w:attr w:name="IsLunarDate" w:val="False"/>
          <w:attr w:name="Day" w:val="30"/>
          <w:attr w:name="Month" w:val="12"/>
          <w:attr w:name="Year" w:val="1899"/>
        </w:smartTagPr>
        <w:r>
          <w:rPr>
            <w:rFonts w:hAnsi="宋体" w:hint="eastAsia"/>
            <w:sz w:val="24"/>
            <w:szCs w:val="24"/>
          </w:rPr>
          <w:t>6.3.5</w:t>
        </w:r>
      </w:smartTag>
      <w:r w:rsidR="006800DB" w:rsidRPr="005030FD">
        <w:rPr>
          <w:rFonts w:hAnsi="宋体"/>
          <w:sz w:val="24"/>
          <w:szCs w:val="24"/>
        </w:rPr>
        <w:t>如甲方需要额外方案汇报图册（超出</w:t>
      </w:r>
      <w:r w:rsidR="000B4142">
        <w:rPr>
          <w:rFonts w:hAnsi="宋体" w:hint="eastAsia"/>
          <w:sz w:val="24"/>
          <w:szCs w:val="24"/>
        </w:rPr>
        <w:t>4</w:t>
      </w:r>
      <w:r w:rsidR="006800DB" w:rsidRPr="005030FD">
        <w:rPr>
          <w:rFonts w:hAnsi="宋体" w:hint="eastAsia"/>
          <w:sz w:val="24"/>
          <w:szCs w:val="24"/>
        </w:rPr>
        <w:t>.3</w:t>
      </w:r>
      <w:r w:rsidR="006800DB" w:rsidRPr="005030FD">
        <w:rPr>
          <w:rFonts w:hAnsi="宋体"/>
          <w:sz w:val="24"/>
          <w:szCs w:val="24"/>
        </w:rPr>
        <w:t>条款的数量），甲方需负责制作费用，按每本人民币</w:t>
      </w:r>
      <w:r w:rsidR="004F5FA4">
        <w:rPr>
          <w:rFonts w:hAnsi="宋体" w:hint="eastAsia"/>
          <w:sz w:val="24"/>
          <w:szCs w:val="24"/>
        </w:rPr>
        <w:t xml:space="preserve"> </w:t>
      </w:r>
      <w:r w:rsidR="004F5FA4">
        <w:rPr>
          <w:rFonts w:hAnsi="宋体" w:hint="eastAsia"/>
          <w:sz w:val="24"/>
          <w:szCs w:val="24"/>
          <w:u w:val="single"/>
        </w:rPr>
        <w:t xml:space="preserve">         </w:t>
      </w:r>
      <w:r w:rsidR="006800DB" w:rsidRPr="005030FD">
        <w:rPr>
          <w:rFonts w:hAnsi="宋体"/>
          <w:sz w:val="24"/>
          <w:szCs w:val="24"/>
        </w:rPr>
        <w:t>元计算。</w:t>
      </w:r>
    </w:p>
    <w:p w:rsidR="00F27464" w:rsidRPr="005030FD" w:rsidRDefault="006800DB" w:rsidP="005030FD">
      <w:pPr>
        <w:pStyle w:val="a3"/>
        <w:snapToGrid w:val="0"/>
        <w:spacing w:line="500" w:lineRule="exact"/>
        <w:ind w:firstLine="482"/>
        <w:rPr>
          <w:rFonts w:hAnsi="宋体" w:hint="eastAsia"/>
          <w:sz w:val="24"/>
          <w:szCs w:val="24"/>
        </w:rPr>
      </w:pPr>
      <w:r w:rsidRPr="005030FD">
        <w:rPr>
          <w:rFonts w:hAnsi="宋体" w:hint="eastAsia"/>
          <w:sz w:val="24"/>
          <w:szCs w:val="24"/>
        </w:rPr>
        <w:t>6.4</w:t>
      </w:r>
      <w:r w:rsidR="00F27464" w:rsidRPr="005030FD">
        <w:rPr>
          <w:rFonts w:hAnsi="宋体"/>
          <w:sz w:val="24"/>
          <w:szCs w:val="24"/>
        </w:rPr>
        <w:t>货币兑换</w:t>
      </w:r>
      <w:r w:rsidR="00F27464" w:rsidRPr="005030FD">
        <w:rPr>
          <w:rFonts w:hAnsi="宋体" w:hint="eastAsia"/>
          <w:sz w:val="24"/>
          <w:szCs w:val="24"/>
        </w:rPr>
        <w:t>：如任何甲方支付乙方的费用</w:t>
      </w:r>
      <w:r w:rsidR="00F27464" w:rsidRPr="005030FD">
        <w:rPr>
          <w:rFonts w:hAnsi="宋体"/>
          <w:sz w:val="24"/>
          <w:szCs w:val="24"/>
        </w:rPr>
        <w:t xml:space="preserve"> (</w:t>
      </w:r>
      <w:r w:rsidR="00F27464" w:rsidRPr="005030FD">
        <w:rPr>
          <w:rFonts w:hAnsi="宋体" w:hint="eastAsia"/>
          <w:sz w:val="24"/>
          <w:szCs w:val="24"/>
        </w:rPr>
        <w:t>包括差旅费</w:t>
      </w:r>
      <w:r w:rsidR="00F27464" w:rsidRPr="005030FD">
        <w:rPr>
          <w:rFonts w:hAnsi="宋体"/>
          <w:sz w:val="24"/>
          <w:szCs w:val="24"/>
        </w:rPr>
        <w:t>)涉及货币兑换，其兑换率将按</w:t>
      </w:r>
      <w:r w:rsidR="00F27464" w:rsidRPr="005030FD">
        <w:rPr>
          <w:rFonts w:hAnsi="宋体" w:hint="eastAsia"/>
          <w:sz w:val="24"/>
          <w:szCs w:val="24"/>
        </w:rPr>
        <w:t>甲方</w:t>
      </w:r>
      <w:r w:rsidR="00F27464" w:rsidRPr="005030FD">
        <w:rPr>
          <w:rFonts w:hAnsi="宋体"/>
          <w:sz w:val="24"/>
          <w:szCs w:val="24"/>
        </w:rPr>
        <w:t>汇</w:t>
      </w:r>
      <w:r w:rsidR="00F27464" w:rsidRPr="005030FD">
        <w:rPr>
          <w:rFonts w:hAnsi="宋体" w:hint="eastAsia"/>
          <w:sz w:val="24"/>
          <w:szCs w:val="24"/>
        </w:rPr>
        <w:t>款</w:t>
      </w:r>
      <w:r w:rsidR="00F27464" w:rsidRPr="005030FD">
        <w:rPr>
          <w:rFonts w:hAnsi="宋体"/>
          <w:sz w:val="24"/>
          <w:szCs w:val="24"/>
        </w:rPr>
        <w:t>当</w:t>
      </w:r>
      <w:r w:rsidR="00F27464" w:rsidRPr="005030FD">
        <w:rPr>
          <w:rFonts w:hAnsi="宋体" w:hint="eastAsia"/>
          <w:sz w:val="24"/>
          <w:szCs w:val="24"/>
        </w:rPr>
        <w:t>日的</w:t>
      </w:r>
      <w:r w:rsidR="00F27464" w:rsidRPr="005030FD">
        <w:rPr>
          <w:rFonts w:hAnsi="宋体"/>
          <w:sz w:val="24"/>
          <w:szCs w:val="24"/>
        </w:rPr>
        <w:t>兑换</w:t>
      </w:r>
      <w:r w:rsidR="00F27464" w:rsidRPr="005030FD">
        <w:rPr>
          <w:rFonts w:hAnsi="宋体" w:hint="eastAsia"/>
          <w:sz w:val="24"/>
          <w:szCs w:val="24"/>
        </w:rPr>
        <w:t>率</w:t>
      </w:r>
      <w:r w:rsidR="00F27464" w:rsidRPr="005030FD">
        <w:rPr>
          <w:rFonts w:hAnsi="宋体"/>
          <w:sz w:val="24"/>
          <w:szCs w:val="24"/>
        </w:rPr>
        <w:t>为</w:t>
      </w:r>
      <w:r w:rsidR="00F27464" w:rsidRPr="005030FD">
        <w:rPr>
          <w:rFonts w:hAnsi="宋体" w:hint="eastAsia"/>
          <w:sz w:val="24"/>
          <w:szCs w:val="24"/>
        </w:rPr>
        <w:t>准。</w:t>
      </w:r>
    </w:p>
    <w:p w:rsidR="00B447A9" w:rsidRPr="005030FD" w:rsidRDefault="00B447A9" w:rsidP="005030FD">
      <w:pPr>
        <w:pStyle w:val="a3"/>
        <w:snapToGrid w:val="0"/>
        <w:spacing w:line="500" w:lineRule="exact"/>
        <w:ind w:firstLine="482"/>
        <w:rPr>
          <w:rFonts w:hAnsi="宋体" w:hint="eastAsia"/>
          <w:sz w:val="24"/>
          <w:szCs w:val="24"/>
        </w:rPr>
      </w:pPr>
    </w:p>
    <w:p w:rsidR="006A7537" w:rsidRPr="005030FD" w:rsidRDefault="00387730" w:rsidP="006A7537">
      <w:pPr>
        <w:pStyle w:val="Body"/>
        <w:spacing w:line="300" w:lineRule="auto"/>
        <w:jc w:val="both"/>
        <w:rPr>
          <w:rFonts w:ascii="宋体" w:hAnsi="宋体" w:cs="Arial" w:hint="eastAsia"/>
          <w:b/>
          <w:color w:val="000000"/>
          <w:sz w:val="24"/>
          <w:szCs w:val="24"/>
          <w:lang w:eastAsia="zh-CN"/>
        </w:rPr>
      </w:pPr>
      <w:r w:rsidRPr="005030FD">
        <w:rPr>
          <w:rFonts w:ascii="宋体" w:hAnsi="宋体" w:cs="Arial" w:hint="eastAsia"/>
          <w:b/>
          <w:color w:val="000000"/>
          <w:sz w:val="24"/>
          <w:szCs w:val="24"/>
          <w:lang w:eastAsia="zh-CN"/>
        </w:rPr>
        <w:t>第七条：</w:t>
      </w:r>
      <w:r w:rsidR="006A7537" w:rsidRPr="005030FD">
        <w:rPr>
          <w:rFonts w:ascii="宋体" w:hAnsi="宋体" w:cs="Arial" w:hint="eastAsia"/>
          <w:b/>
          <w:color w:val="000000"/>
          <w:sz w:val="24"/>
          <w:szCs w:val="24"/>
          <w:lang w:eastAsia="zh-CN"/>
        </w:rPr>
        <w:t xml:space="preserve">违约责任 </w:t>
      </w:r>
    </w:p>
    <w:p w:rsidR="004C74D6" w:rsidRPr="005030FD" w:rsidRDefault="004C74D6" w:rsidP="004C74D6">
      <w:pPr>
        <w:pStyle w:val="a3"/>
        <w:snapToGrid w:val="0"/>
        <w:spacing w:line="500" w:lineRule="exact"/>
        <w:ind w:firstLine="482"/>
        <w:rPr>
          <w:rFonts w:hAnsi="宋体" w:cs="宋体" w:hint="eastAsia"/>
          <w:sz w:val="24"/>
          <w:szCs w:val="24"/>
        </w:rPr>
      </w:pPr>
      <w:r w:rsidRPr="005030FD">
        <w:rPr>
          <w:rFonts w:hAnsi="宋体" w:hint="eastAsia"/>
          <w:sz w:val="24"/>
          <w:szCs w:val="24"/>
        </w:rPr>
        <w:t>7.1</w:t>
      </w:r>
      <w:r w:rsidRPr="005030FD">
        <w:rPr>
          <w:rFonts w:hAnsi="宋体"/>
          <w:sz w:val="24"/>
          <w:szCs w:val="24"/>
        </w:rPr>
        <w:t>合同签订生效后，合同的任何变动均需</w:t>
      </w:r>
      <w:r w:rsidR="009575A9" w:rsidRPr="005030FD">
        <w:rPr>
          <w:rFonts w:hAnsi="宋体" w:hint="eastAsia"/>
          <w:sz w:val="24"/>
          <w:szCs w:val="24"/>
        </w:rPr>
        <w:t>甲乙</w:t>
      </w:r>
      <w:r w:rsidRPr="005030FD">
        <w:rPr>
          <w:rFonts w:hAnsi="宋体"/>
          <w:sz w:val="24"/>
          <w:szCs w:val="24"/>
        </w:rPr>
        <w:t>双方协商后以书面形式确定，一方擅自变更或终止合同,</w:t>
      </w:r>
      <w:r w:rsidRPr="005030FD">
        <w:rPr>
          <w:rFonts w:hAnsi="宋体" w:hint="eastAsia"/>
          <w:sz w:val="24"/>
          <w:szCs w:val="24"/>
        </w:rPr>
        <w:t>违约方</w:t>
      </w:r>
      <w:r w:rsidRPr="005030FD">
        <w:rPr>
          <w:rFonts w:hAnsi="宋体"/>
          <w:sz w:val="24"/>
          <w:szCs w:val="24"/>
        </w:rPr>
        <w:t>则需向守约方支付合同总价的20%作为违约金，</w:t>
      </w:r>
      <w:r w:rsidRPr="005030FD">
        <w:rPr>
          <w:rFonts w:hAnsi="宋体" w:hint="eastAsia"/>
          <w:sz w:val="24"/>
          <w:szCs w:val="24"/>
        </w:rPr>
        <w:t>若违约金不足以弥补由此给守约方造成的损失，毁约方应据实补足</w:t>
      </w:r>
      <w:r w:rsidRPr="005030FD">
        <w:rPr>
          <w:rFonts w:hAnsi="宋体"/>
          <w:sz w:val="24"/>
          <w:szCs w:val="24"/>
        </w:rPr>
        <w:t>。</w:t>
      </w:r>
    </w:p>
    <w:p w:rsidR="009D23A0" w:rsidRPr="005030FD" w:rsidRDefault="009D23A0" w:rsidP="004C74D6">
      <w:pPr>
        <w:pStyle w:val="a3"/>
        <w:snapToGrid w:val="0"/>
        <w:spacing w:line="500" w:lineRule="exact"/>
        <w:ind w:firstLine="482"/>
        <w:rPr>
          <w:rFonts w:hAnsi="宋体" w:cs="宋体" w:hint="eastAsia"/>
          <w:sz w:val="24"/>
          <w:szCs w:val="24"/>
        </w:rPr>
      </w:pPr>
      <w:r w:rsidRPr="005030FD">
        <w:rPr>
          <w:rFonts w:hAnsi="宋体" w:cs="宋体" w:hint="eastAsia"/>
          <w:sz w:val="24"/>
          <w:szCs w:val="24"/>
        </w:rPr>
        <w:t>7.</w:t>
      </w:r>
      <w:r w:rsidR="004C74D6" w:rsidRPr="005030FD">
        <w:rPr>
          <w:rFonts w:hAnsi="宋体" w:cs="宋体" w:hint="eastAsia"/>
          <w:sz w:val="24"/>
          <w:szCs w:val="24"/>
        </w:rPr>
        <w:t>2</w:t>
      </w:r>
      <w:r w:rsidRPr="005030FD">
        <w:rPr>
          <w:rFonts w:hAnsi="宋体" w:cs="宋体" w:hint="eastAsia"/>
          <w:sz w:val="24"/>
          <w:szCs w:val="24"/>
        </w:rPr>
        <w:t>除不可抗力和乙方的原因外(正当拒付、乙方同意延期付款时除外)，甲方不能按合同约定付款，每延误一天，按应付合同金额的0.3%向乙方支付违约金。</w:t>
      </w:r>
    </w:p>
    <w:p w:rsidR="009D23A0" w:rsidRPr="005030FD" w:rsidRDefault="009D23A0" w:rsidP="00984791">
      <w:pPr>
        <w:pStyle w:val="a3"/>
        <w:snapToGrid w:val="0"/>
        <w:spacing w:line="500" w:lineRule="exact"/>
        <w:ind w:firstLine="482"/>
        <w:rPr>
          <w:rFonts w:hAnsi="宋体" w:cs="宋体"/>
          <w:sz w:val="24"/>
          <w:szCs w:val="24"/>
        </w:rPr>
      </w:pPr>
      <w:r w:rsidRPr="005030FD">
        <w:rPr>
          <w:rFonts w:hAnsi="宋体" w:cs="宋体" w:hint="eastAsia"/>
          <w:sz w:val="24"/>
          <w:szCs w:val="24"/>
        </w:rPr>
        <w:t>7.</w:t>
      </w:r>
      <w:r w:rsidR="004C74D6" w:rsidRPr="005030FD">
        <w:rPr>
          <w:rFonts w:hAnsi="宋体" w:cs="宋体" w:hint="eastAsia"/>
          <w:sz w:val="24"/>
          <w:szCs w:val="24"/>
        </w:rPr>
        <w:t>3</w:t>
      </w:r>
      <w:r w:rsidRPr="005030FD">
        <w:rPr>
          <w:rFonts w:hAnsi="宋体" w:cs="宋体" w:hint="eastAsia"/>
          <w:sz w:val="24"/>
          <w:szCs w:val="24"/>
        </w:rPr>
        <w:t>除不可抗力以及其他双方同意属不可抗力的事故外，乙方未按合同约定进度</w:t>
      </w:r>
      <w:r w:rsidR="00F13DFC" w:rsidRPr="005030FD">
        <w:rPr>
          <w:rFonts w:hAnsi="宋体" w:cs="宋体" w:hint="eastAsia"/>
          <w:sz w:val="24"/>
          <w:szCs w:val="24"/>
        </w:rPr>
        <w:t>和期限</w:t>
      </w:r>
      <w:r w:rsidRPr="005030FD">
        <w:rPr>
          <w:rFonts w:hAnsi="宋体" w:cs="宋体" w:hint="eastAsia"/>
          <w:sz w:val="24"/>
          <w:szCs w:val="24"/>
        </w:rPr>
        <w:t>提交设计成果的，每逾期一日，乙方应按合同总价款的0.3%向甲方偿付滞纳金，逾期</w:t>
      </w:r>
      <w:r w:rsidR="0061228A" w:rsidRPr="005030FD">
        <w:rPr>
          <w:rFonts w:hAnsi="宋体" w:cs="宋体" w:hint="eastAsia"/>
          <w:sz w:val="24"/>
          <w:szCs w:val="24"/>
        </w:rPr>
        <w:t>累计</w:t>
      </w:r>
      <w:r w:rsidRPr="005030FD">
        <w:rPr>
          <w:rFonts w:hAnsi="宋体" w:cs="宋体" w:hint="eastAsia"/>
          <w:sz w:val="24"/>
          <w:szCs w:val="24"/>
        </w:rPr>
        <w:t>超过</w:t>
      </w:r>
      <w:r w:rsidR="00683E5F" w:rsidRPr="005030FD">
        <w:rPr>
          <w:rFonts w:hAnsi="宋体" w:cs="宋体" w:hint="eastAsia"/>
          <w:sz w:val="24"/>
          <w:szCs w:val="24"/>
        </w:rPr>
        <w:t>20</w:t>
      </w:r>
      <w:r w:rsidRPr="005030FD">
        <w:rPr>
          <w:rFonts w:hAnsi="宋体" w:cs="宋体" w:hint="eastAsia"/>
          <w:sz w:val="24"/>
          <w:szCs w:val="24"/>
        </w:rPr>
        <w:t>日的，甲方有权单方面解除合同，同时乙方应向甲方偿付合同总额的20%作为违约金。</w:t>
      </w:r>
    </w:p>
    <w:p w:rsidR="009D23A0" w:rsidRPr="00AE757C" w:rsidRDefault="004C74D6" w:rsidP="004C74D6">
      <w:pPr>
        <w:pStyle w:val="a3"/>
        <w:snapToGrid w:val="0"/>
        <w:spacing w:line="500" w:lineRule="exact"/>
        <w:ind w:firstLine="482"/>
        <w:rPr>
          <w:rFonts w:hAnsi="宋体" w:cs="宋体" w:hint="eastAsia"/>
          <w:color w:val="FF6600"/>
          <w:sz w:val="24"/>
          <w:szCs w:val="24"/>
        </w:rPr>
      </w:pPr>
      <w:r w:rsidRPr="005030FD">
        <w:rPr>
          <w:rFonts w:hAnsi="宋体" w:cs="宋体" w:hint="eastAsia"/>
          <w:sz w:val="24"/>
          <w:szCs w:val="24"/>
        </w:rPr>
        <w:t>7.4</w:t>
      </w:r>
      <w:r w:rsidR="009D23A0" w:rsidRPr="005030FD">
        <w:rPr>
          <w:rFonts w:hAnsi="宋体" w:cs="宋体" w:hint="eastAsia"/>
          <w:sz w:val="24"/>
          <w:szCs w:val="24"/>
        </w:rPr>
        <w:t>乙方所交付的</w:t>
      </w:r>
      <w:r w:rsidR="001B1A83" w:rsidRPr="005030FD">
        <w:rPr>
          <w:rFonts w:hAnsi="宋体" w:cs="宋体" w:hint="eastAsia"/>
          <w:sz w:val="24"/>
          <w:szCs w:val="24"/>
        </w:rPr>
        <w:t>设计</w:t>
      </w:r>
      <w:r w:rsidR="000B7C5D" w:rsidRPr="005030FD">
        <w:rPr>
          <w:rFonts w:hAnsi="宋体" w:cs="宋体" w:hint="eastAsia"/>
          <w:sz w:val="24"/>
          <w:szCs w:val="24"/>
        </w:rPr>
        <w:t>成果</w:t>
      </w:r>
      <w:r w:rsidR="009D23A0" w:rsidRPr="005030FD">
        <w:rPr>
          <w:rFonts w:hAnsi="宋体" w:cs="宋体" w:hint="eastAsia"/>
          <w:sz w:val="24"/>
          <w:szCs w:val="24"/>
        </w:rPr>
        <w:t>因质量缺陷或过错给甲方造成经济损失的，乙方除负责赔偿外，乙方还应按本合同总额的</w:t>
      </w:r>
      <w:r w:rsidR="00365651" w:rsidRPr="005030FD">
        <w:rPr>
          <w:rFonts w:hAnsi="宋体" w:cs="宋体" w:hint="eastAsia"/>
          <w:sz w:val="24"/>
          <w:szCs w:val="24"/>
        </w:rPr>
        <w:t>15</w:t>
      </w:r>
      <w:r w:rsidR="009D23A0" w:rsidRPr="005030FD">
        <w:rPr>
          <w:rFonts w:hAnsi="宋体" w:cs="宋体" w:hint="eastAsia"/>
          <w:sz w:val="24"/>
          <w:szCs w:val="24"/>
        </w:rPr>
        <w:t>%作为违约金支付给甲方。若违约金不足以弥补由此给甲方造成的经济损失，乙方应据实补足</w:t>
      </w:r>
      <w:r w:rsidR="00AE757C">
        <w:rPr>
          <w:rFonts w:hAnsi="宋体" w:cs="宋体" w:hint="eastAsia"/>
          <w:sz w:val="24"/>
          <w:szCs w:val="24"/>
        </w:rPr>
        <w:t>，</w:t>
      </w:r>
      <w:r w:rsidR="00AE757C" w:rsidRPr="00AE757C">
        <w:rPr>
          <w:rFonts w:hAnsi="宋体" w:cs="宋体" w:hint="eastAsia"/>
          <w:color w:val="FF6600"/>
          <w:sz w:val="24"/>
          <w:szCs w:val="24"/>
        </w:rPr>
        <w:t>但违约金最多不超过设计总费。</w:t>
      </w:r>
    </w:p>
    <w:p w:rsidR="00984791" w:rsidRDefault="004C74D6" w:rsidP="00AE757C">
      <w:pPr>
        <w:pStyle w:val="a3"/>
        <w:snapToGrid w:val="0"/>
        <w:spacing w:line="500" w:lineRule="exact"/>
        <w:ind w:firstLine="482"/>
        <w:rPr>
          <w:rFonts w:hAnsi="宋体" w:cs="宋体" w:hint="eastAsia"/>
          <w:color w:val="FF6600"/>
          <w:sz w:val="24"/>
          <w:szCs w:val="24"/>
        </w:rPr>
      </w:pPr>
      <w:r w:rsidRPr="005030FD">
        <w:rPr>
          <w:rFonts w:hAnsi="宋体" w:cs="宋体" w:hint="eastAsia"/>
          <w:sz w:val="24"/>
          <w:szCs w:val="24"/>
        </w:rPr>
        <w:t>7.5</w:t>
      </w:r>
      <w:r w:rsidR="009D23A0" w:rsidRPr="005030FD">
        <w:rPr>
          <w:rFonts w:hAnsi="宋体" w:cs="宋体" w:hint="eastAsia"/>
          <w:sz w:val="24"/>
          <w:szCs w:val="24"/>
        </w:rPr>
        <w:t>乙方所交付的服务成果，不符合合同约定标准的，乙方应在甲方限定的期限内予以整改。因乙方不能整改或整改后仍未达到合同约定标准的，视为乙方单方面</w:t>
      </w:r>
      <w:r w:rsidR="009B2405" w:rsidRPr="005030FD">
        <w:rPr>
          <w:rFonts w:hAnsi="宋体" w:cs="宋体" w:hint="eastAsia"/>
          <w:sz w:val="24"/>
          <w:szCs w:val="24"/>
        </w:rPr>
        <w:t>毁</w:t>
      </w:r>
      <w:r w:rsidR="009D23A0" w:rsidRPr="005030FD">
        <w:rPr>
          <w:rFonts w:hAnsi="宋体" w:cs="宋体" w:hint="eastAsia"/>
          <w:sz w:val="24"/>
          <w:szCs w:val="24"/>
        </w:rPr>
        <w:t>约，乙方应按本合同总额的</w:t>
      </w:r>
      <w:r w:rsidR="00C414BC" w:rsidRPr="005030FD">
        <w:rPr>
          <w:rFonts w:hAnsi="宋体" w:cs="宋体" w:hint="eastAsia"/>
          <w:sz w:val="24"/>
          <w:szCs w:val="24"/>
        </w:rPr>
        <w:t>20</w:t>
      </w:r>
      <w:r w:rsidR="009D23A0" w:rsidRPr="005030FD">
        <w:rPr>
          <w:rFonts w:hAnsi="宋体" w:cs="宋体" w:hint="eastAsia"/>
          <w:sz w:val="24"/>
          <w:szCs w:val="24"/>
        </w:rPr>
        <w:t>%作为违约金支付给甲方。若违约金不足以弥补由此给甲方造成的经济损失，乙方应据实补足。</w:t>
      </w:r>
      <w:r w:rsidR="00AE757C" w:rsidRPr="00AE757C">
        <w:rPr>
          <w:rFonts w:hAnsi="宋体" w:cs="宋体" w:hint="eastAsia"/>
          <w:color w:val="FF6600"/>
          <w:sz w:val="24"/>
          <w:szCs w:val="24"/>
        </w:rPr>
        <w:t>但违约金最多不超过设计总费。</w:t>
      </w:r>
    </w:p>
    <w:p w:rsidR="00864F7E" w:rsidRPr="00864F7E" w:rsidRDefault="00864F7E" w:rsidP="00864F7E">
      <w:pPr>
        <w:pStyle w:val="a3"/>
        <w:snapToGrid w:val="0"/>
        <w:spacing w:line="500" w:lineRule="exact"/>
        <w:ind w:firstLine="482"/>
        <w:rPr>
          <w:rFonts w:ascii="PMingLiU" w:hAnsi="PMingLiU" w:cs="宋体" w:hint="eastAsia"/>
          <w:color w:val="FF6600"/>
          <w:sz w:val="24"/>
          <w:szCs w:val="24"/>
        </w:rPr>
      </w:pPr>
      <w:r w:rsidRPr="00864F7E">
        <w:rPr>
          <w:rFonts w:ascii="PMingLiU" w:eastAsia="PMingLiU" w:hAnsi="PMingLiU" w:cs="宋体" w:hint="eastAsia"/>
          <w:color w:val="FF6600"/>
          <w:sz w:val="24"/>
          <w:szCs w:val="24"/>
        </w:rPr>
        <w:t>7.6</w:t>
      </w:r>
      <w:r w:rsidRPr="00864F7E">
        <w:rPr>
          <w:rFonts w:ascii="PMingLiU" w:eastAsia="PMingLiU" w:hAnsi="PMingLiU" w:hint="eastAsia"/>
          <w:snapToGrid w:val="0"/>
          <w:color w:val="FF6600"/>
          <w:sz w:val="24"/>
          <w:szCs w:val="24"/>
        </w:rPr>
        <w:t>乙方为甲方设计的工程图纸及有关数据版权专有，甲方不得随意转让，若有其它使用须事先征得乙方同意。</w:t>
      </w:r>
      <w:r w:rsidRPr="00864F7E">
        <w:rPr>
          <w:rFonts w:ascii="PMingLiU" w:eastAsia="PMingLiU" w:hAnsi="PMingLiU" w:hint="eastAsia"/>
          <w:color w:val="FF6600"/>
          <w:sz w:val="24"/>
          <w:szCs w:val="24"/>
        </w:rPr>
        <w:t>本设计项目的室内设计图纸、方案等一切智力创造成果的知识产权在甲方完全支付清全部室内设计费用后，归甲方所有。</w:t>
      </w:r>
    </w:p>
    <w:p w:rsidR="00864F7E" w:rsidRPr="00E369BE" w:rsidRDefault="00864F7E" w:rsidP="00E369BE">
      <w:pPr>
        <w:pStyle w:val="a3"/>
        <w:snapToGrid w:val="0"/>
        <w:spacing w:line="500" w:lineRule="exact"/>
        <w:rPr>
          <w:rFonts w:ascii="PMingLiU" w:hAnsi="PMingLiU" w:cs="宋体" w:hint="eastAsia"/>
          <w:color w:val="FF6600"/>
          <w:sz w:val="24"/>
          <w:szCs w:val="24"/>
        </w:rPr>
      </w:pPr>
      <w:r w:rsidRPr="00864F7E">
        <w:rPr>
          <w:rFonts w:ascii="PMingLiU" w:hAnsi="PMingLiU" w:cs="宋体" w:hint="eastAsia"/>
          <w:color w:val="FF6600"/>
          <w:sz w:val="24"/>
          <w:szCs w:val="24"/>
        </w:rPr>
        <w:t>乙方不得向第三方扩散，转让提交甲方的产品图纸等技术资料</w:t>
      </w:r>
      <w:r w:rsidR="00E369BE">
        <w:rPr>
          <w:rFonts w:ascii="PMingLiU" w:hAnsi="PMingLiU" w:cs="宋体" w:hint="eastAsia"/>
          <w:color w:val="FF6600"/>
          <w:sz w:val="24"/>
          <w:szCs w:val="24"/>
        </w:rPr>
        <w:t>。</w:t>
      </w:r>
    </w:p>
    <w:p w:rsidR="00984791" w:rsidRPr="005030FD" w:rsidRDefault="00984791" w:rsidP="00984791">
      <w:pPr>
        <w:pStyle w:val="a3"/>
        <w:snapToGrid w:val="0"/>
        <w:spacing w:line="500" w:lineRule="exact"/>
        <w:ind w:firstLine="482"/>
        <w:rPr>
          <w:rFonts w:hAnsi="宋体" w:cs="宋体" w:hint="eastAsia"/>
          <w:sz w:val="24"/>
          <w:szCs w:val="24"/>
        </w:rPr>
      </w:pPr>
      <w:r w:rsidRPr="005030FD">
        <w:rPr>
          <w:rFonts w:hAnsi="宋体" w:cs="宋体" w:hint="eastAsia"/>
          <w:b/>
          <w:sz w:val="24"/>
          <w:szCs w:val="24"/>
        </w:rPr>
        <w:t>第八条：合同保密性</w:t>
      </w:r>
    </w:p>
    <w:p w:rsidR="00984791" w:rsidRPr="005030FD" w:rsidRDefault="00984791" w:rsidP="00984791">
      <w:pPr>
        <w:pStyle w:val="a3"/>
        <w:spacing w:line="360" w:lineRule="auto"/>
        <w:ind w:firstLineChars="200" w:firstLine="480"/>
        <w:rPr>
          <w:rFonts w:hAnsi="宋体" w:cs="宋体" w:hint="eastAsia"/>
          <w:sz w:val="24"/>
          <w:szCs w:val="24"/>
        </w:rPr>
      </w:pPr>
      <w:r w:rsidRPr="005030FD">
        <w:rPr>
          <w:rFonts w:hAnsi="宋体" w:cs="宋体" w:hint="eastAsia"/>
          <w:sz w:val="24"/>
          <w:szCs w:val="24"/>
        </w:rPr>
        <w:t>合同当事人对本合同及合同相关资料负有保密义务，不得公开或向第三方提供本合同及相关资料，违反方承担相应法律责任。</w:t>
      </w:r>
    </w:p>
    <w:p w:rsidR="00984791" w:rsidRPr="005030FD" w:rsidRDefault="00984791" w:rsidP="00984791">
      <w:pPr>
        <w:snapToGrid w:val="0"/>
        <w:spacing w:line="520" w:lineRule="exact"/>
        <w:ind w:firstLineChars="200" w:firstLine="482"/>
        <w:rPr>
          <w:rFonts w:ascii="宋体" w:eastAsia="宋体" w:hAnsi="宋体" w:cs="宋体" w:hint="eastAsia"/>
          <w:b/>
          <w:szCs w:val="24"/>
        </w:rPr>
      </w:pPr>
      <w:r w:rsidRPr="005030FD">
        <w:rPr>
          <w:rFonts w:ascii="宋体" w:eastAsia="宋体" w:hAnsi="宋体" w:cs="宋体" w:hint="eastAsia"/>
          <w:b/>
          <w:szCs w:val="24"/>
        </w:rPr>
        <w:t>第</w:t>
      </w:r>
      <w:r w:rsidRPr="005030FD">
        <w:rPr>
          <w:rFonts w:ascii="宋体" w:eastAsia="宋体" w:hAnsi="宋体" w:cs="宋体" w:hint="eastAsia"/>
          <w:b/>
          <w:szCs w:val="24"/>
          <w:lang w:eastAsia="zh-CN"/>
        </w:rPr>
        <w:t>九</w:t>
      </w:r>
      <w:r w:rsidRPr="005030FD">
        <w:rPr>
          <w:rFonts w:ascii="宋体" w:eastAsia="宋体" w:hAnsi="宋体" w:cs="宋体" w:hint="eastAsia"/>
          <w:b/>
          <w:szCs w:val="24"/>
        </w:rPr>
        <w:t>条：纠纷解决方式</w:t>
      </w:r>
    </w:p>
    <w:p w:rsidR="00984791" w:rsidRPr="005030FD" w:rsidRDefault="00984791" w:rsidP="00984791">
      <w:pPr>
        <w:snapToGrid w:val="0"/>
        <w:spacing w:line="520" w:lineRule="exact"/>
        <w:ind w:firstLineChars="200" w:firstLine="480"/>
        <w:rPr>
          <w:rFonts w:ascii="宋体" w:eastAsia="宋体" w:hAnsi="宋体" w:hint="eastAsia"/>
          <w:szCs w:val="24"/>
        </w:rPr>
      </w:pPr>
      <w:r w:rsidRPr="005030FD">
        <w:rPr>
          <w:rFonts w:ascii="宋体" w:eastAsia="宋体" w:hAnsi="宋体" w:hint="eastAsia"/>
          <w:szCs w:val="24"/>
        </w:rPr>
        <w:t>若</w:t>
      </w:r>
      <w:r w:rsidR="000A6429" w:rsidRPr="005030FD">
        <w:rPr>
          <w:rFonts w:ascii="宋体" w:eastAsia="宋体" w:hAnsi="宋体" w:hint="eastAsia"/>
          <w:szCs w:val="24"/>
          <w:lang w:eastAsia="zh-CN"/>
        </w:rPr>
        <w:t>甲乙</w:t>
      </w:r>
      <w:r w:rsidRPr="005030FD">
        <w:rPr>
          <w:rFonts w:ascii="宋体" w:eastAsia="宋体" w:hAnsi="宋体" w:hint="eastAsia"/>
          <w:szCs w:val="24"/>
        </w:rPr>
        <w:t>双方发生纠纷，应以协商为重。协议不成，任何一方均可向</w:t>
      </w:r>
      <w:r w:rsidR="00B57329" w:rsidRPr="00B724B9">
        <w:rPr>
          <w:rFonts w:ascii="宋体" w:eastAsia="宋体" w:hAnsi="宋体" w:hint="eastAsia"/>
          <w:szCs w:val="24"/>
          <w:lang w:eastAsia="zh-CN"/>
        </w:rPr>
        <w:t>甲方所在地</w:t>
      </w:r>
      <w:r w:rsidRPr="005030FD">
        <w:rPr>
          <w:rFonts w:ascii="宋体" w:eastAsia="宋体" w:hAnsi="宋体" w:hint="eastAsia"/>
          <w:szCs w:val="24"/>
        </w:rPr>
        <w:t>人民法院提出诉讼。</w:t>
      </w:r>
    </w:p>
    <w:p w:rsidR="00984791" w:rsidRPr="005030FD" w:rsidRDefault="00984791" w:rsidP="00984791">
      <w:pPr>
        <w:pStyle w:val="a3"/>
        <w:spacing w:line="360" w:lineRule="auto"/>
        <w:ind w:firstLineChars="200" w:firstLine="482"/>
        <w:rPr>
          <w:rFonts w:hAnsi="宋体" w:cs="宋体" w:hint="eastAsia"/>
          <w:b/>
          <w:sz w:val="24"/>
          <w:szCs w:val="24"/>
        </w:rPr>
      </w:pPr>
      <w:r w:rsidRPr="005030FD">
        <w:rPr>
          <w:rFonts w:hAnsi="宋体" w:cs="宋体" w:hint="eastAsia"/>
          <w:b/>
          <w:sz w:val="24"/>
          <w:szCs w:val="24"/>
        </w:rPr>
        <w:t>第十条：其他</w:t>
      </w:r>
    </w:p>
    <w:p w:rsidR="00984791" w:rsidRPr="005030FD" w:rsidRDefault="00984791" w:rsidP="00984791">
      <w:pPr>
        <w:pStyle w:val="a3"/>
        <w:spacing w:line="360" w:lineRule="auto"/>
        <w:ind w:firstLineChars="225" w:firstLine="540"/>
        <w:rPr>
          <w:rFonts w:hAnsi="宋体" w:cs="宋体" w:hint="eastAsia"/>
          <w:sz w:val="24"/>
          <w:szCs w:val="24"/>
        </w:rPr>
      </w:pPr>
      <w:r w:rsidRPr="005030FD">
        <w:rPr>
          <w:rFonts w:hAnsi="宋体" w:cs="宋体" w:hint="eastAsia"/>
          <w:sz w:val="24"/>
          <w:szCs w:val="24"/>
        </w:rPr>
        <w:t xml:space="preserve">1.本合同未尽事宜及合同变更等事宜，甲乙双方应协商一致后签订书面协议，该协议与本合同具有同等法律效力。　</w:t>
      </w:r>
    </w:p>
    <w:p w:rsidR="00984791" w:rsidRPr="005030FD" w:rsidRDefault="00984791" w:rsidP="00984791">
      <w:pPr>
        <w:pStyle w:val="a3"/>
        <w:spacing w:line="360" w:lineRule="auto"/>
        <w:ind w:firstLineChars="225" w:firstLine="540"/>
        <w:rPr>
          <w:rFonts w:hAnsi="宋体" w:cs="宋体" w:hint="eastAsia"/>
          <w:sz w:val="24"/>
          <w:szCs w:val="24"/>
        </w:rPr>
      </w:pPr>
      <w:r w:rsidRPr="005030FD">
        <w:rPr>
          <w:rFonts w:hAnsi="宋体" w:cs="宋体" w:hint="eastAsia"/>
          <w:sz w:val="24"/>
          <w:szCs w:val="24"/>
        </w:rPr>
        <w:t>2.本合同附件均作为本合同组成部分，与本合同具有同等法律效力。</w:t>
      </w:r>
    </w:p>
    <w:p w:rsidR="000B1327" w:rsidRPr="005030FD" w:rsidRDefault="00984791" w:rsidP="000B1327">
      <w:pPr>
        <w:pStyle w:val="a3"/>
        <w:spacing w:line="360" w:lineRule="auto"/>
        <w:ind w:firstLineChars="225" w:firstLine="540"/>
        <w:rPr>
          <w:rFonts w:hAnsi="宋体" w:cs="宋体" w:hint="eastAsia"/>
          <w:sz w:val="24"/>
          <w:szCs w:val="24"/>
        </w:rPr>
      </w:pPr>
      <w:r w:rsidRPr="005030FD">
        <w:rPr>
          <w:rFonts w:hAnsi="宋体" w:cs="宋体" w:hint="eastAsia"/>
          <w:sz w:val="24"/>
          <w:szCs w:val="24"/>
        </w:rPr>
        <w:t>3.本合同经甲乙双方签字盖章有效（双方签字日不得超过五日），一式四份，正本二份，甲乙双方各执一份，副本二份，甲乙双方各执一份。</w:t>
      </w:r>
      <w:r w:rsidRPr="005030FD">
        <w:rPr>
          <w:rFonts w:hAnsi="宋体" w:cs="宋体" w:hint="eastAsia"/>
          <w:b/>
          <w:sz w:val="24"/>
          <w:szCs w:val="24"/>
        </w:rPr>
        <w:t xml:space="preserve">                                                                                                                                                                                                                                                                                                                  </w:t>
      </w:r>
    </w:p>
    <w:p w:rsidR="00984791" w:rsidRPr="005030FD" w:rsidRDefault="00984791" w:rsidP="000B1327">
      <w:pPr>
        <w:pStyle w:val="a3"/>
        <w:spacing w:line="360" w:lineRule="auto"/>
        <w:ind w:firstLineChars="225" w:firstLine="542"/>
        <w:rPr>
          <w:rFonts w:hAnsi="宋体" w:cs="宋体" w:hint="eastAsia"/>
          <w:b/>
          <w:sz w:val="24"/>
          <w:szCs w:val="24"/>
        </w:rPr>
      </w:pPr>
      <w:r w:rsidRPr="005030FD">
        <w:rPr>
          <w:rFonts w:hAnsi="宋体" w:cs="宋体" w:hint="eastAsia"/>
          <w:b/>
          <w:sz w:val="24"/>
          <w:szCs w:val="24"/>
        </w:rPr>
        <w:t>第十一条：补充条款</w:t>
      </w:r>
    </w:p>
    <w:p w:rsidR="00AA3A46" w:rsidRPr="005030FD" w:rsidRDefault="00477C4E" w:rsidP="00AA3A46">
      <w:pPr>
        <w:pStyle w:val="a3"/>
        <w:spacing w:line="360" w:lineRule="auto"/>
        <w:ind w:firstLineChars="225" w:firstLine="540"/>
        <w:rPr>
          <w:rFonts w:hAnsi="宋体" w:cs="宋体" w:hint="eastAsia"/>
          <w:sz w:val="24"/>
          <w:szCs w:val="24"/>
        </w:rPr>
      </w:pPr>
      <w:r>
        <w:rPr>
          <w:rFonts w:hAnsi="宋体" w:cs="宋体" w:hint="eastAsia"/>
          <w:sz w:val="24"/>
          <w:szCs w:val="24"/>
        </w:rPr>
        <w:t>无</w:t>
      </w:r>
    </w:p>
    <w:p w:rsidR="00D768E3" w:rsidRPr="005030FD" w:rsidRDefault="000B1327" w:rsidP="000B1327">
      <w:pPr>
        <w:pStyle w:val="a3"/>
        <w:spacing w:line="500" w:lineRule="exact"/>
        <w:ind w:firstLineChars="200" w:firstLine="482"/>
        <w:rPr>
          <w:rFonts w:hAnsi="宋体" w:cs="宋体" w:hint="eastAsia"/>
          <w:b/>
          <w:sz w:val="24"/>
          <w:szCs w:val="24"/>
        </w:rPr>
      </w:pPr>
      <w:r w:rsidRPr="005030FD">
        <w:rPr>
          <w:rFonts w:hAnsi="宋体" w:cs="宋体" w:hint="eastAsia"/>
          <w:b/>
          <w:sz w:val="24"/>
          <w:szCs w:val="24"/>
        </w:rPr>
        <w:t>合同附件：</w:t>
      </w:r>
    </w:p>
    <w:p w:rsidR="00D768E3" w:rsidRPr="0029114A" w:rsidRDefault="00D768E3" w:rsidP="00D768E3">
      <w:pPr>
        <w:pStyle w:val="a3"/>
        <w:numPr>
          <w:ilvl w:val="0"/>
          <w:numId w:val="5"/>
        </w:numPr>
        <w:spacing w:line="500" w:lineRule="exact"/>
        <w:rPr>
          <w:rFonts w:hAnsi="宋体" w:cs="宋体" w:hint="eastAsia"/>
          <w:sz w:val="24"/>
          <w:szCs w:val="24"/>
        </w:rPr>
      </w:pPr>
      <w:r w:rsidRPr="0029114A">
        <w:rPr>
          <w:rFonts w:hAnsi="宋体" w:cs="宋体" w:hint="eastAsia"/>
          <w:sz w:val="24"/>
          <w:szCs w:val="24"/>
        </w:rPr>
        <w:t>设计任务书</w:t>
      </w:r>
    </w:p>
    <w:p w:rsidR="00D768E3" w:rsidRPr="0029114A" w:rsidRDefault="00D768E3" w:rsidP="00D768E3">
      <w:pPr>
        <w:pStyle w:val="a3"/>
        <w:numPr>
          <w:ilvl w:val="0"/>
          <w:numId w:val="5"/>
        </w:numPr>
        <w:spacing w:line="500" w:lineRule="exact"/>
        <w:rPr>
          <w:rFonts w:hAnsi="宋体" w:cs="宋体" w:hint="eastAsia"/>
          <w:sz w:val="24"/>
          <w:szCs w:val="24"/>
        </w:rPr>
      </w:pPr>
      <w:r w:rsidRPr="0029114A">
        <w:rPr>
          <w:rFonts w:hAnsi="宋体" w:cs="宋体" w:hint="eastAsia"/>
          <w:sz w:val="24"/>
          <w:szCs w:val="24"/>
        </w:rPr>
        <w:t>设计进度表</w:t>
      </w:r>
    </w:p>
    <w:p w:rsidR="000B1327" w:rsidRPr="0029114A" w:rsidRDefault="00D768E3" w:rsidP="00D768E3">
      <w:pPr>
        <w:pStyle w:val="a3"/>
        <w:numPr>
          <w:ilvl w:val="0"/>
          <w:numId w:val="5"/>
        </w:numPr>
        <w:spacing w:line="500" w:lineRule="exact"/>
        <w:rPr>
          <w:rFonts w:hAnsi="宋体" w:cs="宋体" w:hint="eastAsia"/>
          <w:sz w:val="24"/>
          <w:szCs w:val="24"/>
        </w:rPr>
      </w:pPr>
      <w:r w:rsidRPr="0029114A">
        <w:rPr>
          <w:rFonts w:hAnsi="宋体" w:cs="宋体" w:hint="eastAsia"/>
          <w:sz w:val="24"/>
          <w:szCs w:val="24"/>
        </w:rPr>
        <w:t>各阶段设计应提交文件清单（可作为附件提供，也可直接写入合同）</w:t>
      </w:r>
      <w:r w:rsidR="000B1327" w:rsidRPr="0029114A">
        <w:rPr>
          <w:rFonts w:hAnsi="宋体" w:cs="宋体" w:hint="eastAsia"/>
          <w:sz w:val="24"/>
          <w:szCs w:val="24"/>
        </w:rPr>
        <w:t xml:space="preserve">    </w:t>
      </w:r>
    </w:p>
    <w:p w:rsidR="00D768E3" w:rsidRPr="0029114A" w:rsidRDefault="00D768E3" w:rsidP="00D768E3">
      <w:pPr>
        <w:pStyle w:val="a3"/>
        <w:numPr>
          <w:ilvl w:val="0"/>
          <w:numId w:val="5"/>
        </w:numPr>
        <w:spacing w:line="500" w:lineRule="exact"/>
        <w:rPr>
          <w:rFonts w:hAnsi="宋体" w:cs="宋体" w:hint="eastAsia"/>
          <w:sz w:val="24"/>
          <w:szCs w:val="24"/>
        </w:rPr>
      </w:pPr>
      <w:r w:rsidRPr="0029114A">
        <w:rPr>
          <w:rFonts w:hAnsi="宋体" w:cs="宋体" w:hint="eastAsia"/>
          <w:sz w:val="24"/>
          <w:szCs w:val="24"/>
        </w:rPr>
        <w:t>项目设计小组成员名单</w:t>
      </w:r>
    </w:p>
    <w:p w:rsidR="00D6318F" w:rsidRPr="0029114A" w:rsidRDefault="00D6318F" w:rsidP="00D768E3">
      <w:pPr>
        <w:pStyle w:val="a3"/>
        <w:numPr>
          <w:ilvl w:val="0"/>
          <w:numId w:val="5"/>
        </w:numPr>
        <w:spacing w:line="500" w:lineRule="exact"/>
        <w:rPr>
          <w:rFonts w:hAnsi="宋体" w:cs="宋体" w:hint="eastAsia"/>
          <w:sz w:val="24"/>
          <w:szCs w:val="24"/>
        </w:rPr>
      </w:pPr>
      <w:r w:rsidRPr="0029114A">
        <w:rPr>
          <w:rFonts w:hAnsi="宋体" w:cs="宋体" w:hint="eastAsia"/>
          <w:sz w:val="24"/>
          <w:szCs w:val="24"/>
        </w:rPr>
        <w:t>其他</w:t>
      </w:r>
    </w:p>
    <w:p w:rsidR="000B1327" w:rsidRPr="005030FD" w:rsidRDefault="000B1327" w:rsidP="000B1327">
      <w:pPr>
        <w:pStyle w:val="a3"/>
        <w:spacing w:line="500" w:lineRule="exact"/>
        <w:ind w:firstLineChars="200" w:firstLine="420"/>
        <w:rPr>
          <w:rFonts w:hAnsi="宋体" w:cs="宋体" w:hint="eastAsia"/>
          <w:u w:val="single"/>
        </w:rPr>
      </w:pPr>
    </w:p>
    <w:p w:rsidR="001D6399" w:rsidRPr="005030FD" w:rsidRDefault="001D6399" w:rsidP="001D6399">
      <w:pPr>
        <w:pStyle w:val="a3"/>
        <w:spacing w:line="720" w:lineRule="exact"/>
        <w:rPr>
          <w:rFonts w:hAnsi="宋体" w:cs="宋体" w:hint="eastAsia"/>
          <w:sz w:val="24"/>
          <w:szCs w:val="24"/>
        </w:rPr>
      </w:pPr>
      <w:r w:rsidRPr="005030FD">
        <w:rPr>
          <w:rFonts w:hAnsi="宋体" w:cs="宋体" w:hint="eastAsia"/>
          <w:sz w:val="24"/>
          <w:szCs w:val="24"/>
        </w:rPr>
        <w:t>甲方：          　　　　　　           　乙方：</w:t>
      </w:r>
    </w:p>
    <w:p w:rsidR="001D6399" w:rsidRDefault="001D6399" w:rsidP="001D6399">
      <w:pPr>
        <w:pStyle w:val="a3"/>
        <w:spacing w:line="720" w:lineRule="exact"/>
        <w:rPr>
          <w:rFonts w:hAnsi="宋体" w:cs="宋体" w:hint="eastAsia"/>
          <w:sz w:val="24"/>
          <w:szCs w:val="24"/>
        </w:rPr>
      </w:pPr>
      <w:r>
        <w:rPr>
          <w:rFonts w:hAnsi="宋体" w:cs="宋体" w:hint="eastAsia"/>
          <w:sz w:val="24"/>
          <w:szCs w:val="24"/>
        </w:rPr>
        <w:t>法定</w:t>
      </w:r>
      <w:r w:rsidRPr="005030FD">
        <w:rPr>
          <w:rFonts w:hAnsi="宋体" w:cs="宋体" w:hint="eastAsia"/>
          <w:sz w:val="24"/>
          <w:szCs w:val="24"/>
        </w:rPr>
        <w:t xml:space="preserve">代表人：                             </w:t>
      </w:r>
      <w:r>
        <w:rPr>
          <w:rFonts w:hAnsi="宋体" w:cs="宋体" w:hint="eastAsia"/>
          <w:sz w:val="24"/>
          <w:szCs w:val="24"/>
        </w:rPr>
        <w:t>法定</w:t>
      </w:r>
      <w:r w:rsidRPr="005030FD">
        <w:rPr>
          <w:rFonts w:hAnsi="宋体" w:cs="宋体" w:hint="eastAsia"/>
          <w:sz w:val="24"/>
          <w:szCs w:val="24"/>
        </w:rPr>
        <w:t>代表人：</w:t>
      </w:r>
    </w:p>
    <w:p w:rsidR="001D6399" w:rsidRPr="0007675E" w:rsidRDefault="001D6399" w:rsidP="001D6399">
      <w:pPr>
        <w:pStyle w:val="a3"/>
        <w:spacing w:line="720" w:lineRule="exact"/>
        <w:rPr>
          <w:rFonts w:hAnsi="宋体" w:cs="宋体" w:hint="eastAsia"/>
          <w:sz w:val="24"/>
          <w:szCs w:val="24"/>
        </w:rPr>
      </w:pPr>
      <w:r>
        <w:rPr>
          <w:rFonts w:hAnsi="宋体" w:cs="宋体" w:hint="eastAsia"/>
          <w:sz w:val="24"/>
          <w:szCs w:val="24"/>
        </w:rPr>
        <w:t>（盖章及签署）：</w:t>
      </w:r>
      <w:r w:rsidRPr="005030FD">
        <w:rPr>
          <w:rFonts w:hAnsi="宋体" w:cs="宋体" w:hint="eastAsia"/>
          <w:sz w:val="24"/>
          <w:szCs w:val="24"/>
        </w:rPr>
        <w:t xml:space="preserve">　</w:t>
      </w:r>
      <w:r>
        <w:rPr>
          <w:rFonts w:hAnsi="宋体" w:cs="宋体" w:hint="eastAsia"/>
          <w:sz w:val="24"/>
          <w:szCs w:val="24"/>
        </w:rPr>
        <w:t xml:space="preserve">                       （盖章及签署）：</w:t>
      </w:r>
      <w:r w:rsidRPr="005030FD">
        <w:rPr>
          <w:rFonts w:hAnsi="宋体" w:cs="宋体" w:hint="eastAsia"/>
          <w:sz w:val="24"/>
          <w:szCs w:val="24"/>
        </w:rPr>
        <w:t xml:space="preserve">　</w:t>
      </w:r>
    </w:p>
    <w:p w:rsidR="001D6399" w:rsidRDefault="001D6399" w:rsidP="001D6399">
      <w:pPr>
        <w:pStyle w:val="a3"/>
        <w:spacing w:line="720" w:lineRule="exact"/>
        <w:rPr>
          <w:rFonts w:hAnsi="宋体" w:cs="宋体" w:hint="eastAsia"/>
          <w:sz w:val="24"/>
          <w:szCs w:val="24"/>
        </w:rPr>
      </w:pPr>
    </w:p>
    <w:p w:rsidR="001D6399" w:rsidRPr="005030FD" w:rsidRDefault="001D6399" w:rsidP="001D6399">
      <w:pPr>
        <w:pStyle w:val="a3"/>
        <w:spacing w:line="720" w:lineRule="exact"/>
        <w:rPr>
          <w:rFonts w:hAnsi="宋体" w:cs="宋体" w:hint="eastAsia"/>
          <w:sz w:val="24"/>
          <w:szCs w:val="24"/>
        </w:rPr>
      </w:pPr>
      <w:r w:rsidRPr="005030FD">
        <w:rPr>
          <w:rFonts w:hAnsi="宋体" w:cs="宋体" w:hint="eastAsia"/>
          <w:sz w:val="24"/>
          <w:szCs w:val="24"/>
        </w:rPr>
        <w:t>地址：                                   地址：</w:t>
      </w:r>
    </w:p>
    <w:p w:rsidR="001D6399" w:rsidRPr="005030FD" w:rsidRDefault="001D6399" w:rsidP="001D6399">
      <w:pPr>
        <w:pStyle w:val="a3"/>
        <w:spacing w:line="720" w:lineRule="exact"/>
        <w:rPr>
          <w:rFonts w:hAnsi="宋体" w:cs="宋体" w:hint="eastAsia"/>
          <w:sz w:val="24"/>
          <w:szCs w:val="24"/>
        </w:rPr>
      </w:pPr>
      <w:r w:rsidRPr="005030FD">
        <w:rPr>
          <w:rFonts w:hAnsi="宋体" w:cs="宋体" w:hint="eastAsia"/>
          <w:sz w:val="24"/>
          <w:szCs w:val="24"/>
        </w:rPr>
        <w:t>电话：　                                 电话：</w:t>
      </w:r>
    </w:p>
    <w:p w:rsidR="001D6399" w:rsidRPr="005030FD" w:rsidRDefault="001D6399" w:rsidP="001D6399">
      <w:pPr>
        <w:pStyle w:val="a3"/>
        <w:spacing w:line="720" w:lineRule="exact"/>
        <w:rPr>
          <w:rFonts w:hAnsi="宋体" w:cs="宋体" w:hint="eastAsia"/>
          <w:sz w:val="24"/>
          <w:szCs w:val="24"/>
        </w:rPr>
      </w:pPr>
      <w:r>
        <w:rPr>
          <w:rFonts w:hAnsi="宋体" w:cs="宋体" w:hint="eastAsia"/>
          <w:sz w:val="24"/>
          <w:szCs w:val="24"/>
        </w:rPr>
        <w:t>日期</w:t>
      </w:r>
      <w:r w:rsidRPr="005030FD">
        <w:rPr>
          <w:rFonts w:hAnsi="宋体" w:cs="宋体" w:hint="eastAsia"/>
          <w:sz w:val="24"/>
          <w:szCs w:val="24"/>
        </w:rPr>
        <w:t xml:space="preserve">:                                    </w:t>
      </w:r>
      <w:r>
        <w:rPr>
          <w:rFonts w:hAnsi="宋体" w:cs="宋体" w:hint="eastAsia"/>
          <w:sz w:val="24"/>
          <w:szCs w:val="24"/>
        </w:rPr>
        <w:t>日期</w:t>
      </w:r>
      <w:r w:rsidRPr="005030FD">
        <w:rPr>
          <w:rFonts w:hAnsi="宋体" w:cs="宋体" w:hint="eastAsia"/>
          <w:sz w:val="24"/>
          <w:szCs w:val="24"/>
        </w:rPr>
        <w:t>:</w:t>
      </w:r>
    </w:p>
    <w:p w:rsidR="00984791" w:rsidRPr="005030FD" w:rsidRDefault="00984791" w:rsidP="004C74D6">
      <w:pPr>
        <w:pStyle w:val="a3"/>
        <w:snapToGrid w:val="0"/>
        <w:spacing w:line="500" w:lineRule="exact"/>
        <w:ind w:firstLine="482"/>
        <w:rPr>
          <w:rFonts w:hAnsi="宋体" w:cs="宋体" w:hint="eastAsia"/>
          <w:sz w:val="24"/>
          <w:szCs w:val="24"/>
        </w:rPr>
      </w:pPr>
    </w:p>
    <w:p w:rsidR="00DC4B0C" w:rsidRPr="005030FD" w:rsidRDefault="00DC4B0C" w:rsidP="00717C76">
      <w:pPr>
        <w:spacing w:line="500" w:lineRule="exact"/>
        <w:rPr>
          <w:rFonts w:ascii="宋体" w:eastAsia="宋体" w:hAnsi="宋体"/>
        </w:rPr>
      </w:pPr>
    </w:p>
    <w:sectPr w:rsidR="00DC4B0C" w:rsidRPr="005030FD">
      <w:headerReference w:type="default" r:id="rId7"/>
      <w:footerReference w:type="even" r:id="rId8"/>
      <w:footerReference w:type="default" r:id="rI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E6D2E" w:rsidRDefault="001E6D2E">
      <w:r>
        <w:separator/>
      </w:r>
    </w:p>
  </w:endnote>
  <w:endnote w:type="continuationSeparator" w:id="0">
    <w:p w:rsidR="001E6D2E" w:rsidRDefault="001E6D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MingLiU">
    <w:panose1 w:val="02010609000101010101"/>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PMingLiU">
    <w:panose1 w:val="02010601000101010101"/>
    <w:charset w:val="88"/>
    <w:family w:val="roman"/>
    <w:pitch w:val="variable"/>
    <w:sig w:usb0="A00002FF" w:usb1="28CFFCFA" w:usb2="00000016" w:usb3="00000000" w:csb0="001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369BE" w:rsidRDefault="00E369BE" w:rsidP="00FA6B2B">
    <w:pPr>
      <w:pStyle w:val="a7"/>
      <w:framePr w:wrap="around" w:vAnchor="text" w:hAnchor="margin" w:xAlign="center" w:y="1"/>
      <w:rPr>
        <w:rStyle w:val="a8"/>
      </w:rPr>
    </w:pPr>
    <w:r>
      <w:rPr>
        <w:rStyle w:val="a8"/>
      </w:rPr>
      <w:fldChar w:fldCharType="begin"/>
    </w:r>
    <w:r>
      <w:rPr>
        <w:rStyle w:val="a8"/>
      </w:rPr>
      <w:instrText xml:space="preserve">PAGE  </w:instrText>
    </w:r>
    <w:r>
      <w:rPr>
        <w:rStyle w:val="a8"/>
      </w:rPr>
      <w:fldChar w:fldCharType="end"/>
    </w:r>
  </w:p>
  <w:p w:rsidR="00E369BE" w:rsidRDefault="00E369BE">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369BE" w:rsidRDefault="00E369BE" w:rsidP="00FA6B2B">
    <w:pPr>
      <w:pStyle w:val="a7"/>
      <w:framePr w:wrap="around" w:vAnchor="text" w:hAnchor="margin" w:xAlign="center" w:y="1"/>
      <w:rPr>
        <w:rStyle w:val="a8"/>
      </w:rPr>
    </w:pPr>
    <w:r>
      <w:rPr>
        <w:rStyle w:val="a8"/>
      </w:rPr>
      <w:fldChar w:fldCharType="begin"/>
    </w:r>
    <w:r>
      <w:rPr>
        <w:rStyle w:val="a8"/>
      </w:rPr>
      <w:instrText xml:space="preserve">PAGE  </w:instrText>
    </w:r>
    <w:r>
      <w:rPr>
        <w:rStyle w:val="a8"/>
      </w:rPr>
      <w:fldChar w:fldCharType="separate"/>
    </w:r>
    <w:r>
      <w:rPr>
        <w:rStyle w:val="a8"/>
        <w:noProof/>
      </w:rPr>
      <w:t>7</w:t>
    </w:r>
    <w:r>
      <w:rPr>
        <w:rStyle w:val="a8"/>
      </w:rPr>
      <w:fldChar w:fldCharType="end"/>
    </w:r>
  </w:p>
  <w:p w:rsidR="00E369BE" w:rsidRDefault="00E369BE">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E6D2E" w:rsidRDefault="001E6D2E">
      <w:r>
        <w:separator/>
      </w:r>
    </w:p>
  </w:footnote>
  <w:footnote w:type="continuationSeparator" w:id="0">
    <w:p w:rsidR="001E6D2E" w:rsidRDefault="001E6D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369BE" w:rsidRDefault="00E369BE">
    <w:pPr>
      <w:pStyle w:val="a9"/>
    </w:pPr>
    <w:r>
      <w:rPr>
        <w:rFonts w:ascii="宋体" w:eastAsia="宋体" w:hAnsi="宋体" w:hint="eastAsia"/>
        <w:lang w:eastAsia="zh-CN"/>
      </w:rPr>
      <w:t>建筑研发中心合同标准稿</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B624A"/>
    <w:multiLevelType w:val="multilevel"/>
    <w:tmpl w:val="67CA3D82"/>
    <w:lvl w:ilvl="0">
      <w:start w:val="4"/>
      <w:numFmt w:val="decimal"/>
      <w:lvlText w:val="%1."/>
      <w:lvlJc w:val="left"/>
      <w:pPr>
        <w:tabs>
          <w:tab w:val="num" w:pos="1134"/>
        </w:tabs>
        <w:ind w:left="1134" w:hanging="1134"/>
      </w:pPr>
      <w:rPr>
        <w:rFonts w:ascii="Arial" w:hAnsi="Arial" w:hint="default"/>
        <w:sz w:val="20"/>
        <w:u w:val="none"/>
      </w:rPr>
    </w:lvl>
    <w:lvl w:ilvl="1">
      <w:start w:val="2"/>
      <w:numFmt w:val="decimal"/>
      <w:lvlText w:val="%1.%2"/>
      <w:lvlJc w:val="left"/>
      <w:pPr>
        <w:tabs>
          <w:tab w:val="num" w:pos="1134"/>
        </w:tabs>
        <w:ind w:left="1134" w:hanging="1134"/>
      </w:pPr>
      <w:rPr>
        <w:rFonts w:ascii="Arial" w:hAnsi="Arial" w:hint="default"/>
        <w:sz w:val="20"/>
        <w:u w:val="none"/>
      </w:rPr>
    </w:lvl>
    <w:lvl w:ilvl="2">
      <w:start w:val="1"/>
      <w:numFmt w:val="decimal"/>
      <w:lvlText w:val="%1.%2.%3"/>
      <w:lvlJc w:val="left"/>
      <w:pPr>
        <w:tabs>
          <w:tab w:val="num" w:pos="1854"/>
        </w:tabs>
        <w:ind w:left="1854" w:hanging="1134"/>
      </w:pPr>
      <w:rPr>
        <w:rFonts w:ascii="Arial" w:hAnsi="Arial" w:hint="default"/>
        <w:sz w:val="20"/>
        <w:u w:val="none"/>
      </w:rPr>
    </w:lvl>
    <w:lvl w:ilvl="3">
      <w:start w:val="1"/>
      <w:numFmt w:val="none"/>
      <w:lvlText w:val="%4."/>
      <w:lvlJc w:val="left"/>
      <w:pPr>
        <w:tabs>
          <w:tab w:val="num" w:pos="1494"/>
        </w:tabs>
        <w:ind w:left="1134" w:firstLine="0"/>
      </w:pPr>
      <w:rPr>
        <w:rFonts w:hint="eastAsia"/>
        <w:u w:val="none"/>
      </w:rPr>
    </w:lvl>
    <w:lvl w:ilvl="4">
      <w:start w:val="1"/>
      <w:numFmt w:val="lowerLetter"/>
      <w:lvlText w:val="%5."/>
      <w:lvlJc w:val="left"/>
      <w:pPr>
        <w:tabs>
          <w:tab w:val="num" w:pos="1134"/>
        </w:tabs>
        <w:ind w:left="1134" w:hanging="1134"/>
      </w:pPr>
      <w:rPr>
        <w:rFonts w:hint="eastAsia"/>
      </w:rPr>
    </w:lvl>
    <w:lvl w:ilvl="5">
      <w:start w:val="1"/>
      <w:numFmt w:val="lowerLetter"/>
      <w:lvlText w:val="%6."/>
      <w:lvlJc w:val="left"/>
      <w:pPr>
        <w:tabs>
          <w:tab w:val="num" w:pos="2160"/>
        </w:tabs>
        <w:ind w:left="2160" w:hanging="360"/>
      </w:pPr>
      <w:rPr>
        <w:rFonts w:hint="eastAsia"/>
      </w:rPr>
    </w:lvl>
    <w:lvl w:ilvl="6">
      <w:start w:val="1"/>
      <w:numFmt w:val="lowerRoman"/>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1" w15:restartNumberingAfterBreak="0">
    <w:nsid w:val="0AA9382C"/>
    <w:multiLevelType w:val="multilevel"/>
    <w:tmpl w:val="83F0EC04"/>
    <w:lvl w:ilvl="0">
      <w:start w:val="1"/>
      <w:numFmt w:val="decimal"/>
      <w:lvlText w:val="%1."/>
      <w:lvlJc w:val="left"/>
      <w:pPr>
        <w:tabs>
          <w:tab w:val="num" w:pos="1134"/>
        </w:tabs>
        <w:ind w:left="1134" w:hanging="1134"/>
      </w:pPr>
      <w:rPr>
        <w:rFonts w:ascii="Arial" w:hAnsi="Arial" w:hint="default"/>
        <w:sz w:val="20"/>
        <w:u w:val="none"/>
      </w:rPr>
    </w:lvl>
    <w:lvl w:ilvl="1">
      <w:start w:val="4"/>
      <w:numFmt w:val="decimal"/>
      <w:lvlText w:val="%1.%2"/>
      <w:lvlJc w:val="left"/>
      <w:pPr>
        <w:tabs>
          <w:tab w:val="num" w:pos="1134"/>
        </w:tabs>
        <w:ind w:left="1134" w:hanging="1134"/>
      </w:pPr>
      <w:rPr>
        <w:rFonts w:ascii="Arial" w:hAnsi="Arial" w:hint="default"/>
        <w:sz w:val="20"/>
        <w:u w:val="none"/>
      </w:rPr>
    </w:lvl>
    <w:lvl w:ilvl="2">
      <w:start w:val="1"/>
      <w:numFmt w:val="decimal"/>
      <w:lvlText w:val="%1.%2.%3"/>
      <w:lvlJc w:val="left"/>
      <w:pPr>
        <w:tabs>
          <w:tab w:val="num" w:pos="1134"/>
        </w:tabs>
        <w:ind w:left="1134" w:hanging="1134"/>
      </w:pPr>
      <w:rPr>
        <w:rFonts w:ascii="Arial" w:hAnsi="Arial" w:hint="default"/>
        <w:sz w:val="20"/>
        <w:u w:val="none"/>
      </w:rPr>
    </w:lvl>
    <w:lvl w:ilvl="3">
      <w:start w:val="1"/>
      <w:numFmt w:val="none"/>
      <w:lvlText w:val="%4."/>
      <w:lvlJc w:val="left"/>
      <w:pPr>
        <w:tabs>
          <w:tab w:val="num" w:pos="1494"/>
        </w:tabs>
        <w:ind w:left="1134" w:firstLine="0"/>
      </w:pPr>
      <w:rPr>
        <w:rFonts w:hint="eastAsia"/>
        <w:u w:val="none"/>
      </w:rPr>
    </w:lvl>
    <w:lvl w:ilvl="4">
      <w:start w:val="1"/>
      <w:numFmt w:val="lowerLetter"/>
      <w:lvlText w:val="%5."/>
      <w:lvlJc w:val="left"/>
      <w:pPr>
        <w:tabs>
          <w:tab w:val="num" w:pos="1134"/>
        </w:tabs>
        <w:ind w:left="1134" w:hanging="1134"/>
      </w:pPr>
      <w:rPr>
        <w:rFonts w:hint="eastAsia"/>
      </w:rPr>
    </w:lvl>
    <w:lvl w:ilvl="5">
      <w:start w:val="1"/>
      <w:numFmt w:val="lowerLetter"/>
      <w:lvlText w:val="%6."/>
      <w:lvlJc w:val="left"/>
      <w:pPr>
        <w:tabs>
          <w:tab w:val="num" w:pos="2160"/>
        </w:tabs>
        <w:ind w:left="2160" w:hanging="360"/>
      </w:pPr>
      <w:rPr>
        <w:rFonts w:hint="eastAsia"/>
      </w:rPr>
    </w:lvl>
    <w:lvl w:ilvl="6">
      <w:start w:val="1"/>
      <w:numFmt w:val="lowerRoman"/>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2" w15:restartNumberingAfterBreak="0">
    <w:nsid w:val="19755827"/>
    <w:multiLevelType w:val="hybridMultilevel"/>
    <w:tmpl w:val="2B82934C"/>
    <w:lvl w:ilvl="0" w:tplc="04090001">
      <w:start w:val="1"/>
      <w:numFmt w:val="bullet"/>
      <w:lvlText w:val=""/>
      <w:lvlJc w:val="left"/>
      <w:pPr>
        <w:tabs>
          <w:tab w:val="num" w:pos="902"/>
        </w:tabs>
        <w:ind w:left="902" w:hanging="420"/>
      </w:pPr>
      <w:rPr>
        <w:rFonts w:ascii="Wingdings" w:hAnsi="Wingdings" w:hint="default"/>
      </w:rPr>
    </w:lvl>
    <w:lvl w:ilvl="1" w:tplc="04090003" w:tentative="1">
      <w:start w:val="1"/>
      <w:numFmt w:val="bullet"/>
      <w:lvlText w:val=""/>
      <w:lvlJc w:val="left"/>
      <w:pPr>
        <w:tabs>
          <w:tab w:val="num" w:pos="1322"/>
        </w:tabs>
        <w:ind w:left="1322" w:hanging="420"/>
      </w:pPr>
      <w:rPr>
        <w:rFonts w:ascii="Wingdings" w:hAnsi="Wingdings" w:hint="default"/>
      </w:rPr>
    </w:lvl>
    <w:lvl w:ilvl="2" w:tplc="04090005" w:tentative="1">
      <w:start w:val="1"/>
      <w:numFmt w:val="bullet"/>
      <w:lvlText w:val=""/>
      <w:lvlJc w:val="left"/>
      <w:pPr>
        <w:tabs>
          <w:tab w:val="num" w:pos="1742"/>
        </w:tabs>
        <w:ind w:left="1742" w:hanging="420"/>
      </w:pPr>
      <w:rPr>
        <w:rFonts w:ascii="Wingdings" w:hAnsi="Wingdings" w:hint="default"/>
      </w:rPr>
    </w:lvl>
    <w:lvl w:ilvl="3" w:tplc="04090001" w:tentative="1">
      <w:start w:val="1"/>
      <w:numFmt w:val="bullet"/>
      <w:lvlText w:val=""/>
      <w:lvlJc w:val="left"/>
      <w:pPr>
        <w:tabs>
          <w:tab w:val="num" w:pos="2162"/>
        </w:tabs>
        <w:ind w:left="2162" w:hanging="420"/>
      </w:pPr>
      <w:rPr>
        <w:rFonts w:ascii="Wingdings" w:hAnsi="Wingdings" w:hint="default"/>
      </w:rPr>
    </w:lvl>
    <w:lvl w:ilvl="4" w:tplc="04090003" w:tentative="1">
      <w:start w:val="1"/>
      <w:numFmt w:val="bullet"/>
      <w:lvlText w:val=""/>
      <w:lvlJc w:val="left"/>
      <w:pPr>
        <w:tabs>
          <w:tab w:val="num" w:pos="2582"/>
        </w:tabs>
        <w:ind w:left="2582" w:hanging="420"/>
      </w:pPr>
      <w:rPr>
        <w:rFonts w:ascii="Wingdings" w:hAnsi="Wingdings" w:hint="default"/>
      </w:rPr>
    </w:lvl>
    <w:lvl w:ilvl="5" w:tplc="04090005" w:tentative="1">
      <w:start w:val="1"/>
      <w:numFmt w:val="bullet"/>
      <w:lvlText w:val=""/>
      <w:lvlJc w:val="left"/>
      <w:pPr>
        <w:tabs>
          <w:tab w:val="num" w:pos="3002"/>
        </w:tabs>
        <w:ind w:left="3002" w:hanging="420"/>
      </w:pPr>
      <w:rPr>
        <w:rFonts w:ascii="Wingdings" w:hAnsi="Wingdings" w:hint="default"/>
      </w:rPr>
    </w:lvl>
    <w:lvl w:ilvl="6" w:tplc="04090001" w:tentative="1">
      <w:start w:val="1"/>
      <w:numFmt w:val="bullet"/>
      <w:lvlText w:val=""/>
      <w:lvlJc w:val="left"/>
      <w:pPr>
        <w:tabs>
          <w:tab w:val="num" w:pos="3422"/>
        </w:tabs>
        <w:ind w:left="3422" w:hanging="420"/>
      </w:pPr>
      <w:rPr>
        <w:rFonts w:ascii="Wingdings" w:hAnsi="Wingdings" w:hint="default"/>
      </w:rPr>
    </w:lvl>
    <w:lvl w:ilvl="7" w:tplc="04090003" w:tentative="1">
      <w:start w:val="1"/>
      <w:numFmt w:val="bullet"/>
      <w:lvlText w:val=""/>
      <w:lvlJc w:val="left"/>
      <w:pPr>
        <w:tabs>
          <w:tab w:val="num" w:pos="3842"/>
        </w:tabs>
        <w:ind w:left="3842" w:hanging="420"/>
      </w:pPr>
      <w:rPr>
        <w:rFonts w:ascii="Wingdings" w:hAnsi="Wingdings" w:hint="default"/>
      </w:rPr>
    </w:lvl>
    <w:lvl w:ilvl="8" w:tplc="04090005" w:tentative="1">
      <w:start w:val="1"/>
      <w:numFmt w:val="bullet"/>
      <w:lvlText w:val=""/>
      <w:lvlJc w:val="left"/>
      <w:pPr>
        <w:tabs>
          <w:tab w:val="num" w:pos="4262"/>
        </w:tabs>
        <w:ind w:left="4262" w:hanging="420"/>
      </w:pPr>
      <w:rPr>
        <w:rFonts w:ascii="Wingdings" w:hAnsi="Wingdings" w:hint="default"/>
      </w:rPr>
    </w:lvl>
  </w:abstractNum>
  <w:abstractNum w:abstractNumId="3" w15:restartNumberingAfterBreak="0">
    <w:nsid w:val="19981638"/>
    <w:multiLevelType w:val="hybridMultilevel"/>
    <w:tmpl w:val="A07E91CA"/>
    <w:lvl w:ilvl="0" w:tplc="0409000F">
      <w:start w:val="1"/>
      <w:numFmt w:val="decimal"/>
      <w:lvlText w:val="%1."/>
      <w:lvlJc w:val="left"/>
      <w:pPr>
        <w:tabs>
          <w:tab w:val="num" w:pos="720"/>
        </w:tabs>
        <w:ind w:left="720" w:hanging="360"/>
      </w:pPr>
    </w:lvl>
    <w:lvl w:ilvl="1" w:tplc="97D680CE">
      <w:start w:val="1"/>
      <w:numFmt w:val="decimal"/>
      <w:lvlText w:val="%2."/>
      <w:lvlJc w:val="left"/>
      <w:pPr>
        <w:tabs>
          <w:tab w:val="num" w:pos="1531"/>
        </w:tabs>
        <w:ind w:left="1474" w:hanging="394"/>
      </w:pPr>
      <w:rPr>
        <w:rFonts w:hint="eastAsia"/>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C2C78C6"/>
    <w:multiLevelType w:val="hybridMultilevel"/>
    <w:tmpl w:val="7AA8DCAA"/>
    <w:lvl w:ilvl="0" w:tplc="C192808E">
      <w:start w:val="1"/>
      <w:numFmt w:val="ideographDigital"/>
      <w:lvlText w:val="%1."/>
      <w:lvlJc w:val="left"/>
      <w:pPr>
        <w:tabs>
          <w:tab w:val="num" w:pos="1615"/>
        </w:tabs>
        <w:ind w:left="1615" w:hanging="480"/>
      </w:pPr>
      <w:rPr>
        <w:rFonts w:eastAsia="宋体" w:hint="eastAsia"/>
      </w:rPr>
    </w:lvl>
    <w:lvl w:ilvl="1" w:tplc="04090019" w:tentative="1">
      <w:start w:val="1"/>
      <w:numFmt w:val="ideographTraditional"/>
      <w:lvlText w:val="%2、"/>
      <w:lvlJc w:val="left"/>
      <w:pPr>
        <w:tabs>
          <w:tab w:val="num" w:pos="2095"/>
        </w:tabs>
        <w:ind w:left="2095" w:hanging="480"/>
      </w:pPr>
    </w:lvl>
    <w:lvl w:ilvl="2" w:tplc="0409001B" w:tentative="1">
      <w:start w:val="1"/>
      <w:numFmt w:val="lowerRoman"/>
      <w:lvlText w:val="%3."/>
      <w:lvlJc w:val="right"/>
      <w:pPr>
        <w:tabs>
          <w:tab w:val="num" w:pos="2575"/>
        </w:tabs>
        <w:ind w:left="2575" w:hanging="480"/>
      </w:pPr>
    </w:lvl>
    <w:lvl w:ilvl="3" w:tplc="0409000F" w:tentative="1">
      <w:start w:val="1"/>
      <w:numFmt w:val="decimal"/>
      <w:lvlText w:val="%4."/>
      <w:lvlJc w:val="left"/>
      <w:pPr>
        <w:tabs>
          <w:tab w:val="num" w:pos="3055"/>
        </w:tabs>
        <w:ind w:left="3055" w:hanging="480"/>
      </w:pPr>
    </w:lvl>
    <w:lvl w:ilvl="4" w:tplc="04090019" w:tentative="1">
      <w:start w:val="1"/>
      <w:numFmt w:val="ideographTraditional"/>
      <w:lvlText w:val="%5、"/>
      <w:lvlJc w:val="left"/>
      <w:pPr>
        <w:tabs>
          <w:tab w:val="num" w:pos="3535"/>
        </w:tabs>
        <w:ind w:left="3535" w:hanging="480"/>
      </w:pPr>
    </w:lvl>
    <w:lvl w:ilvl="5" w:tplc="0409001B" w:tentative="1">
      <w:start w:val="1"/>
      <w:numFmt w:val="lowerRoman"/>
      <w:lvlText w:val="%6."/>
      <w:lvlJc w:val="right"/>
      <w:pPr>
        <w:tabs>
          <w:tab w:val="num" w:pos="4015"/>
        </w:tabs>
        <w:ind w:left="4015" w:hanging="480"/>
      </w:pPr>
    </w:lvl>
    <w:lvl w:ilvl="6" w:tplc="0409000F" w:tentative="1">
      <w:start w:val="1"/>
      <w:numFmt w:val="decimal"/>
      <w:lvlText w:val="%7."/>
      <w:lvlJc w:val="left"/>
      <w:pPr>
        <w:tabs>
          <w:tab w:val="num" w:pos="4495"/>
        </w:tabs>
        <w:ind w:left="4495" w:hanging="480"/>
      </w:pPr>
    </w:lvl>
    <w:lvl w:ilvl="7" w:tplc="04090019" w:tentative="1">
      <w:start w:val="1"/>
      <w:numFmt w:val="ideographTraditional"/>
      <w:lvlText w:val="%8、"/>
      <w:lvlJc w:val="left"/>
      <w:pPr>
        <w:tabs>
          <w:tab w:val="num" w:pos="4975"/>
        </w:tabs>
        <w:ind w:left="4975" w:hanging="480"/>
      </w:pPr>
    </w:lvl>
    <w:lvl w:ilvl="8" w:tplc="0409001B" w:tentative="1">
      <w:start w:val="1"/>
      <w:numFmt w:val="lowerRoman"/>
      <w:lvlText w:val="%9."/>
      <w:lvlJc w:val="right"/>
      <w:pPr>
        <w:tabs>
          <w:tab w:val="num" w:pos="5455"/>
        </w:tabs>
        <w:ind w:left="5455" w:hanging="480"/>
      </w:pPr>
    </w:lvl>
  </w:abstractNum>
  <w:abstractNum w:abstractNumId="5" w15:restartNumberingAfterBreak="0">
    <w:nsid w:val="20504B85"/>
    <w:multiLevelType w:val="hybridMultilevel"/>
    <w:tmpl w:val="0E16D3B8"/>
    <w:lvl w:ilvl="0" w:tplc="DCB0DB1A">
      <w:start w:val="6"/>
      <w:numFmt w:val="japaneseCounting"/>
      <w:lvlText w:val="第%1条"/>
      <w:lvlJc w:val="left"/>
      <w:pPr>
        <w:tabs>
          <w:tab w:val="num" w:pos="1260"/>
        </w:tabs>
        <w:ind w:left="1260" w:hanging="84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6" w15:restartNumberingAfterBreak="0">
    <w:nsid w:val="258F2075"/>
    <w:multiLevelType w:val="multilevel"/>
    <w:tmpl w:val="9410C186"/>
    <w:lvl w:ilvl="0">
      <w:start w:val="3"/>
      <w:numFmt w:val="decimal"/>
      <w:lvlText w:val="%1."/>
      <w:lvlJc w:val="left"/>
      <w:pPr>
        <w:tabs>
          <w:tab w:val="num" w:pos="1134"/>
        </w:tabs>
        <w:ind w:left="1134" w:hanging="1134"/>
      </w:pPr>
      <w:rPr>
        <w:rFonts w:ascii="Arial" w:hAnsi="Arial" w:hint="default"/>
        <w:sz w:val="20"/>
        <w:u w:val="none"/>
      </w:rPr>
    </w:lvl>
    <w:lvl w:ilvl="1">
      <w:start w:val="1"/>
      <w:numFmt w:val="decimal"/>
      <w:lvlText w:val="%1.%2"/>
      <w:lvlJc w:val="left"/>
      <w:pPr>
        <w:tabs>
          <w:tab w:val="num" w:pos="1134"/>
        </w:tabs>
        <w:ind w:left="1134" w:hanging="1134"/>
      </w:pPr>
      <w:rPr>
        <w:rFonts w:ascii="Arial" w:hAnsi="Arial" w:hint="default"/>
        <w:sz w:val="20"/>
        <w:u w:val="none"/>
      </w:rPr>
    </w:lvl>
    <w:lvl w:ilvl="2">
      <w:start w:val="1"/>
      <w:numFmt w:val="decimal"/>
      <w:lvlText w:val="%1.%2.%3"/>
      <w:lvlJc w:val="left"/>
      <w:pPr>
        <w:tabs>
          <w:tab w:val="num" w:pos="1134"/>
        </w:tabs>
        <w:ind w:left="1134" w:hanging="1134"/>
      </w:pPr>
      <w:rPr>
        <w:rFonts w:ascii="Arial" w:hAnsi="Arial" w:hint="default"/>
        <w:sz w:val="20"/>
        <w:u w:val="none"/>
      </w:rPr>
    </w:lvl>
    <w:lvl w:ilvl="3">
      <w:start w:val="1"/>
      <w:numFmt w:val="none"/>
      <w:lvlText w:val="%4."/>
      <w:lvlJc w:val="left"/>
      <w:pPr>
        <w:tabs>
          <w:tab w:val="num" w:pos="1494"/>
        </w:tabs>
        <w:ind w:left="1134" w:firstLine="0"/>
      </w:pPr>
      <w:rPr>
        <w:rFonts w:hint="eastAsia"/>
        <w:u w:val="none"/>
      </w:rPr>
    </w:lvl>
    <w:lvl w:ilvl="4">
      <w:start w:val="1"/>
      <w:numFmt w:val="lowerLetter"/>
      <w:lvlText w:val="%5."/>
      <w:lvlJc w:val="left"/>
      <w:pPr>
        <w:tabs>
          <w:tab w:val="num" w:pos="1134"/>
        </w:tabs>
        <w:ind w:left="1134" w:hanging="1134"/>
      </w:pPr>
      <w:rPr>
        <w:rFonts w:hint="eastAsia"/>
      </w:rPr>
    </w:lvl>
    <w:lvl w:ilvl="5">
      <w:start w:val="1"/>
      <w:numFmt w:val="lowerLetter"/>
      <w:lvlText w:val="%6."/>
      <w:lvlJc w:val="left"/>
      <w:pPr>
        <w:tabs>
          <w:tab w:val="num" w:pos="2160"/>
        </w:tabs>
        <w:ind w:left="2160" w:hanging="360"/>
      </w:pPr>
      <w:rPr>
        <w:rFonts w:hint="eastAsia"/>
      </w:rPr>
    </w:lvl>
    <w:lvl w:ilvl="6">
      <w:start w:val="1"/>
      <w:numFmt w:val="lowerRoman"/>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7" w15:restartNumberingAfterBreak="0">
    <w:nsid w:val="29E622EB"/>
    <w:multiLevelType w:val="hybridMultilevel"/>
    <w:tmpl w:val="8ECCA78E"/>
    <w:lvl w:ilvl="0" w:tplc="0409000F">
      <w:start w:val="1"/>
      <w:numFmt w:val="decimal"/>
      <w:lvlText w:val="%1."/>
      <w:lvlJc w:val="left"/>
      <w:pPr>
        <w:tabs>
          <w:tab w:val="num" w:pos="720"/>
        </w:tabs>
        <w:ind w:left="720" w:hanging="360"/>
      </w:pPr>
    </w:lvl>
    <w:lvl w:ilvl="1" w:tplc="97D680CE">
      <w:start w:val="1"/>
      <w:numFmt w:val="decimal"/>
      <w:lvlText w:val="%2."/>
      <w:lvlJc w:val="left"/>
      <w:pPr>
        <w:tabs>
          <w:tab w:val="num" w:pos="1531"/>
        </w:tabs>
        <w:ind w:left="1474" w:hanging="394"/>
      </w:pPr>
      <w:rPr>
        <w:rFonts w:hint="eastAsia"/>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2F9A65A6"/>
    <w:multiLevelType w:val="multilevel"/>
    <w:tmpl w:val="63728EB4"/>
    <w:lvl w:ilvl="0">
      <w:start w:val="4"/>
      <w:numFmt w:val="decimal"/>
      <w:lvlText w:val="%1."/>
      <w:lvlJc w:val="left"/>
      <w:pPr>
        <w:tabs>
          <w:tab w:val="num" w:pos="1134"/>
        </w:tabs>
        <w:ind w:left="1134" w:hanging="1134"/>
      </w:pPr>
      <w:rPr>
        <w:rFonts w:ascii="Arial" w:hAnsi="Arial" w:hint="default"/>
        <w:sz w:val="20"/>
        <w:u w:val="none"/>
      </w:rPr>
    </w:lvl>
    <w:lvl w:ilvl="1">
      <w:start w:val="4"/>
      <w:numFmt w:val="decimal"/>
      <w:lvlText w:val="%1.%2"/>
      <w:lvlJc w:val="left"/>
      <w:pPr>
        <w:tabs>
          <w:tab w:val="num" w:pos="1134"/>
        </w:tabs>
        <w:ind w:left="1134" w:hanging="1134"/>
      </w:pPr>
      <w:rPr>
        <w:rFonts w:ascii="Arial" w:hAnsi="Arial" w:hint="default"/>
        <w:sz w:val="20"/>
        <w:u w:val="none"/>
      </w:rPr>
    </w:lvl>
    <w:lvl w:ilvl="2">
      <w:start w:val="1"/>
      <w:numFmt w:val="decimal"/>
      <w:lvlText w:val="%1.%2.%3"/>
      <w:lvlJc w:val="left"/>
      <w:pPr>
        <w:tabs>
          <w:tab w:val="num" w:pos="1134"/>
        </w:tabs>
        <w:ind w:left="1134" w:hanging="1134"/>
      </w:pPr>
      <w:rPr>
        <w:rFonts w:ascii="Arial" w:hAnsi="Arial" w:hint="default"/>
        <w:sz w:val="20"/>
        <w:u w:val="none"/>
      </w:rPr>
    </w:lvl>
    <w:lvl w:ilvl="3">
      <w:start w:val="1"/>
      <w:numFmt w:val="none"/>
      <w:lvlText w:val="%4."/>
      <w:lvlJc w:val="left"/>
      <w:pPr>
        <w:tabs>
          <w:tab w:val="num" w:pos="1494"/>
        </w:tabs>
        <w:ind w:left="1134" w:firstLine="0"/>
      </w:pPr>
      <w:rPr>
        <w:rFonts w:hint="eastAsia"/>
        <w:u w:val="none"/>
      </w:rPr>
    </w:lvl>
    <w:lvl w:ilvl="4">
      <w:start w:val="1"/>
      <w:numFmt w:val="lowerLetter"/>
      <w:lvlText w:val="%5."/>
      <w:lvlJc w:val="left"/>
      <w:pPr>
        <w:tabs>
          <w:tab w:val="num" w:pos="1134"/>
        </w:tabs>
        <w:ind w:left="1134" w:hanging="1134"/>
      </w:pPr>
      <w:rPr>
        <w:rFonts w:hint="eastAsia"/>
      </w:rPr>
    </w:lvl>
    <w:lvl w:ilvl="5">
      <w:start w:val="1"/>
      <w:numFmt w:val="lowerLetter"/>
      <w:lvlText w:val="%6."/>
      <w:lvlJc w:val="left"/>
      <w:pPr>
        <w:tabs>
          <w:tab w:val="num" w:pos="2160"/>
        </w:tabs>
        <w:ind w:left="2160" w:hanging="360"/>
      </w:pPr>
      <w:rPr>
        <w:rFonts w:hint="eastAsia"/>
      </w:rPr>
    </w:lvl>
    <w:lvl w:ilvl="6">
      <w:start w:val="1"/>
      <w:numFmt w:val="lowerRoman"/>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9" w15:restartNumberingAfterBreak="0">
    <w:nsid w:val="56BA6FF7"/>
    <w:multiLevelType w:val="multilevel"/>
    <w:tmpl w:val="67CA3D82"/>
    <w:lvl w:ilvl="0">
      <w:start w:val="4"/>
      <w:numFmt w:val="decimal"/>
      <w:lvlText w:val="%1."/>
      <w:lvlJc w:val="left"/>
      <w:pPr>
        <w:tabs>
          <w:tab w:val="num" w:pos="1134"/>
        </w:tabs>
        <w:ind w:left="1134" w:hanging="1134"/>
      </w:pPr>
      <w:rPr>
        <w:rFonts w:ascii="Arial" w:hAnsi="Arial" w:hint="default"/>
        <w:sz w:val="20"/>
        <w:u w:val="none"/>
      </w:rPr>
    </w:lvl>
    <w:lvl w:ilvl="1">
      <w:start w:val="2"/>
      <w:numFmt w:val="decimal"/>
      <w:lvlText w:val="%1.%2"/>
      <w:lvlJc w:val="left"/>
      <w:pPr>
        <w:tabs>
          <w:tab w:val="num" w:pos="1134"/>
        </w:tabs>
        <w:ind w:left="1134" w:hanging="1134"/>
      </w:pPr>
      <w:rPr>
        <w:rFonts w:ascii="Arial" w:hAnsi="Arial" w:hint="default"/>
        <w:sz w:val="20"/>
        <w:u w:val="none"/>
      </w:rPr>
    </w:lvl>
    <w:lvl w:ilvl="2">
      <w:start w:val="1"/>
      <w:numFmt w:val="decimal"/>
      <w:lvlText w:val="%1.%2.%3"/>
      <w:lvlJc w:val="left"/>
      <w:pPr>
        <w:tabs>
          <w:tab w:val="num" w:pos="1854"/>
        </w:tabs>
        <w:ind w:left="1854" w:hanging="1134"/>
      </w:pPr>
      <w:rPr>
        <w:rFonts w:ascii="Arial" w:hAnsi="Arial" w:hint="default"/>
        <w:sz w:val="20"/>
        <w:u w:val="none"/>
      </w:rPr>
    </w:lvl>
    <w:lvl w:ilvl="3">
      <w:start w:val="1"/>
      <w:numFmt w:val="none"/>
      <w:lvlText w:val="%4."/>
      <w:lvlJc w:val="left"/>
      <w:pPr>
        <w:tabs>
          <w:tab w:val="num" w:pos="1494"/>
        </w:tabs>
        <w:ind w:left="1134" w:firstLine="0"/>
      </w:pPr>
      <w:rPr>
        <w:rFonts w:hint="eastAsia"/>
        <w:u w:val="none"/>
      </w:rPr>
    </w:lvl>
    <w:lvl w:ilvl="4">
      <w:start w:val="1"/>
      <w:numFmt w:val="lowerLetter"/>
      <w:lvlText w:val="%5."/>
      <w:lvlJc w:val="left"/>
      <w:pPr>
        <w:tabs>
          <w:tab w:val="num" w:pos="1134"/>
        </w:tabs>
        <w:ind w:left="1134" w:hanging="1134"/>
      </w:pPr>
      <w:rPr>
        <w:rFonts w:hint="eastAsia"/>
      </w:rPr>
    </w:lvl>
    <w:lvl w:ilvl="5">
      <w:start w:val="1"/>
      <w:numFmt w:val="lowerLetter"/>
      <w:lvlText w:val="%6."/>
      <w:lvlJc w:val="left"/>
      <w:pPr>
        <w:tabs>
          <w:tab w:val="num" w:pos="2160"/>
        </w:tabs>
        <w:ind w:left="2160" w:hanging="360"/>
      </w:pPr>
      <w:rPr>
        <w:rFonts w:hint="eastAsia"/>
      </w:rPr>
    </w:lvl>
    <w:lvl w:ilvl="6">
      <w:start w:val="1"/>
      <w:numFmt w:val="lowerRoman"/>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10" w15:restartNumberingAfterBreak="0">
    <w:nsid w:val="67700B8F"/>
    <w:multiLevelType w:val="hybridMultilevel"/>
    <w:tmpl w:val="3BD01430"/>
    <w:lvl w:ilvl="0" w:tplc="04090001">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1" w15:restartNumberingAfterBreak="0">
    <w:nsid w:val="69BB74A8"/>
    <w:multiLevelType w:val="multilevel"/>
    <w:tmpl w:val="67CA3D82"/>
    <w:lvl w:ilvl="0">
      <w:start w:val="4"/>
      <w:numFmt w:val="decimal"/>
      <w:lvlText w:val="%1."/>
      <w:lvlJc w:val="left"/>
      <w:pPr>
        <w:tabs>
          <w:tab w:val="num" w:pos="1134"/>
        </w:tabs>
        <w:ind w:left="1134" w:hanging="1134"/>
      </w:pPr>
      <w:rPr>
        <w:rFonts w:ascii="Arial" w:hAnsi="Arial" w:hint="default"/>
        <w:sz w:val="20"/>
        <w:u w:val="none"/>
      </w:rPr>
    </w:lvl>
    <w:lvl w:ilvl="1">
      <w:start w:val="2"/>
      <w:numFmt w:val="decimal"/>
      <w:lvlText w:val="%1.%2"/>
      <w:lvlJc w:val="left"/>
      <w:pPr>
        <w:tabs>
          <w:tab w:val="num" w:pos="1134"/>
        </w:tabs>
        <w:ind w:left="1134" w:hanging="1134"/>
      </w:pPr>
      <w:rPr>
        <w:rFonts w:ascii="Arial" w:hAnsi="Arial" w:hint="default"/>
        <w:sz w:val="20"/>
        <w:u w:val="none"/>
      </w:rPr>
    </w:lvl>
    <w:lvl w:ilvl="2">
      <w:start w:val="1"/>
      <w:numFmt w:val="decimal"/>
      <w:lvlText w:val="%1.%2.%3"/>
      <w:lvlJc w:val="left"/>
      <w:pPr>
        <w:tabs>
          <w:tab w:val="num" w:pos="1134"/>
        </w:tabs>
        <w:ind w:left="1134" w:hanging="1134"/>
      </w:pPr>
      <w:rPr>
        <w:rFonts w:ascii="Arial" w:hAnsi="Arial" w:hint="default"/>
        <w:sz w:val="20"/>
        <w:u w:val="none"/>
      </w:rPr>
    </w:lvl>
    <w:lvl w:ilvl="3">
      <w:start w:val="1"/>
      <w:numFmt w:val="none"/>
      <w:lvlText w:val="%4."/>
      <w:lvlJc w:val="left"/>
      <w:pPr>
        <w:tabs>
          <w:tab w:val="num" w:pos="1494"/>
        </w:tabs>
        <w:ind w:left="1134" w:firstLine="0"/>
      </w:pPr>
      <w:rPr>
        <w:rFonts w:hint="eastAsia"/>
        <w:u w:val="none"/>
      </w:rPr>
    </w:lvl>
    <w:lvl w:ilvl="4">
      <w:start w:val="1"/>
      <w:numFmt w:val="lowerLetter"/>
      <w:lvlText w:val="%5."/>
      <w:lvlJc w:val="left"/>
      <w:pPr>
        <w:tabs>
          <w:tab w:val="num" w:pos="1134"/>
        </w:tabs>
        <w:ind w:left="1134" w:hanging="1134"/>
      </w:pPr>
      <w:rPr>
        <w:rFonts w:hint="eastAsia"/>
      </w:rPr>
    </w:lvl>
    <w:lvl w:ilvl="5">
      <w:start w:val="1"/>
      <w:numFmt w:val="lowerLetter"/>
      <w:lvlText w:val="%6."/>
      <w:lvlJc w:val="left"/>
      <w:pPr>
        <w:tabs>
          <w:tab w:val="num" w:pos="2160"/>
        </w:tabs>
        <w:ind w:left="2160" w:hanging="360"/>
      </w:pPr>
      <w:rPr>
        <w:rFonts w:hint="eastAsia"/>
      </w:rPr>
    </w:lvl>
    <w:lvl w:ilvl="6">
      <w:start w:val="1"/>
      <w:numFmt w:val="lowerRoman"/>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12" w15:restartNumberingAfterBreak="0">
    <w:nsid w:val="6DE826DB"/>
    <w:multiLevelType w:val="multilevel"/>
    <w:tmpl w:val="12D82650"/>
    <w:lvl w:ilvl="0">
      <w:start w:val="1"/>
      <w:numFmt w:val="decimal"/>
      <w:lvlText w:val="%1."/>
      <w:lvlJc w:val="left"/>
      <w:pPr>
        <w:tabs>
          <w:tab w:val="num" w:pos="1134"/>
        </w:tabs>
        <w:ind w:left="1134" w:hanging="1134"/>
      </w:pPr>
      <w:rPr>
        <w:rFonts w:ascii="Arial" w:hAnsi="Arial" w:hint="default"/>
        <w:sz w:val="20"/>
        <w:u w:val="none"/>
      </w:rPr>
    </w:lvl>
    <w:lvl w:ilvl="1">
      <w:start w:val="1"/>
      <w:numFmt w:val="decimal"/>
      <w:lvlText w:val="%1.%2"/>
      <w:lvlJc w:val="left"/>
      <w:pPr>
        <w:tabs>
          <w:tab w:val="num" w:pos="1134"/>
        </w:tabs>
        <w:ind w:left="1134" w:hanging="1134"/>
      </w:pPr>
      <w:rPr>
        <w:rFonts w:ascii="Arial" w:hAnsi="Arial" w:hint="default"/>
        <w:sz w:val="20"/>
        <w:u w:val="none"/>
      </w:rPr>
    </w:lvl>
    <w:lvl w:ilvl="2">
      <w:start w:val="1"/>
      <w:numFmt w:val="none"/>
      <w:lvlText w:val="4.1.1"/>
      <w:lvlJc w:val="left"/>
      <w:pPr>
        <w:tabs>
          <w:tab w:val="num" w:pos="2268"/>
        </w:tabs>
        <w:ind w:left="2268" w:hanging="1134"/>
      </w:pPr>
      <w:rPr>
        <w:rFonts w:ascii="Arial" w:hAnsi="Arial" w:hint="default"/>
        <w:sz w:val="20"/>
        <w:u w:val="none"/>
      </w:rPr>
    </w:lvl>
    <w:lvl w:ilvl="3">
      <w:start w:val="1"/>
      <w:numFmt w:val="none"/>
      <w:lvlText w:val="%4."/>
      <w:lvlJc w:val="left"/>
      <w:pPr>
        <w:tabs>
          <w:tab w:val="num" w:pos="1531"/>
        </w:tabs>
        <w:ind w:left="1531" w:hanging="397"/>
      </w:pPr>
      <w:rPr>
        <w:rFonts w:hint="eastAsia"/>
        <w:u w:val="none"/>
      </w:rPr>
    </w:lvl>
    <w:lvl w:ilvl="4">
      <w:start w:val="1"/>
      <w:numFmt w:val="lowerLetter"/>
      <w:lvlText w:val="%5."/>
      <w:lvlJc w:val="left"/>
      <w:pPr>
        <w:tabs>
          <w:tab w:val="num" w:pos="1134"/>
        </w:tabs>
        <w:ind w:left="1134" w:hanging="1134"/>
      </w:pPr>
      <w:rPr>
        <w:rFonts w:hint="eastAsia"/>
      </w:rPr>
    </w:lvl>
    <w:lvl w:ilvl="5">
      <w:start w:val="1"/>
      <w:numFmt w:val="lowerLetter"/>
      <w:lvlText w:val="%6."/>
      <w:lvlJc w:val="left"/>
      <w:pPr>
        <w:tabs>
          <w:tab w:val="num" w:pos="2160"/>
        </w:tabs>
        <w:ind w:left="2160" w:hanging="360"/>
      </w:pPr>
      <w:rPr>
        <w:rFonts w:hint="eastAsia"/>
      </w:rPr>
    </w:lvl>
    <w:lvl w:ilvl="6">
      <w:start w:val="1"/>
      <w:numFmt w:val="lowerRoman"/>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13" w15:restartNumberingAfterBreak="0">
    <w:nsid w:val="77734F3D"/>
    <w:multiLevelType w:val="hybridMultilevel"/>
    <w:tmpl w:val="5E3CAA1C"/>
    <w:lvl w:ilvl="0" w:tplc="04090001">
      <w:start w:val="1"/>
      <w:numFmt w:val="bullet"/>
      <w:lvlText w:val=""/>
      <w:lvlJc w:val="left"/>
      <w:pPr>
        <w:tabs>
          <w:tab w:val="num" w:pos="780"/>
        </w:tabs>
        <w:ind w:left="780" w:hanging="420"/>
      </w:pPr>
      <w:rPr>
        <w:rFonts w:ascii="Wingdings" w:hAnsi="Wingdings" w:hint="default"/>
      </w:rPr>
    </w:lvl>
    <w:lvl w:ilvl="1" w:tplc="04090003" w:tentative="1">
      <w:start w:val="1"/>
      <w:numFmt w:val="bullet"/>
      <w:lvlText w:val=""/>
      <w:lvlJc w:val="left"/>
      <w:pPr>
        <w:tabs>
          <w:tab w:val="num" w:pos="1200"/>
        </w:tabs>
        <w:ind w:left="1200" w:hanging="420"/>
      </w:pPr>
      <w:rPr>
        <w:rFonts w:ascii="Wingdings" w:hAnsi="Wingdings" w:hint="default"/>
      </w:rPr>
    </w:lvl>
    <w:lvl w:ilvl="2" w:tplc="04090005" w:tentative="1">
      <w:start w:val="1"/>
      <w:numFmt w:val="bullet"/>
      <w:lvlText w:val=""/>
      <w:lvlJc w:val="left"/>
      <w:pPr>
        <w:tabs>
          <w:tab w:val="num" w:pos="1620"/>
        </w:tabs>
        <w:ind w:left="1620" w:hanging="420"/>
      </w:pPr>
      <w:rPr>
        <w:rFonts w:ascii="Wingdings" w:hAnsi="Wingdings" w:hint="default"/>
      </w:rPr>
    </w:lvl>
    <w:lvl w:ilvl="3" w:tplc="04090001" w:tentative="1">
      <w:start w:val="1"/>
      <w:numFmt w:val="bullet"/>
      <w:lvlText w:val=""/>
      <w:lvlJc w:val="left"/>
      <w:pPr>
        <w:tabs>
          <w:tab w:val="num" w:pos="2040"/>
        </w:tabs>
        <w:ind w:left="2040" w:hanging="420"/>
      </w:pPr>
      <w:rPr>
        <w:rFonts w:ascii="Wingdings" w:hAnsi="Wingdings" w:hint="default"/>
      </w:rPr>
    </w:lvl>
    <w:lvl w:ilvl="4" w:tplc="04090003" w:tentative="1">
      <w:start w:val="1"/>
      <w:numFmt w:val="bullet"/>
      <w:lvlText w:val=""/>
      <w:lvlJc w:val="left"/>
      <w:pPr>
        <w:tabs>
          <w:tab w:val="num" w:pos="2460"/>
        </w:tabs>
        <w:ind w:left="2460" w:hanging="420"/>
      </w:pPr>
      <w:rPr>
        <w:rFonts w:ascii="Wingdings" w:hAnsi="Wingdings" w:hint="default"/>
      </w:rPr>
    </w:lvl>
    <w:lvl w:ilvl="5" w:tplc="04090005" w:tentative="1">
      <w:start w:val="1"/>
      <w:numFmt w:val="bullet"/>
      <w:lvlText w:val=""/>
      <w:lvlJc w:val="left"/>
      <w:pPr>
        <w:tabs>
          <w:tab w:val="num" w:pos="2880"/>
        </w:tabs>
        <w:ind w:left="2880" w:hanging="420"/>
      </w:pPr>
      <w:rPr>
        <w:rFonts w:ascii="Wingdings" w:hAnsi="Wingdings" w:hint="default"/>
      </w:rPr>
    </w:lvl>
    <w:lvl w:ilvl="6" w:tplc="04090001" w:tentative="1">
      <w:start w:val="1"/>
      <w:numFmt w:val="bullet"/>
      <w:lvlText w:val=""/>
      <w:lvlJc w:val="left"/>
      <w:pPr>
        <w:tabs>
          <w:tab w:val="num" w:pos="3300"/>
        </w:tabs>
        <w:ind w:left="3300" w:hanging="420"/>
      </w:pPr>
      <w:rPr>
        <w:rFonts w:ascii="Wingdings" w:hAnsi="Wingdings" w:hint="default"/>
      </w:rPr>
    </w:lvl>
    <w:lvl w:ilvl="7" w:tplc="04090003" w:tentative="1">
      <w:start w:val="1"/>
      <w:numFmt w:val="bullet"/>
      <w:lvlText w:val=""/>
      <w:lvlJc w:val="left"/>
      <w:pPr>
        <w:tabs>
          <w:tab w:val="num" w:pos="3720"/>
        </w:tabs>
        <w:ind w:left="3720" w:hanging="420"/>
      </w:pPr>
      <w:rPr>
        <w:rFonts w:ascii="Wingdings" w:hAnsi="Wingdings" w:hint="default"/>
      </w:rPr>
    </w:lvl>
    <w:lvl w:ilvl="8" w:tplc="04090005" w:tentative="1">
      <w:start w:val="1"/>
      <w:numFmt w:val="bullet"/>
      <w:lvlText w:val=""/>
      <w:lvlJc w:val="left"/>
      <w:pPr>
        <w:tabs>
          <w:tab w:val="num" w:pos="4140"/>
        </w:tabs>
        <w:ind w:left="4140" w:hanging="420"/>
      </w:pPr>
      <w:rPr>
        <w:rFonts w:ascii="Wingdings" w:hAnsi="Wingdings" w:hint="default"/>
      </w:rPr>
    </w:lvl>
  </w:abstractNum>
  <w:abstractNum w:abstractNumId="14" w15:restartNumberingAfterBreak="0">
    <w:nsid w:val="7E4C023B"/>
    <w:multiLevelType w:val="multilevel"/>
    <w:tmpl w:val="63728EB4"/>
    <w:lvl w:ilvl="0">
      <w:start w:val="4"/>
      <w:numFmt w:val="decimal"/>
      <w:lvlText w:val="%1."/>
      <w:lvlJc w:val="left"/>
      <w:pPr>
        <w:tabs>
          <w:tab w:val="num" w:pos="1134"/>
        </w:tabs>
        <w:ind w:left="1134" w:hanging="1134"/>
      </w:pPr>
      <w:rPr>
        <w:rFonts w:ascii="Arial" w:hAnsi="Arial" w:hint="default"/>
        <w:sz w:val="20"/>
        <w:u w:val="none"/>
      </w:rPr>
    </w:lvl>
    <w:lvl w:ilvl="1">
      <w:start w:val="4"/>
      <w:numFmt w:val="decimal"/>
      <w:lvlText w:val="%1.%2"/>
      <w:lvlJc w:val="left"/>
      <w:pPr>
        <w:tabs>
          <w:tab w:val="num" w:pos="1134"/>
        </w:tabs>
        <w:ind w:left="1134" w:hanging="1134"/>
      </w:pPr>
      <w:rPr>
        <w:rFonts w:ascii="Arial" w:hAnsi="Arial" w:hint="default"/>
        <w:sz w:val="20"/>
        <w:u w:val="none"/>
      </w:rPr>
    </w:lvl>
    <w:lvl w:ilvl="2">
      <w:start w:val="1"/>
      <w:numFmt w:val="decimal"/>
      <w:lvlText w:val="%1.%2.%3"/>
      <w:lvlJc w:val="left"/>
      <w:pPr>
        <w:tabs>
          <w:tab w:val="num" w:pos="1134"/>
        </w:tabs>
        <w:ind w:left="1134" w:hanging="1134"/>
      </w:pPr>
      <w:rPr>
        <w:rFonts w:ascii="Arial" w:hAnsi="Arial" w:hint="default"/>
        <w:sz w:val="20"/>
        <w:u w:val="none"/>
      </w:rPr>
    </w:lvl>
    <w:lvl w:ilvl="3">
      <w:start w:val="1"/>
      <w:numFmt w:val="none"/>
      <w:lvlText w:val="%4."/>
      <w:lvlJc w:val="left"/>
      <w:pPr>
        <w:tabs>
          <w:tab w:val="num" w:pos="1494"/>
        </w:tabs>
        <w:ind w:left="1134" w:firstLine="0"/>
      </w:pPr>
      <w:rPr>
        <w:rFonts w:hint="eastAsia"/>
        <w:u w:val="none"/>
      </w:rPr>
    </w:lvl>
    <w:lvl w:ilvl="4">
      <w:start w:val="1"/>
      <w:numFmt w:val="lowerLetter"/>
      <w:lvlText w:val="%5."/>
      <w:lvlJc w:val="left"/>
      <w:pPr>
        <w:tabs>
          <w:tab w:val="num" w:pos="1134"/>
        </w:tabs>
        <w:ind w:left="1134" w:hanging="1134"/>
      </w:pPr>
      <w:rPr>
        <w:rFonts w:hint="eastAsia"/>
      </w:rPr>
    </w:lvl>
    <w:lvl w:ilvl="5">
      <w:start w:val="1"/>
      <w:numFmt w:val="lowerLetter"/>
      <w:lvlText w:val="%6."/>
      <w:lvlJc w:val="left"/>
      <w:pPr>
        <w:tabs>
          <w:tab w:val="num" w:pos="2160"/>
        </w:tabs>
        <w:ind w:left="2160" w:hanging="360"/>
      </w:pPr>
      <w:rPr>
        <w:rFonts w:hint="eastAsia"/>
      </w:rPr>
    </w:lvl>
    <w:lvl w:ilvl="6">
      <w:start w:val="1"/>
      <w:numFmt w:val="lowerRoman"/>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num w:numId="1" w16cid:durableId="1414813402">
    <w:abstractNumId w:val="3"/>
  </w:num>
  <w:num w:numId="2" w16cid:durableId="565534259">
    <w:abstractNumId w:val="7"/>
  </w:num>
  <w:num w:numId="3" w16cid:durableId="395707861">
    <w:abstractNumId w:val="5"/>
  </w:num>
  <w:num w:numId="4" w16cid:durableId="1523400823">
    <w:abstractNumId w:val="10"/>
  </w:num>
  <w:num w:numId="5" w16cid:durableId="1326129541">
    <w:abstractNumId w:val="2"/>
  </w:num>
  <w:num w:numId="6" w16cid:durableId="414980904">
    <w:abstractNumId w:val="12"/>
  </w:num>
  <w:num w:numId="7" w16cid:durableId="2144999290">
    <w:abstractNumId w:val="0"/>
  </w:num>
  <w:num w:numId="8" w16cid:durableId="1306206106">
    <w:abstractNumId w:val="1"/>
  </w:num>
  <w:num w:numId="9" w16cid:durableId="27803206">
    <w:abstractNumId w:val="8"/>
  </w:num>
  <w:num w:numId="10" w16cid:durableId="1131896690">
    <w:abstractNumId w:val="14"/>
  </w:num>
  <w:num w:numId="11" w16cid:durableId="1890990943">
    <w:abstractNumId w:val="11"/>
  </w:num>
  <w:num w:numId="12" w16cid:durableId="1639728891">
    <w:abstractNumId w:val="9"/>
  </w:num>
  <w:num w:numId="13" w16cid:durableId="1343893550">
    <w:abstractNumId w:val="4"/>
  </w:num>
  <w:num w:numId="14" w16cid:durableId="512380728">
    <w:abstractNumId w:val="13"/>
  </w:num>
  <w:num w:numId="15" w16cid:durableId="173199594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C0955"/>
    <w:rsid w:val="00030BE8"/>
    <w:rsid w:val="00082D47"/>
    <w:rsid w:val="0009257D"/>
    <w:rsid w:val="000A6429"/>
    <w:rsid w:val="000B1327"/>
    <w:rsid w:val="000B4142"/>
    <w:rsid w:val="000B7C5D"/>
    <w:rsid w:val="000C04D0"/>
    <w:rsid w:val="000E4B53"/>
    <w:rsid w:val="000E5D72"/>
    <w:rsid w:val="000E75DB"/>
    <w:rsid w:val="000F0E00"/>
    <w:rsid w:val="000F7243"/>
    <w:rsid w:val="00125EA0"/>
    <w:rsid w:val="001431FE"/>
    <w:rsid w:val="001461A9"/>
    <w:rsid w:val="001567FD"/>
    <w:rsid w:val="0017677D"/>
    <w:rsid w:val="00185F9D"/>
    <w:rsid w:val="001905F8"/>
    <w:rsid w:val="001917A2"/>
    <w:rsid w:val="001967BA"/>
    <w:rsid w:val="00196B94"/>
    <w:rsid w:val="001A6757"/>
    <w:rsid w:val="001B1A83"/>
    <w:rsid w:val="001B5A79"/>
    <w:rsid w:val="001C21D6"/>
    <w:rsid w:val="001D0402"/>
    <w:rsid w:val="001D6399"/>
    <w:rsid w:val="001E6D2E"/>
    <w:rsid w:val="002015AD"/>
    <w:rsid w:val="00214342"/>
    <w:rsid w:val="00220293"/>
    <w:rsid w:val="00225B35"/>
    <w:rsid w:val="00264C4D"/>
    <w:rsid w:val="0029114A"/>
    <w:rsid w:val="002B4188"/>
    <w:rsid w:val="002C1A6B"/>
    <w:rsid w:val="002D1AC5"/>
    <w:rsid w:val="002D6368"/>
    <w:rsid w:val="002E2588"/>
    <w:rsid w:val="00310443"/>
    <w:rsid w:val="00315AFE"/>
    <w:rsid w:val="00324405"/>
    <w:rsid w:val="00362F03"/>
    <w:rsid w:val="00365651"/>
    <w:rsid w:val="00372F54"/>
    <w:rsid w:val="003730EC"/>
    <w:rsid w:val="00387730"/>
    <w:rsid w:val="003A49A4"/>
    <w:rsid w:val="003B5631"/>
    <w:rsid w:val="003C1063"/>
    <w:rsid w:val="003E1009"/>
    <w:rsid w:val="003E11DE"/>
    <w:rsid w:val="003E661F"/>
    <w:rsid w:val="0041389F"/>
    <w:rsid w:val="00416589"/>
    <w:rsid w:val="00417CC4"/>
    <w:rsid w:val="00420992"/>
    <w:rsid w:val="004473AF"/>
    <w:rsid w:val="00477C4E"/>
    <w:rsid w:val="00481770"/>
    <w:rsid w:val="00484A3A"/>
    <w:rsid w:val="004C74D6"/>
    <w:rsid w:val="004E1CA9"/>
    <w:rsid w:val="004E68F8"/>
    <w:rsid w:val="004F4536"/>
    <w:rsid w:val="004F5FA4"/>
    <w:rsid w:val="004F727A"/>
    <w:rsid w:val="00502A30"/>
    <w:rsid w:val="005030FD"/>
    <w:rsid w:val="0050552C"/>
    <w:rsid w:val="0050629E"/>
    <w:rsid w:val="00531A69"/>
    <w:rsid w:val="00573FAE"/>
    <w:rsid w:val="0057579A"/>
    <w:rsid w:val="005858EC"/>
    <w:rsid w:val="00592C1D"/>
    <w:rsid w:val="005A7A91"/>
    <w:rsid w:val="005D3781"/>
    <w:rsid w:val="005D75B3"/>
    <w:rsid w:val="0061228A"/>
    <w:rsid w:val="006159B0"/>
    <w:rsid w:val="00616589"/>
    <w:rsid w:val="00623FEC"/>
    <w:rsid w:val="00634CC9"/>
    <w:rsid w:val="006800DB"/>
    <w:rsid w:val="00683E5F"/>
    <w:rsid w:val="006A7377"/>
    <w:rsid w:val="006A7537"/>
    <w:rsid w:val="006B2E20"/>
    <w:rsid w:val="006C517E"/>
    <w:rsid w:val="006F2C2E"/>
    <w:rsid w:val="007021A8"/>
    <w:rsid w:val="00717C76"/>
    <w:rsid w:val="00742E8A"/>
    <w:rsid w:val="007448CC"/>
    <w:rsid w:val="00751FEB"/>
    <w:rsid w:val="00780FD1"/>
    <w:rsid w:val="007871EA"/>
    <w:rsid w:val="007A3769"/>
    <w:rsid w:val="007C2B31"/>
    <w:rsid w:val="007C3A20"/>
    <w:rsid w:val="007C4C93"/>
    <w:rsid w:val="007D1CA4"/>
    <w:rsid w:val="008255F8"/>
    <w:rsid w:val="008324C4"/>
    <w:rsid w:val="00852B94"/>
    <w:rsid w:val="00864F7E"/>
    <w:rsid w:val="008835F6"/>
    <w:rsid w:val="00883DD8"/>
    <w:rsid w:val="008A0582"/>
    <w:rsid w:val="008B6526"/>
    <w:rsid w:val="008B735E"/>
    <w:rsid w:val="00907924"/>
    <w:rsid w:val="009278F0"/>
    <w:rsid w:val="0094137C"/>
    <w:rsid w:val="00951CFB"/>
    <w:rsid w:val="00956B4C"/>
    <w:rsid w:val="009575A9"/>
    <w:rsid w:val="00962A35"/>
    <w:rsid w:val="00965177"/>
    <w:rsid w:val="00973A05"/>
    <w:rsid w:val="00984791"/>
    <w:rsid w:val="00995FCF"/>
    <w:rsid w:val="009B2405"/>
    <w:rsid w:val="009D23A0"/>
    <w:rsid w:val="009F763A"/>
    <w:rsid w:val="009F796D"/>
    <w:rsid w:val="00A34D83"/>
    <w:rsid w:val="00A35D91"/>
    <w:rsid w:val="00A42F51"/>
    <w:rsid w:val="00A4675A"/>
    <w:rsid w:val="00A57A90"/>
    <w:rsid w:val="00A71F19"/>
    <w:rsid w:val="00A7347E"/>
    <w:rsid w:val="00A806BF"/>
    <w:rsid w:val="00A85480"/>
    <w:rsid w:val="00AA3A46"/>
    <w:rsid w:val="00AB77F1"/>
    <w:rsid w:val="00AE1C8A"/>
    <w:rsid w:val="00AE757C"/>
    <w:rsid w:val="00AF2B80"/>
    <w:rsid w:val="00B00394"/>
    <w:rsid w:val="00B21F69"/>
    <w:rsid w:val="00B31C40"/>
    <w:rsid w:val="00B447A9"/>
    <w:rsid w:val="00B448E2"/>
    <w:rsid w:val="00B57329"/>
    <w:rsid w:val="00B724B9"/>
    <w:rsid w:val="00B81E3D"/>
    <w:rsid w:val="00B84C3D"/>
    <w:rsid w:val="00B867DC"/>
    <w:rsid w:val="00B9009D"/>
    <w:rsid w:val="00BA2744"/>
    <w:rsid w:val="00BB154D"/>
    <w:rsid w:val="00BD357C"/>
    <w:rsid w:val="00BE694E"/>
    <w:rsid w:val="00C233CB"/>
    <w:rsid w:val="00C26B37"/>
    <w:rsid w:val="00C35DA1"/>
    <w:rsid w:val="00C414BC"/>
    <w:rsid w:val="00C66C3E"/>
    <w:rsid w:val="00CA5B58"/>
    <w:rsid w:val="00CD4BBC"/>
    <w:rsid w:val="00CE4272"/>
    <w:rsid w:val="00D24327"/>
    <w:rsid w:val="00D40D3B"/>
    <w:rsid w:val="00D6318F"/>
    <w:rsid w:val="00D73D35"/>
    <w:rsid w:val="00D768E3"/>
    <w:rsid w:val="00D94667"/>
    <w:rsid w:val="00DC4B0C"/>
    <w:rsid w:val="00DD69CB"/>
    <w:rsid w:val="00DE474A"/>
    <w:rsid w:val="00E00834"/>
    <w:rsid w:val="00E03488"/>
    <w:rsid w:val="00E16163"/>
    <w:rsid w:val="00E32C6A"/>
    <w:rsid w:val="00E369BE"/>
    <w:rsid w:val="00E37F3E"/>
    <w:rsid w:val="00E97A79"/>
    <w:rsid w:val="00EA024C"/>
    <w:rsid w:val="00EA6241"/>
    <w:rsid w:val="00EB1D8F"/>
    <w:rsid w:val="00EB4995"/>
    <w:rsid w:val="00ED1B32"/>
    <w:rsid w:val="00F13DFC"/>
    <w:rsid w:val="00F249AF"/>
    <w:rsid w:val="00F258CD"/>
    <w:rsid w:val="00F27464"/>
    <w:rsid w:val="00F46A03"/>
    <w:rsid w:val="00F679E1"/>
    <w:rsid w:val="00F90D60"/>
    <w:rsid w:val="00FA6B2B"/>
    <w:rsid w:val="00FA6CD2"/>
    <w:rsid w:val="00FB4EBD"/>
    <w:rsid w:val="00FC0955"/>
    <w:rsid w:val="00FE10DB"/>
    <w:rsid w:val="00FF2B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hapeDefaults>
    <o:shapedefaults v:ext="edit" spidmax="2050"/>
    <o:shapelayout v:ext="edit">
      <o:idmap v:ext="edit" data="2"/>
    </o:shapelayout>
  </w:shapeDefaults>
  <w:decimalSymbol w:val="."/>
  <w:listSeparator w:val=","/>
  <w15:chartTrackingRefBased/>
  <w15:docId w15:val="{0F1E7C05-AE6A-477F-A16D-CBC70750E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FC0955"/>
    <w:pPr>
      <w:widowControl w:val="0"/>
      <w:adjustRightInd w:val="0"/>
      <w:spacing w:line="360" w:lineRule="atLeast"/>
      <w:textAlignment w:val="baseline"/>
    </w:pPr>
    <w:rPr>
      <w:rFonts w:eastAsia="MingLiU"/>
      <w:sz w:val="24"/>
      <w:lang w:eastAsia="zh-TW"/>
    </w:rPr>
  </w:style>
  <w:style w:type="character" w:default="1" w:styleId="a0">
    <w:name w:val="Default Paragraph Font"/>
    <w:link w:val="CharCharCharCharCharChar"/>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Plain Text"/>
    <w:basedOn w:val="a"/>
    <w:rsid w:val="00220293"/>
    <w:pPr>
      <w:adjustRightInd/>
      <w:spacing w:line="240" w:lineRule="auto"/>
      <w:jc w:val="both"/>
      <w:textAlignment w:val="auto"/>
    </w:pPr>
    <w:rPr>
      <w:rFonts w:ascii="宋体" w:eastAsia="宋体" w:hAnsi="Courier New" w:cs="Courier New"/>
      <w:kern w:val="2"/>
      <w:sz w:val="21"/>
      <w:szCs w:val="21"/>
      <w:lang w:eastAsia="zh-CN"/>
    </w:rPr>
  </w:style>
  <w:style w:type="paragraph" w:styleId="a4">
    <w:name w:val="Body Text"/>
    <w:basedOn w:val="a"/>
    <w:rsid w:val="00E37F3E"/>
    <w:pPr>
      <w:tabs>
        <w:tab w:val="right" w:pos="9240"/>
      </w:tabs>
      <w:spacing w:after="60" w:line="360" w:lineRule="exact"/>
      <w:ind w:right="-5"/>
    </w:pPr>
    <w:rPr>
      <w:rFonts w:ascii="宋体" w:eastAsia="PMingLiU" w:hAnsi="宋体"/>
      <w:sz w:val="26"/>
    </w:rPr>
  </w:style>
  <w:style w:type="paragraph" w:styleId="a5">
    <w:name w:val="Body Text Indent"/>
    <w:basedOn w:val="a"/>
    <w:rsid w:val="00E37F3E"/>
    <w:pPr>
      <w:spacing w:after="120"/>
      <w:ind w:leftChars="200" w:left="420"/>
    </w:pPr>
  </w:style>
  <w:style w:type="paragraph" w:styleId="2">
    <w:name w:val="Body Text First Indent 2"/>
    <w:basedOn w:val="a5"/>
    <w:rsid w:val="00E37F3E"/>
    <w:pPr>
      <w:ind w:leftChars="0" w:left="283" w:firstLine="210"/>
    </w:pPr>
  </w:style>
  <w:style w:type="character" w:customStyle="1" w:styleId="javascript">
    <w:name w:val="javascript"/>
    <w:basedOn w:val="a0"/>
    <w:rsid w:val="00E37F3E"/>
  </w:style>
  <w:style w:type="paragraph" w:styleId="a6">
    <w:name w:val="List"/>
    <w:basedOn w:val="a"/>
    <w:rsid w:val="00E97A79"/>
    <w:pPr>
      <w:ind w:left="283" w:hanging="283"/>
    </w:pPr>
  </w:style>
  <w:style w:type="paragraph" w:styleId="a7">
    <w:name w:val="footer"/>
    <w:basedOn w:val="a"/>
    <w:rsid w:val="00225B35"/>
    <w:pPr>
      <w:tabs>
        <w:tab w:val="center" w:pos="4153"/>
        <w:tab w:val="right" w:pos="8306"/>
      </w:tabs>
      <w:snapToGrid w:val="0"/>
      <w:spacing w:line="240" w:lineRule="atLeast"/>
    </w:pPr>
    <w:rPr>
      <w:sz w:val="18"/>
      <w:szCs w:val="18"/>
    </w:rPr>
  </w:style>
  <w:style w:type="character" w:styleId="a8">
    <w:name w:val="page number"/>
    <w:basedOn w:val="a0"/>
    <w:rsid w:val="00225B35"/>
  </w:style>
  <w:style w:type="paragraph" w:customStyle="1" w:styleId="Body">
    <w:name w:val="Body"/>
    <w:basedOn w:val="a"/>
    <w:rsid w:val="006A7537"/>
    <w:pPr>
      <w:widowControl/>
      <w:adjustRightInd/>
      <w:spacing w:line="260" w:lineRule="atLeast"/>
      <w:textAlignment w:val="auto"/>
    </w:pPr>
    <w:rPr>
      <w:rFonts w:eastAsia="宋体"/>
      <w:sz w:val="22"/>
      <w:lang w:eastAsia="en-US"/>
    </w:rPr>
  </w:style>
  <w:style w:type="paragraph" w:customStyle="1" w:styleId="CharCharCharCharCharChar">
    <w:name w:val=" Char Char Char Char Char Char"/>
    <w:basedOn w:val="a"/>
    <w:link w:val="a0"/>
    <w:rsid w:val="006A7537"/>
    <w:pPr>
      <w:adjustRightInd/>
      <w:spacing w:line="240" w:lineRule="auto"/>
      <w:jc w:val="both"/>
      <w:textAlignment w:val="auto"/>
    </w:pPr>
    <w:rPr>
      <w:rFonts w:ascii="Arial" w:eastAsia="宋体" w:hAnsi="Arial" w:cs="Arial"/>
      <w:kern w:val="2"/>
      <w:sz w:val="20"/>
      <w:lang w:eastAsia="zh-CN"/>
    </w:rPr>
  </w:style>
  <w:style w:type="paragraph" w:styleId="a9">
    <w:name w:val="header"/>
    <w:basedOn w:val="a"/>
    <w:rsid w:val="00D768E3"/>
    <w:pPr>
      <w:pBdr>
        <w:bottom w:val="single" w:sz="6" w:space="1" w:color="auto"/>
      </w:pBdr>
      <w:tabs>
        <w:tab w:val="center" w:pos="4153"/>
        <w:tab w:val="right" w:pos="8306"/>
      </w:tabs>
      <w:snapToGrid w:val="0"/>
      <w:spacing w:line="240" w:lineRule="atLeast"/>
      <w:jc w:val="center"/>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800</Words>
  <Characters>4560</Characters>
  <Application>Microsoft Office Word</Application>
  <DocSecurity>4</DocSecurity>
  <Lines>38</Lines>
  <Paragraphs>10</Paragraphs>
  <ScaleCrop>false</ScaleCrop>
  <Company>仁恒置地集团</Company>
  <LinksUpToDate>false</LinksUpToDate>
  <CharactersWithSpaces>5350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仁恒            项目设计合同</dc:title>
  <dc:subject/>
  <dc:creator>yanlord</dc:creator>
  <cp:keywords/>
  <cp:lastModifiedBy>Administrator</cp:lastModifiedBy>
  <cp:revision>2</cp:revision>
  <cp:lastPrinted>2009-01-07T10:17:00Z</cp:lastPrinted>
  <dcterms:created xsi:type="dcterms:W3CDTF">2026-04-05T07:31:00Z</dcterms:created>
  <dcterms:modified xsi:type="dcterms:W3CDTF">2026-04-05T07:31:00Z</dcterms:modified>
</cp:coreProperties>
</file>