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66F8A5" w14:textId="77777777" w:rsidR="00921674" w:rsidRPr="00FD3F53" w:rsidRDefault="00921674">
      <w:pPr>
        <w:spacing w:line="360" w:lineRule="auto"/>
        <w:jc w:val="center"/>
        <w:rPr>
          <w:rFonts w:ascii="楷体" w:eastAsia="楷体" w:hAnsi="楷体" w:hint="eastAsia"/>
          <w:sz w:val="18"/>
        </w:rPr>
      </w:pPr>
      <w:r w:rsidRPr="00FD3F53">
        <w:rPr>
          <w:rFonts w:ascii="楷体" w:eastAsia="楷体" w:hAnsi="楷体" w:hint="eastAsia"/>
          <w:sz w:val="18"/>
        </w:rPr>
        <w:t xml:space="preserve">                                                                 </w:t>
      </w:r>
    </w:p>
    <w:p w14:paraId="515DBDD6" w14:textId="77777777" w:rsidR="00921674" w:rsidRPr="00FD3F53" w:rsidRDefault="00921674">
      <w:pPr>
        <w:spacing w:line="360" w:lineRule="auto"/>
        <w:jc w:val="center"/>
        <w:rPr>
          <w:rFonts w:ascii="楷体" w:eastAsia="楷体" w:hAnsi="楷体" w:hint="eastAsia"/>
          <w:b/>
          <w:sz w:val="32"/>
        </w:rPr>
      </w:pPr>
      <w:r w:rsidRPr="00FD3F53">
        <w:rPr>
          <w:rFonts w:ascii="楷体" w:eastAsia="楷体" w:hAnsi="楷体" w:hint="eastAsia"/>
          <w:b/>
          <w:sz w:val="32"/>
        </w:rPr>
        <w:t>演员聘用合同书</w:t>
      </w:r>
    </w:p>
    <w:p w14:paraId="1448AA2A" w14:textId="77777777" w:rsidR="00921674" w:rsidRPr="00FD3F53" w:rsidRDefault="00921674">
      <w:pPr>
        <w:spacing w:line="360" w:lineRule="auto"/>
        <w:rPr>
          <w:rFonts w:ascii="楷体" w:eastAsia="楷体" w:hAnsi="楷体" w:hint="eastAsia"/>
          <w:b/>
          <w:sz w:val="24"/>
        </w:rPr>
      </w:pPr>
      <w:r w:rsidRPr="00FD3F53">
        <w:rPr>
          <w:rFonts w:ascii="楷体" w:eastAsia="楷体" w:hAnsi="楷体" w:hint="eastAsia"/>
          <w:b/>
          <w:sz w:val="24"/>
        </w:rPr>
        <w:t>甲方：            剧组</w:t>
      </w:r>
    </w:p>
    <w:p w14:paraId="42B4C48E" w14:textId="77777777" w:rsidR="00921674" w:rsidRPr="00FD3F53" w:rsidRDefault="00921674">
      <w:pPr>
        <w:spacing w:line="360" w:lineRule="auto"/>
        <w:rPr>
          <w:rFonts w:ascii="楷体" w:eastAsia="楷体" w:hAnsi="楷体" w:hint="eastAsia"/>
          <w:bCs/>
          <w:sz w:val="24"/>
        </w:rPr>
      </w:pPr>
      <w:r w:rsidRPr="00FD3F53">
        <w:rPr>
          <w:rFonts w:ascii="楷体" w:eastAsia="楷体" w:hAnsi="楷体" w:hint="eastAsia"/>
          <w:bCs/>
          <w:sz w:val="24"/>
        </w:rPr>
        <w:t>负责人：</w:t>
      </w:r>
    </w:p>
    <w:p w14:paraId="2BE55760" w14:textId="77777777" w:rsidR="00921674" w:rsidRPr="00FD3F53" w:rsidRDefault="00921674">
      <w:pPr>
        <w:spacing w:line="360" w:lineRule="auto"/>
        <w:rPr>
          <w:rFonts w:ascii="楷体" w:eastAsia="楷体" w:hAnsi="楷体" w:hint="eastAsia"/>
          <w:bCs/>
          <w:sz w:val="24"/>
        </w:rPr>
      </w:pPr>
      <w:r w:rsidRPr="00FD3F53">
        <w:rPr>
          <w:rFonts w:ascii="楷体" w:eastAsia="楷体" w:hAnsi="楷体" w:hint="eastAsia"/>
          <w:bCs/>
          <w:sz w:val="24"/>
        </w:rPr>
        <w:t>电话：</w:t>
      </w:r>
    </w:p>
    <w:p w14:paraId="1855C4E9" w14:textId="77777777" w:rsidR="00921674" w:rsidRPr="00FD3F53" w:rsidRDefault="00921674">
      <w:pPr>
        <w:tabs>
          <w:tab w:val="left" w:pos="180"/>
        </w:tabs>
        <w:spacing w:line="360" w:lineRule="auto"/>
        <w:rPr>
          <w:rFonts w:ascii="楷体" w:eastAsia="楷体" w:hAnsi="楷体" w:hint="eastAsia"/>
          <w:sz w:val="24"/>
        </w:rPr>
      </w:pPr>
    </w:p>
    <w:p w14:paraId="2D6FD99D" w14:textId="77777777" w:rsidR="00921674" w:rsidRPr="00FD3F53" w:rsidRDefault="00921674">
      <w:pPr>
        <w:tabs>
          <w:tab w:val="left" w:pos="180"/>
        </w:tabs>
        <w:spacing w:line="360" w:lineRule="auto"/>
        <w:rPr>
          <w:rFonts w:ascii="楷体" w:eastAsia="楷体" w:hAnsi="楷体" w:hint="eastAsia"/>
          <w:b/>
          <w:sz w:val="24"/>
        </w:rPr>
      </w:pPr>
      <w:r w:rsidRPr="00FD3F53">
        <w:rPr>
          <w:rFonts w:ascii="楷体" w:eastAsia="楷体" w:hAnsi="楷体" w:hint="eastAsia"/>
          <w:b/>
          <w:sz w:val="24"/>
        </w:rPr>
        <w:t>乙方：</w:t>
      </w:r>
    </w:p>
    <w:p w14:paraId="36FC3400" w14:textId="77777777" w:rsidR="00921674" w:rsidRPr="00FD3F53" w:rsidRDefault="00921674">
      <w:pPr>
        <w:spacing w:line="360" w:lineRule="auto"/>
        <w:rPr>
          <w:rFonts w:ascii="楷体" w:eastAsia="楷体" w:hAnsi="楷体" w:hint="eastAsia"/>
          <w:sz w:val="24"/>
          <w:szCs w:val="24"/>
        </w:rPr>
      </w:pPr>
      <w:r w:rsidRPr="00FD3F53">
        <w:rPr>
          <w:rFonts w:ascii="楷体" w:eastAsia="楷体" w:hAnsi="楷体" w:hint="eastAsia"/>
          <w:sz w:val="24"/>
          <w:szCs w:val="24"/>
        </w:rPr>
        <w:t>负责人：</w:t>
      </w:r>
    </w:p>
    <w:p w14:paraId="0463C749" w14:textId="77777777" w:rsidR="00921674" w:rsidRPr="00FD3F53" w:rsidRDefault="00921674">
      <w:pPr>
        <w:spacing w:line="360" w:lineRule="auto"/>
        <w:rPr>
          <w:rFonts w:ascii="楷体" w:eastAsia="楷体" w:hAnsi="楷体" w:hint="eastAsia"/>
          <w:sz w:val="24"/>
          <w:szCs w:val="24"/>
        </w:rPr>
      </w:pPr>
      <w:r w:rsidRPr="00FD3F53">
        <w:rPr>
          <w:rFonts w:ascii="楷体" w:eastAsia="楷体" w:hAnsi="楷体" w:hint="eastAsia"/>
          <w:sz w:val="24"/>
          <w:szCs w:val="24"/>
        </w:rPr>
        <w:t xml:space="preserve">地址： </w:t>
      </w:r>
    </w:p>
    <w:p w14:paraId="02E0E27C" w14:textId="77777777" w:rsidR="00921674" w:rsidRPr="00FD3F53" w:rsidRDefault="00921674">
      <w:pPr>
        <w:spacing w:line="360" w:lineRule="auto"/>
        <w:rPr>
          <w:rFonts w:ascii="楷体" w:eastAsia="楷体" w:hAnsi="楷体" w:hint="eastAsia"/>
          <w:sz w:val="24"/>
          <w:szCs w:val="24"/>
        </w:rPr>
      </w:pPr>
      <w:r w:rsidRPr="00FD3F53">
        <w:rPr>
          <w:rFonts w:ascii="楷体" w:eastAsia="楷体" w:hAnsi="楷体" w:hint="eastAsia"/>
          <w:sz w:val="24"/>
          <w:szCs w:val="24"/>
        </w:rPr>
        <w:t>电话：</w:t>
      </w:r>
    </w:p>
    <w:p w14:paraId="085D73E9" w14:textId="77777777" w:rsidR="00921674" w:rsidRPr="00FD3F53" w:rsidRDefault="00921674">
      <w:pPr>
        <w:tabs>
          <w:tab w:val="left" w:pos="180"/>
        </w:tabs>
        <w:spacing w:line="360" w:lineRule="auto"/>
        <w:rPr>
          <w:rFonts w:ascii="楷体" w:eastAsia="楷体" w:hAnsi="楷体" w:hint="eastAsia"/>
          <w:b/>
          <w:bCs/>
          <w:sz w:val="24"/>
          <w:szCs w:val="24"/>
        </w:rPr>
      </w:pPr>
      <w:r w:rsidRPr="00FD3F53">
        <w:rPr>
          <w:rFonts w:ascii="楷体" w:eastAsia="楷体" w:hAnsi="楷体" w:hint="eastAsia"/>
          <w:b/>
          <w:bCs/>
          <w:sz w:val="24"/>
          <w:szCs w:val="24"/>
        </w:rPr>
        <w:t>乙方艺人：</w:t>
      </w:r>
    </w:p>
    <w:p w14:paraId="0434625B"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szCs w:val="24"/>
        </w:rPr>
        <w:t>身份证号码：</w:t>
      </w:r>
    </w:p>
    <w:p w14:paraId="68ADE3B6" w14:textId="77777777" w:rsidR="00921674" w:rsidRPr="00FD3F53" w:rsidRDefault="00921674">
      <w:pPr>
        <w:tabs>
          <w:tab w:val="left" w:pos="180"/>
        </w:tabs>
        <w:spacing w:line="360" w:lineRule="auto"/>
        <w:rPr>
          <w:rFonts w:ascii="楷体" w:eastAsia="楷体" w:hAnsi="楷体" w:hint="eastAsia"/>
          <w:sz w:val="24"/>
        </w:rPr>
      </w:pPr>
    </w:p>
    <w:p w14:paraId="7205A392" w14:textId="77777777" w:rsidR="00921674" w:rsidRPr="00FD3F53" w:rsidRDefault="00921674">
      <w:pPr>
        <w:tabs>
          <w:tab w:val="left" w:pos="180"/>
        </w:tabs>
        <w:spacing w:line="360" w:lineRule="auto"/>
        <w:ind w:firstLineChars="200" w:firstLine="480"/>
        <w:rPr>
          <w:rFonts w:ascii="楷体" w:eastAsia="楷体" w:hAnsi="楷体" w:hint="eastAsia"/>
          <w:sz w:val="24"/>
        </w:rPr>
      </w:pPr>
      <w:r w:rsidRPr="00FD3F53">
        <w:rPr>
          <w:rFonts w:ascii="楷体" w:eastAsia="楷体" w:hAnsi="楷体" w:hint="eastAsia"/>
          <w:sz w:val="24"/>
        </w:rPr>
        <w:t>甲、乙双方根据中华人民共和国大陆地区有关法律、法规和规定，按照自愿、平等、协商一致的原则，就甲方聘请乙方艺人    进行</w:t>
      </w:r>
      <w:r w:rsidRPr="00FD3F53">
        <w:rPr>
          <w:rFonts w:ascii="楷体" w:eastAsia="楷体" w:hAnsi="楷体" w:hint="eastAsia"/>
          <w:sz w:val="24"/>
          <w:u w:val="single"/>
        </w:rPr>
        <w:t xml:space="preserve">   </w:t>
      </w:r>
      <w:r w:rsidRPr="00FD3F53">
        <w:rPr>
          <w:rFonts w:ascii="楷体" w:eastAsia="楷体" w:hAnsi="楷体" w:hint="eastAsia"/>
          <w:sz w:val="24"/>
        </w:rPr>
        <w:t>集（暂定）电视连续剧《       》的演出工作事宜，达成如下合同内容。</w:t>
      </w:r>
    </w:p>
    <w:p w14:paraId="5D6104E9" w14:textId="77777777" w:rsidR="00921674" w:rsidRPr="00FD3F53" w:rsidRDefault="00921674">
      <w:pPr>
        <w:tabs>
          <w:tab w:val="left" w:pos="180"/>
        </w:tabs>
        <w:spacing w:line="360" w:lineRule="auto"/>
        <w:rPr>
          <w:rFonts w:ascii="楷体" w:eastAsia="楷体" w:hAnsi="楷体" w:hint="eastAsia"/>
          <w:sz w:val="24"/>
        </w:rPr>
      </w:pPr>
    </w:p>
    <w:p w14:paraId="6E0635A2"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b/>
          <w:sz w:val="24"/>
        </w:rPr>
        <w:t>第一条  合同目的</w:t>
      </w:r>
    </w:p>
    <w:p w14:paraId="7F4483A1"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rPr>
        <w:t>本合同之目的，即为完成</w:t>
      </w:r>
      <w:r w:rsidRPr="00FD3F53">
        <w:rPr>
          <w:rFonts w:ascii="楷体" w:eastAsia="楷体" w:hAnsi="楷体" w:hint="eastAsia"/>
          <w:sz w:val="24"/>
          <w:u w:val="single"/>
        </w:rPr>
        <w:t xml:space="preserve">   </w:t>
      </w:r>
      <w:r w:rsidRPr="00FD3F53">
        <w:rPr>
          <w:rFonts w:ascii="楷体" w:eastAsia="楷体" w:hAnsi="楷体" w:hint="eastAsia"/>
          <w:sz w:val="24"/>
        </w:rPr>
        <w:t>集电视连续剧《       》（本合同中统称：该剧）的拍摄制作，而确定甲方、乙方艺人双方间聘用劳务之法律关系，该剧名称为暂定，该剧完成后，甲方可以单方更改该剧名称。</w:t>
      </w:r>
    </w:p>
    <w:p w14:paraId="027ABA64" w14:textId="77777777" w:rsidR="00921674" w:rsidRPr="00FD3F53" w:rsidRDefault="00921674">
      <w:pPr>
        <w:tabs>
          <w:tab w:val="left" w:pos="180"/>
        </w:tabs>
        <w:spacing w:line="360" w:lineRule="auto"/>
        <w:rPr>
          <w:rFonts w:ascii="楷体" w:eastAsia="楷体" w:hAnsi="楷体" w:hint="eastAsia"/>
          <w:sz w:val="24"/>
        </w:rPr>
      </w:pPr>
    </w:p>
    <w:p w14:paraId="394D4E64"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b/>
          <w:sz w:val="24"/>
        </w:rPr>
        <w:t>第二条  合同期限</w:t>
      </w:r>
    </w:p>
    <w:p w14:paraId="65C537C8"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rPr>
        <w:t>本合同聘用期（即乙方艺人参加演出该剧的拍摄时间）约为</w:t>
      </w:r>
      <w:r w:rsidRPr="00FD3F53">
        <w:rPr>
          <w:rFonts w:ascii="楷体" w:eastAsia="楷体" w:hAnsi="楷体" w:hint="eastAsia"/>
          <w:sz w:val="24"/>
          <w:u w:val="single"/>
        </w:rPr>
        <w:t xml:space="preserve">    </w:t>
      </w:r>
      <w:r w:rsidRPr="00FD3F53">
        <w:rPr>
          <w:rFonts w:ascii="楷体" w:eastAsia="楷体" w:hAnsi="楷体" w:hint="eastAsia"/>
          <w:sz w:val="24"/>
        </w:rPr>
        <w:t>天，暂定由   年 月  日至 年   月  日止，具体拍摄日程方案由甲方予以确定，并提前告知乙方（以下统称：本合同有效期）。本合同有效期满，如非因乙方/乙方艺人原因未完成相应拍摄工作，则甲、乙双方另行协商确定延长拍摄周期，乙方承诺本着完善艺术创作的原则予以体谅，协调乙方艺人档期配合完成该剧拍摄。</w:t>
      </w:r>
    </w:p>
    <w:p w14:paraId="59F9E240" w14:textId="77777777" w:rsidR="00921674" w:rsidRPr="00FD3F53" w:rsidRDefault="00921674">
      <w:pPr>
        <w:tabs>
          <w:tab w:val="left" w:pos="180"/>
        </w:tabs>
        <w:spacing w:line="360" w:lineRule="auto"/>
        <w:rPr>
          <w:rFonts w:ascii="楷体" w:eastAsia="楷体" w:hAnsi="楷体" w:hint="eastAsia"/>
          <w:sz w:val="24"/>
        </w:rPr>
      </w:pPr>
    </w:p>
    <w:p w14:paraId="62698EFC"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b/>
          <w:sz w:val="24"/>
        </w:rPr>
        <w:t>第三条  工作内容</w:t>
      </w:r>
    </w:p>
    <w:p w14:paraId="069F3C4E"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lastRenderedPageBreak/>
        <w:t>1、乙方艺人在该剧中饰演   号</w:t>
      </w:r>
      <w:r w:rsidRPr="00FD3F53">
        <w:rPr>
          <w:rFonts w:ascii="楷体" w:eastAsia="楷体" w:hAnsi="楷体" w:hint="eastAsia"/>
          <w:sz w:val="24"/>
          <w:u w:val="single"/>
        </w:rPr>
        <w:t xml:space="preserve">     </w:t>
      </w:r>
      <w:r w:rsidRPr="00FD3F53">
        <w:rPr>
          <w:rFonts w:ascii="楷体" w:eastAsia="楷体" w:hAnsi="楷体" w:hint="eastAsia"/>
          <w:sz w:val="24"/>
        </w:rPr>
        <w:t>。</w:t>
      </w:r>
    </w:p>
    <w:p w14:paraId="25D93F40" w14:textId="77777777" w:rsidR="00921674" w:rsidRPr="00FD3F53" w:rsidRDefault="00921674">
      <w:pPr>
        <w:numPr>
          <w:ins w:id="0" w:author="JonMMx 2000" w:date="2009-03-18T12:00:00Z"/>
        </w:num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2、乙方/乙方艺人同意尊重甲方剧本提供的剧情设计，不擅自修改有关该剧的剧情设计。在该剧摄制过程中，乙方/乙方艺人同意尊重甲方对剧本的重新设计和修改，按照甲方的合理要求，通过完成乙方艺人本职工作以履行本合同。惟甲方应保证乙方艺人角色不变，同时甲方也应尊重乙方艺人对其所饰演角色提出的合理建议。</w:t>
      </w:r>
    </w:p>
    <w:p w14:paraId="1A5C3599" w14:textId="77777777" w:rsidR="00921674" w:rsidRPr="00FD3F53" w:rsidRDefault="00921674">
      <w:pPr>
        <w:tabs>
          <w:tab w:val="left" w:pos="180"/>
        </w:tabs>
        <w:spacing w:line="360" w:lineRule="auto"/>
        <w:rPr>
          <w:rFonts w:ascii="楷体" w:eastAsia="楷体" w:hAnsi="楷体" w:hint="eastAsia"/>
          <w:b/>
          <w:sz w:val="24"/>
        </w:rPr>
      </w:pPr>
    </w:p>
    <w:p w14:paraId="5E80DCA9"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b/>
          <w:sz w:val="24"/>
        </w:rPr>
        <w:t>第四条  工作条件和保护</w:t>
      </w:r>
    </w:p>
    <w:p w14:paraId="109E3470" w14:textId="77777777" w:rsidR="00921674" w:rsidRPr="00FD3F53" w:rsidRDefault="00921674">
      <w:pPr>
        <w:tabs>
          <w:tab w:val="left" w:pos="180"/>
        </w:tabs>
        <w:spacing w:line="360" w:lineRule="auto"/>
        <w:ind w:left="240" w:hangingChars="100" w:hanging="240"/>
        <w:rPr>
          <w:rFonts w:ascii="楷体" w:eastAsia="楷体" w:hAnsi="楷体" w:hint="eastAsia"/>
          <w:sz w:val="24"/>
        </w:rPr>
      </w:pPr>
      <w:r w:rsidRPr="00FD3F53">
        <w:rPr>
          <w:rFonts w:ascii="楷体" w:eastAsia="楷体" w:hAnsi="楷体" w:hint="eastAsia"/>
          <w:sz w:val="24"/>
        </w:rPr>
        <w:t>1、乙方艺人在该剧拍摄期间每日工作时间不得超过12小时。如遇极特殊情况需延长乙方艺人每日工作时间，则甲方须与乙方协商解决。</w:t>
      </w:r>
    </w:p>
    <w:p w14:paraId="204E5587"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2、甲方应对乙方艺人在该剧摄制过程中的人身安全负责，并同意为乙方艺人在该剧拍摄期间购买人身意外伤害保险，保额为人民币</w:t>
      </w:r>
      <w:r w:rsidRPr="00FD3F53">
        <w:rPr>
          <w:rFonts w:ascii="楷体" w:eastAsia="楷体" w:hAnsi="楷体" w:hint="eastAsia"/>
          <w:sz w:val="24"/>
          <w:u w:val="single"/>
        </w:rPr>
        <w:t xml:space="preserve">    </w:t>
      </w:r>
      <w:r w:rsidRPr="00FD3F53">
        <w:rPr>
          <w:rFonts w:ascii="楷体" w:eastAsia="楷体" w:hAnsi="楷体" w:hint="eastAsia"/>
          <w:sz w:val="24"/>
        </w:rPr>
        <w:t>万元，</w:t>
      </w:r>
      <w:r w:rsidRPr="00FD3F53">
        <w:rPr>
          <w:rFonts w:ascii="楷体" w:eastAsia="楷体" w:hAnsi="楷体" w:cs="楷体_GB2312" w:hint="eastAsia"/>
          <w:sz w:val="24"/>
          <w:szCs w:val="24"/>
        </w:rPr>
        <w:t>乙方及乙方艺人同意遵守甲方所指定之保险公司的赔偿条款，超过保险赔偿额的部分甲方无义务予以承担</w:t>
      </w:r>
      <w:r w:rsidRPr="00FD3F53">
        <w:rPr>
          <w:rFonts w:ascii="楷体" w:eastAsia="楷体" w:hAnsi="楷体" w:hint="eastAsia"/>
          <w:sz w:val="24"/>
        </w:rPr>
        <w:t>。</w:t>
      </w:r>
    </w:p>
    <w:p w14:paraId="7833CF4A"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3、在本合同有效期内，于非该剧摄制过程中（即非在履行甲方安排事项期间）或虽于该剧摄制过程中但由于乙方/乙方艺人在合约期间的违法行为、未遵守剧组管理而发生的交通安全事故、人身意外伤害等，甲方无需承担相应的赔偿责任。</w:t>
      </w:r>
    </w:p>
    <w:p w14:paraId="76A45360"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4、甲方须负责乙方艺人为完成本合同项下戏剧表演而需要的所有服装、服饰、道具、化妆等的一切安排与费用。</w:t>
      </w:r>
    </w:p>
    <w:p w14:paraId="191F6FB5"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5、本合同有效期内乙方同意在中华人民共和国境内、外任何地区参加该剧拍摄工作，而不再索取本合同第五条约定以外的报酬。甲方指派乙方艺人赴中国</w:t>
      </w:r>
      <w:r w:rsidRPr="00FD3F53">
        <w:rPr>
          <w:rFonts w:ascii="楷体" w:eastAsia="楷体" w:hAnsi="楷体" w:hint="eastAsia"/>
          <w:sz w:val="24"/>
          <w:u w:val="single"/>
        </w:rPr>
        <w:t xml:space="preserve">   </w:t>
      </w:r>
      <w:r w:rsidRPr="00FD3F53">
        <w:rPr>
          <w:rFonts w:ascii="楷体" w:eastAsia="楷体" w:hAnsi="楷体" w:hint="eastAsia"/>
          <w:sz w:val="24"/>
        </w:rPr>
        <w:t xml:space="preserve">市以外地区（本合同中统称“外埠“）参加该剧拍摄工作，乙方的交通费、饮食费及住宿费由甲方负担，交通方式及在外埠住宿地点，饮食标准均由甲方决定并负责安排。交通、住宿和饮食标准为： </w:t>
      </w:r>
    </w:p>
    <w:p w14:paraId="660D2088"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（1）、由甲方提供因乙方艺人到组拍摄所产生的往返</w:t>
      </w:r>
      <w:r w:rsidRPr="00FD3F53">
        <w:rPr>
          <w:rFonts w:ascii="楷体" w:eastAsia="楷体" w:hAnsi="楷体" w:hint="eastAsia"/>
          <w:sz w:val="24"/>
          <w:u w:val="single"/>
        </w:rPr>
        <w:t xml:space="preserve">    </w:t>
      </w:r>
      <w:r w:rsidRPr="00FD3F53">
        <w:rPr>
          <w:rFonts w:ascii="楷体" w:eastAsia="楷体" w:hAnsi="楷体" w:hint="eastAsia"/>
          <w:sz w:val="24"/>
        </w:rPr>
        <w:t>舱机票</w:t>
      </w:r>
      <w:r w:rsidRPr="00FD3F53">
        <w:rPr>
          <w:rFonts w:ascii="楷体" w:eastAsia="楷体" w:hAnsi="楷体" w:hint="eastAsia"/>
          <w:sz w:val="24"/>
          <w:u w:val="single"/>
        </w:rPr>
        <w:t xml:space="preserve">  </w:t>
      </w:r>
      <w:r w:rsidRPr="00FD3F53">
        <w:rPr>
          <w:rFonts w:ascii="楷体" w:eastAsia="楷体" w:hAnsi="楷体" w:hint="eastAsia"/>
          <w:sz w:val="24"/>
        </w:rPr>
        <w:t>套，随行人员往返经济舱机票</w:t>
      </w:r>
      <w:r w:rsidRPr="00FD3F53">
        <w:rPr>
          <w:rFonts w:ascii="楷体" w:eastAsia="楷体" w:hAnsi="楷体" w:hint="eastAsia"/>
          <w:sz w:val="24"/>
          <w:u w:val="single"/>
        </w:rPr>
        <w:t xml:space="preserve">  </w:t>
      </w:r>
      <w:r w:rsidRPr="00FD3F53">
        <w:rPr>
          <w:rFonts w:ascii="楷体" w:eastAsia="楷体" w:hAnsi="楷体" w:hint="eastAsia"/>
          <w:sz w:val="24"/>
        </w:rPr>
        <w:t>套。</w:t>
      </w:r>
    </w:p>
    <w:p w14:paraId="20A600F0"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（2）、在乙方拍摄该剧期间，甲方为乙方艺人于拍摄地安排</w:t>
      </w:r>
      <w:r w:rsidRPr="00FD3F53">
        <w:rPr>
          <w:rFonts w:ascii="楷体" w:eastAsia="楷体" w:hAnsi="楷体" w:hint="eastAsia"/>
          <w:sz w:val="24"/>
          <w:u w:val="single"/>
        </w:rPr>
        <w:t xml:space="preserve">   </w:t>
      </w:r>
      <w:r w:rsidRPr="00FD3F53">
        <w:rPr>
          <w:rFonts w:ascii="楷体" w:eastAsia="楷体" w:hAnsi="楷体" w:hint="eastAsia"/>
          <w:sz w:val="24"/>
        </w:rPr>
        <w:t>星级酒店套间1间，同时为乙方1名随行人员安排同酒店标准间入住。</w:t>
      </w:r>
    </w:p>
    <w:p w14:paraId="1B7EB083" w14:textId="77777777" w:rsidR="00921674" w:rsidRPr="00FD3F53" w:rsidRDefault="00921674">
      <w:pPr>
        <w:tabs>
          <w:tab w:val="left" w:pos="180"/>
        </w:tabs>
        <w:spacing w:line="360" w:lineRule="auto"/>
        <w:ind w:left="1"/>
        <w:rPr>
          <w:rFonts w:ascii="楷体" w:eastAsia="楷体" w:hAnsi="楷体" w:hint="eastAsia"/>
          <w:sz w:val="24"/>
        </w:rPr>
      </w:pPr>
      <w:r w:rsidRPr="00FD3F53">
        <w:rPr>
          <w:rFonts w:ascii="楷体" w:eastAsia="楷体" w:hAnsi="楷体" w:hint="eastAsia"/>
          <w:sz w:val="24"/>
        </w:rPr>
        <w:t>（3）、在乙方拍摄该剧期间，甲方按照剧组演职人员的最高标准为乙方艺人提供餐饮,乙</w:t>
      </w:r>
    </w:p>
    <w:p w14:paraId="66464357" w14:textId="77777777" w:rsidR="00921674" w:rsidRPr="00FD3F53" w:rsidRDefault="00921674">
      <w:pPr>
        <w:tabs>
          <w:tab w:val="left" w:pos="180"/>
        </w:tabs>
        <w:spacing w:line="360" w:lineRule="auto"/>
        <w:ind w:left="1"/>
        <w:rPr>
          <w:rFonts w:ascii="楷体" w:eastAsia="楷体" w:hAnsi="楷体" w:hint="eastAsia"/>
          <w:sz w:val="24"/>
        </w:rPr>
      </w:pPr>
      <w:r w:rsidRPr="00FD3F53">
        <w:rPr>
          <w:rFonts w:ascii="楷体" w:eastAsia="楷体" w:hAnsi="楷体" w:hint="eastAsia"/>
          <w:sz w:val="24"/>
        </w:rPr>
        <w:t xml:space="preserve">   方随行人员1人膳食费用标准不低于剧组工作人员。</w:t>
      </w:r>
    </w:p>
    <w:p w14:paraId="309251D3"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6、乙方有权拒绝自行或由替身为该剧及宣传片拍摄录制任何色情或道德败坏等有违公序良俗内容之影像、声音或照片。对该剧可能具有人身危险的拍摄，甲方应安排替身代</w:t>
      </w:r>
      <w:r w:rsidRPr="00FD3F53">
        <w:rPr>
          <w:rFonts w:ascii="楷体" w:eastAsia="楷体" w:hAnsi="楷体" w:hint="eastAsia"/>
          <w:sz w:val="24"/>
        </w:rPr>
        <w:lastRenderedPageBreak/>
        <w:t>替乙方艺人演出，否则，乙方有权拒绝此类表演。</w:t>
      </w:r>
    </w:p>
    <w:p w14:paraId="7859D0BC" w14:textId="77777777" w:rsidR="00921674" w:rsidRPr="00FD3F53" w:rsidRDefault="00921674">
      <w:pPr>
        <w:tabs>
          <w:tab w:val="left" w:pos="180"/>
        </w:tabs>
        <w:spacing w:line="360" w:lineRule="auto"/>
        <w:ind w:left="600"/>
        <w:rPr>
          <w:rFonts w:ascii="楷体" w:eastAsia="楷体" w:hAnsi="楷体" w:hint="eastAsia"/>
          <w:b/>
          <w:sz w:val="24"/>
        </w:rPr>
      </w:pPr>
    </w:p>
    <w:p w14:paraId="28A9A845" w14:textId="77777777" w:rsidR="00921674" w:rsidRPr="00FD3F53" w:rsidRDefault="00921674">
      <w:pPr>
        <w:numPr>
          <w:ilvl w:val="0"/>
          <w:numId w:val="1"/>
        </w:numPr>
        <w:tabs>
          <w:tab w:val="left" w:pos="180"/>
          <w:tab w:val="left" w:pos="960"/>
        </w:tabs>
        <w:spacing w:line="360" w:lineRule="auto"/>
        <w:rPr>
          <w:rFonts w:ascii="楷体" w:eastAsia="楷体" w:hAnsi="楷体" w:hint="eastAsia"/>
          <w:sz w:val="24"/>
        </w:rPr>
      </w:pPr>
      <w:r w:rsidRPr="00FD3F53">
        <w:rPr>
          <w:rFonts w:ascii="楷体" w:eastAsia="楷体" w:hAnsi="楷体" w:hint="eastAsia"/>
          <w:b/>
          <w:sz w:val="24"/>
        </w:rPr>
        <w:t xml:space="preserve">工作报酬及支付 </w:t>
      </w:r>
    </w:p>
    <w:p w14:paraId="0FA92F2B" w14:textId="77777777" w:rsidR="00921674" w:rsidRPr="00FD3F53" w:rsidRDefault="00921674">
      <w:pPr>
        <w:numPr>
          <w:ilvl w:val="0"/>
          <w:numId w:val="2"/>
        </w:numPr>
        <w:tabs>
          <w:tab w:val="left" w:pos="180"/>
          <w:tab w:val="left" w:pos="360"/>
        </w:tabs>
        <w:spacing w:line="360" w:lineRule="auto"/>
        <w:rPr>
          <w:rFonts w:ascii="楷体" w:eastAsia="楷体" w:hAnsi="楷体" w:hint="eastAsia"/>
          <w:sz w:val="24"/>
        </w:rPr>
      </w:pPr>
      <w:r w:rsidRPr="00FD3F53">
        <w:rPr>
          <w:rFonts w:ascii="楷体" w:eastAsia="楷体" w:hAnsi="楷体" w:hint="eastAsia"/>
          <w:sz w:val="24"/>
        </w:rPr>
        <w:t>甲方同意乙方享有因提供如本合同所述之表演工作劳务而获得演出酬金的权利。</w:t>
      </w:r>
    </w:p>
    <w:p w14:paraId="68833EC3" w14:textId="77777777" w:rsidR="00921674" w:rsidRPr="00FD3F53" w:rsidRDefault="00921674">
      <w:pPr>
        <w:tabs>
          <w:tab w:val="left" w:pos="180"/>
        </w:tabs>
        <w:spacing w:line="360" w:lineRule="auto"/>
        <w:ind w:leftChars="-57" w:left="360" w:hangingChars="200" w:hanging="480"/>
        <w:rPr>
          <w:rFonts w:ascii="楷体" w:eastAsia="楷体" w:hAnsi="楷体" w:hint="eastAsia"/>
          <w:sz w:val="24"/>
        </w:rPr>
      </w:pPr>
      <w:r w:rsidRPr="00FD3F53">
        <w:rPr>
          <w:rFonts w:ascii="楷体" w:eastAsia="楷体" w:hAnsi="楷体" w:hint="eastAsia"/>
          <w:sz w:val="24"/>
        </w:rPr>
        <w:t xml:space="preserve"> 2、在乙方及乙方艺人完整履行本合同项下应尽义务的基础上，甲方同意支付乙方之演出酬金为人民币</w:t>
      </w:r>
      <w:r w:rsidRPr="00FD3F53">
        <w:rPr>
          <w:rFonts w:ascii="楷体" w:eastAsia="楷体" w:hAnsi="楷体" w:hint="eastAsia"/>
          <w:sz w:val="24"/>
          <w:u w:val="single"/>
        </w:rPr>
        <w:t xml:space="preserve">    </w:t>
      </w:r>
      <w:r w:rsidRPr="00FD3F53">
        <w:rPr>
          <w:rFonts w:ascii="楷体" w:eastAsia="楷体" w:hAnsi="楷体" w:hint="eastAsia"/>
          <w:sz w:val="24"/>
        </w:rPr>
        <w:t>万元，该酬金不随该剧最终发行许可证集数而增减，且包含一切津贴、补助、加班费、补拍费用等，除此以外，甲方无需再支付任何其他费用。</w:t>
      </w:r>
    </w:p>
    <w:p w14:paraId="0E0BBD3F"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rPr>
        <w:t>3、甲、乙双方同意，甲方具体支付酬金的时间和方式如下：</w:t>
      </w:r>
    </w:p>
    <w:p w14:paraId="7367DDC5" w14:textId="77777777" w:rsidR="00921674" w:rsidRPr="00FD3F53" w:rsidRDefault="00921674">
      <w:pPr>
        <w:tabs>
          <w:tab w:val="left" w:pos="180"/>
        </w:tabs>
        <w:spacing w:line="360" w:lineRule="auto"/>
        <w:ind w:firstLineChars="150" w:firstLine="360"/>
        <w:rPr>
          <w:rFonts w:ascii="楷体" w:eastAsia="楷体" w:hAnsi="楷体" w:hint="eastAsia"/>
          <w:sz w:val="24"/>
          <w:u w:val="single"/>
        </w:rPr>
      </w:pPr>
      <w:r w:rsidRPr="00FD3F53">
        <w:rPr>
          <w:rFonts w:ascii="楷体" w:eastAsia="楷体" w:hAnsi="楷体" w:hint="eastAsia"/>
          <w:sz w:val="24"/>
        </w:rPr>
        <w:t>第一期款项：本合同签署当日，支付乙方酬金的10%，即人民币</w:t>
      </w:r>
      <w:r w:rsidRPr="00FD3F53">
        <w:rPr>
          <w:rFonts w:ascii="楷体" w:eastAsia="楷体" w:hAnsi="楷体" w:hint="eastAsia"/>
          <w:sz w:val="24"/>
          <w:u w:val="single"/>
        </w:rPr>
        <w:t xml:space="preserve">   </w:t>
      </w:r>
      <w:r w:rsidRPr="00FD3F53">
        <w:rPr>
          <w:rFonts w:ascii="楷体" w:eastAsia="楷体" w:hAnsi="楷体" w:hint="eastAsia"/>
          <w:sz w:val="24"/>
        </w:rPr>
        <w:t>万元；</w:t>
      </w:r>
    </w:p>
    <w:p w14:paraId="72B3BE22" w14:textId="77777777" w:rsidR="00921674" w:rsidRPr="00FD3F53" w:rsidRDefault="00921674">
      <w:pPr>
        <w:tabs>
          <w:tab w:val="left" w:pos="180"/>
        </w:tabs>
        <w:spacing w:line="360" w:lineRule="auto"/>
        <w:ind w:firstLineChars="150" w:firstLine="360"/>
        <w:rPr>
          <w:rFonts w:ascii="楷体" w:eastAsia="楷体" w:hAnsi="楷体" w:hint="eastAsia"/>
          <w:sz w:val="24"/>
        </w:rPr>
      </w:pPr>
      <w:r w:rsidRPr="00FD3F53">
        <w:rPr>
          <w:rFonts w:ascii="楷体" w:eastAsia="楷体" w:hAnsi="楷体" w:hint="eastAsia"/>
          <w:sz w:val="24"/>
        </w:rPr>
        <w:t>第二期款项：乙方艺人进组拍摄当日（暂定为   年 月 日，以剧组实际通知为准），</w:t>
      </w:r>
    </w:p>
    <w:p w14:paraId="74920A05" w14:textId="77777777" w:rsidR="00921674" w:rsidRPr="00FD3F53" w:rsidRDefault="00921674">
      <w:pPr>
        <w:tabs>
          <w:tab w:val="left" w:pos="180"/>
        </w:tabs>
        <w:spacing w:line="360" w:lineRule="auto"/>
        <w:ind w:firstLineChars="150" w:firstLine="360"/>
        <w:rPr>
          <w:rFonts w:ascii="楷体" w:eastAsia="楷体" w:hAnsi="楷体" w:hint="eastAsia"/>
          <w:sz w:val="24"/>
        </w:rPr>
      </w:pPr>
      <w:r w:rsidRPr="00FD3F53">
        <w:rPr>
          <w:rFonts w:ascii="楷体" w:eastAsia="楷体" w:hAnsi="楷体" w:hint="eastAsia"/>
          <w:sz w:val="24"/>
        </w:rPr>
        <w:t>支付乙方酬金的</w:t>
      </w:r>
      <w:r w:rsidRPr="00FD3F53">
        <w:rPr>
          <w:rFonts w:ascii="楷体" w:eastAsia="楷体" w:hAnsi="楷体" w:hint="eastAsia"/>
          <w:sz w:val="24"/>
          <w:u w:val="single"/>
        </w:rPr>
        <w:t xml:space="preserve">   </w:t>
      </w:r>
      <w:r w:rsidRPr="00FD3F53">
        <w:rPr>
          <w:rFonts w:ascii="楷体" w:eastAsia="楷体" w:hAnsi="楷体" w:hint="eastAsia"/>
          <w:sz w:val="24"/>
        </w:rPr>
        <w:t>%，即人民币</w:t>
      </w:r>
      <w:r w:rsidRPr="00FD3F53">
        <w:rPr>
          <w:rFonts w:ascii="楷体" w:eastAsia="楷体" w:hAnsi="楷体" w:hint="eastAsia"/>
          <w:sz w:val="24"/>
          <w:u w:val="single"/>
        </w:rPr>
        <w:t xml:space="preserve">   </w:t>
      </w:r>
      <w:r w:rsidRPr="00FD3F53">
        <w:rPr>
          <w:rFonts w:ascii="楷体" w:eastAsia="楷体" w:hAnsi="楷体" w:hint="eastAsia"/>
          <w:sz w:val="24"/>
        </w:rPr>
        <w:t>万元；</w:t>
      </w:r>
    </w:p>
    <w:p w14:paraId="219762C5" w14:textId="77777777" w:rsidR="00921674" w:rsidRPr="00FD3F53" w:rsidRDefault="00921674">
      <w:pPr>
        <w:tabs>
          <w:tab w:val="left" w:pos="180"/>
        </w:tabs>
        <w:spacing w:line="360" w:lineRule="auto"/>
        <w:ind w:firstLineChars="150" w:firstLine="360"/>
        <w:rPr>
          <w:rFonts w:ascii="楷体" w:eastAsia="楷体" w:hAnsi="楷体" w:hint="eastAsia"/>
          <w:sz w:val="24"/>
        </w:rPr>
      </w:pPr>
      <w:r w:rsidRPr="00FD3F53">
        <w:rPr>
          <w:rFonts w:ascii="楷体" w:eastAsia="楷体" w:hAnsi="楷体" w:hint="eastAsia"/>
          <w:sz w:val="24"/>
        </w:rPr>
        <w:t>第三期款项：该剧拍摄过半后三日内，支付乙方酬金的</w:t>
      </w:r>
      <w:r w:rsidRPr="00FD3F53">
        <w:rPr>
          <w:rFonts w:ascii="楷体" w:eastAsia="楷体" w:hAnsi="楷体" w:hint="eastAsia"/>
          <w:sz w:val="24"/>
          <w:u w:val="single"/>
        </w:rPr>
        <w:t xml:space="preserve">  </w:t>
      </w:r>
      <w:r w:rsidRPr="00FD3F53">
        <w:rPr>
          <w:rFonts w:ascii="楷体" w:eastAsia="楷体" w:hAnsi="楷体" w:hint="eastAsia"/>
          <w:sz w:val="24"/>
        </w:rPr>
        <w:t>%，即人民币</w:t>
      </w:r>
      <w:r w:rsidRPr="00FD3F53">
        <w:rPr>
          <w:rFonts w:ascii="楷体" w:eastAsia="楷体" w:hAnsi="楷体" w:hint="eastAsia"/>
          <w:sz w:val="24"/>
          <w:u w:val="single"/>
        </w:rPr>
        <w:t xml:space="preserve">   </w:t>
      </w:r>
      <w:r w:rsidRPr="00FD3F53">
        <w:rPr>
          <w:rFonts w:ascii="楷体" w:eastAsia="楷体" w:hAnsi="楷体" w:hint="eastAsia"/>
          <w:sz w:val="24"/>
        </w:rPr>
        <w:t>万元；</w:t>
      </w:r>
    </w:p>
    <w:p w14:paraId="47B4EA45" w14:textId="77777777" w:rsidR="00921674" w:rsidRPr="00FD3F53" w:rsidRDefault="00921674">
      <w:pPr>
        <w:tabs>
          <w:tab w:val="left" w:pos="180"/>
        </w:tabs>
        <w:spacing w:line="360" w:lineRule="auto"/>
        <w:ind w:firstLineChars="150" w:firstLine="360"/>
        <w:rPr>
          <w:rFonts w:ascii="楷体" w:eastAsia="楷体" w:hAnsi="楷体" w:hint="eastAsia"/>
          <w:sz w:val="24"/>
        </w:rPr>
      </w:pPr>
      <w:r w:rsidRPr="00FD3F53">
        <w:rPr>
          <w:rFonts w:ascii="楷体" w:eastAsia="楷体" w:hAnsi="楷体" w:hint="eastAsia"/>
          <w:sz w:val="24"/>
        </w:rPr>
        <w:t>第四期款项：该剧乙方戏份全部拍摄完毕后，支付乙方酬金的</w:t>
      </w:r>
      <w:r w:rsidRPr="00FD3F53">
        <w:rPr>
          <w:rFonts w:ascii="楷体" w:eastAsia="楷体" w:hAnsi="楷体" w:hint="eastAsia"/>
          <w:sz w:val="24"/>
          <w:u w:val="single"/>
        </w:rPr>
        <w:t xml:space="preserve">  </w:t>
      </w:r>
      <w:r w:rsidRPr="00FD3F53">
        <w:rPr>
          <w:rFonts w:ascii="楷体" w:eastAsia="楷体" w:hAnsi="楷体" w:hint="eastAsia"/>
          <w:sz w:val="24"/>
        </w:rPr>
        <w:t>%，即人民币</w:t>
      </w:r>
      <w:r w:rsidRPr="00FD3F53">
        <w:rPr>
          <w:rFonts w:ascii="楷体" w:eastAsia="楷体" w:hAnsi="楷体" w:hint="eastAsia"/>
          <w:sz w:val="24"/>
          <w:u w:val="single"/>
        </w:rPr>
        <w:t xml:space="preserve">   </w:t>
      </w:r>
      <w:r w:rsidRPr="00FD3F53">
        <w:rPr>
          <w:rFonts w:ascii="楷体" w:eastAsia="楷体" w:hAnsi="楷体" w:hint="eastAsia"/>
          <w:sz w:val="24"/>
        </w:rPr>
        <w:t xml:space="preserve">万 </w:t>
      </w:r>
    </w:p>
    <w:p w14:paraId="028C3695" w14:textId="77777777" w:rsidR="00921674" w:rsidRPr="00FD3F53" w:rsidRDefault="00921674">
      <w:pPr>
        <w:tabs>
          <w:tab w:val="left" w:pos="180"/>
        </w:tabs>
        <w:spacing w:line="360" w:lineRule="auto"/>
        <w:ind w:firstLineChars="150" w:firstLine="360"/>
        <w:rPr>
          <w:rFonts w:ascii="楷体" w:eastAsia="楷体" w:hAnsi="楷体" w:hint="eastAsia"/>
          <w:sz w:val="24"/>
        </w:rPr>
      </w:pPr>
      <w:r w:rsidRPr="00FD3F53">
        <w:rPr>
          <w:rFonts w:ascii="楷体" w:eastAsia="楷体" w:hAnsi="楷体" w:hint="eastAsia"/>
          <w:sz w:val="24"/>
        </w:rPr>
        <w:t>元；</w:t>
      </w:r>
    </w:p>
    <w:p w14:paraId="5816999D" w14:textId="77777777" w:rsidR="00921674" w:rsidRPr="00FD3F53" w:rsidRDefault="00921674">
      <w:pPr>
        <w:tabs>
          <w:tab w:val="left" w:pos="180"/>
        </w:tabs>
        <w:spacing w:line="360" w:lineRule="auto"/>
        <w:ind w:firstLineChars="150" w:firstLine="360"/>
        <w:rPr>
          <w:rFonts w:ascii="楷体" w:eastAsia="楷体" w:hAnsi="楷体" w:hint="eastAsia"/>
          <w:sz w:val="24"/>
        </w:rPr>
      </w:pPr>
      <w:r w:rsidRPr="00FD3F53">
        <w:rPr>
          <w:rFonts w:ascii="楷体" w:eastAsia="楷体" w:hAnsi="楷体" w:hint="eastAsia"/>
          <w:sz w:val="24"/>
        </w:rPr>
        <w:t>上述款项向乙方支付后即视为甲方履行了付款义务，乙方及乙方艺人之间的款项分配</w:t>
      </w:r>
    </w:p>
    <w:p w14:paraId="761011AC" w14:textId="77777777" w:rsidR="00921674" w:rsidRPr="00FD3F53" w:rsidRDefault="00921674">
      <w:pPr>
        <w:tabs>
          <w:tab w:val="left" w:pos="180"/>
        </w:tabs>
        <w:spacing w:line="360" w:lineRule="auto"/>
        <w:ind w:firstLineChars="150" w:firstLine="360"/>
        <w:rPr>
          <w:rFonts w:ascii="楷体" w:eastAsia="楷体" w:hAnsi="楷体" w:hint="eastAsia"/>
          <w:sz w:val="24"/>
        </w:rPr>
      </w:pPr>
      <w:r w:rsidRPr="00FD3F53">
        <w:rPr>
          <w:rFonts w:ascii="楷体" w:eastAsia="楷体" w:hAnsi="楷体" w:hint="eastAsia"/>
          <w:sz w:val="24"/>
        </w:rPr>
        <w:t>方式、比例、时间等由乙方内部解决，与甲方无涉。</w:t>
      </w:r>
    </w:p>
    <w:p w14:paraId="6182EB11" w14:textId="77777777" w:rsidR="00921674" w:rsidRPr="00FD3F53" w:rsidRDefault="00921674">
      <w:pPr>
        <w:tabs>
          <w:tab w:val="left" w:pos="36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4、汇款账号：甲方同意将上述酬金汇入乙方指定的账号中。乙方指定的银行账号及相关资料如下：</w:t>
      </w:r>
    </w:p>
    <w:p w14:paraId="7680E77B" w14:textId="77777777" w:rsidR="00921674" w:rsidRPr="00FD3F53" w:rsidRDefault="00921674">
      <w:pPr>
        <w:tabs>
          <w:tab w:val="left" w:pos="360"/>
        </w:tabs>
        <w:spacing w:line="360" w:lineRule="auto"/>
        <w:ind w:left="360" w:hangingChars="150" w:hanging="360"/>
        <w:rPr>
          <w:rFonts w:ascii="楷体" w:eastAsia="楷体" w:hAnsi="楷体" w:hint="eastAsia"/>
          <w:sz w:val="24"/>
          <w:u w:val="single"/>
        </w:rPr>
      </w:pPr>
      <w:r w:rsidRPr="00FD3F53">
        <w:rPr>
          <w:rFonts w:ascii="楷体" w:eastAsia="楷体" w:hAnsi="楷体" w:hint="eastAsia"/>
          <w:sz w:val="24"/>
        </w:rPr>
        <w:t xml:space="preserve">   开户行：</w:t>
      </w:r>
      <w:r w:rsidRPr="00FD3F53">
        <w:rPr>
          <w:rFonts w:ascii="楷体" w:eastAsia="楷体" w:hAnsi="楷体" w:hint="eastAsia"/>
          <w:sz w:val="24"/>
          <w:u w:val="single"/>
        </w:rPr>
        <w:t xml:space="preserve">                 </w:t>
      </w:r>
    </w:p>
    <w:p w14:paraId="4A3D40A3" w14:textId="77777777" w:rsidR="00921674" w:rsidRPr="00FD3F53" w:rsidRDefault="00921674">
      <w:pPr>
        <w:tabs>
          <w:tab w:val="left" w:pos="36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 xml:space="preserve">   户  名：</w:t>
      </w:r>
      <w:r w:rsidRPr="00FD3F53">
        <w:rPr>
          <w:rFonts w:ascii="楷体" w:eastAsia="楷体" w:hAnsi="楷体" w:hint="eastAsia"/>
          <w:sz w:val="24"/>
          <w:u w:val="single"/>
        </w:rPr>
        <w:t xml:space="preserve">                 </w:t>
      </w:r>
    </w:p>
    <w:p w14:paraId="2AE576DF" w14:textId="77777777" w:rsidR="00921674" w:rsidRPr="00FD3F53" w:rsidRDefault="00921674">
      <w:pPr>
        <w:tabs>
          <w:tab w:val="left" w:pos="180"/>
        </w:tabs>
        <w:spacing w:line="360" w:lineRule="auto"/>
        <w:rPr>
          <w:rFonts w:ascii="楷体" w:eastAsia="楷体" w:hAnsi="楷体" w:hint="eastAsia"/>
          <w:sz w:val="24"/>
          <w:u w:val="single"/>
        </w:rPr>
      </w:pPr>
      <w:r w:rsidRPr="00FD3F53">
        <w:rPr>
          <w:rFonts w:ascii="楷体" w:eastAsia="楷体" w:hAnsi="楷体" w:hint="eastAsia"/>
          <w:sz w:val="24"/>
        </w:rPr>
        <w:t xml:space="preserve">   账  号：</w:t>
      </w:r>
      <w:r w:rsidRPr="00FD3F53">
        <w:rPr>
          <w:rFonts w:ascii="楷体" w:eastAsia="楷体" w:hAnsi="楷体" w:hint="eastAsia"/>
          <w:sz w:val="24"/>
          <w:u w:val="single"/>
        </w:rPr>
        <w:t xml:space="preserve">                 </w:t>
      </w:r>
    </w:p>
    <w:p w14:paraId="400E11B1" w14:textId="77777777" w:rsidR="00921674" w:rsidRPr="00FD3F53" w:rsidRDefault="00921674">
      <w:pPr>
        <w:numPr>
          <w:ilvl w:val="0"/>
          <w:numId w:val="3"/>
        </w:numPr>
        <w:tabs>
          <w:tab w:val="left" w:pos="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甲方支付本条所涉之演出酬金款项给乙方前，乙方应向甲方提交相应数额的合法发票，该酬金为税前款项，乙方自行承担相应税负。</w:t>
      </w:r>
    </w:p>
    <w:p w14:paraId="76C9947B" w14:textId="77777777" w:rsidR="00921674" w:rsidRPr="00FD3F53" w:rsidRDefault="00921674">
      <w:pPr>
        <w:tabs>
          <w:tab w:val="left" w:pos="0"/>
        </w:tabs>
        <w:spacing w:line="360" w:lineRule="auto"/>
        <w:ind w:leftChars="-150" w:left="-315"/>
        <w:rPr>
          <w:rFonts w:ascii="楷体" w:eastAsia="楷体" w:hAnsi="楷体" w:hint="eastAsia"/>
          <w:sz w:val="24"/>
        </w:rPr>
      </w:pPr>
    </w:p>
    <w:p w14:paraId="2E522314" w14:textId="77777777" w:rsidR="00921674" w:rsidRPr="00FD3F53" w:rsidRDefault="00921674">
      <w:pPr>
        <w:tabs>
          <w:tab w:val="left" w:pos="180"/>
        </w:tabs>
        <w:spacing w:line="360" w:lineRule="auto"/>
        <w:rPr>
          <w:rFonts w:ascii="楷体" w:eastAsia="楷体" w:hAnsi="楷体" w:hint="eastAsia"/>
          <w:b/>
          <w:sz w:val="24"/>
        </w:rPr>
      </w:pPr>
      <w:r w:rsidRPr="00FD3F53">
        <w:rPr>
          <w:rFonts w:ascii="楷体" w:eastAsia="楷体" w:hAnsi="楷体" w:hint="eastAsia"/>
          <w:b/>
          <w:sz w:val="24"/>
        </w:rPr>
        <w:t>第六条  工作管理</w:t>
      </w:r>
    </w:p>
    <w:p w14:paraId="20187B6D"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1、为完成该剧的拍摄制作，甲方特设立剧组为摄制工作组织，剧组负责人均由甲方指派，剧组制作人（制片主任）代表甲方行使剧组管理权利。乙方艺人应在参加该剧拍摄制作过程中接受甲方合理的管理。</w:t>
      </w:r>
    </w:p>
    <w:p w14:paraId="6643D12C" w14:textId="77777777" w:rsidR="00921674" w:rsidRPr="00FD3F53" w:rsidRDefault="00921674">
      <w:pPr>
        <w:tabs>
          <w:tab w:val="left" w:pos="360"/>
        </w:tabs>
        <w:spacing w:line="360" w:lineRule="auto"/>
        <w:ind w:leftChars="9" w:left="334" w:hangingChars="150" w:hanging="315"/>
        <w:rPr>
          <w:rFonts w:ascii="楷体" w:eastAsia="楷体" w:hAnsi="楷体" w:hint="eastAsia"/>
          <w:sz w:val="24"/>
        </w:rPr>
      </w:pPr>
      <w:r w:rsidRPr="00FD3F53">
        <w:rPr>
          <w:rFonts w:ascii="楷体" w:eastAsia="楷体" w:hAnsi="楷体" w:hint="eastAsia"/>
        </w:rPr>
        <w:t>2、</w:t>
      </w:r>
      <w:r w:rsidRPr="00FD3F53">
        <w:rPr>
          <w:rFonts w:ascii="楷体" w:eastAsia="楷体" w:hAnsi="楷体" w:hint="eastAsia"/>
          <w:sz w:val="24"/>
        </w:rPr>
        <w:t>该剧拍摄、制作过程中，</w:t>
      </w:r>
      <w:r w:rsidRPr="00FD3F53">
        <w:rPr>
          <w:rFonts w:ascii="楷体" w:eastAsia="楷体" w:hAnsi="楷体" w:hint="eastAsia"/>
          <w:sz w:val="24"/>
          <w:szCs w:val="24"/>
        </w:rPr>
        <w:t>乙方艺人</w:t>
      </w:r>
      <w:r w:rsidRPr="00FD3F53">
        <w:rPr>
          <w:rFonts w:ascii="楷体" w:eastAsia="楷体" w:hAnsi="楷体" w:cs="Tahoma" w:hint="eastAsia"/>
          <w:sz w:val="24"/>
          <w:szCs w:val="24"/>
        </w:rPr>
        <w:t>工作时间由制作方（即甲方）全权制定及安排，</w:t>
      </w:r>
      <w:r w:rsidRPr="00FD3F53">
        <w:rPr>
          <w:rFonts w:ascii="楷体" w:eastAsia="楷体" w:hAnsi="楷体" w:hint="eastAsia"/>
          <w:sz w:val="24"/>
        </w:rPr>
        <w:t>乙方艺人同意遵守甲方管理规范</w:t>
      </w:r>
      <w:r w:rsidRPr="00FD3F53">
        <w:rPr>
          <w:rFonts w:ascii="楷体" w:eastAsia="楷体" w:hAnsi="楷体" w:hint="eastAsia"/>
          <w:sz w:val="22"/>
        </w:rPr>
        <w:t>遵守拍摄及排练（如有）要求，不无故不到或迟到；不无故罢演或中途辍演</w:t>
      </w:r>
      <w:r w:rsidRPr="00FD3F53">
        <w:rPr>
          <w:rFonts w:ascii="楷体" w:eastAsia="楷体" w:hAnsi="楷体" w:hint="eastAsia"/>
          <w:sz w:val="24"/>
        </w:rPr>
        <w:t>。乙方艺人除因伤病救治不能表演外，均同意按甲方指定的时间、地点参加工作，否则视为乙方违约。</w:t>
      </w:r>
    </w:p>
    <w:p w14:paraId="52BC7740"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3、乙方艺人因病请假时，须向甲方提交中国大陆地区公立</w:t>
      </w:r>
      <w:r w:rsidRPr="00FD3F53">
        <w:rPr>
          <w:rFonts w:ascii="楷体" w:eastAsia="楷体" w:hAnsi="楷体" w:cs="宋体" w:hint="eastAsia"/>
          <w:color w:val="000000"/>
          <w:kern w:val="0"/>
          <w:sz w:val="24"/>
          <w:szCs w:val="24"/>
        </w:rPr>
        <w:t>三级甲等</w:t>
      </w:r>
      <w:r w:rsidRPr="00FD3F53">
        <w:rPr>
          <w:rFonts w:ascii="楷体" w:eastAsia="楷体" w:hAnsi="楷体" w:hint="eastAsia"/>
          <w:sz w:val="24"/>
        </w:rPr>
        <w:t>医院出具之有效证明。</w:t>
      </w:r>
      <w:r w:rsidRPr="00FD3F53">
        <w:rPr>
          <w:rFonts w:ascii="楷体" w:eastAsia="楷体" w:hAnsi="楷体" w:cs="宋体" w:hint="eastAsia"/>
          <w:color w:val="000000"/>
          <w:kern w:val="0"/>
          <w:sz w:val="24"/>
          <w:szCs w:val="24"/>
        </w:rPr>
        <w:t>如乙方艺人因为生病，且有</w:t>
      </w:r>
      <w:r w:rsidRPr="00FD3F53">
        <w:rPr>
          <w:rFonts w:ascii="楷体" w:eastAsia="楷体" w:hAnsi="楷体" w:hint="eastAsia"/>
          <w:sz w:val="24"/>
        </w:rPr>
        <w:t>中国大陆地区</w:t>
      </w:r>
      <w:r w:rsidRPr="00FD3F53">
        <w:rPr>
          <w:rFonts w:ascii="楷体" w:eastAsia="楷体" w:hAnsi="楷体" w:cs="宋体" w:hint="eastAsia"/>
          <w:color w:val="000000"/>
          <w:kern w:val="0"/>
          <w:sz w:val="24"/>
          <w:szCs w:val="24"/>
        </w:rPr>
        <w:t>公立三级甲等医院诊断证明确实无法履行或继续履行本合约的，甲乙双方本着互相谅解的原则协商处理。如乙方艺人尚未进组参加演出，则须将甲方已经支付之酬金退还甲方；如已经进组参加演出的，甲方决定解除本合同的，则按照乙方艺人实际演出的天数，以每天酬劳为人民币</w:t>
      </w:r>
      <w:r w:rsidRPr="00FD3F53">
        <w:rPr>
          <w:rFonts w:ascii="楷体" w:eastAsia="楷体" w:hAnsi="楷体" w:cs="宋体" w:hint="eastAsia"/>
          <w:color w:val="000000"/>
          <w:kern w:val="0"/>
          <w:sz w:val="24"/>
          <w:szCs w:val="24"/>
          <w:u w:val="single"/>
        </w:rPr>
        <w:t xml:space="preserve">    </w:t>
      </w:r>
      <w:r w:rsidRPr="00FD3F53">
        <w:rPr>
          <w:rFonts w:ascii="楷体" w:eastAsia="楷体" w:hAnsi="楷体" w:cs="宋体" w:hint="eastAsia"/>
          <w:color w:val="000000"/>
          <w:kern w:val="0"/>
          <w:sz w:val="24"/>
          <w:szCs w:val="24"/>
        </w:rPr>
        <w:t>万元的金额与甲方结算，结算后，甲方有权使用或不使用乙方艺人已拍摄的部分；若甲方决定不解除本合同仍由乙方艺人继续演出的，则按照乙方艺人实际演出的天数，以每天酬劳为人民币</w:t>
      </w:r>
      <w:r w:rsidRPr="00FD3F53">
        <w:rPr>
          <w:rFonts w:ascii="楷体" w:eastAsia="楷体" w:hAnsi="楷体" w:cs="宋体" w:hint="eastAsia"/>
          <w:color w:val="000000"/>
          <w:kern w:val="0"/>
          <w:sz w:val="24"/>
          <w:szCs w:val="24"/>
          <w:u w:val="single"/>
        </w:rPr>
        <w:t xml:space="preserve">    </w:t>
      </w:r>
      <w:r w:rsidRPr="00FD3F53">
        <w:rPr>
          <w:rFonts w:ascii="楷体" w:eastAsia="楷体" w:hAnsi="楷体" w:cs="宋体" w:hint="eastAsia"/>
          <w:color w:val="000000"/>
          <w:kern w:val="0"/>
          <w:sz w:val="24"/>
          <w:szCs w:val="24"/>
        </w:rPr>
        <w:t>万元的金额与乙方结算，乙方艺人病愈或可以参加演出时，甲方有权选择要求乙方艺人按照甲方确定的时间继续补拍此前未完成的拍摄内容。</w:t>
      </w:r>
    </w:p>
    <w:p w14:paraId="2337AC2B"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4、乙方艺人因特别事由而请假，应在请假前提出正当理由，并征得甲方书面同意。乙方艺人请假期内不享受该剧剧组福利待遇，并同意于第一时间为甲方无偿补齐因此延误的拍摄时间。</w:t>
      </w:r>
    </w:p>
    <w:p w14:paraId="29D49FE6" w14:textId="77777777" w:rsidR="00921674" w:rsidRPr="00FD3F53" w:rsidRDefault="00921674">
      <w:pPr>
        <w:tabs>
          <w:tab w:val="left" w:pos="180"/>
        </w:tabs>
        <w:spacing w:line="360" w:lineRule="auto"/>
        <w:ind w:leftChars="-1" w:left="358" w:hangingChars="150" w:hanging="360"/>
        <w:rPr>
          <w:rFonts w:ascii="楷体" w:eastAsia="楷体" w:hAnsi="楷体" w:hint="eastAsia"/>
          <w:sz w:val="24"/>
        </w:rPr>
      </w:pPr>
      <w:r w:rsidRPr="00FD3F53">
        <w:rPr>
          <w:rFonts w:ascii="楷体" w:eastAsia="楷体" w:hAnsi="楷体" w:hint="eastAsia"/>
          <w:sz w:val="24"/>
        </w:rPr>
        <w:t>5、从乙方工作正式开始之日起到乙方工作结束之日止，乙方承诺不在未经甲方同意的情况下，接受非甲方的约请而中断或终止乙方艺人在本合同中的义务。对于乙方在签署本合同前所接受的约请（如有），则应在本合同签署之前，向甲方以书面形式提交乙方艺人日程表便于甲方安排乙方艺人之该戏剧表演工作。</w:t>
      </w:r>
    </w:p>
    <w:p w14:paraId="5D070FD2"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6、乙方艺人有义务接受该剧导演的拍摄指挥。同时，本着对艺术创作负责的态度和友好合作的原则，未经甲方同意，乙方艺人承诺不会于该剧完成前</w:t>
      </w:r>
      <w:r w:rsidRPr="00FD3F53">
        <w:rPr>
          <w:rFonts w:ascii="楷体" w:eastAsia="楷体" w:hAnsi="楷体" w:cs="楷体_GB2312" w:hint="eastAsia"/>
          <w:color w:val="000000"/>
          <w:sz w:val="24"/>
          <w:szCs w:val="24"/>
          <w:lang w:val="zh-CN"/>
        </w:rPr>
        <w:t>，擅自改变发型、发色及身段或</w:t>
      </w:r>
      <w:r w:rsidRPr="00FD3F53">
        <w:rPr>
          <w:rFonts w:ascii="楷体" w:eastAsia="楷体" w:hAnsi="楷体" w:hint="eastAsia"/>
          <w:sz w:val="24"/>
        </w:rPr>
        <w:t>退出该剧剧组。</w:t>
      </w:r>
    </w:p>
    <w:p w14:paraId="72F6E040" w14:textId="77777777" w:rsidR="00921674" w:rsidRPr="00FD3F53" w:rsidRDefault="00921674">
      <w:pPr>
        <w:tabs>
          <w:tab w:val="left" w:pos="36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7、为使甲方能及时通知乙方艺人出演，在本合同有效期内，乙方同意向甲方提供乙方艺人的行程去向，以使甲方可在合理时间内，无论昼夜均能与乙方艺人联系或发出指定工作时间、地点的通知。乙方艺人为履行本合同与甲方保持沟通之有效联系方式为</w:t>
      </w:r>
      <w:r w:rsidRPr="00FD3F53">
        <w:rPr>
          <w:rFonts w:ascii="楷体" w:eastAsia="楷体" w:hAnsi="楷体" w:hint="eastAsia"/>
          <w:sz w:val="24"/>
          <w:u w:val="single"/>
        </w:rPr>
        <w:t xml:space="preserve"> 移动电话：                      </w:t>
      </w:r>
      <w:r w:rsidRPr="00FD3F53">
        <w:rPr>
          <w:rFonts w:ascii="楷体" w:eastAsia="楷体" w:hAnsi="楷体" w:hint="eastAsia"/>
          <w:sz w:val="24"/>
        </w:rPr>
        <w:t>。</w:t>
      </w:r>
    </w:p>
    <w:p w14:paraId="0405E5D9"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8、乙方同意，甲方有权安排乙方艺人于该剧演出时，由现场即场收音形式收录乙方艺人之念词对白，如因收录不清晰，亦可以在该剧拍摄中或完成拍摄工作后，安排乙方艺人或他人为乙方艺人在该剧中的戏剧表演进行念词对白的配音，乙方艺人为该戏剧表演配音的具体时间与方式由甲、乙双方另行友好协商，甲方享有最终决定权。如需配音，甲方无需另行向乙方付费，但甲方应提前7天告知乙方配音时间安排，并应按本合同项下标准承担因此所产生的外埠食宿、交通费用（如有）。</w:t>
      </w:r>
    </w:p>
    <w:p w14:paraId="714F6D34" w14:textId="77777777" w:rsidR="00921674" w:rsidRPr="00FD3F53" w:rsidRDefault="00921674">
      <w:pPr>
        <w:tabs>
          <w:tab w:val="left" w:pos="180"/>
        </w:tabs>
        <w:spacing w:line="360" w:lineRule="auto"/>
        <w:ind w:left="480" w:hangingChars="200" w:hanging="480"/>
        <w:rPr>
          <w:rFonts w:ascii="楷体" w:eastAsia="楷体" w:hAnsi="楷体" w:hint="eastAsia"/>
          <w:sz w:val="24"/>
        </w:rPr>
      </w:pPr>
      <w:r w:rsidRPr="00FD3F53">
        <w:rPr>
          <w:rFonts w:ascii="楷体" w:eastAsia="楷体" w:hAnsi="楷体" w:hint="eastAsia"/>
          <w:sz w:val="24"/>
        </w:rPr>
        <w:t>9、该剧拍摄期间内乙方严禁打架斗殴、赌博、不适度饮用含有酒精之饮品或为其他影响该剧正常拍摄的言行，否则，甲方将追究乙方之责任。为此，甲方有权利优先以未支付乙方之劳务报酬等补偿损失，并有权决定是否继续聘用乙方。如果甲方根据本条解聘乙方，乙方无权要求甲方给付任何于解聘之日后之款项，因此给甲方造成损失的，乙方还应赔偿甲方全部经济损失（包括但不限于剧组拍摄额外增加的费用、维权的费用、合理的律师费、诉讼费等）。</w:t>
      </w:r>
    </w:p>
    <w:p w14:paraId="0F1D46A6" w14:textId="77777777" w:rsidR="00921674" w:rsidRPr="00FD3F53" w:rsidRDefault="00921674">
      <w:pPr>
        <w:tabs>
          <w:tab w:val="left" w:pos="180"/>
        </w:tabs>
        <w:spacing w:line="360" w:lineRule="auto"/>
        <w:ind w:left="480" w:hangingChars="200" w:hanging="480"/>
        <w:rPr>
          <w:rFonts w:ascii="楷体" w:eastAsia="楷体" w:hAnsi="楷体" w:hint="eastAsia"/>
          <w:sz w:val="24"/>
        </w:rPr>
      </w:pPr>
      <w:r w:rsidRPr="00FD3F53">
        <w:rPr>
          <w:rFonts w:ascii="楷体" w:eastAsia="楷体" w:hAnsi="楷体" w:hint="eastAsia"/>
          <w:sz w:val="24"/>
        </w:rPr>
        <w:t>10、在本合同有效期内，乙方艺人须自行负担本人的一切因私的个人开支。乙方艺人因私事之私人消费、交通费、电话费甲方无需报销。</w:t>
      </w:r>
    </w:p>
    <w:p w14:paraId="712C115D" w14:textId="77777777" w:rsidR="00921674" w:rsidRPr="00FD3F53" w:rsidRDefault="00921674">
      <w:pPr>
        <w:tabs>
          <w:tab w:val="left" w:pos="180"/>
        </w:tabs>
        <w:spacing w:line="360" w:lineRule="auto"/>
        <w:ind w:left="480" w:hangingChars="200" w:hanging="480"/>
        <w:rPr>
          <w:rFonts w:ascii="楷体" w:eastAsia="楷体" w:hAnsi="楷体" w:hint="eastAsia"/>
          <w:sz w:val="24"/>
        </w:rPr>
      </w:pPr>
      <w:r w:rsidRPr="00FD3F53">
        <w:rPr>
          <w:rFonts w:ascii="楷体" w:eastAsia="楷体" w:hAnsi="楷体" w:hint="eastAsia"/>
          <w:sz w:val="24"/>
        </w:rPr>
        <w:t>11、未经甲方同意或者授权，乙方/乙方艺人不得擅自以甲方名义或受聘的名义作任何借贷。不得进行任何引致甲方和该剧在名誉上、经济上受到损失的行为。</w:t>
      </w:r>
    </w:p>
    <w:p w14:paraId="42A30C6E" w14:textId="77777777" w:rsidR="00921674" w:rsidRPr="00FD3F53" w:rsidRDefault="00921674">
      <w:pPr>
        <w:tabs>
          <w:tab w:val="left" w:pos="180"/>
        </w:tabs>
        <w:spacing w:line="360" w:lineRule="auto"/>
        <w:ind w:left="480" w:hangingChars="200" w:hanging="480"/>
        <w:rPr>
          <w:rFonts w:ascii="楷体" w:eastAsia="楷体" w:hAnsi="楷体" w:hint="eastAsia"/>
          <w:sz w:val="24"/>
        </w:rPr>
      </w:pPr>
      <w:r w:rsidRPr="00FD3F53">
        <w:rPr>
          <w:rFonts w:ascii="楷体" w:eastAsia="楷体" w:hAnsi="楷体" w:hint="eastAsia"/>
          <w:sz w:val="24"/>
        </w:rPr>
        <w:t>12、乙方/乙方艺人承诺履行本合同下的义务，皆不存在任何法律上的障碍，且乙方/乙方艺人保证不存在阻碍本合同履行的人事、雇佣、管理等方面的限制或禁令，乙方与乙方艺人之间经纪关系的变动、解除不会影响本合同的履行，否则，乙方应承担相应的违约责任，赔偿甲方因此所遭受的一切直接、间接经济损失。</w:t>
      </w:r>
    </w:p>
    <w:p w14:paraId="0420A451" w14:textId="77777777" w:rsidR="00921674" w:rsidRPr="00FD3F53" w:rsidRDefault="00921674">
      <w:pPr>
        <w:tabs>
          <w:tab w:val="left" w:pos="180"/>
        </w:tabs>
        <w:spacing w:line="360" w:lineRule="auto"/>
        <w:ind w:left="480" w:hangingChars="200" w:hanging="480"/>
        <w:rPr>
          <w:rFonts w:ascii="楷体" w:eastAsia="楷体" w:hAnsi="楷体" w:hint="eastAsia"/>
          <w:sz w:val="24"/>
        </w:rPr>
      </w:pPr>
      <w:r w:rsidRPr="00FD3F53">
        <w:rPr>
          <w:rFonts w:ascii="楷体" w:eastAsia="楷体" w:hAnsi="楷体" w:hint="eastAsia"/>
          <w:sz w:val="24"/>
        </w:rPr>
        <w:t>13、为使该剧拍摄顺利进行，达到最好效果，甲方承诺按本合同约定履行对乙方的应尽义务，同时，乙方亦承诺尽最大努力配合甲方的艺术要求来完成该剧拍摄工作。</w:t>
      </w:r>
    </w:p>
    <w:p w14:paraId="734C6E6C" w14:textId="77777777" w:rsidR="00921674" w:rsidRPr="00FD3F53" w:rsidRDefault="00921674">
      <w:pPr>
        <w:spacing w:line="380" w:lineRule="exact"/>
        <w:rPr>
          <w:rFonts w:ascii="楷体" w:eastAsia="楷体" w:hAnsi="楷体" w:hint="eastAsia"/>
          <w:color w:val="000000"/>
          <w:sz w:val="24"/>
          <w:szCs w:val="24"/>
        </w:rPr>
      </w:pPr>
      <w:r w:rsidRPr="00FD3F53">
        <w:rPr>
          <w:rFonts w:ascii="楷体" w:eastAsia="楷体" w:hAnsi="楷体" w:hint="eastAsia"/>
          <w:sz w:val="24"/>
          <w:szCs w:val="24"/>
        </w:rPr>
        <w:t>14、</w:t>
      </w:r>
      <w:r w:rsidRPr="00FD3F53">
        <w:rPr>
          <w:rFonts w:ascii="楷体" w:eastAsia="楷体" w:hAnsi="楷体" w:hint="eastAsia"/>
          <w:color w:val="000000"/>
          <w:sz w:val="24"/>
          <w:szCs w:val="24"/>
        </w:rPr>
        <w:t xml:space="preserve">合同签订以后，任一方不得对公众及媒体发表任何损害相对方、剧组及该剧声名的一  </w:t>
      </w:r>
    </w:p>
    <w:p w14:paraId="56350B83" w14:textId="77777777" w:rsidR="00921674" w:rsidRPr="00FD3F53" w:rsidRDefault="00921674">
      <w:pPr>
        <w:spacing w:line="380" w:lineRule="exact"/>
        <w:rPr>
          <w:rFonts w:ascii="楷体" w:eastAsia="楷体" w:hAnsi="楷体" w:hint="eastAsia"/>
          <w:color w:val="000000"/>
          <w:sz w:val="24"/>
          <w:szCs w:val="24"/>
        </w:rPr>
      </w:pPr>
      <w:r w:rsidRPr="00FD3F53">
        <w:rPr>
          <w:rFonts w:ascii="楷体" w:eastAsia="楷体" w:hAnsi="楷体" w:hint="eastAsia"/>
          <w:color w:val="000000"/>
          <w:sz w:val="24"/>
          <w:szCs w:val="24"/>
        </w:rPr>
        <w:t xml:space="preserve">    切言论。</w:t>
      </w:r>
    </w:p>
    <w:p w14:paraId="4C07782E" w14:textId="77777777" w:rsidR="00921674" w:rsidRPr="00FD3F53" w:rsidRDefault="00921674">
      <w:pPr>
        <w:numPr>
          <w:ilvl w:val="0"/>
          <w:numId w:val="4"/>
        </w:numPr>
        <w:tabs>
          <w:tab w:val="left" w:pos="180"/>
        </w:tabs>
        <w:spacing w:line="360" w:lineRule="auto"/>
        <w:rPr>
          <w:rFonts w:ascii="楷体" w:eastAsia="楷体" w:hAnsi="楷体" w:hint="eastAsia"/>
          <w:sz w:val="24"/>
          <w:szCs w:val="24"/>
        </w:rPr>
      </w:pPr>
      <w:r w:rsidRPr="00FD3F53">
        <w:rPr>
          <w:rFonts w:ascii="楷体" w:eastAsia="楷体" w:hAnsi="楷体" w:hint="eastAsia"/>
          <w:sz w:val="24"/>
          <w:szCs w:val="24"/>
        </w:rPr>
        <w:t xml:space="preserve">在拍摄期间，乙方艺人一切私人财物的保管及工作时间之外的人身安全，均由乙方艺  </w:t>
      </w:r>
    </w:p>
    <w:p w14:paraId="559A6383" w14:textId="77777777" w:rsidR="00921674" w:rsidRPr="00FD3F53" w:rsidRDefault="00921674">
      <w:pPr>
        <w:tabs>
          <w:tab w:val="left" w:pos="180"/>
        </w:tabs>
        <w:spacing w:line="360" w:lineRule="auto"/>
        <w:rPr>
          <w:rFonts w:ascii="楷体" w:eastAsia="楷体" w:hAnsi="楷体" w:cs="宋体" w:hint="eastAsia"/>
          <w:kern w:val="0"/>
          <w:sz w:val="24"/>
          <w:szCs w:val="24"/>
        </w:rPr>
      </w:pPr>
      <w:r w:rsidRPr="00FD3F53">
        <w:rPr>
          <w:rFonts w:ascii="楷体" w:eastAsia="楷体" w:hAnsi="楷体" w:hint="eastAsia"/>
          <w:sz w:val="24"/>
          <w:szCs w:val="24"/>
        </w:rPr>
        <w:t xml:space="preserve">    人自行负责。</w:t>
      </w:r>
    </w:p>
    <w:p w14:paraId="1EE87A86" w14:textId="77777777" w:rsidR="00921674" w:rsidRPr="00FD3F53" w:rsidRDefault="00921674">
      <w:pPr>
        <w:numPr>
          <w:ilvl w:val="0"/>
          <w:numId w:val="4"/>
        </w:numPr>
        <w:tabs>
          <w:tab w:val="left" w:pos="180"/>
        </w:tabs>
        <w:spacing w:line="360" w:lineRule="auto"/>
        <w:rPr>
          <w:rFonts w:ascii="楷体" w:eastAsia="楷体" w:hAnsi="楷体" w:cs="宋体" w:hint="eastAsia"/>
          <w:kern w:val="0"/>
          <w:sz w:val="24"/>
          <w:szCs w:val="24"/>
        </w:rPr>
      </w:pPr>
      <w:r w:rsidRPr="00FD3F53">
        <w:rPr>
          <w:rFonts w:ascii="楷体" w:eastAsia="楷体" w:hAnsi="楷体" w:cs="宋体" w:hint="eastAsia"/>
          <w:kern w:val="0"/>
          <w:sz w:val="24"/>
          <w:szCs w:val="24"/>
        </w:rPr>
        <w:t>如甲方出于角色适合度方面的考虑，决定由他人替代乙方艺人在本剧中饰演之角色，</w:t>
      </w:r>
    </w:p>
    <w:p w14:paraId="57B129AA" w14:textId="77777777" w:rsidR="00921674" w:rsidRPr="00FD3F53" w:rsidRDefault="00921674">
      <w:pPr>
        <w:tabs>
          <w:tab w:val="left" w:pos="180"/>
        </w:tabs>
        <w:spacing w:line="360" w:lineRule="auto"/>
        <w:rPr>
          <w:rFonts w:ascii="楷体" w:eastAsia="楷体" w:hAnsi="楷体" w:hint="eastAsia"/>
          <w:sz w:val="20"/>
        </w:rPr>
      </w:pPr>
      <w:r w:rsidRPr="00FD3F53">
        <w:rPr>
          <w:rFonts w:ascii="楷体" w:eastAsia="楷体" w:hAnsi="楷体" w:cs="宋体" w:hint="eastAsia"/>
          <w:kern w:val="0"/>
          <w:sz w:val="24"/>
          <w:szCs w:val="24"/>
        </w:rPr>
        <w:t xml:space="preserve">    乙方承诺对此表示理解，并有权不退回已实际收取的片酬。</w:t>
      </w:r>
    </w:p>
    <w:p w14:paraId="4298476F" w14:textId="77777777" w:rsidR="00921674" w:rsidRPr="00FD3F53" w:rsidRDefault="00921674">
      <w:pPr>
        <w:tabs>
          <w:tab w:val="left" w:pos="180"/>
        </w:tabs>
        <w:spacing w:line="360" w:lineRule="auto"/>
        <w:rPr>
          <w:rFonts w:ascii="楷体" w:eastAsia="楷体" w:hAnsi="楷体" w:hint="eastAsia"/>
          <w:sz w:val="24"/>
          <w:szCs w:val="24"/>
        </w:rPr>
      </w:pPr>
    </w:p>
    <w:p w14:paraId="66F93DA5" w14:textId="77777777" w:rsidR="00921674" w:rsidRPr="00FD3F53" w:rsidRDefault="00921674">
      <w:pPr>
        <w:tabs>
          <w:tab w:val="left" w:pos="180"/>
        </w:tabs>
        <w:spacing w:line="360" w:lineRule="auto"/>
        <w:rPr>
          <w:rFonts w:ascii="楷体" w:eastAsia="楷体" w:hAnsi="楷体" w:hint="eastAsia"/>
          <w:b/>
          <w:sz w:val="24"/>
        </w:rPr>
      </w:pPr>
      <w:r w:rsidRPr="00FD3F53">
        <w:rPr>
          <w:rFonts w:ascii="楷体" w:eastAsia="楷体" w:hAnsi="楷体" w:hint="eastAsia"/>
          <w:b/>
          <w:sz w:val="24"/>
        </w:rPr>
        <w:t>第七条  著作权</w:t>
      </w:r>
    </w:p>
    <w:p w14:paraId="02BED85C"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1、除双方另有约定外，甲、乙双方一致确认乙方艺人享有于该剧中之演员署名权，除此之外该剧的其他著作权，</w:t>
      </w:r>
      <w:r w:rsidRPr="00FD3F53">
        <w:rPr>
          <w:rFonts w:ascii="楷体" w:eastAsia="楷体" w:hAnsi="楷体" w:hint="eastAsia"/>
          <w:color w:val="000000"/>
          <w:sz w:val="24"/>
          <w:szCs w:val="24"/>
        </w:rPr>
        <w:t>包括但不限于全世界电影、电视、录像带、雷射影碟、网络、广播、舞台剧及一切现在已有及将来发明之传播媒介，剧本内之人物造型、姓名、桥段、照片等版权，</w:t>
      </w:r>
      <w:r w:rsidRPr="00FD3F53">
        <w:rPr>
          <w:rFonts w:ascii="楷体" w:eastAsia="楷体" w:hAnsi="楷体" w:hint="eastAsia"/>
          <w:sz w:val="24"/>
          <w:szCs w:val="24"/>
        </w:rPr>
        <w:t>以及产生的全部收益，</w:t>
      </w:r>
      <w:r w:rsidRPr="00FD3F53">
        <w:rPr>
          <w:rFonts w:ascii="楷体" w:eastAsia="楷体" w:hAnsi="楷体" w:hint="eastAsia"/>
          <w:sz w:val="24"/>
        </w:rPr>
        <w:t>由甲方全权享有和负责处理。</w:t>
      </w:r>
    </w:p>
    <w:p w14:paraId="6E7EE6BC"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2、因全面履行本合同，并依本合同的约定完成该戏剧表演工作，乙方享有于该剧标署乙方艺人姓名的权利，甲方承诺</w:t>
      </w:r>
      <w:r w:rsidRPr="00FD3F53">
        <w:rPr>
          <w:rFonts w:ascii="楷体" w:eastAsia="楷体" w:hAnsi="楷体" w:hint="eastAsia"/>
          <w:sz w:val="24"/>
          <w:szCs w:val="24"/>
        </w:rPr>
        <w:t>本剧不论任何字幕、宣传品中，乙方艺人</w:t>
      </w:r>
      <w:r w:rsidRPr="00FD3F53">
        <w:rPr>
          <w:rFonts w:ascii="楷体" w:eastAsia="楷体" w:hAnsi="楷体" w:hint="eastAsia"/>
          <w:sz w:val="24"/>
        </w:rPr>
        <w:t>署名</w:t>
      </w:r>
      <w:r w:rsidRPr="00FD3F53">
        <w:rPr>
          <w:rFonts w:ascii="楷体" w:eastAsia="楷体" w:hAnsi="楷体" w:hint="eastAsia"/>
          <w:sz w:val="24"/>
          <w:szCs w:val="24"/>
        </w:rPr>
        <w:t>的次序、大小，都要以</w:t>
      </w:r>
      <w:r w:rsidRPr="00FD3F53">
        <w:rPr>
          <w:rFonts w:ascii="楷体" w:eastAsia="楷体" w:hAnsi="楷体" w:hint="eastAsia"/>
          <w:sz w:val="24"/>
          <w:szCs w:val="24"/>
          <w:u w:val="single"/>
        </w:rPr>
        <w:t xml:space="preserve">    </w:t>
      </w:r>
      <w:r w:rsidRPr="00FD3F53">
        <w:rPr>
          <w:rFonts w:ascii="楷体" w:eastAsia="楷体" w:hAnsi="楷体" w:hint="eastAsia"/>
          <w:sz w:val="24"/>
          <w:szCs w:val="24"/>
        </w:rPr>
        <w:t>主演的身份出现</w:t>
      </w:r>
      <w:r w:rsidRPr="00FD3F53">
        <w:rPr>
          <w:rFonts w:ascii="楷体" w:eastAsia="楷体" w:hAnsi="楷体" w:hint="eastAsia"/>
          <w:sz w:val="24"/>
        </w:rPr>
        <w:t>。除此之外该剧的其他一切署名方式及其他著作权均由甲方全权负责处理</w:t>
      </w:r>
      <w:r w:rsidRPr="00FD3F53">
        <w:rPr>
          <w:rFonts w:ascii="楷体" w:eastAsia="楷体" w:hAnsi="楷体" w:hint="eastAsia"/>
          <w:sz w:val="24"/>
          <w:szCs w:val="24"/>
        </w:rPr>
        <w:t>。</w:t>
      </w:r>
    </w:p>
    <w:p w14:paraId="1566A5AD"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3、甲方有权为该剧宣传之目的而使用甲方摄制的有关乙方艺人在该剧摄制过程中的平面、录像作品的部分或全部。乙方许可甲方为该剧宣传之需要，使用乙方艺人的姓名、剧照、肖像及乙方提供的有关资料等，甲方无需为此向乙方再行支付费用。</w:t>
      </w:r>
    </w:p>
    <w:p w14:paraId="1DEE8D21"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4、未经乙方同意，甲方不得自行或授权其他任何第三方擅自利用乙方艺人之姓名、照片、肖像、其他音像资料从事与该剧无关的产品的宣传或其它任何用途，不论有偿或无偿之义务性质工作。</w:t>
      </w:r>
    </w:p>
    <w:p w14:paraId="63A8F611" w14:textId="77777777" w:rsidR="00921674" w:rsidRPr="00FD3F53" w:rsidRDefault="00921674">
      <w:pPr>
        <w:tabs>
          <w:tab w:val="left" w:pos="180"/>
        </w:tabs>
        <w:spacing w:line="360" w:lineRule="auto"/>
        <w:ind w:left="600"/>
        <w:rPr>
          <w:rFonts w:ascii="楷体" w:eastAsia="楷体" w:hAnsi="楷体" w:hint="eastAsia"/>
          <w:sz w:val="24"/>
        </w:rPr>
      </w:pPr>
    </w:p>
    <w:p w14:paraId="63F4C42A" w14:textId="77777777" w:rsidR="00921674" w:rsidRPr="00FD3F53" w:rsidRDefault="00921674">
      <w:pPr>
        <w:numPr>
          <w:ilvl w:val="0"/>
          <w:numId w:val="5"/>
        </w:numPr>
        <w:tabs>
          <w:tab w:val="left" w:pos="180"/>
        </w:tabs>
        <w:spacing w:line="360" w:lineRule="auto"/>
        <w:rPr>
          <w:rFonts w:ascii="楷体" w:eastAsia="楷体" w:hAnsi="楷体" w:hint="eastAsia"/>
          <w:bCs/>
          <w:sz w:val="24"/>
          <w:szCs w:val="28"/>
        </w:rPr>
      </w:pPr>
      <w:r w:rsidRPr="00FD3F53">
        <w:rPr>
          <w:rFonts w:ascii="楷体" w:eastAsia="楷体" w:hAnsi="楷体" w:hint="eastAsia"/>
          <w:b/>
          <w:sz w:val="24"/>
        </w:rPr>
        <w:t xml:space="preserve"> 特别约定</w:t>
      </w:r>
    </w:p>
    <w:p w14:paraId="40165EDE" w14:textId="77777777" w:rsidR="00921674" w:rsidRPr="00FD3F53" w:rsidRDefault="00921674">
      <w:pPr>
        <w:tabs>
          <w:tab w:val="left" w:pos="180"/>
        </w:tabs>
        <w:spacing w:line="360" w:lineRule="auto"/>
        <w:rPr>
          <w:rFonts w:ascii="楷体" w:eastAsia="楷体" w:hAnsi="楷体" w:hint="eastAsia"/>
          <w:sz w:val="24"/>
          <w:szCs w:val="24"/>
        </w:rPr>
      </w:pPr>
      <w:r w:rsidRPr="00FD3F53">
        <w:rPr>
          <w:rFonts w:ascii="楷体" w:eastAsia="楷体" w:hAnsi="楷体" w:hint="eastAsia"/>
          <w:sz w:val="24"/>
          <w:szCs w:val="24"/>
        </w:rPr>
        <w:t xml:space="preserve">      甲方有权进行该片的广告招商和招揽货币及固定资产实物赞助的签约，并唯一有权</w:t>
      </w:r>
    </w:p>
    <w:p w14:paraId="35423BCC"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szCs w:val="24"/>
        </w:rPr>
        <w:t xml:space="preserve">   确定贴片广告、植入广告、单屏鸣谢、特别鸣谢、协助拍摄等，</w:t>
      </w:r>
      <w:r w:rsidRPr="00FD3F53">
        <w:rPr>
          <w:rFonts w:ascii="楷体" w:eastAsia="楷体" w:hAnsi="楷体" w:hint="eastAsia"/>
          <w:sz w:val="24"/>
        </w:rPr>
        <w:t>该片拍摄过程中的植</w:t>
      </w:r>
    </w:p>
    <w:p w14:paraId="48FCD015"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rPr>
        <w:t xml:space="preserve">   入广告等（如有）均由甲方负责统一安排、协调、确定，因与乙方表演有关的广告或</w:t>
      </w:r>
    </w:p>
    <w:p w14:paraId="25C7A0B4" w14:textId="77777777" w:rsidR="00921674" w:rsidRPr="00FD3F53" w:rsidRDefault="00921674">
      <w:pPr>
        <w:tabs>
          <w:tab w:val="left" w:pos="180"/>
        </w:tabs>
        <w:spacing w:line="360" w:lineRule="auto"/>
        <w:rPr>
          <w:rFonts w:ascii="楷体" w:eastAsia="楷体" w:hAnsi="楷体" w:hint="eastAsia"/>
          <w:bCs/>
          <w:sz w:val="24"/>
          <w:szCs w:val="28"/>
        </w:rPr>
      </w:pPr>
      <w:r w:rsidRPr="00FD3F53">
        <w:rPr>
          <w:rFonts w:ascii="楷体" w:eastAsia="楷体" w:hAnsi="楷体" w:hint="eastAsia"/>
          <w:sz w:val="24"/>
        </w:rPr>
        <w:t xml:space="preserve">   赞助所产生的利益，甲、乙双方另行商定利益分配方案。</w:t>
      </w:r>
    </w:p>
    <w:p w14:paraId="766CE285" w14:textId="77777777" w:rsidR="00921674" w:rsidRPr="00FD3F53" w:rsidRDefault="00921674">
      <w:pPr>
        <w:tabs>
          <w:tab w:val="left" w:pos="180"/>
        </w:tabs>
        <w:spacing w:line="360" w:lineRule="auto"/>
        <w:rPr>
          <w:rFonts w:ascii="楷体" w:eastAsia="楷体" w:hAnsi="楷体" w:hint="eastAsia"/>
          <w:sz w:val="24"/>
        </w:rPr>
      </w:pPr>
    </w:p>
    <w:p w14:paraId="4A3AECF2"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b/>
          <w:sz w:val="24"/>
        </w:rPr>
        <w:t>第九条  合同的变更、终止、解除和续订</w:t>
      </w:r>
    </w:p>
    <w:p w14:paraId="51A0D7A8"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1、本合同依法签订后，合同双方必须全面履行本合同规定的义务，任何一方不得擅自变更合同内容，如果确实有需要变更时，双方应另行友好协商以书面形式签订补充合同，补充合同与本合同具有同等效力。</w:t>
      </w:r>
    </w:p>
    <w:p w14:paraId="227E1669"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2、本合同有效期满或者双方约定的合同终止条件出现时，甲、乙双方间的聘用关系即自行终止。但如本合同有效期满时，乙方艺人在本合同约定的该剧戏剧表演工作尚未完成，则甲、乙双方应在本合同基础上友好协商以书面形式签订续订聘用补充合同，直至乙方艺人在该剧表演工作完成为止。</w:t>
      </w:r>
    </w:p>
    <w:p w14:paraId="5A2E6D78"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rPr>
        <w:t>3、本合同经甲、乙双方友好协商一致，以书面形式签订解约协议书后，本合同可以解除。</w:t>
      </w:r>
    </w:p>
    <w:p w14:paraId="422A7EB1"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rPr>
        <w:t>4、乙方/乙方艺人发生下列情形事实之一的，甲方可以随时解除本合同，并要求乙</w:t>
      </w:r>
    </w:p>
    <w:p w14:paraId="734B2DEE"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rPr>
        <w:t xml:space="preserve">   方退回全部已收款项，赔偿甲方的全部经济损失（包括但不限于剧组拍摄额外增加的</w:t>
      </w:r>
    </w:p>
    <w:p w14:paraId="262DF74D"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rPr>
        <w:t xml:space="preserve">   费用、维权的费用、合理的律师费、诉讼费等）。</w:t>
      </w:r>
    </w:p>
    <w:p w14:paraId="4C7517EB" w14:textId="77777777" w:rsidR="00921674" w:rsidRPr="00FD3F53" w:rsidRDefault="00921674">
      <w:pPr>
        <w:tabs>
          <w:tab w:val="left" w:pos="180"/>
        </w:tabs>
        <w:spacing w:line="360" w:lineRule="auto"/>
        <w:ind w:firstLineChars="100" w:firstLine="240"/>
        <w:rPr>
          <w:rFonts w:ascii="楷体" w:eastAsia="楷体" w:hAnsi="楷体" w:hint="eastAsia"/>
          <w:sz w:val="24"/>
        </w:rPr>
      </w:pPr>
      <w:r w:rsidRPr="00FD3F53">
        <w:rPr>
          <w:rFonts w:ascii="楷体" w:eastAsia="楷体" w:hAnsi="楷体" w:hint="eastAsia"/>
          <w:sz w:val="24"/>
        </w:rPr>
        <w:t>（1）严重违反工作纪律或规章制度的，导致合同无法履行的。</w:t>
      </w:r>
    </w:p>
    <w:p w14:paraId="43236F22" w14:textId="77777777" w:rsidR="00921674" w:rsidRPr="00FD3F53" w:rsidRDefault="00921674">
      <w:pPr>
        <w:tabs>
          <w:tab w:val="left" w:pos="180"/>
        </w:tabs>
        <w:spacing w:line="360" w:lineRule="auto"/>
        <w:ind w:firstLineChars="100" w:firstLine="240"/>
        <w:rPr>
          <w:rFonts w:ascii="楷体" w:eastAsia="楷体" w:hAnsi="楷体" w:hint="eastAsia"/>
          <w:sz w:val="24"/>
        </w:rPr>
      </w:pPr>
      <w:r w:rsidRPr="00FD3F53">
        <w:rPr>
          <w:rFonts w:ascii="楷体" w:eastAsia="楷体" w:hAnsi="楷体" w:hint="eastAsia"/>
          <w:sz w:val="24"/>
        </w:rPr>
        <w:t>（2）故意不完成工作任务，给甲方造成严重损失的。</w:t>
      </w:r>
    </w:p>
    <w:p w14:paraId="416B403F" w14:textId="77777777" w:rsidR="00921674" w:rsidRPr="00FD3F53" w:rsidRDefault="00921674">
      <w:pPr>
        <w:tabs>
          <w:tab w:val="left" w:pos="180"/>
        </w:tabs>
        <w:spacing w:line="360" w:lineRule="auto"/>
        <w:ind w:firstLineChars="100" w:firstLine="240"/>
        <w:rPr>
          <w:rFonts w:ascii="楷体" w:eastAsia="楷体" w:hAnsi="楷体" w:hint="eastAsia"/>
          <w:sz w:val="24"/>
        </w:rPr>
      </w:pPr>
      <w:r w:rsidRPr="00FD3F53">
        <w:rPr>
          <w:rFonts w:ascii="楷体" w:eastAsia="楷体" w:hAnsi="楷体" w:hint="eastAsia"/>
          <w:sz w:val="24"/>
        </w:rPr>
        <w:t>（3）严重失职，营私舞弊，对甲方利益造成重大损害的。</w:t>
      </w:r>
    </w:p>
    <w:p w14:paraId="4A8C8302" w14:textId="77777777" w:rsidR="00921674" w:rsidRPr="00FD3F53" w:rsidRDefault="00921674">
      <w:pPr>
        <w:tabs>
          <w:tab w:val="left" w:pos="180"/>
        </w:tabs>
        <w:spacing w:line="360" w:lineRule="auto"/>
        <w:ind w:firstLineChars="100" w:firstLine="240"/>
        <w:rPr>
          <w:rFonts w:ascii="楷体" w:eastAsia="楷体" w:hAnsi="楷体" w:hint="eastAsia"/>
          <w:sz w:val="24"/>
        </w:rPr>
      </w:pPr>
      <w:r w:rsidRPr="00FD3F53">
        <w:rPr>
          <w:rFonts w:ascii="楷体" w:eastAsia="楷体" w:hAnsi="楷体" w:hint="eastAsia"/>
          <w:sz w:val="24"/>
        </w:rPr>
        <w:t>（4）因违反法律法规（无论是否被依法追究刑事责任）、治安管理处罚条例（包括但不</w:t>
      </w:r>
    </w:p>
    <w:p w14:paraId="0B8AC091" w14:textId="77777777" w:rsidR="00921674" w:rsidRPr="00FD3F53" w:rsidRDefault="00921674">
      <w:pPr>
        <w:tabs>
          <w:tab w:val="left" w:pos="180"/>
        </w:tabs>
        <w:spacing w:line="360" w:lineRule="auto"/>
        <w:ind w:firstLineChars="100" w:firstLine="240"/>
        <w:rPr>
          <w:rFonts w:ascii="楷体" w:eastAsia="楷体" w:hAnsi="楷体" w:hint="eastAsia"/>
          <w:sz w:val="24"/>
        </w:rPr>
      </w:pPr>
      <w:r w:rsidRPr="00FD3F53">
        <w:rPr>
          <w:rFonts w:ascii="楷体" w:eastAsia="楷体" w:hAnsi="楷体" w:hint="eastAsia"/>
          <w:sz w:val="24"/>
        </w:rPr>
        <w:t xml:space="preserve"> 限于赌博、吸毒、嫖娼等）或严重违反社会道德（包括但不限于婚外情、通奸等），而</w:t>
      </w:r>
    </w:p>
    <w:p w14:paraId="650A302C" w14:textId="77777777" w:rsidR="00921674" w:rsidRPr="00FD3F53" w:rsidRDefault="00921674">
      <w:pPr>
        <w:tabs>
          <w:tab w:val="left" w:pos="180"/>
        </w:tabs>
        <w:spacing w:line="360" w:lineRule="auto"/>
        <w:ind w:firstLineChars="100" w:firstLine="240"/>
        <w:rPr>
          <w:rFonts w:ascii="楷体" w:eastAsia="楷体" w:hAnsi="楷体" w:hint="eastAsia"/>
          <w:sz w:val="24"/>
        </w:rPr>
      </w:pPr>
      <w:r w:rsidRPr="00FD3F53">
        <w:rPr>
          <w:rFonts w:ascii="楷体" w:eastAsia="楷体" w:hAnsi="楷体" w:hint="eastAsia"/>
          <w:sz w:val="24"/>
        </w:rPr>
        <w:t xml:space="preserve"> 影响该剧宣传、发行、播出的。</w:t>
      </w:r>
    </w:p>
    <w:p w14:paraId="52E6FC59" w14:textId="77777777" w:rsidR="00921674" w:rsidRPr="00FD3F53" w:rsidRDefault="00921674">
      <w:pPr>
        <w:tabs>
          <w:tab w:val="left" w:pos="180"/>
        </w:tabs>
        <w:spacing w:line="360" w:lineRule="auto"/>
        <w:ind w:firstLineChars="100" w:firstLine="240"/>
        <w:rPr>
          <w:rFonts w:ascii="楷体" w:eastAsia="楷体" w:hAnsi="楷体" w:hint="eastAsia"/>
          <w:sz w:val="24"/>
        </w:rPr>
      </w:pPr>
    </w:p>
    <w:p w14:paraId="026BBF8C"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b/>
          <w:sz w:val="24"/>
        </w:rPr>
        <w:t>第十条  宣传义务</w:t>
      </w:r>
      <w:r w:rsidRPr="00FD3F53">
        <w:rPr>
          <w:rFonts w:ascii="楷体" w:eastAsia="楷体" w:hAnsi="楷体" w:hint="eastAsia"/>
          <w:sz w:val="24"/>
        </w:rPr>
        <w:t xml:space="preserve"> </w:t>
      </w:r>
    </w:p>
    <w:p w14:paraId="7AA00FD5" w14:textId="77777777" w:rsidR="00921674" w:rsidRPr="00FD3F53" w:rsidRDefault="00921674">
      <w:pPr>
        <w:tabs>
          <w:tab w:val="left" w:pos="180"/>
        </w:tabs>
        <w:spacing w:line="360" w:lineRule="auto"/>
        <w:ind w:firstLineChars="200" w:firstLine="480"/>
        <w:rPr>
          <w:rFonts w:ascii="楷体" w:eastAsia="楷体" w:hAnsi="楷体" w:hint="eastAsia"/>
          <w:sz w:val="24"/>
        </w:rPr>
      </w:pPr>
      <w:r w:rsidRPr="00FD3F53">
        <w:rPr>
          <w:rFonts w:ascii="楷体" w:eastAsia="楷体" w:hAnsi="楷体" w:hint="eastAsia"/>
          <w:sz w:val="24"/>
        </w:rPr>
        <w:t>甲方有权要求乙方艺人参加该剧的发布会及其他宣传活动，甲方提前10天告知乙方发布会及宣传活动等的时间、地点，以便乙方安排档期。同时，乙方因此所产生的外埠交通、食宿费用（如有）由甲方负担，标准同本协议第四条5款。除此以外，甲方无需就此再为乙方承担任何费用或支付任何报酬。本条款有效期不受本合同第二条之限定。</w:t>
      </w:r>
      <w:r w:rsidRPr="00FD3F53">
        <w:rPr>
          <w:rFonts w:ascii="楷体" w:eastAsia="楷体" w:hAnsi="楷体" w:cs="楷体_GB2312" w:hint="eastAsia"/>
          <w:sz w:val="24"/>
        </w:rPr>
        <w:t>同时，</w:t>
      </w:r>
      <w:r w:rsidRPr="00FD3F53">
        <w:rPr>
          <w:rFonts w:ascii="楷体" w:eastAsia="楷体" w:hAnsi="楷体" w:cs="楷体_GB2312" w:hint="eastAsia"/>
          <w:sz w:val="24"/>
          <w:szCs w:val="24"/>
        </w:rPr>
        <w:t>乙方艺人接受媒体采访应确保就该剧与甲方保持统一口径，不得发表或做出任何影响甲方、拍摄制作参与者、该剧本身等的不利的言论或举动。</w:t>
      </w:r>
    </w:p>
    <w:p w14:paraId="698C6480" w14:textId="77777777" w:rsidR="00921674" w:rsidRPr="00FD3F53" w:rsidRDefault="00921674">
      <w:pPr>
        <w:tabs>
          <w:tab w:val="left" w:pos="180"/>
        </w:tabs>
        <w:spacing w:line="360" w:lineRule="auto"/>
        <w:rPr>
          <w:rFonts w:ascii="楷体" w:eastAsia="楷体" w:hAnsi="楷体" w:hint="eastAsia"/>
          <w:b/>
          <w:sz w:val="24"/>
        </w:rPr>
      </w:pPr>
    </w:p>
    <w:p w14:paraId="49F878A9"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b/>
          <w:sz w:val="24"/>
        </w:rPr>
        <w:t>第十一条  保密义务</w:t>
      </w:r>
    </w:p>
    <w:p w14:paraId="5C39D664"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1、乙方同意为甲方保守秘密，不会擅自向第三方泄露对方及该剧拍摄中的</w:t>
      </w:r>
      <w:r w:rsidRPr="00FD3F53">
        <w:rPr>
          <w:rFonts w:ascii="楷体" w:eastAsia="楷体" w:hAnsi="楷体" w:hint="eastAsia"/>
          <w:color w:val="000000"/>
          <w:sz w:val="24"/>
          <w:szCs w:val="24"/>
        </w:rPr>
        <w:t>影片内容及故事情节</w:t>
      </w:r>
      <w:r w:rsidRPr="00FD3F53">
        <w:rPr>
          <w:rFonts w:ascii="楷体" w:eastAsia="楷体" w:hAnsi="楷体" w:hint="eastAsia"/>
          <w:sz w:val="24"/>
        </w:rPr>
        <w:t>、资料信息、工作进程等;否则泄密方须承担由于其泄密而给对方造成的全部经济损失，并承担相应法律责任。</w:t>
      </w:r>
    </w:p>
    <w:p w14:paraId="31E2A2DB"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2、甲、乙双方除司法或审计等法律规定的原因外，不得以任何理由向第三方泄露本合同全部或部分条款，否则，泄密方须承担由于其泄密而给对方造成的全部经济损失，并承担相应法律责任。</w:t>
      </w:r>
    </w:p>
    <w:p w14:paraId="5E8E6DF2"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3、除另有约定外，甲乙双方均不得向其他第三方透露乙方酬金数额，为此发生不良后果由泄密方全部承担。</w:t>
      </w:r>
    </w:p>
    <w:p w14:paraId="191CB435" w14:textId="77777777" w:rsidR="00921674" w:rsidRPr="00FD3F53" w:rsidRDefault="00921674">
      <w:pPr>
        <w:tabs>
          <w:tab w:val="left" w:pos="180"/>
        </w:tabs>
        <w:spacing w:line="360" w:lineRule="auto"/>
        <w:rPr>
          <w:rFonts w:ascii="楷体" w:eastAsia="楷体" w:hAnsi="楷体" w:hint="eastAsia"/>
          <w:b/>
          <w:sz w:val="24"/>
        </w:rPr>
      </w:pPr>
    </w:p>
    <w:p w14:paraId="7D3A202E" w14:textId="77777777" w:rsidR="00921674" w:rsidRPr="00FD3F53" w:rsidRDefault="00921674">
      <w:pPr>
        <w:tabs>
          <w:tab w:val="left" w:pos="180"/>
        </w:tabs>
        <w:spacing w:line="360" w:lineRule="auto"/>
        <w:rPr>
          <w:rFonts w:ascii="楷体" w:eastAsia="楷体" w:hAnsi="楷体" w:hint="eastAsia"/>
          <w:b/>
          <w:sz w:val="24"/>
        </w:rPr>
      </w:pPr>
      <w:r w:rsidRPr="00FD3F53">
        <w:rPr>
          <w:rFonts w:ascii="楷体" w:eastAsia="楷体" w:hAnsi="楷体" w:hint="eastAsia"/>
          <w:b/>
          <w:sz w:val="24"/>
        </w:rPr>
        <w:t>第十二条  违约责任</w:t>
      </w:r>
    </w:p>
    <w:p w14:paraId="39F17721"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1、甲、乙双方中的任何一方违反本合同约定的条款，应赔偿守约方的一切经济损失，包括但不限于维权的费用、合理的律师费、诉讼费等。</w:t>
      </w:r>
    </w:p>
    <w:p w14:paraId="7F73EE8C"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2、合同履行过程中，乙方无故终止履行其在合约下的各项义务，或出现合同第九条第4款的情况，乙方应退回甲方已支付给乙方的款项，并赔偿甲方所遭受的实际损失，包括但不限于剧组拍摄额外增加的费用、维权的费用、合理的律师费、诉讼费等。</w:t>
      </w:r>
    </w:p>
    <w:p w14:paraId="1D936E97" w14:textId="77777777" w:rsidR="00921674" w:rsidRPr="00FD3F53" w:rsidRDefault="00921674">
      <w:pPr>
        <w:tabs>
          <w:tab w:val="left" w:pos="180"/>
        </w:tabs>
        <w:spacing w:line="360" w:lineRule="auto"/>
        <w:rPr>
          <w:rFonts w:ascii="楷体" w:eastAsia="楷体" w:hAnsi="楷体" w:hint="eastAsia"/>
          <w:b/>
          <w:sz w:val="24"/>
        </w:rPr>
      </w:pPr>
    </w:p>
    <w:p w14:paraId="3C0668E7" w14:textId="77777777" w:rsidR="00921674" w:rsidRPr="00FD3F53" w:rsidRDefault="00921674">
      <w:pPr>
        <w:tabs>
          <w:tab w:val="left" w:pos="180"/>
        </w:tabs>
        <w:spacing w:line="360" w:lineRule="auto"/>
        <w:rPr>
          <w:rFonts w:ascii="楷体" w:eastAsia="楷体" w:hAnsi="楷体" w:hint="eastAsia"/>
          <w:b/>
          <w:sz w:val="24"/>
        </w:rPr>
      </w:pPr>
      <w:r w:rsidRPr="00FD3F53">
        <w:rPr>
          <w:rFonts w:ascii="楷体" w:eastAsia="楷体" w:hAnsi="楷体" w:hint="eastAsia"/>
          <w:b/>
          <w:sz w:val="24"/>
        </w:rPr>
        <w:t>第十三条  不可抗力</w:t>
      </w:r>
    </w:p>
    <w:p w14:paraId="5CF33BC9"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b/>
          <w:sz w:val="24"/>
        </w:rPr>
        <w:t xml:space="preserve">   </w:t>
      </w:r>
      <w:r w:rsidRPr="00FD3F53">
        <w:rPr>
          <w:rFonts w:ascii="楷体" w:eastAsia="楷体" w:hAnsi="楷体" w:hint="eastAsia"/>
          <w:sz w:val="24"/>
        </w:rPr>
        <w:t xml:space="preserve"> 本合同履行过程中，如果发生因为人力不可抗拒因素（如政治变化、自然灾害等无法预见、或虽可预见但无法避免的不可抗力事件）而导致该剧的拍摄工作阻延或中断等情形时，由甲、乙双方友好协商一致签订补充合同，具体按该补充合同约定执行。</w:t>
      </w:r>
    </w:p>
    <w:p w14:paraId="7A496E00"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rPr>
        <w:t xml:space="preserve"> </w:t>
      </w:r>
    </w:p>
    <w:p w14:paraId="6E0DE9FD"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b/>
          <w:sz w:val="24"/>
        </w:rPr>
        <w:t>第十四条  争议的解决及法律适用</w:t>
      </w:r>
    </w:p>
    <w:p w14:paraId="26D66FA5" w14:textId="77777777" w:rsidR="00921674" w:rsidRPr="00FD3F53" w:rsidRDefault="00921674">
      <w:pPr>
        <w:tabs>
          <w:tab w:val="left" w:pos="18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1、甲、乙双方因履行本合同发生争议，应首先友好协商解决，协商不成的，须提请合同签订地北京市海淀区人民法院裁决。</w:t>
      </w:r>
    </w:p>
    <w:p w14:paraId="0B85D39A" w14:textId="77777777" w:rsidR="00921674" w:rsidRPr="00FD3F53" w:rsidRDefault="00921674">
      <w:pPr>
        <w:tabs>
          <w:tab w:val="left" w:pos="180"/>
          <w:tab w:val="left" w:pos="720"/>
        </w:tabs>
        <w:spacing w:line="360" w:lineRule="auto"/>
        <w:ind w:left="360" w:hangingChars="150" w:hanging="360"/>
        <w:rPr>
          <w:rFonts w:ascii="楷体" w:eastAsia="楷体" w:hAnsi="楷体" w:hint="eastAsia"/>
          <w:sz w:val="24"/>
        </w:rPr>
      </w:pPr>
      <w:r w:rsidRPr="00FD3F53">
        <w:rPr>
          <w:rFonts w:ascii="楷体" w:eastAsia="楷体" w:hAnsi="楷体" w:hint="eastAsia"/>
          <w:sz w:val="24"/>
        </w:rPr>
        <w:t>2、关于本合同的订立、效力、解释和履行等均适用中华人民共和国大陆地区法律、法规的规定，本合同条款如与中华人民共和国法律、法规相抵触时，以中华人民共和国国家大陆地区法律、法规为准。</w:t>
      </w:r>
    </w:p>
    <w:p w14:paraId="28137970" w14:textId="77777777" w:rsidR="00921674" w:rsidRPr="00FD3F53" w:rsidRDefault="00921674">
      <w:pPr>
        <w:tabs>
          <w:tab w:val="left" w:pos="180"/>
        </w:tabs>
        <w:spacing w:line="360" w:lineRule="auto"/>
        <w:ind w:firstLineChars="200" w:firstLine="482"/>
        <w:rPr>
          <w:rFonts w:ascii="楷体" w:eastAsia="楷体" w:hAnsi="楷体" w:hint="eastAsia"/>
          <w:b/>
          <w:sz w:val="24"/>
          <w:szCs w:val="24"/>
        </w:rPr>
      </w:pPr>
    </w:p>
    <w:p w14:paraId="0E2683E6"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b/>
          <w:sz w:val="24"/>
        </w:rPr>
        <w:t>第十五条  其它事宜</w:t>
      </w:r>
    </w:p>
    <w:p w14:paraId="769EC998"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rPr>
        <w:t>1、本合同未尽事宜，双方另行协商签订补充协议。补充协议与本合同具有同等法律效力。</w:t>
      </w:r>
    </w:p>
    <w:p w14:paraId="44A8D184"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rPr>
        <w:t>2、本合同一式肆份，甲方执贰份，乙方、乙方艺人各执一份，自甲、乙双方共同签署之日起生效。</w:t>
      </w:r>
    </w:p>
    <w:p w14:paraId="1B7A9431" w14:textId="77777777" w:rsidR="00921674" w:rsidRPr="00FD3F53" w:rsidRDefault="00921674">
      <w:pPr>
        <w:spacing w:line="360" w:lineRule="auto"/>
        <w:jc w:val="center"/>
        <w:rPr>
          <w:rFonts w:ascii="楷体" w:eastAsia="楷体" w:hAnsi="楷体" w:hint="eastAsia"/>
          <w:sz w:val="24"/>
        </w:rPr>
      </w:pPr>
      <w:r w:rsidRPr="00FD3F53">
        <w:rPr>
          <w:rFonts w:ascii="楷体" w:eastAsia="楷体" w:hAnsi="楷体" w:hint="eastAsia"/>
          <w:sz w:val="24"/>
        </w:rPr>
        <w:t>(以下无正文)</w:t>
      </w:r>
    </w:p>
    <w:p w14:paraId="4893CA1B" w14:textId="77777777" w:rsidR="00921674" w:rsidRPr="00FD3F53" w:rsidRDefault="00921674">
      <w:pPr>
        <w:tabs>
          <w:tab w:val="left" w:pos="180"/>
        </w:tabs>
        <w:spacing w:line="360" w:lineRule="auto"/>
        <w:rPr>
          <w:rFonts w:ascii="楷体" w:eastAsia="楷体" w:hAnsi="楷体" w:hint="eastAsia"/>
          <w:sz w:val="24"/>
        </w:rPr>
      </w:pPr>
    </w:p>
    <w:p w14:paraId="68BD5163" w14:textId="77777777" w:rsidR="00921674" w:rsidRPr="00FD3F53" w:rsidRDefault="00921674">
      <w:pPr>
        <w:tabs>
          <w:tab w:val="left" w:pos="180"/>
        </w:tabs>
        <w:spacing w:line="360" w:lineRule="auto"/>
        <w:rPr>
          <w:rFonts w:ascii="楷体" w:eastAsia="楷体" w:hAnsi="楷体" w:hint="eastAsia"/>
          <w:sz w:val="24"/>
        </w:rPr>
      </w:pPr>
      <w:r w:rsidRPr="00FD3F53">
        <w:rPr>
          <w:rFonts w:ascii="楷体" w:eastAsia="楷体" w:hAnsi="楷体" w:hint="eastAsia"/>
          <w:sz w:val="24"/>
        </w:rPr>
        <w:t xml:space="preserve">甲方：                                          乙方：  </w:t>
      </w:r>
    </w:p>
    <w:p w14:paraId="41E82C2A" w14:textId="77777777" w:rsidR="00921674" w:rsidRPr="00FD3F53" w:rsidRDefault="00921674">
      <w:pPr>
        <w:spacing w:line="360" w:lineRule="auto"/>
        <w:rPr>
          <w:rFonts w:ascii="楷体" w:eastAsia="楷体" w:hAnsi="楷体" w:hint="eastAsia"/>
          <w:sz w:val="24"/>
        </w:rPr>
      </w:pPr>
      <w:r w:rsidRPr="00FD3F53">
        <w:rPr>
          <w:rFonts w:ascii="楷体" w:eastAsia="楷体" w:hAnsi="楷体" w:hint="eastAsia"/>
          <w:sz w:val="24"/>
        </w:rPr>
        <w:t>代表人：                                        代表人：</w:t>
      </w:r>
    </w:p>
    <w:p w14:paraId="02F32200" w14:textId="77777777" w:rsidR="00921674" w:rsidRPr="00FD3F53" w:rsidRDefault="00921674">
      <w:pPr>
        <w:spacing w:line="360" w:lineRule="auto"/>
        <w:rPr>
          <w:rFonts w:ascii="楷体" w:eastAsia="楷体" w:hAnsi="楷体" w:hint="eastAsia"/>
          <w:sz w:val="24"/>
        </w:rPr>
      </w:pPr>
      <w:r w:rsidRPr="00FD3F53">
        <w:rPr>
          <w:rFonts w:ascii="楷体" w:eastAsia="楷体" w:hAnsi="楷体" w:hint="eastAsia"/>
          <w:sz w:val="24"/>
        </w:rPr>
        <w:t xml:space="preserve">                                                乙方艺人：</w:t>
      </w:r>
    </w:p>
    <w:p w14:paraId="446C0C34" w14:textId="77777777" w:rsidR="00921674" w:rsidRPr="00FD3F53" w:rsidRDefault="00921674">
      <w:pPr>
        <w:spacing w:line="360" w:lineRule="auto"/>
        <w:rPr>
          <w:rFonts w:ascii="楷体" w:eastAsia="楷体" w:hAnsi="楷体" w:hint="eastAsia"/>
          <w:sz w:val="24"/>
        </w:rPr>
      </w:pPr>
      <w:r w:rsidRPr="00FD3F53">
        <w:rPr>
          <w:rFonts w:ascii="楷体" w:eastAsia="楷体" w:hAnsi="楷体" w:hint="eastAsia"/>
          <w:sz w:val="24"/>
        </w:rPr>
        <w:t xml:space="preserve">                                                亲笔签字：</w:t>
      </w:r>
    </w:p>
    <w:p w14:paraId="001CF532" w14:textId="77777777" w:rsidR="00E340BA" w:rsidRPr="00FD3F53" w:rsidRDefault="00921674">
      <w:pPr>
        <w:rPr>
          <w:rFonts w:ascii="楷体" w:eastAsia="楷体" w:hAnsi="楷体"/>
          <w:color w:val="FFFFFF"/>
          <w:sz w:val="2"/>
          <w:szCs w:val="2"/>
        </w:rPr>
      </w:pPr>
      <w:r w:rsidRPr="00FD3F53">
        <w:rPr>
          <w:rFonts w:ascii="楷体" w:eastAsia="楷体" w:hAnsi="楷体" w:hint="eastAsia"/>
          <w:sz w:val="24"/>
        </w:rPr>
        <w:t xml:space="preserve">    年   月   日                                    年   月   日                                       </w:t>
      </w:r>
      <w:r w:rsidR="00E340BA" w:rsidRPr="00FD3F53">
        <w:rPr>
          <w:rFonts w:ascii="楷体" w:eastAsia="楷体" w:hAnsi="楷体" w:hint="eastAsia"/>
          <w:color w:val="FFFFFF"/>
          <w:sz w:val="2"/>
          <w:szCs w:val="2"/>
          <w:shd w:val="clear" w:color="auto" w:fill="FFFFFF"/>
        </w:rPr>
        <w:t>宁可累死在路上，也不能闲死在家里！宁可去碰壁，也不能面壁。是狼就要练好牙，是羊就要练好腿。什么是奋斗？奋斗就是每天很难，可一年一年却越来越容易。不奋斗就是每天都很容易，可一年一年越来越难。能干的人，不在情绪上计较，只在做事上认真；无能的人！不在做事上认真，只在情绪上计较。拼一个春夏秋冬！赢一个无悔人生！早安！—————献给所有努力的人.</w:t>
      </w:r>
    </w:p>
    <w:p w14:paraId="71F74286" w14:textId="77777777" w:rsidR="00921674" w:rsidRPr="00FD3F53" w:rsidRDefault="00921674">
      <w:pPr>
        <w:spacing w:line="360" w:lineRule="auto"/>
        <w:rPr>
          <w:rFonts w:ascii="楷体" w:eastAsia="楷体" w:hAnsi="楷体" w:hint="eastAsia"/>
        </w:rPr>
      </w:pPr>
    </w:p>
    <w:sectPr w:rsidR="00921674" w:rsidRPr="00FD3F53">
      <w:headerReference w:type="default" r:id="rId7"/>
      <w:footerReference w:type="default" r:id="rId8"/>
      <w:pgSz w:w="11906" w:h="16838"/>
      <w:pgMar w:top="1259" w:right="1287" w:bottom="1440" w:left="12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85F61" w14:textId="77777777" w:rsidR="0087780F" w:rsidRDefault="0087780F">
      <w:r>
        <w:separator/>
      </w:r>
    </w:p>
  </w:endnote>
  <w:endnote w:type="continuationSeparator" w:id="0">
    <w:p w14:paraId="7CBA3DD4" w14:textId="77777777" w:rsidR="0087780F" w:rsidRDefault="00877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E75A9" w14:textId="77777777" w:rsidR="00921674" w:rsidRPr="00B34BF0" w:rsidRDefault="00B34BF0" w:rsidP="00B34BF0">
    <w:pPr>
      <w:pStyle w:val="a5"/>
    </w:pPr>
    <w:r>
      <w:rPr>
        <w:rFonts w:hint="eastAsia"/>
      </w:rPr>
      <w:t xml:space="preserve">word </w:t>
    </w:r>
    <w:r>
      <w:rPr>
        <w:rFonts w:hint="eastAsia"/>
      </w:rPr>
      <w:t>可编辑</w:t>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79ABD" w14:textId="77777777" w:rsidR="0087780F" w:rsidRDefault="0087780F">
      <w:r>
        <w:separator/>
      </w:r>
    </w:p>
  </w:footnote>
  <w:footnote w:type="continuationSeparator" w:id="0">
    <w:p w14:paraId="3CEB87CC" w14:textId="77777777" w:rsidR="0087780F" w:rsidRDefault="00877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CA96" w14:textId="77777777" w:rsidR="00921674" w:rsidRPr="00B34BF0" w:rsidRDefault="00B34BF0" w:rsidP="00B34BF0">
    <w:pPr>
      <w:pStyle w:val="a4"/>
    </w:pPr>
    <w:r>
      <w:t>.             .                .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8"/>
      <w:numFmt w:val="chineseCounting"/>
      <w:suff w:val="space"/>
      <w:lvlText w:val="第%1条"/>
      <w:lvlJc w:val="left"/>
    </w:lvl>
  </w:abstractNum>
  <w:abstractNum w:abstractNumId="1" w15:restartNumberingAfterBreak="0">
    <w:nsid w:val="0000000B"/>
    <w:multiLevelType w:val="singleLevel"/>
    <w:tmpl w:val="0000000B"/>
    <w:lvl w:ilvl="0">
      <w:start w:val="5"/>
      <w:numFmt w:val="decimal"/>
      <w:suff w:val="nothing"/>
      <w:lvlText w:val="%1、"/>
      <w:lvlJc w:val="left"/>
    </w:lvl>
  </w:abstractNum>
  <w:abstractNum w:abstractNumId="2" w15:restartNumberingAfterBreak="0">
    <w:nsid w:val="0000000C"/>
    <w:multiLevelType w:val="multilevel"/>
    <w:tmpl w:val="0000000C"/>
    <w:lvl w:ilvl="0">
      <w:start w:val="5"/>
      <w:numFmt w:val="japaneseCounting"/>
      <w:lvlText w:val="第%1条"/>
      <w:lvlJc w:val="left"/>
      <w:pPr>
        <w:tabs>
          <w:tab w:val="num" w:pos="960"/>
        </w:tabs>
        <w:ind w:left="960" w:hanging="960"/>
      </w:pPr>
      <w:rPr>
        <w:rFonts w:hint="default"/>
      </w:rPr>
    </w:lvl>
    <w:lvl w:ilvl="1">
      <w:start w:val="1"/>
      <w:numFmt w:val="decimal"/>
      <w:lvlText w:val="%2、"/>
      <w:lvlJc w:val="left"/>
      <w:pPr>
        <w:tabs>
          <w:tab w:val="num" w:pos="780"/>
        </w:tabs>
        <w:ind w:left="780" w:hanging="36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D"/>
    <w:multiLevelType w:val="multilevel"/>
    <w:tmpl w:val="0000000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0E"/>
    <w:multiLevelType w:val="singleLevel"/>
    <w:tmpl w:val="0000000E"/>
    <w:lvl w:ilvl="0">
      <w:start w:val="15"/>
      <w:numFmt w:val="decimal"/>
      <w:suff w:val="nothing"/>
      <w:lvlText w:val="%1、"/>
      <w:lvlJc w:val="left"/>
    </w:lvl>
  </w:abstractNum>
  <w:num w:numId="1" w16cid:durableId="188954429">
    <w:abstractNumId w:val="2"/>
  </w:num>
  <w:num w:numId="2" w16cid:durableId="1866476939">
    <w:abstractNumId w:val="3"/>
  </w:num>
  <w:num w:numId="3" w16cid:durableId="1611543758">
    <w:abstractNumId w:val="1"/>
  </w:num>
  <w:num w:numId="4" w16cid:durableId="137653753">
    <w:abstractNumId w:val="4"/>
  </w:num>
  <w:num w:numId="5" w16cid:durableId="85715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64443C"/>
    <w:rsid w:val="007438FA"/>
    <w:rsid w:val="0087780F"/>
    <w:rsid w:val="00921674"/>
    <w:rsid w:val="00B34BF0"/>
    <w:rsid w:val="00E340BA"/>
    <w:rsid w:val="00E8075A"/>
    <w:rsid w:val="00FD3F53"/>
    <w:rsid w:val="10347D29"/>
    <w:rsid w:val="1E2D23F7"/>
    <w:rsid w:val="484F3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4C477023"/>
  <w15:chartTrackingRefBased/>
  <w15:docId w15:val="{C5E9838C-A71B-41C8-AFD7-3C02F6B2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rPr>
  </w:style>
  <w:style w:type="paragraph" w:styleId="a5">
    <w:name w:val="footer"/>
    <w:basedOn w:val="a"/>
    <w:pPr>
      <w:tabs>
        <w:tab w:val="center" w:pos="4153"/>
        <w:tab w:val="right" w:pos="8306"/>
      </w:tabs>
      <w:snapToGrid w:val="0"/>
      <w:jc w:val="left"/>
    </w:pPr>
    <w:rPr>
      <w:sz w:val="18"/>
    </w:rPr>
  </w:style>
  <w:style w:type="paragraph" w:styleId="a6">
    <w:name w:val="Balloon Text"/>
    <w:basedOn w:val="a"/>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1017</Words>
  <Characters>5800</Characters>
  <Application>Microsoft Office Word</Application>
  <DocSecurity>4</DocSecurity>
  <PresentationFormat/>
  <Lines>48</Lines>
  <Paragraphs>13</Paragraphs>
  <Slides>0</Slides>
  <Notes>0</Notes>
  <HiddenSlides>0</HiddenSlides>
  <MMClips>0</MMClips>
  <ScaleCrop>false</ScaleCrop>
  <Manager/>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Administrator</dc:creator>
  <cp:keywords/>
  <dc:description/>
  <cp:lastModifiedBy>Administrator</cp:lastModifiedBy>
  <cp:revision>2</cp:revision>
  <cp:lastPrinted>2005-09-29T07:46:00Z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2052-9.1.0.5132</vt:lpwstr>
  </property>
</Properties>
</file>