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5E4FB4A" w14:textId="77777777" w:rsidR="00210231" w:rsidRDefault="00210231">
      <w:pPr>
        <w:wordWrap w:val="0"/>
        <w:jc w:val="right"/>
        <w:rPr>
          <w:rFonts w:ascii="黑体" w:eastAsia="黑体" w:hAnsi="黑体" w:hint="eastAsia"/>
          <w:color w:val="000000"/>
          <w:sz w:val="28"/>
        </w:rPr>
      </w:pPr>
    </w:p>
    <w:p w14:paraId="3C88E760" w14:textId="77777777" w:rsidR="00210231" w:rsidRDefault="00210231">
      <w:pPr>
        <w:pStyle w:val="a5"/>
        <w:pBdr>
          <w:bottom w:val="none" w:sz="0" w:space="0" w:color="auto"/>
        </w:pBdr>
        <w:tabs>
          <w:tab w:val="clear" w:pos="4153"/>
          <w:tab w:val="clear" w:pos="8306"/>
        </w:tabs>
        <w:snapToGrid/>
        <w:rPr>
          <w:rFonts w:ascii="黑体" w:eastAsia="黑体" w:hAnsi="黑体" w:hint="eastAsia"/>
          <w:color w:val="000000"/>
          <w:szCs w:val="24"/>
        </w:rPr>
      </w:pPr>
    </w:p>
    <w:p w14:paraId="6B212F21" w14:textId="77777777" w:rsidR="00210231" w:rsidRDefault="00210231">
      <w:pPr>
        <w:pStyle w:val="a5"/>
        <w:numPr>
          <w:ins w:id="0" w:author="zxy" w:date="2005-06-12T13:21:00Z"/>
        </w:numPr>
        <w:pBdr>
          <w:bottom w:val="none" w:sz="0" w:space="0" w:color="auto"/>
        </w:pBdr>
        <w:tabs>
          <w:tab w:val="clear" w:pos="4153"/>
          <w:tab w:val="clear" w:pos="8306"/>
        </w:tabs>
        <w:snapToGrid/>
        <w:rPr>
          <w:rFonts w:ascii="黑体" w:eastAsia="黑体" w:hAnsi="黑体" w:hint="eastAsia"/>
          <w:b/>
          <w:color w:val="000000"/>
          <w:sz w:val="44"/>
          <w:szCs w:val="44"/>
        </w:rPr>
      </w:pPr>
      <w:r>
        <w:rPr>
          <w:rFonts w:ascii="黑体" w:eastAsia="黑体" w:hAnsi="黑体" w:hint="eastAsia"/>
          <w:b/>
          <w:color w:val="000000"/>
          <w:sz w:val="44"/>
          <w:szCs w:val="44"/>
        </w:rPr>
        <w:t>股权转让协议</w:t>
      </w:r>
    </w:p>
    <w:p w14:paraId="7319FC59" w14:textId="77777777" w:rsidR="00210231" w:rsidRDefault="00210231">
      <w:pPr>
        <w:pStyle w:val="a5"/>
        <w:pBdr>
          <w:bottom w:val="none" w:sz="0" w:space="0" w:color="auto"/>
        </w:pBdr>
        <w:tabs>
          <w:tab w:val="clear" w:pos="4153"/>
          <w:tab w:val="clear" w:pos="8306"/>
        </w:tabs>
        <w:snapToGrid/>
        <w:ind w:firstLineChars="1290" w:firstLine="3626"/>
        <w:jc w:val="both"/>
        <w:rPr>
          <w:rFonts w:ascii="黑体" w:eastAsia="黑体" w:hAnsi="黑体" w:hint="eastAsia"/>
          <w:b/>
          <w:color w:val="000000"/>
          <w:sz w:val="28"/>
          <w:szCs w:val="28"/>
        </w:rPr>
      </w:pPr>
    </w:p>
    <w:p w14:paraId="46F2C9CF" w14:textId="77777777" w:rsidR="00210231" w:rsidRDefault="00210231">
      <w:pPr>
        <w:pStyle w:val="a5"/>
        <w:pBdr>
          <w:bottom w:val="none" w:sz="0" w:space="0" w:color="auto"/>
        </w:pBdr>
        <w:tabs>
          <w:tab w:val="clear" w:pos="4153"/>
          <w:tab w:val="clear" w:pos="8306"/>
        </w:tabs>
        <w:snapToGrid/>
        <w:jc w:val="both"/>
        <w:rPr>
          <w:rFonts w:ascii="黑体" w:eastAsia="黑体" w:hAnsi="黑体" w:hint="eastAsia"/>
          <w:b/>
          <w:color w:val="000000"/>
          <w:sz w:val="28"/>
          <w:szCs w:val="28"/>
        </w:rPr>
      </w:pPr>
      <w:r>
        <w:rPr>
          <w:rFonts w:ascii="黑体" w:eastAsia="黑体" w:hAnsi="黑体" w:hint="eastAsia"/>
          <w:color w:val="000000"/>
          <w:szCs w:val="24"/>
        </w:rPr>
        <w:t xml:space="preserve">                                    </w:t>
      </w:r>
      <w:r>
        <w:rPr>
          <w:rFonts w:ascii="黑体" w:eastAsia="黑体" w:hAnsi="黑体" w:hint="eastAsia"/>
          <w:b/>
          <w:bCs/>
          <w:color w:val="000000"/>
          <w:sz w:val="24"/>
        </w:rPr>
        <w:t>受让方公司名称</w:t>
      </w:r>
    </w:p>
    <w:p w14:paraId="6B34DE31" w14:textId="77777777" w:rsidR="00210231" w:rsidRDefault="00210231">
      <w:pPr>
        <w:ind w:firstLineChars="1200" w:firstLine="3373"/>
        <w:rPr>
          <w:rFonts w:ascii="黑体" w:eastAsia="黑体" w:hAnsi="黑体" w:hint="eastAsia"/>
          <w:b/>
          <w:bCs/>
          <w:color w:val="000000"/>
          <w:sz w:val="28"/>
          <w:szCs w:val="30"/>
        </w:rPr>
      </w:pPr>
      <w:r>
        <w:rPr>
          <w:rFonts w:ascii="黑体" w:eastAsia="黑体" w:hAnsi="黑体" w:hint="eastAsia"/>
          <w:b/>
          <w:bCs/>
          <w:color w:val="000000"/>
          <w:sz w:val="28"/>
          <w:szCs w:val="30"/>
        </w:rPr>
        <w:t xml:space="preserve">  </w:t>
      </w:r>
      <w:r>
        <w:rPr>
          <w:rFonts w:ascii="黑体" w:eastAsia="黑体" w:hAnsi="黑体" w:hint="eastAsia"/>
          <w:b/>
          <w:bCs/>
          <w:color w:val="000000"/>
          <w:sz w:val="28"/>
          <w:szCs w:val="30"/>
        </w:rPr>
        <w:t>股东名称</w:t>
      </w:r>
    </w:p>
    <w:p w14:paraId="663CEF64" w14:textId="77777777" w:rsidR="00210231" w:rsidRDefault="00210231">
      <w:pPr>
        <w:ind w:firstLineChars="1250" w:firstLine="3514"/>
        <w:rPr>
          <w:rFonts w:ascii="黑体" w:eastAsia="黑体" w:hAnsi="黑体" w:hint="eastAsia"/>
          <w:b/>
          <w:bCs/>
          <w:color w:val="000000"/>
          <w:sz w:val="28"/>
          <w:szCs w:val="30"/>
        </w:rPr>
      </w:pPr>
    </w:p>
    <w:p w14:paraId="4AB8B741" w14:textId="77777777" w:rsidR="00210231" w:rsidRDefault="00210231">
      <w:pPr>
        <w:jc w:val="center"/>
        <w:rPr>
          <w:rFonts w:ascii="黑体" w:eastAsia="黑体" w:hAnsi="黑体" w:hint="eastAsia"/>
          <w:b/>
          <w:bCs/>
          <w:color w:val="000000"/>
          <w:sz w:val="28"/>
        </w:rPr>
      </w:pPr>
    </w:p>
    <w:p w14:paraId="2B5B0FFB" w14:textId="77777777" w:rsidR="00210231" w:rsidRDefault="00210231">
      <w:pPr>
        <w:rPr>
          <w:rFonts w:ascii="黑体" w:eastAsia="黑体" w:hAnsi="黑体" w:hint="eastAsia"/>
          <w:b/>
          <w:color w:val="000000"/>
        </w:rPr>
      </w:pPr>
    </w:p>
    <w:p w14:paraId="5F80E214" w14:textId="77777777" w:rsidR="00210231" w:rsidRDefault="00210231">
      <w:pPr>
        <w:jc w:val="center"/>
        <w:rPr>
          <w:rFonts w:ascii="黑体" w:eastAsia="黑体" w:hAnsi="黑体" w:hint="eastAsia"/>
          <w:b/>
          <w:color w:val="000000"/>
          <w:sz w:val="24"/>
        </w:rPr>
      </w:pPr>
      <w:r>
        <w:rPr>
          <w:rFonts w:ascii="黑体" w:eastAsia="黑体" w:hAnsi="黑体" w:hint="eastAsia"/>
          <w:b/>
          <w:color w:val="000000"/>
          <w:sz w:val="24"/>
        </w:rPr>
        <w:t>转让方公司名称</w:t>
      </w:r>
    </w:p>
    <w:p w14:paraId="6E6E078F" w14:textId="77777777" w:rsidR="00210231" w:rsidRDefault="00210231">
      <w:pPr>
        <w:ind w:firstLineChars="1250" w:firstLine="3514"/>
        <w:rPr>
          <w:rFonts w:ascii="黑体" w:eastAsia="黑体" w:hAnsi="黑体" w:hint="eastAsia"/>
          <w:b/>
          <w:color w:val="000000"/>
        </w:rPr>
      </w:pPr>
      <w:r>
        <w:rPr>
          <w:rFonts w:ascii="黑体" w:eastAsia="黑体" w:hAnsi="黑体" w:hint="eastAsia"/>
          <w:b/>
          <w:bCs/>
          <w:color w:val="000000"/>
          <w:sz w:val="28"/>
          <w:szCs w:val="30"/>
        </w:rPr>
        <w:t xml:space="preserve"> </w:t>
      </w:r>
      <w:r>
        <w:rPr>
          <w:rFonts w:ascii="黑体" w:eastAsia="黑体" w:hAnsi="黑体" w:hint="eastAsia"/>
          <w:b/>
          <w:color w:val="000000"/>
        </w:rPr>
        <w:t xml:space="preserve"> </w:t>
      </w:r>
      <w:r>
        <w:rPr>
          <w:rFonts w:ascii="黑体" w:eastAsia="黑体" w:hAnsi="黑体" w:hint="eastAsia"/>
          <w:b/>
          <w:bCs/>
          <w:color w:val="000000"/>
          <w:sz w:val="28"/>
          <w:szCs w:val="30"/>
        </w:rPr>
        <w:t>股东名称</w:t>
      </w:r>
    </w:p>
    <w:p w14:paraId="0E24E12E" w14:textId="77777777" w:rsidR="00210231" w:rsidRDefault="00210231">
      <w:pPr>
        <w:jc w:val="center"/>
        <w:rPr>
          <w:rFonts w:ascii="黑体" w:eastAsia="黑体" w:hAnsi="黑体" w:hint="eastAsia"/>
          <w:b/>
          <w:color w:val="000000"/>
        </w:rPr>
      </w:pPr>
      <w:r>
        <w:rPr>
          <w:rFonts w:ascii="黑体" w:eastAsia="黑体" w:hAnsi="黑体" w:hint="eastAsia"/>
          <w:b/>
          <w:color w:val="000000"/>
        </w:rPr>
        <w:t xml:space="preserve"> </w:t>
      </w:r>
    </w:p>
    <w:p w14:paraId="37DF484D" w14:textId="77777777" w:rsidR="00210231" w:rsidRDefault="00210231">
      <w:pPr>
        <w:jc w:val="center"/>
        <w:rPr>
          <w:rFonts w:ascii="黑体" w:eastAsia="黑体" w:hAnsi="黑体" w:hint="eastAsia"/>
          <w:b/>
          <w:color w:val="000000"/>
        </w:rPr>
      </w:pPr>
    </w:p>
    <w:p w14:paraId="0BE57A5B" w14:textId="77777777" w:rsidR="00210231" w:rsidRDefault="00210231">
      <w:pPr>
        <w:jc w:val="center"/>
        <w:rPr>
          <w:rFonts w:ascii="黑体" w:eastAsia="黑体" w:hAnsi="黑体" w:hint="eastAsia"/>
          <w:b/>
          <w:color w:val="000000"/>
        </w:rPr>
      </w:pPr>
    </w:p>
    <w:p w14:paraId="7D93BA5D" w14:textId="77777777" w:rsidR="00210231" w:rsidRDefault="00210231">
      <w:pPr>
        <w:jc w:val="center"/>
        <w:rPr>
          <w:rFonts w:ascii="黑体" w:eastAsia="黑体" w:hAnsi="黑体" w:hint="eastAsia"/>
          <w:b/>
          <w:color w:val="000000"/>
        </w:rPr>
      </w:pPr>
      <w:r>
        <w:rPr>
          <w:rFonts w:ascii="黑体" w:eastAsia="黑体" w:hAnsi="黑体" w:hint="eastAsia"/>
          <w:b/>
          <w:color w:val="000000"/>
        </w:rPr>
        <w:t>关于</w:t>
      </w:r>
    </w:p>
    <w:p w14:paraId="276182AA" w14:textId="77777777" w:rsidR="00210231" w:rsidRDefault="00210231">
      <w:pPr>
        <w:rPr>
          <w:rFonts w:ascii="黑体" w:eastAsia="黑体" w:hAnsi="黑体" w:hint="eastAsia"/>
          <w:b/>
          <w:color w:val="000000"/>
        </w:rPr>
      </w:pPr>
    </w:p>
    <w:p w14:paraId="62DE776B" w14:textId="77777777" w:rsidR="00210231" w:rsidRDefault="00210231">
      <w:pPr>
        <w:jc w:val="center"/>
        <w:rPr>
          <w:rFonts w:ascii="黑体" w:eastAsia="黑体" w:hAnsi="黑体" w:hint="eastAsia"/>
          <w:b/>
          <w:color w:val="000000"/>
          <w:sz w:val="24"/>
        </w:rPr>
      </w:pPr>
      <w:r>
        <w:rPr>
          <w:rFonts w:ascii="黑体" w:eastAsia="黑体" w:hAnsi="黑体" w:hint="eastAsia"/>
          <w:b/>
          <w:color w:val="000000"/>
          <w:sz w:val="24"/>
        </w:rPr>
        <w:t>转让方公司名称</w:t>
      </w:r>
    </w:p>
    <w:p w14:paraId="0B981E8A" w14:textId="77777777" w:rsidR="00210231" w:rsidRDefault="00210231">
      <w:pPr>
        <w:jc w:val="center"/>
        <w:rPr>
          <w:rFonts w:ascii="黑体" w:eastAsia="黑体" w:hAnsi="黑体" w:hint="eastAsia"/>
          <w:b/>
          <w:color w:val="000000"/>
        </w:rPr>
      </w:pPr>
      <w:r>
        <w:rPr>
          <w:rFonts w:ascii="黑体" w:eastAsia="黑体" w:hAnsi="黑体" w:hint="eastAsia"/>
          <w:b/>
          <w:color w:val="000000"/>
        </w:rPr>
        <w:t>之</w:t>
      </w:r>
    </w:p>
    <w:p w14:paraId="65D83F5D" w14:textId="77777777" w:rsidR="00210231" w:rsidRDefault="00210231">
      <w:pPr>
        <w:jc w:val="center"/>
        <w:rPr>
          <w:rFonts w:ascii="黑体" w:eastAsia="黑体" w:hAnsi="黑体" w:hint="eastAsia"/>
          <w:b/>
          <w:color w:val="000000"/>
        </w:rPr>
      </w:pPr>
    </w:p>
    <w:p w14:paraId="3403CB92" w14:textId="77777777" w:rsidR="00210231" w:rsidRDefault="00210231">
      <w:pPr>
        <w:jc w:val="center"/>
        <w:rPr>
          <w:rFonts w:ascii="黑体" w:eastAsia="黑体" w:hAnsi="黑体" w:hint="eastAsia"/>
          <w:b/>
          <w:color w:val="000000"/>
        </w:rPr>
      </w:pPr>
    </w:p>
    <w:p w14:paraId="10A57263" w14:textId="77777777" w:rsidR="00210231" w:rsidRDefault="00210231">
      <w:pPr>
        <w:pBdr>
          <w:top w:val="single" w:sz="12" w:space="13" w:color="auto"/>
          <w:bottom w:val="single" w:sz="12" w:space="10" w:color="auto"/>
        </w:pBdr>
        <w:ind w:leftChars="1150" w:left="2415" w:rightChars="1113" w:right="2337"/>
        <w:jc w:val="center"/>
        <w:rPr>
          <w:rFonts w:ascii="黑体" w:eastAsia="黑体" w:hAnsi="黑体" w:hint="eastAsia"/>
          <w:b/>
          <w:color w:val="000000"/>
          <w:sz w:val="36"/>
        </w:rPr>
      </w:pPr>
      <w:r>
        <w:rPr>
          <w:rFonts w:ascii="黑体" w:eastAsia="黑体" w:hAnsi="黑体" w:hint="eastAsia"/>
          <w:b/>
          <w:color w:val="000000"/>
          <w:sz w:val="36"/>
        </w:rPr>
        <w:t>股权转让协议</w:t>
      </w:r>
    </w:p>
    <w:p w14:paraId="36220B58" w14:textId="77777777" w:rsidR="00210231" w:rsidRDefault="00210231">
      <w:pPr>
        <w:jc w:val="center"/>
        <w:rPr>
          <w:rFonts w:ascii="黑体" w:eastAsia="黑体" w:hAnsi="黑体" w:hint="eastAsia"/>
          <w:color w:val="000000"/>
        </w:rPr>
      </w:pPr>
    </w:p>
    <w:p w14:paraId="5319FE78" w14:textId="77777777" w:rsidR="00210231" w:rsidRDefault="00210231">
      <w:pPr>
        <w:jc w:val="center"/>
        <w:rPr>
          <w:rFonts w:ascii="黑体" w:eastAsia="黑体" w:hAnsi="黑体" w:hint="eastAsia"/>
          <w:color w:val="000000"/>
        </w:rPr>
      </w:pPr>
    </w:p>
    <w:p w14:paraId="274410B8" w14:textId="77777777" w:rsidR="00210231" w:rsidRDefault="00210231">
      <w:pPr>
        <w:jc w:val="center"/>
        <w:rPr>
          <w:rFonts w:ascii="黑体" w:eastAsia="黑体" w:hAnsi="黑体" w:hint="eastAsia"/>
          <w:color w:val="000000"/>
        </w:rPr>
      </w:pPr>
    </w:p>
    <w:p w14:paraId="7942357D" w14:textId="77777777" w:rsidR="00210231" w:rsidRDefault="00210231">
      <w:pPr>
        <w:jc w:val="center"/>
        <w:rPr>
          <w:rFonts w:ascii="黑体" w:eastAsia="黑体" w:hAnsi="黑体" w:hint="eastAsia"/>
          <w:color w:val="000000"/>
        </w:rPr>
      </w:pPr>
    </w:p>
    <w:p w14:paraId="7C0AE3A8" w14:textId="77777777" w:rsidR="00210231" w:rsidRDefault="00210231">
      <w:pPr>
        <w:jc w:val="center"/>
        <w:rPr>
          <w:rFonts w:ascii="黑体" w:eastAsia="黑体" w:hAnsi="黑体" w:hint="eastAsia"/>
          <w:color w:val="000000"/>
        </w:rPr>
      </w:pPr>
    </w:p>
    <w:p w14:paraId="48CCAFEC" w14:textId="77777777" w:rsidR="00210231" w:rsidRDefault="00210231">
      <w:pPr>
        <w:jc w:val="center"/>
        <w:rPr>
          <w:rFonts w:ascii="黑体" w:eastAsia="黑体" w:hAnsi="黑体" w:hint="eastAsia"/>
          <w:color w:val="000000"/>
        </w:rPr>
      </w:pPr>
    </w:p>
    <w:p w14:paraId="6F85CF5E" w14:textId="77777777" w:rsidR="00210231" w:rsidRDefault="00210231">
      <w:pPr>
        <w:jc w:val="center"/>
        <w:rPr>
          <w:rFonts w:ascii="黑体" w:eastAsia="黑体" w:hAnsi="黑体" w:hint="eastAsia"/>
          <w:b/>
          <w:bCs/>
          <w:color w:val="000000"/>
          <w:sz w:val="28"/>
        </w:rPr>
        <w:sectPr w:rsidR="00000000">
          <w:footerReference w:type="even" r:id="rId7"/>
          <w:pgSz w:w="11906" w:h="16838"/>
          <w:pgMar w:top="1440" w:right="1800" w:bottom="1440" w:left="1800" w:header="851" w:footer="992" w:gutter="0"/>
          <w:cols w:space="720"/>
          <w:docGrid w:type="lines" w:linePitch="312"/>
        </w:sectPr>
      </w:pPr>
      <w:r>
        <w:rPr>
          <w:rFonts w:ascii="黑体" w:eastAsia="黑体" w:hAnsi="黑体" w:hint="eastAsia"/>
          <w:b/>
          <w:bCs/>
          <w:color w:val="000000"/>
          <w:sz w:val="28"/>
        </w:rPr>
        <w:t xml:space="preserve">200  </w:t>
      </w:r>
      <w:r>
        <w:rPr>
          <w:rFonts w:ascii="黑体" w:eastAsia="黑体" w:hAnsi="黑体" w:hint="eastAsia"/>
          <w:b/>
          <w:bCs/>
          <w:color w:val="000000"/>
          <w:sz w:val="28"/>
        </w:rPr>
        <w:t>年</w:t>
      </w:r>
      <w:r>
        <w:rPr>
          <w:rFonts w:ascii="黑体" w:eastAsia="黑体" w:hAnsi="黑体" w:hint="eastAsia"/>
          <w:b/>
          <w:bCs/>
          <w:color w:val="000000"/>
          <w:sz w:val="28"/>
        </w:rPr>
        <w:t xml:space="preserve">   </w:t>
      </w:r>
      <w:r>
        <w:rPr>
          <w:rFonts w:ascii="黑体" w:eastAsia="黑体" w:hAnsi="黑体" w:hint="eastAsia"/>
          <w:b/>
          <w:bCs/>
          <w:color w:val="000000"/>
          <w:sz w:val="28"/>
        </w:rPr>
        <w:t>月</w:t>
      </w:r>
      <w:r>
        <w:rPr>
          <w:rFonts w:ascii="黑体" w:eastAsia="黑体" w:hAnsi="黑体" w:hint="eastAsia"/>
          <w:b/>
          <w:bCs/>
          <w:color w:val="000000"/>
          <w:sz w:val="28"/>
        </w:rPr>
        <w:t xml:space="preserve">   </w:t>
      </w:r>
      <w:r>
        <w:rPr>
          <w:rFonts w:ascii="黑体" w:eastAsia="黑体" w:hAnsi="黑体" w:hint="eastAsia"/>
          <w:b/>
          <w:bCs/>
          <w:color w:val="000000"/>
          <w:sz w:val="28"/>
        </w:rPr>
        <w:t>日</w:t>
      </w:r>
    </w:p>
    <w:p w14:paraId="7B7132CB" w14:textId="77777777" w:rsidR="00210231" w:rsidRDefault="00210231">
      <w:pPr>
        <w:adjustRightInd w:val="0"/>
        <w:snapToGrid w:val="0"/>
        <w:jc w:val="center"/>
        <w:rPr>
          <w:rFonts w:ascii="黑体" w:eastAsia="黑体" w:hAnsi="黑体" w:hint="eastAsia"/>
          <w:b/>
          <w:bCs/>
          <w:color w:val="000000"/>
          <w:sz w:val="28"/>
        </w:rPr>
      </w:pPr>
      <w:r>
        <w:rPr>
          <w:rFonts w:ascii="黑体" w:eastAsia="黑体" w:hAnsi="黑体" w:hint="eastAsia"/>
          <w:b/>
          <w:bCs/>
          <w:color w:val="000000"/>
          <w:sz w:val="28"/>
        </w:rPr>
        <w:lastRenderedPageBreak/>
        <w:t>股权转让协议</w:t>
      </w:r>
    </w:p>
    <w:p w14:paraId="40B69A72" w14:textId="77777777" w:rsidR="00210231" w:rsidRDefault="00210231">
      <w:pPr>
        <w:adjustRightInd w:val="0"/>
        <w:snapToGrid w:val="0"/>
        <w:rPr>
          <w:rFonts w:ascii="黑体" w:eastAsia="黑体" w:hAnsi="黑体" w:hint="eastAsia"/>
          <w:color w:val="000000"/>
          <w:sz w:val="24"/>
        </w:rPr>
      </w:pPr>
    </w:p>
    <w:p w14:paraId="384FD544" w14:textId="77777777" w:rsidR="00210231" w:rsidRDefault="00210231">
      <w:pPr>
        <w:adjustRightInd w:val="0"/>
        <w:snapToGrid w:val="0"/>
        <w:ind w:firstLineChars="225" w:firstLine="540"/>
        <w:rPr>
          <w:rFonts w:ascii="黑体" w:eastAsia="黑体" w:hAnsi="黑体" w:hint="eastAsia"/>
          <w:color w:val="000000"/>
          <w:sz w:val="24"/>
        </w:rPr>
      </w:pPr>
      <w:r>
        <w:rPr>
          <w:rFonts w:ascii="黑体" w:eastAsia="黑体" w:hAnsi="黑体" w:hint="eastAsia"/>
          <w:color w:val="000000"/>
          <w:sz w:val="24"/>
        </w:rPr>
        <w:t>本股权转让协议</w:t>
      </w:r>
      <w:r>
        <w:rPr>
          <w:rFonts w:ascii="黑体" w:eastAsia="黑体" w:hAnsi="黑体" w:hint="eastAsia"/>
          <w:color w:val="000000"/>
          <w:sz w:val="24"/>
        </w:rPr>
        <w:t>(</w:t>
      </w:r>
      <w:r>
        <w:rPr>
          <w:rFonts w:ascii="黑体" w:eastAsia="黑体" w:hAnsi="黑体" w:hint="eastAsia"/>
          <w:color w:val="000000"/>
          <w:sz w:val="24"/>
        </w:rPr>
        <w:t>“</w:t>
      </w:r>
      <w:r>
        <w:rPr>
          <w:rFonts w:ascii="黑体" w:eastAsia="黑体" w:hAnsi="黑体" w:hint="eastAsia"/>
          <w:b/>
          <w:bCs/>
          <w:color w:val="000000"/>
          <w:sz w:val="24"/>
        </w:rPr>
        <w:t>本协议</w:t>
      </w:r>
      <w:r>
        <w:rPr>
          <w:rFonts w:ascii="黑体" w:eastAsia="黑体" w:hAnsi="黑体" w:hint="eastAsia"/>
          <w:color w:val="000000"/>
          <w:sz w:val="24"/>
        </w:rPr>
        <w:t>”</w:t>
      </w:r>
      <w:r>
        <w:rPr>
          <w:rFonts w:ascii="黑体" w:eastAsia="黑体" w:hAnsi="黑体" w:hint="eastAsia"/>
          <w:color w:val="000000"/>
          <w:sz w:val="24"/>
        </w:rPr>
        <w:t>)</w:t>
      </w:r>
      <w:r>
        <w:rPr>
          <w:rFonts w:ascii="黑体" w:eastAsia="黑体" w:hAnsi="黑体" w:hint="eastAsia"/>
          <w:color w:val="000000"/>
          <w:sz w:val="24"/>
        </w:rPr>
        <w:t>于</w:t>
      </w:r>
      <w:r>
        <w:rPr>
          <w:rFonts w:ascii="黑体" w:eastAsia="黑体" w:hAnsi="黑体" w:hint="eastAsia"/>
          <w:color w:val="000000"/>
          <w:sz w:val="24"/>
        </w:rPr>
        <w:t xml:space="preserve">200  </w:t>
      </w:r>
      <w:r>
        <w:rPr>
          <w:rFonts w:ascii="黑体" w:eastAsia="黑体" w:hAnsi="黑体" w:hint="eastAsia"/>
          <w:color w:val="000000"/>
          <w:sz w:val="24"/>
        </w:rPr>
        <w:t>年</w:t>
      </w:r>
      <w:r>
        <w:rPr>
          <w:rFonts w:ascii="黑体" w:eastAsia="黑体" w:hAnsi="黑体" w:hint="eastAsia"/>
          <w:color w:val="000000"/>
          <w:sz w:val="24"/>
        </w:rPr>
        <w:t xml:space="preserve">  </w:t>
      </w:r>
      <w:r>
        <w:rPr>
          <w:rFonts w:ascii="黑体" w:eastAsia="黑体" w:hAnsi="黑体" w:hint="eastAsia"/>
          <w:color w:val="000000"/>
          <w:sz w:val="24"/>
        </w:rPr>
        <w:t>月</w:t>
      </w:r>
      <w:r>
        <w:rPr>
          <w:rFonts w:ascii="黑体" w:eastAsia="黑体" w:hAnsi="黑体" w:hint="eastAsia"/>
          <w:color w:val="000000"/>
          <w:sz w:val="24"/>
          <w:u w:val="single"/>
        </w:rPr>
        <w:t xml:space="preserve">    </w:t>
      </w:r>
      <w:r>
        <w:rPr>
          <w:rFonts w:ascii="黑体" w:eastAsia="黑体" w:hAnsi="黑体" w:hint="eastAsia"/>
          <w:color w:val="000000"/>
          <w:sz w:val="24"/>
        </w:rPr>
        <w:t>日由以下各方在中华人民共和国</w:t>
      </w:r>
      <w:r>
        <w:rPr>
          <w:rFonts w:ascii="黑体" w:eastAsia="黑体" w:hAnsi="黑体" w:hint="eastAsia"/>
          <w:color w:val="000000"/>
          <w:sz w:val="24"/>
        </w:rPr>
        <w:t>(</w:t>
      </w:r>
      <w:r>
        <w:rPr>
          <w:rFonts w:ascii="黑体" w:eastAsia="黑体" w:hAnsi="黑体" w:hint="eastAsia"/>
          <w:color w:val="000000"/>
          <w:sz w:val="24"/>
        </w:rPr>
        <w:t>以下称“</w:t>
      </w:r>
      <w:r>
        <w:rPr>
          <w:rFonts w:ascii="黑体" w:eastAsia="黑体" w:hAnsi="黑体" w:hint="eastAsia"/>
          <w:b/>
          <w:color w:val="000000"/>
          <w:sz w:val="24"/>
        </w:rPr>
        <w:t>中国</w:t>
      </w:r>
      <w:r>
        <w:rPr>
          <w:rFonts w:ascii="黑体" w:eastAsia="黑体" w:hAnsi="黑体" w:hint="eastAsia"/>
          <w:color w:val="000000"/>
          <w:sz w:val="24"/>
        </w:rPr>
        <w:t>”</w:t>
      </w:r>
      <w:r>
        <w:rPr>
          <w:rFonts w:ascii="黑体" w:eastAsia="黑体" w:hAnsi="黑体" w:hint="eastAsia"/>
          <w:color w:val="000000"/>
          <w:sz w:val="24"/>
        </w:rPr>
        <w:t xml:space="preserve">) </w:t>
      </w:r>
      <w:r>
        <w:rPr>
          <w:rFonts w:ascii="黑体" w:eastAsia="黑体" w:hAnsi="黑体" w:hint="eastAsia"/>
          <w:color w:val="000000"/>
          <w:sz w:val="24"/>
        </w:rPr>
        <w:t>深圳市签订：</w:t>
      </w:r>
    </w:p>
    <w:p w14:paraId="69B560FA" w14:textId="77777777" w:rsidR="00210231" w:rsidRDefault="00210231">
      <w:pPr>
        <w:adjustRightInd w:val="0"/>
        <w:snapToGrid w:val="0"/>
        <w:spacing w:before="240"/>
        <w:rPr>
          <w:rFonts w:ascii="黑体" w:eastAsia="黑体" w:hAnsi="黑体" w:hint="eastAsia"/>
          <w:color w:val="000000"/>
          <w:sz w:val="24"/>
        </w:rPr>
      </w:pPr>
      <w:r>
        <w:rPr>
          <w:rFonts w:ascii="黑体" w:eastAsia="黑体" w:hAnsi="黑体" w:hint="eastAsia"/>
          <w:color w:val="000000"/>
          <w:sz w:val="24"/>
        </w:rPr>
        <w:t>(1)</w:t>
      </w: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bCs/>
          <w:color w:val="000000"/>
          <w:sz w:val="24"/>
        </w:rPr>
        <w:t xml:space="preserve"> </w:t>
      </w:r>
      <w:r>
        <w:rPr>
          <w:rFonts w:ascii="黑体" w:eastAsia="黑体" w:hAnsi="黑体" w:hint="eastAsia"/>
          <w:bCs/>
          <w:color w:val="000000"/>
          <w:sz w:val="24"/>
        </w:rPr>
        <w:t>（转让方股东（</w:t>
      </w:r>
      <w:r>
        <w:rPr>
          <w:rFonts w:ascii="黑体" w:eastAsia="黑体" w:hAnsi="黑体" w:hint="eastAsia"/>
          <w:bCs/>
          <w:color w:val="000000"/>
          <w:sz w:val="24"/>
        </w:rPr>
        <w:t>1</w:t>
      </w:r>
      <w:r>
        <w:rPr>
          <w:rFonts w:ascii="黑体" w:eastAsia="黑体" w:hAnsi="黑体" w:hint="eastAsia"/>
          <w:bCs/>
          <w:color w:val="000000"/>
          <w:sz w:val="24"/>
        </w:rPr>
        <w:t>））</w:t>
      </w:r>
    </w:p>
    <w:p w14:paraId="6E563766" w14:textId="77777777" w:rsidR="00210231" w:rsidRDefault="00210231">
      <w:pPr>
        <w:adjustRightInd w:val="0"/>
        <w:snapToGrid w:val="0"/>
        <w:ind w:left="420" w:firstLine="420"/>
        <w:rPr>
          <w:rFonts w:ascii="黑体" w:eastAsia="黑体" w:hAnsi="黑体" w:hint="eastAsia"/>
          <w:color w:val="000000"/>
          <w:sz w:val="24"/>
        </w:rPr>
      </w:pPr>
      <w:r>
        <w:rPr>
          <w:rFonts w:ascii="黑体" w:eastAsia="黑体" w:hAnsi="黑体" w:hint="eastAsia"/>
          <w:color w:val="000000"/>
          <w:sz w:val="24"/>
        </w:rPr>
        <w:t>住址：</w:t>
      </w:r>
      <w:r>
        <w:rPr>
          <w:rFonts w:ascii="黑体" w:eastAsia="黑体" w:hAnsi="黑体" w:hint="eastAsia"/>
          <w:color w:val="000000"/>
          <w:sz w:val="24"/>
        </w:rPr>
        <w:t xml:space="preserve">       </w:t>
      </w:r>
      <w:r>
        <w:rPr>
          <w:rFonts w:ascii="黑体" w:eastAsia="黑体" w:hAnsi="黑体" w:hint="eastAsia"/>
          <w:color w:val="000000"/>
          <w:sz w:val="24"/>
        </w:rPr>
        <w:tab/>
      </w:r>
      <w:r>
        <w:rPr>
          <w:rFonts w:ascii="黑体" w:eastAsia="黑体" w:hAnsi="黑体" w:hint="eastAsia"/>
          <w:color w:val="000000"/>
          <w:sz w:val="24"/>
        </w:rPr>
        <w:t xml:space="preserve"> </w:t>
      </w:r>
    </w:p>
    <w:p w14:paraId="7C98496C" w14:textId="77777777" w:rsidR="00210231" w:rsidRDefault="00210231">
      <w:pPr>
        <w:adjustRightInd w:val="0"/>
        <w:snapToGrid w:val="0"/>
        <w:ind w:left="420" w:firstLine="420"/>
        <w:rPr>
          <w:rFonts w:ascii="黑体" w:eastAsia="黑体" w:hAnsi="黑体" w:hint="eastAsia"/>
          <w:color w:val="000000"/>
          <w:sz w:val="24"/>
          <w:lang w:val="en-GB"/>
        </w:rPr>
      </w:pPr>
      <w:r>
        <w:rPr>
          <w:rFonts w:ascii="黑体" w:eastAsia="黑体" w:hAnsi="黑体" w:hint="eastAsia"/>
          <w:color w:val="000000"/>
          <w:sz w:val="24"/>
        </w:rPr>
        <w:t>身份证号码：</w:t>
      </w:r>
      <w:r>
        <w:rPr>
          <w:rFonts w:ascii="黑体" w:eastAsia="黑体" w:hAnsi="黑体" w:hint="eastAsia"/>
          <w:b/>
          <w:bCs/>
          <w:color w:val="000000"/>
          <w:sz w:val="24"/>
        </w:rPr>
        <w:t xml:space="preserve"> 1</w:t>
      </w:r>
    </w:p>
    <w:p w14:paraId="7945C0B9" w14:textId="77777777" w:rsidR="00210231" w:rsidRDefault="00210231">
      <w:pPr>
        <w:rPr>
          <w:rFonts w:ascii="黑体" w:eastAsia="黑体" w:hAnsi="黑体" w:hint="eastAsia"/>
          <w:b/>
          <w:bCs/>
          <w:color w:val="000000"/>
          <w:sz w:val="28"/>
          <w:szCs w:val="30"/>
        </w:rPr>
      </w:pPr>
      <w:r>
        <w:rPr>
          <w:rFonts w:ascii="黑体" w:eastAsia="黑体" w:hAnsi="黑体" w:hint="eastAsia"/>
          <w:color w:val="000000"/>
          <w:sz w:val="24"/>
        </w:rPr>
        <w:t>(2)</w:t>
      </w: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bCs/>
          <w:color w:val="000000"/>
          <w:sz w:val="24"/>
        </w:rPr>
        <w:t xml:space="preserve"> </w:t>
      </w:r>
      <w:r>
        <w:rPr>
          <w:rFonts w:ascii="黑体" w:eastAsia="黑体" w:hAnsi="黑体" w:hint="eastAsia"/>
          <w:bCs/>
          <w:color w:val="000000"/>
          <w:sz w:val="24"/>
        </w:rPr>
        <w:t>（转让方（</w:t>
      </w:r>
      <w:r>
        <w:rPr>
          <w:rFonts w:ascii="黑体" w:eastAsia="黑体" w:hAnsi="黑体" w:hint="eastAsia"/>
          <w:bCs/>
          <w:color w:val="000000"/>
          <w:sz w:val="24"/>
        </w:rPr>
        <w:t>2</w:t>
      </w:r>
      <w:r>
        <w:rPr>
          <w:rFonts w:ascii="黑体" w:eastAsia="黑体" w:hAnsi="黑体" w:hint="eastAsia"/>
          <w:bCs/>
          <w:color w:val="000000"/>
          <w:sz w:val="24"/>
        </w:rPr>
        <w:t>））</w:t>
      </w:r>
    </w:p>
    <w:p w14:paraId="03FF693B" w14:textId="77777777" w:rsidR="00210231" w:rsidRDefault="00210231">
      <w:pPr>
        <w:adjustRightInd w:val="0"/>
        <w:snapToGrid w:val="0"/>
        <w:ind w:left="420" w:firstLine="420"/>
        <w:rPr>
          <w:rFonts w:ascii="黑体" w:eastAsia="黑体" w:hAnsi="黑体" w:hint="eastAsia"/>
          <w:color w:val="000000"/>
          <w:sz w:val="24"/>
        </w:rPr>
      </w:pPr>
      <w:r>
        <w:rPr>
          <w:rFonts w:ascii="黑体" w:eastAsia="黑体" w:hAnsi="黑体" w:hint="eastAsia"/>
          <w:color w:val="000000"/>
          <w:sz w:val="24"/>
        </w:rPr>
        <w:t>住址</w:t>
      </w:r>
      <w:r>
        <w:rPr>
          <w:rFonts w:ascii="黑体" w:eastAsia="黑体" w:hAnsi="黑体" w:hint="eastAsia"/>
          <w:color w:val="000000"/>
          <w:sz w:val="24"/>
          <w:lang w:val="en-GB"/>
        </w:rPr>
        <w:t>：</w:t>
      </w:r>
      <w:r>
        <w:rPr>
          <w:rFonts w:ascii="黑体" w:eastAsia="黑体" w:hAnsi="黑体" w:hint="eastAsia"/>
          <w:color w:val="000000"/>
          <w:sz w:val="24"/>
        </w:rPr>
        <w:t xml:space="preserve">       </w:t>
      </w:r>
      <w:r>
        <w:rPr>
          <w:rFonts w:ascii="黑体" w:eastAsia="黑体" w:hAnsi="黑体" w:hint="eastAsia"/>
          <w:color w:val="000000"/>
          <w:sz w:val="24"/>
        </w:rPr>
        <w:tab/>
      </w:r>
      <w:r>
        <w:rPr>
          <w:rFonts w:ascii="黑体" w:eastAsia="黑体" w:hAnsi="黑体" w:hint="eastAsia"/>
          <w:color w:val="000000"/>
          <w:sz w:val="24"/>
        </w:rPr>
        <w:t xml:space="preserve"> </w:t>
      </w:r>
    </w:p>
    <w:p w14:paraId="78749ED3" w14:textId="77777777" w:rsidR="00210231" w:rsidRDefault="00210231">
      <w:pPr>
        <w:adjustRightInd w:val="0"/>
        <w:snapToGrid w:val="0"/>
        <w:ind w:left="420" w:firstLine="420"/>
        <w:rPr>
          <w:rFonts w:ascii="黑体" w:eastAsia="黑体" w:hAnsi="黑体" w:hint="eastAsia"/>
          <w:b/>
          <w:bCs/>
          <w:color w:val="000000"/>
          <w:sz w:val="24"/>
        </w:rPr>
      </w:pPr>
      <w:r>
        <w:rPr>
          <w:rFonts w:ascii="黑体" w:eastAsia="黑体" w:hAnsi="黑体" w:hint="eastAsia"/>
          <w:color w:val="000000"/>
          <w:sz w:val="24"/>
        </w:rPr>
        <w:t>身份证号码：</w:t>
      </w:r>
      <w:r>
        <w:rPr>
          <w:rFonts w:ascii="黑体" w:eastAsia="黑体" w:hAnsi="黑体" w:hint="eastAsia"/>
          <w:b/>
          <w:bCs/>
          <w:color w:val="000000"/>
          <w:sz w:val="24"/>
        </w:rPr>
        <w:tab/>
      </w:r>
      <w:r>
        <w:rPr>
          <w:rFonts w:ascii="黑体" w:eastAsia="黑体" w:hAnsi="黑体" w:hint="eastAsia"/>
          <w:b/>
          <w:bCs/>
          <w:color w:val="000000"/>
          <w:sz w:val="24"/>
        </w:rPr>
        <w:t xml:space="preserve"> </w:t>
      </w:r>
    </w:p>
    <w:p w14:paraId="2CFDECCE" w14:textId="77777777" w:rsidR="00210231" w:rsidRDefault="00210231">
      <w:pPr>
        <w:adjustRightInd w:val="0"/>
        <w:snapToGrid w:val="0"/>
        <w:rPr>
          <w:rFonts w:ascii="黑体" w:eastAsia="黑体" w:hAnsi="黑体" w:hint="eastAsia"/>
          <w:color w:val="000000"/>
          <w:sz w:val="24"/>
          <w:lang w:val="en-GB"/>
        </w:rPr>
      </w:pPr>
    </w:p>
    <w:p w14:paraId="247260E5" w14:textId="77777777" w:rsidR="00210231" w:rsidRDefault="00210231">
      <w:pPr>
        <w:adjustRightInd w:val="0"/>
        <w:snapToGrid w:val="0"/>
        <w:rPr>
          <w:rFonts w:ascii="黑体" w:eastAsia="黑体" w:hAnsi="黑体" w:hint="eastAsia"/>
          <w:color w:val="000000"/>
          <w:sz w:val="24"/>
        </w:rPr>
      </w:pPr>
      <w:r>
        <w:rPr>
          <w:rFonts w:ascii="黑体" w:eastAsia="黑体" w:hAnsi="黑体" w:hint="eastAsia"/>
          <w:color w:val="000000"/>
          <w:sz w:val="24"/>
        </w:rPr>
        <w:t>(</w:t>
      </w:r>
      <w:r>
        <w:rPr>
          <w:rFonts w:ascii="黑体" w:eastAsia="黑体" w:hAnsi="黑体" w:hint="eastAsia"/>
          <w:color w:val="000000"/>
          <w:sz w:val="24"/>
        </w:rPr>
        <w:t>在本协议中，</w:t>
      </w:r>
      <w:r>
        <w:rPr>
          <w:rFonts w:ascii="黑体" w:eastAsia="黑体" w:hAnsi="黑体" w:hint="eastAsia"/>
          <w:bCs/>
          <w:color w:val="000000"/>
          <w:sz w:val="24"/>
        </w:rPr>
        <w:t>转让方</w:t>
      </w:r>
      <w:r>
        <w:rPr>
          <w:rFonts w:ascii="黑体" w:eastAsia="黑体" w:hAnsi="黑体" w:hint="eastAsia"/>
          <w:color w:val="000000"/>
          <w:sz w:val="24"/>
        </w:rPr>
        <w:t>股东（</w:t>
      </w:r>
      <w:r>
        <w:rPr>
          <w:rFonts w:ascii="黑体" w:eastAsia="黑体" w:hAnsi="黑体" w:hint="eastAsia"/>
          <w:color w:val="000000"/>
          <w:sz w:val="24"/>
        </w:rPr>
        <w:t>1</w:t>
      </w:r>
      <w:r>
        <w:rPr>
          <w:rFonts w:ascii="黑体" w:eastAsia="黑体" w:hAnsi="黑体" w:hint="eastAsia"/>
          <w:color w:val="000000"/>
          <w:sz w:val="24"/>
        </w:rPr>
        <w:t>）、</w:t>
      </w:r>
      <w:r>
        <w:rPr>
          <w:rFonts w:ascii="黑体" w:eastAsia="黑体" w:hAnsi="黑体" w:hint="eastAsia"/>
          <w:bCs/>
          <w:color w:val="000000"/>
          <w:sz w:val="24"/>
        </w:rPr>
        <w:t>转让方</w:t>
      </w:r>
      <w:r>
        <w:rPr>
          <w:rFonts w:ascii="黑体" w:eastAsia="黑体" w:hAnsi="黑体" w:hint="eastAsia"/>
          <w:color w:val="000000"/>
          <w:sz w:val="24"/>
        </w:rPr>
        <w:t>股东（</w:t>
      </w:r>
      <w:r>
        <w:rPr>
          <w:rFonts w:ascii="黑体" w:eastAsia="黑体" w:hAnsi="黑体" w:hint="eastAsia"/>
          <w:color w:val="000000"/>
          <w:sz w:val="24"/>
        </w:rPr>
        <w:t>2</w:t>
      </w:r>
      <w:r>
        <w:rPr>
          <w:rFonts w:ascii="黑体" w:eastAsia="黑体" w:hAnsi="黑体" w:hint="eastAsia"/>
          <w:color w:val="000000"/>
          <w:sz w:val="24"/>
        </w:rPr>
        <w:t>）分别及共同称为“</w:t>
      </w:r>
      <w:r>
        <w:rPr>
          <w:rFonts w:ascii="黑体" w:eastAsia="黑体" w:hAnsi="黑体" w:hint="eastAsia"/>
          <w:b/>
          <w:bCs/>
          <w:color w:val="000000"/>
          <w:sz w:val="24"/>
        </w:rPr>
        <w:t>各转让方</w:t>
      </w:r>
      <w:r>
        <w:rPr>
          <w:rFonts w:ascii="黑体" w:eastAsia="黑体" w:hAnsi="黑体" w:hint="eastAsia"/>
          <w:color w:val="000000"/>
          <w:sz w:val="24"/>
        </w:rPr>
        <w:t>”或“</w:t>
      </w:r>
      <w:r>
        <w:rPr>
          <w:rFonts w:ascii="黑体" w:eastAsia="黑体" w:hAnsi="黑体" w:hint="eastAsia"/>
          <w:b/>
          <w:bCs/>
          <w:color w:val="000000"/>
          <w:sz w:val="24"/>
        </w:rPr>
        <w:t>转让方</w:t>
      </w:r>
      <w:r>
        <w:rPr>
          <w:rFonts w:ascii="黑体" w:eastAsia="黑体" w:hAnsi="黑体" w:hint="eastAsia"/>
          <w:color w:val="000000"/>
          <w:sz w:val="24"/>
        </w:rPr>
        <w:t>”</w:t>
      </w:r>
      <w:r>
        <w:rPr>
          <w:rFonts w:ascii="黑体" w:eastAsia="黑体" w:hAnsi="黑体" w:hint="eastAsia"/>
          <w:color w:val="000000"/>
          <w:sz w:val="24"/>
        </w:rPr>
        <w:t>)</w:t>
      </w:r>
    </w:p>
    <w:p w14:paraId="52FC04A9" w14:textId="77777777" w:rsidR="00210231" w:rsidRDefault="00210231">
      <w:pPr>
        <w:adjustRightInd w:val="0"/>
        <w:snapToGrid w:val="0"/>
        <w:spacing w:before="240"/>
        <w:rPr>
          <w:rFonts w:ascii="黑体" w:eastAsia="黑体" w:hAnsi="黑体" w:hint="eastAsia"/>
          <w:color w:val="000000"/>
          <w:sz w:val="24"/>
        </w:rPr>
      </w:pPr>
      <w:r>
        <w:rPr>
          <w:rFonts w:ascii="黑体" w:eastAsia="黑体" w:hAnsi="黑体" w:hint="eastAsia"/>
          <w:color w:val="000000"/>
          <w:sz w:val="24"/>
        </w:rPr>
        <w:t>(5)</w:t>
      </w:r>
      <w:r>
        <w:rPr>
          <w:rFonts w:ascii="黑体" w:eastAsia="黑体" w:hAnsi="黑体" w:hint="eastAsia"/>
          <w:color w:val="000000"/>
          <w:sz w:val="24"/>
        </w:rPr>
        <w:tab/>
      </w:r>
      <w:r>
        <w:rPr>
          <w:rFonts w:ascii="黑体" w:eastAsia="黑体" w:hAnsi="黑体" w:hint="eastAsia"/>
          <w:b/>
          <w:bCs/>
          <w:color w:val="000000"/>
          <w:sz w:val="24"/>
        </w:rPr>
        <w:t xml:space="preserve">    </w:t>
      </w:r>
      <w:r>
        <w:rPr>
          <w:rFonts w:ascii="黑体" w:eastAsia="黑体" w:hAnsi="黑体" w:hint="eastAsia"/>
          <w:bCs/>
          <w:color w:val="000000"/>
          <w:sz w:val="24"/>
        </w:rPr>
        <w:t>（受让方股东（</w:t>
      </w:r>
      <w:r>
        <w:rPr>
          <w:rFonts w:ascii="黑体" w:eastAsia="黑体" w:hAnsi="黑体" w:hint="eastAsia"/>
          <w:bCs/>
          <w:color w:val="000000"/>
          <w:sz w:val="24"/>
        </w:rPr>
        <w:t>1</w:t>
      </w:r>
      <w:r>
        <w:rPr>
          <w:rFonts w:ascii="黑体" w:eastAsia="黑体" w:hAnsi="黑体" w:hint="eastAsia"/>
          <w:bCs/>
          <w:color w:val="000000"/>
          <w:sz w:val="24"/>
        </w:rPr>
        <w:t>））</w:t>
      </w:r>
    </w:p>
    <w:p w14:paraId="294BAE93" w14:textId="77777777" w:rsidR="00210231" w:rsidRDefault="00210231">
      <w:pPr>
        <w:adjustRightInd w:val="0"/>
        <w:snapToGrid w:val="0"/>
        <w:ind w:left="420" w:firstLine="420"/>
        <w:rPr>
          <w:rFonts w:ascii="黑体" w:eastAsia="黑体" w:hAnsi="黑体" w:hint="eastAsia"/>
          <w:color w:val="000000"/>
          <w:sz w:val="24"/>
        </w:rPr>
      </w:pPr>
      <w:r>
        <w:rPr>
          <w:rFonts w:ascii="黑体" w:eastAsia="黑体" w:hAnsi="黑体" w:hint="eastAsia"/>
          <w:color w:val="000000"/>
          <w:sz w:val="24"/>
        </w:rPr>
        <w:t>住址：</w:t>
      </w:r>
      <w:r>
        <w:rPr>
          <w:rFonts w:ascii="黑体" w:eastAsia="黑体" w:hAnsi="黑体" w:hint="eastAsia"/>
          <w:color w:val="000000"/>
          <w:sz w:val="24"/>
        </w:rPr>
        <w:t xml:space="preserve">      </w:t>
      </w:r>
      <w:r>
        <w:rPr>
          <w:rFonts w:ascii="黑体" w:eastAsia="黑体" w:hAnsi="黑体" w:hint="eastAsia"/>
          <w:color w:val="000000"/>
          <w:sz w:val="24"/>
        </w:rPr>
        <w:tab/>
      </w:r>
    </w:p>
    <w:p w14:paraId="5774F573" w14:textId="77777777" w:rsidR="00210231" w:rsidRDefault="00210231">
      <w:pPr>
        <w:adjustRightInd w:val="0"/>
        <w:snapToGrid w:val="0"/>
        <w:ind w:left="420" w:firstLine="420"/>
        <w:rPr>
          <w:rFonts w:ascii="黑体" w:eastAsia="黑体" w:hAnsi="黑体" w:hint="eastAsia"/>
          <w:color w:val="000000"/>
          <w:sz w:val="24"/>
          <w:lang w:val="en-GB"/>
        </w:rPr>
      </w:pPr>
      <w:r>
        <w:rPr>
          <w:rFonts w:ascii="黑体" w:eastAsia="黑体" w:hAnsi="黑体" w:hint="eastAsia"/>
          <w:color w:val="000000"/>
          <w:sz w:val="24"/>
        </w:rPr>
        <w:t>身份证号码：</w:t>
      </w:r>
      <w:r>
        <w:rPr>
          <w:rFonts w:ascii="黑体" w:eastAsia="黑体" w:hAnsi="黑体" w:hint="eastAsia"/>
          <w:b/>
          <w:color w:val="000000"/>
          <w:sz w:val="24"/>
        </w:rPr>
        <w:t xml:space="preserve"> </w:t>
      </w:r>
      <w:r>
        <w:rPr>
          <w:rFonts w:ascii="黑体" w:eastAsia="黑体" w:hAnsi="黑体" w:hint="eastAsia"/>
          <w:b/>
          <w:bCs/>
          <w:color w:val="000000"/>
          <w:sz w:val="24"/>
        </w:rPr>
        <w:tab/>
      </w:r>
    </w:p>
    <w:p w14:paraId="3CF91186" w14:textId="77777777" w:rsidR="00210231" w:rsidRDefault="00210231">
      <w:pPr>
        <w:adjustRightInd w:val="0"/>
        <w:snapToGrid w:val="0"/>
        <w:spacing w:before="240"/>
        <w:rPr>
          <w:rFonts w:ascii="黑体" w:eastAsia="黑体" w:hAnsi="黑体" w:hint="eastAsia"/>
          <w:color w:val="000000"/>
          <w:sz w:val="24"/>
        </w:rPr>
      </w:pPr>
      <w:r>
        <w:rPr>
          <w:rFonts w:ascii="黑体" w:eastAsia="黑体" w:hAnsi="黑体" w:hint="eastAsia"/>
          <w:color w:val="000000"/>
          <w:sz w:val="24"/>
        </w:rPr>
        <w:t>(6)</w:t>
      </w: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bCs/>
          <w:color w:val="000000"/>
          <w:sz w:val="24"/>
        </w:rPr>
        <w:t>（受让方股东（</w:t>
      </w:r>
      <w:r>
        <w:rPr>
          <w:rFonts w:ascii="黑体" w:eastAsia="黑体" w:hAnsi="黑体" w:hint="eastAsia"/>
          <w:bCs/>
          <w:color w:val="000000"/>
          <w:sz w:val="24"/>
        </w:rPr>
        <w:t>2</w:t>
      </w:r>
      <w:r>
        <w:rPr>
          <w:rFonts w:ascii="黑体" w:eastAsia="黑体" w:hAnsi="黑体" w:hint="eastAsia"/>
          <w:bCs/>
          <w:color w:val="000000"/>
          <w:sz w:val="24"/>
        </w:rPr>
        <w:t>））</w:t>
      </w:r>
    </w:p>
    <w:p w14:paraId="3A2205DD" w14:textId="77777777" w:rsidR="00210231" w:rsidRDefault="00210231">
      <w:pPr>
        <w:adjustRightInd w:val="0"/>
        <w:snapToGrid w:val="0"/>
        <w:ind w:left="420" w:firstLine="420"/>
        <w:rPr>
          <w:rFonts w:ascii="黑体" w:eastAsia="黑体" w:hAnsi="黑体" w:hint="eastAsia"/>
          <w:color w:val="000000"/>
          <w:sz w:val="24"/>
        </w:rPr>
      </w:pPr>
      <w:r>
        <w:rPr>
          <w:rFonts w:ascii="黑体" w:eastAsia="黑体" w:hAnsi="黑体" w:hint="eastAsia"/>
          <w:color w:val="000000"/>
          <w:sz w:val="24"/>
        </w:rPr>
        <w:t>住址：</w:t>
      </w:r>
      <w:r>
        <w:rPr>
          <w:rFonts w:ascii="黑体" w:eastAsia="黑体" w:hAnsi="黑体" w:hint="eastAsia"/>
          <w:color w:val="000000"/>
          <w:sz w:val="24"/>
        </w:rPr>
        <w:t xml:space="preserve">       </w:t>
      </w:r>
      <w:r>
        <w:rPr>
          <w:rFonts w:ascii="黑体" w:eastAsia="黑体" w:hAnsi="黑体" w:hint="eastAsia"/>
          <w:color w:val="000000"/>
          <w:sz w:val="24"/>
        </w:rPr>
        <w:tab/>
      </w:r>
    </w:p>
    <w:p w14:paraId="4647D45D" w14:textId="77777777" w:rsidR="00210231" w:rsidRDefault="00210231">
      <w:pPr>
        <w:adjustRightInd w:val="0"/>
        <w:snapToGrid w:val="0"/>
        <w:ind w:left="420" w:firstLine="420"/>
        <w:rPr>
          <w:rFonts w:ascii="黑体" w:eastAsia="黑体" w:hAnsi="黑体" w:hint="eastAsia"/>
          <w:color w:val="000000"/>
          <w:sz w:val="24"/>
        </w:rPr>
      </w:pPr>
      <w:r>
        <w:rPr>
          <w:rFonts w:ascii="黑体" w:eastAsia="黑体" w:hAnsi="黑体" w:hint="eastAsia"/>
          <w:color w:val="000000"/>
          <w:sz w:val="24"/>
        </w:rPr>
        <w:t>身份证号码：</w:t>
      </w:r>
      <w:r>
        <w:rPr>
          <w:rFonts w:ascii="黑体" w:eastAsia="黑体" w:hAnsi="黑体" w:hint="eastAsia"/>
          <w:b/>
          <w:bCs/>
          <w:color w:val="000000"/>
          <w:sz w:val="24"/>
        </w:rPr>
        <w:tab/>
      </w:r>
      <w:r>
        <w:rPr>
          <w:rFonts w:ascii="黑体" w:eastAsia="黑体" w:hAnsi="黑体" w:hint="eastAsia"/>
          <w:b/>
          <w:bCs/>
          <w:color w:val="000000"/>
          <w:sz w:val="24"/>
        </w:rPr>
        <w:t xml:space="preserve"> </w:t>
      </w:r>
    </w:p>
    <w:p w14:paraId="4CAACEE6" w14:textId="77777777" w:rsidR="00210231" w:rsidRDefault="00210231">
      <w:pPr>
        <w:adjustRightInd w:val="0"/>
        <w:snapToGrid w:val="0"/>
        <w:rPr>
          <w:rFonts w:ascii="黑体" w:eastAsia="黑体" w:hAnsi="黑体" w:hint="eastAsia"/>
          <w:color w:val="000000"/>
          <w:sz w:val="24"/>
        </w:rPr>
      </w:pPr>
    </w:p>
    <w:p w14:paraId="4FD02299" w14:textId="77777777" w:rsidR="00210231" w:rsidRDefault="00210231">
      <w:pPr>
        <w:adjustRightInd w:val="0"/>
        <w:snapToGrid w:val="0"/>
        <w:rPr>
          <w:rFonts w:ascii="黑体" w:eastAsia="黑体" w:hAnsi="黑体" w:hint="eastAsia"/>
          <w:color w:val="000000"/>
          <w:sz w:val="24"/>
        </w:rPr>
      </w:pPr>
      <w:r>
        <w:rPr>
          <w:rFonts w:ascii="黑体" w:eastAsia="黑体" w:hAnsi="黑体" w:hint="eastAsia"/>
          <w:color w:val="000000"/>
          <w:sz w:val="24"/>
        </w:rPr>
        <w:t>(</w:t>
      </w:r>
      <w:r>
        <w:rPr>
          <w:rFonts w:ascii="黑体" w:eastAsia="黑体" w:hAnsi="黑体" w:hint="eastAsia"/>
          <w:color w:val="000000"/>
          <w:sz w:val="24"/>
        </w:rPr>
        <w:t>在本协议中，</w:t>
      </w:r>
      <w:r>
        <w:rPr>
          <w:rFonts w:ascii="黑体" w:eastAsia="黑体" w:hAnsi="黑体" w:hint="eastAsia"/>
          <w:bCs/>
          <w:color w:val="000000"/>
          <w:sz w:val="24"/>
        </w:rPr>
        <w:t>（受让方股东（</w:t>
      </w:r>
      <w:r>
        <w:rPr>
          <w:rFonts w:ascii="黑体" w:eastAsia="黑体" w:hAnsi="黑体" w:hint="eastAsia"/>
          <w:bCs/>
          <w:color w:val="000000"/>
          <w:sz w:val="24"/>
        </w:rPr>
        <w:t>1</w:t>
      </w:r>
      <w:r>
        <w:rPr>
          <w:rFonts w:ascii="黑体" w:eastAsia="黑体" w:hAnsi="黑体" w:hint="eastAsia"/>
          <w:bCs/>
          <w:color w:val="000000"/>
          <w:sz w:val="24"/>
        </w:rPr>
        <w:t>））</w:t>
      </w:r>
      <w:r>
        <w:rPr>
          <w:rFonts w:ascii="黑体" w:eastAsia="黑体" w:hAnsi="黑体" w:hint="eastAsia"/>
          <w:color w:val="000000"/>
          <w:sz w:val="24"/>
        </w:rPr>
        <w:t>、</w:t>
      </w:r>
      <w:r>
        <w:rPr>
          <w:rFonts w:ascii="黑体" w:eastAsia="黑体" w:hAnsi="黑体" w:hint="eastAsia"/>
          <w:bCs/>
          <w:color w:val="000000"/>
          <w:sz w:val="24"/>
        </w:rPr>
        <w:t>（受让方股东（</w:t>
      </w:r>
      <w:r>
        <w:rPr>
          <w:rFonts w:ascii="黑体" w:eastAsia="黑体" w:hAnsi="黑体" w:hint="eastAsia"/>
          <w:bCs/>
          <w:color w:val="000000"/>
          <w:sz w:val="24"/>
        </w:rPr>
        <w:t>2</w:t>
      </w:r>
      <w:r>
        <w:rPr>
          <w:rFonts w:ascii="黑体" w:eastAsia="黑体" w:hAnsi="黑体" w:hint="eastAsia"/>
          <w:bCs/>
          <w:color w:val="000000"/>
          <w:sz w:val="24"/>
        </w:rPr>
        <w:t>））</w:t>
      </w:r>
      <w:r>
        <w:rPr>
          <w:rFonts w:ascii="黑体" w:eastAsia="黑体" w:hAnsi="黑体" w:hint="eastAsia"/>
          <w:color w:val="000000"/>
          <w:sz w:val="24"/>
        </w:rPr>
        <w:t>分别及共同称为“</w:t>
      </w:r>
      <w:r>
        <w:rPr>
          <w:rFonts w:ascii="黑体" w:eastAsia="黑体" w:hAnsi="黑体" w:hint="eastAsia"/>
          <w:b/>
          <w:bCs/>
          <w:color w:val="000000"/>
          <w:sz w:val="24"/>
        </w:rPr>
        <w:t>各受让方</w:t>
      </w:r>
      <w:r>
        <w:rPr>
          <w:rFonts w:ascii="黑体" w:eastAsia="黑体" w:hAnsi="黑体" w:hint="eastAsia"/>
          <w:color w:val="000000"/>
          <w:sz w:val="24"/>
        </w:rPr>
        <w:t>”或“</w:t>
      </w:r>
      <w:r>
        <w:rPr>
          <w:rFonts w:ascii="黑体" w:eastAsia="黑体" w:hAnsi="黑体" w:hint="eastAsia"/>
          <w:b/>
          <w:bCs/>
          <w:color w:val="000000"/>
          <w:sz w:val="24"/>
        </w:rPr>
        <w:t>受让方</w:t>
      </w:r>
      <w:r>
        <w:rPr>
          <w:rFonts w:ascii="黑体" w:eastAsia="黑体" w:hAnsi="黑体" w:hint="eastAsia"/>
          <w:color w:val="000000"/>
          <w:sz w:val="24"/>
        </w:rPr>
        <w:t>”</w:t>
      </w:r>
      <w:r>
        <w:rPr>
          <w:rFonts w:ascii="黑体" w:eastAsia="黑体" w:hAnsi="黑体" w:hint="eastAsia"/>
          <w:color w:val="000000"/>
          <w:sz w:val="24"/>
        </w:rPr>
        <w:t>)</w:t>
      </w:r>
    </w:p>
    <w:p w14:paraId="7ECC27A3" w14:textId="77777777" w:rsidR="00210231" w:rsidRDefault="00210231">
      <w:pPr>
        <w:adjustRightInd w:val="0"/>
        <w:snapToGrid w:val="0"/>
        <w:rPr>
          <w:rFonts w:ascii="黑体" w:eastAsia="黑体" w:hAnsi="黑体" w:hint="eastAsia"/>
          <w:color w:val="000000"/>
          <w:sz w:val="24"/>
        </w:rPr>
      </w:pPr>
    </w:p>
    <w:p w14:paraId="7919932B" w14:textId="77777777" w:rsidR="00210231" w:rsidRDefault="00210231">
      <w:pPr>
        <w:adjustRightInd w:val="0"/>
        <w:snapToGrid w:val="0"/>
        <w:rPr>
          <w:rFonts w:ascii="黑体" w:eastAsia="黑体" w:hAnsi="黑体" w:hint="eastAsia"/>
          <w:color w:val="000000"/>
          <w:sz w:val="24"/>
        </w:rPr>
      </w:pPr>
      <w:r>
        <w:rPr>
          <w:rFonts w:ascii="黑体" w:eastAsia="黑体" w:hAnsi="黑体" w:hint="eastAsia"/>
          <w:color w:val="000000"/>
          <w:sz w:val="24"/>
        </w:rPr>
        <w:t>(</w:t>
      </w:r>
      <w:r>
        <w:rPr>
          <w:rFonts w:ascii="黑体" w:eastAsia="黑体" w:hAnsi="黑体" w:hint="eastAsia"/>
          <w:color w:val="000000"/>
          <w:sz w:val="24"/>
        </w:rPr>
        <w:t>在本协议中，以上各方合称为“</w:t>
      </w:r>
      <w:r>
        <w:rPr>
          <w:rFonts w:ascii="黑体" w:eastAsia="黑体" w:hAnsi="黑体" w:hint="eastAsia"/>
          <w:b/>
          <w:bCs/>
          <w:color w:val="000000"/>
          <w:sz w:val="24"/>
        </w:rPr>
        <w:t>各方</w:t>
      </w:r>
      <w:r>
        <w:rPr>
          <w:rFonts w:ascii="黑体" w:eastAsia="黑体" w:hAnsi="黑体" w:hint="eastAsia"/>
          <w:color w:val="000000"/>
          <w:sz w:val="24"/>
        </w:rPr>
        <w:t>”，单独称为“</w:t>
      </w:r>
      <w:r>
        <w:rPr>
          <w:rFonts w:ascii="黑体" w:eastAsia="黑体" w:hAnsi="黑体" w:hint="eastAsia"/>
          <w:b/>
          <w:bCs/>
          <w:color w:val="000000"/>
          <w:sz w:val="24"/>
        </w:rPr>
        <w:t>一方</w:t>
      </w:r>
      <w:r>
        <w:rPr>
          <w:rFonts w:ascii="黑体" w:eastAsia="黑体" w:hAnsi="黑体" w:hint="eastAsia"/>
          <w:color w:val="000000"/>
          <w:sz w:val="24"/>
        </w:rPr>
        <w:t>”</w:t>
      </w:r>
      <w:r>
        <w:rPr>
          <w:rFonts w:ascii="黑体" w:eastAsia="黑体" w:hAnsi="黑体" w:hint="eastAsia"/>
          <w:color w:val="000000"/>
          <w:sz w:val="24"/>
        </w:rPr>
        <w:t>)</w:t>
      </w:r>
    </w:p>
    <w:p w14:paraId="652FDBAB" w14:textId="77777777" w:rsidR="00210231" w:rsidRDefault="00210231">
      <w:pPr>
        <w:adjustRightInd w:val="0"/>
        <w:snapToGrid w:val="0"/>
        <w:rPr>
          <w:rFonts w:ascii="黑体" w:eastAsia="黑体" w:hAnsi="黑体" w:hint="eastAsia"/>
          <w:color w:val="000000"/>
          <w:sz w:val="24"/>
        </w:rPr>
      </w:pPr>
    </w:p>
    <w:p w14:paraId="780B237B" w14:textId="77777777" w:rsidR="00210231" w:rsidRDefault="00210231">
      <w:pPr>
        <w:adjustRightInd w:val="0"/>
        <w:snapToGrid w:val="0"/>
        <w:spacing w:before="240"/>
        <w:rPr>
          <w:rFonts w:ascii="黑体" w:eastAsia="黑体" w:hAnsi="黑体" w:hint="eastAsia"/>
          <w:b/>
          <w:bCs/>
          <w:color w:val="000000"/>
          <w:sz w:val="24"/>
        </w:rPr>
      </w:pPr>
      <w:r>
        <w:rPr>
          <w:rFonts w:ascii="黑体" w:eastAsia="黑体" w:hAnsi="黑体" w:hint="eastAsia"/>
          <w:color w:val="000000"/>
          <w:sz w:val="24"/>
        </w:rPr>
        <w:t>(7)</w:t>
      </w:r>
      <w:r>
        <w:rPr>
          <w:rFonts w:ascii="黑体" w:eastAsia="黑体" w:hAnsi="黑体" w:hint="eastAsia"/>
          <w:color w:val="000000"/>
          <w:sz w:val="24"/>
        </w:rPr>
        <w:tab/>
      </w:r>
      <w:r>
        <w:rPr>
          <w:rFonts w:ascii="黑体" w:eastAsia="黑体" w:hAnsi="黑体" w:hint="eastAsia"/>
          <w:b/>
          <w:bCs/>
          <w:color w:val="000000"/>
          <w:sz w:val="24"/>
        </w:rPr>
        <w:tab/>
      </w:r>
      <w:r>
        <w:rPr>
          <w:rFonts w:ascii="黑体" w:eastAsia="黑体" w:hAnsi="黑体" w:hint="eastAsia"/>
          <w:b/>
          <w:bCs/>
          <w:color w:val="000000"/>
          <w:sz w:val="24"/>
        </w:rPr>
        <w:t>受让方公司名称</w:t>
      </w:r>
      <w:r>
        <w:rPr>
          <w:rFonts w:ascii="黑体" w:eastAsia="黑体" w:hAnsi="黑体" w:hint="eastAsia"/>
          <w:bCs/>
          <w:color w:val="000000"/>
          <w:sz w:val="24"/>
        </w:rPr>
        <w:t>(</w:t>
      </w:r>
      <w:r>
        <w:rPr>
          <w:rFonts w:ascii="黑体" w:eastAsia="黑体" w:hAnsi="黑体" w:hint="eastAsia"/>
          <w:bCs/>
          <w:color w:val="000000"/>
          <w:sz w:val="24"/>
        </w:rPr>
        <w:t>“</w:t>
      </w:r>
      <w:r>
        <w:rPr>
          <w:rFonts w:ascii="黑体" w:eastAsia="黑体" w:hAnsi="黑体" w:hint="eastAsia"/>
          <w:b/>
          <w:bCs/>
          <w:color w:val="000000"/>
          <w:sz w:val="24"/>
        </w:rPr>
        <w:t xml:space="preserve"> 123 </w:t>
      </w:r>
      <w:r>
        <w:rPr>
          <w:rFonts w:ascii="黑体" w:eastAsia="黑体" w:hAnsi="黑体" w:hint="eastAsia"/>
          <w:b/>
          <w:bCs/>
          <w:color w:val="000000"/>
          <w:sz w:val="24"/>
        </w:rPr>
        <w:t>公司</w:t>
      </w:r>
      <w:r>
        <w:rPr>
          <w:rFonts w:ascii="黑体" w:eastAsia="黑体" w:hAnsi="黑体" w:hint="eastAsia"/>
          <w:b/>
          <w:bCs/>
          <w:color w:val="000000"/>
          <w:sz w:val="24"/>
        </w:rPr>
        <w:t xml:space="preserve"> </w:t>
      </w:r>
      <w:r>
        <w:rPr>
          <w:rFonts w:ascii="黑体" w:eastAsia="黑体" w:hAnsi="黑体" w:hint="eastAsia"/>
          <w:bCs/>
          <w:color w:val="000000"/>
          <w:sz w:val="24"/>
        </w:rPr>
        <w:t>”</w:t>
      </w:r>
      <w:r>
        <w:rPr>
          <w:rFonts w:ascii="黑体" w:eastAsia="黑体" w:hAnsi="黑体" w:hint="eastAsia"/>
          <w:bCs/>
          <w:color w:val="000000"/>
          <w:sz w:val="24"/>
        </w:rPr>
        <w:t>)</w:t>
      </w:r>
    </w:p>
    <w:p w14:paraId="5E5D2942" w14:textId="77777777" w:rsidR="00210231" w:rsidRDefault="00210231">
      <w:pPr>
        <w:adjustRightInd w:val="0"/>
        <w:snapToGrid w:val="0"/>
        <w:ind w:left="870"/>
        <w:rPr>
          <w:rFonts w:ascii="黑体" w:eastAsia="黑体" w:hAnsi="黑体" w:hint="eastAsia"/>
          <w:bCs/>
          <w:color w:val="000000"/>
          <w:sz w:val="24"/>
        </w:rPr>
      </w:pPr>
      <w:r>
        <w:rPr>
          <w:rFonts w:ascii="黑体" w:eastAsia="黑体" w:hAnsi="黑体" w:hint="eastAsia"/>
          <w:bCs/>
          <w:color w:val="000000"/>
          <w:sz w:val="24"/>
        </w:rPr>
        <w:t>注册地址：</w:t>
      </w:r>
      <w:r>
        <w:rPr>
          <w:rFonts w:ascii="黑体" w:eastAsia="黑体" w:hAnsi="黑体" w:hint="eastAsia"/>
          <w:color w:val="000000"/>
          <w:sz w:val="24"/>
        </w:rPr>
        <w:t xml:space="preserve"> </w:t>
      </w:r>
    </w:p>
    <w:p w14:paraId="3704A151" w14:textId="77777777" w:rsidR="00210231" w:rsidRDefault="00210231">
      <w:pPr>
        <w:adjustRightInd w:val="0"/>
        <w:snapToGrid w:val="0"/>
        <w:ind w:left="870"/>
        <w:rPr>
          <w:rFonts w:ascii="黑体" w:eastAsia="黑体" w:hAnsi="黑体" w:hint="eastAsia"/>
          <w:color w:val="000000"/>
          <w:sz w:val="24"/>
        </w:rPr>
      </w:pPr>
      <w:r>
        <w:rPr>
          <w:rFonts w:ascii="黑体" w:eastAsia="黑体" w:hAnsi="黑体" w:hint="eastAsia"/>
          <w:bCs/>
          <w:color w:val="000000"/>
          <w:sz w:val="24"/>
        </w:rPr>
        <w:t>法定代表人：</w:t>
      </w:r>
      <w:r>
        <w:rPr>
          <w:rFonts w:ascii="黑体" w:eastAsia="黑体" w:hAnsi="黑体" w:hint="eastAsia"/>
          <w:bCs/>
          <w:color w:val="000000"/>
          <w:sz w:val="24"/>
        </w:rPr>
        <w:t xml:space="preserve"> </w:t>
      </w:r>
    </w:p>
    <w:p w14:paraId="47AD802F" w14:textId="77777777" w:rsidR="00210231" w:rsidRDefault="00210231">
      <w:pPr>
        <w:adjustRightInd w:val="0"/>
        <w:snapToGrid w:val="0"/>
        <w:rPr>
          <w:rFonts w:ascii="黑体" w:eastAsia="黑体" w:hAnsi="黑体" w:hint="eastAsia"/>
          <w:b/>
          <w:bCs/>
          <w:color w:val="000000"/>
          <w:sz w:val="24"/>
        </w:rPr>
      </w:pPr>
    </w:p>
    <w:p w14:paraId="661B6A28" w14:textId="77777777" w:rsidR="00210231" w:rsidRDefault="00210231">
      <w:pPr>
        <w:adjustRightInd w:val="0"/>
        <w:snapToGrid w:val="0"/>
        <w:rPr>
          <w:rFonts w:ascii="黑体" w:eastAsia="黑体" w:hAnsi="黑体" w:hint="eastAsia"/>
          <w:color w:val="000000"/>
          <w:sz w:val="24"/>
        </w:rPr>
      </w:pPr>
    </w:p>
    <w:p w14:paraId="44C46DA0" w14:textId="77777777" w:rsidR="00210231" w:rsidRDefault="00210231">
      <w:pPr>
        <w:adjustRightInd w:val="0"/>
        <w:snapToGrid w:val="0"/>
        <w:rPr>
          <w:rFonts w:ascii="黑体" w:eastAsia="黑体" w:hAnsi="黑体" w:hint="eastAsia"/>
          <w:b/>
          <w:bCs/>
          <w:color w:val="000000"/>
          <w:sz w:val="24"/>
        </w:rPr>
      </w:pPr>
      <w:r>
        <w:rPr>
          <w:rFonts w:ascii="黑体" w:eastAsia="黑体" w:hAnsi="黑体" w:hint="eastAsia"/>
          <w:b/>
          <w:bCs/>
          <w:color w:val="000000"/>
          <w:sz w:val="24"/>
        </w:rPr>
        <w:t>鉴于：</w:t>
      </w:r>
    </w:p>
    <w:p w14:paraId="3EAE7EF2" w14:textId="77777777" w:rsidR="00210231" w:rsidRDefault="00210231">
      <w:pPr>
        <w:adjustRightInd w:val="0"/>
        <w:snapToGrid w:val="0"/>
        <w:rPr>
          <w:rFonts w:ascii="黑体" w:eastAsia="黑体" w:hAnsi="黑体" w:hint="eastAsia"/>
          <w:color w:val="000000"/>
          <w:sz w:val="24"/>
        </w:rPr>
      </w:pPr>
    </w:p>
    <w:p w14:paraId="4748F25D" w14:textId="77777777" w:rsidR="00210231" w:rsidRDefault="00210231">
      <w:pPr>
        <w:adjustRightInd w:val="0"/>
        <w:snapToGrid w:val="0"/>
        <w:ind w:left="836" w:hanging="836"/>
        <w:rPr>
          <w:rFonts w:ascii="黑体" w:eastAsia="黑体" w:hAnsi="黑体" w:hint="eastAsia"/>
          <w:color w:val="000000"/>
          <w:sz w:val="24"/>
        </w:rPr>
      </w:pPr>
      <w:r>
        <w:rPr>
          <w:rFonts w:ascii="黑体" w:eastAsia="黑体" w:hAnsi="黑体" w:hint="eastAsia"/>
          <w:color w:val="000000"/>
          <w:sz w:val="24"/>
        </w:rPr>
        <w:t>1.</w:t>
      </w:r>
      <w:r>
        <w:rPr>
          <w:rFonts w:ascii="黑体" w:eastAsia="黑体" w:hAnsi="黑体" w:hint="eastAsia"/>
          <w:color w:val="000000"/>
          <w:sz w:val="24"/>
        </w:rPr>
        <w:tab/>
      </w:r>
      <w:r>
        <w:rPr>
          <w:rFonts w:ascii="黑体" w:eastAsia="黑体" w:hAnsi="黑体" w:hint="eastAsia"/>
          <w:color w:val="000000"/>
          <w:sz w:val="24"/>
        </w:rPr>
        <w:t>转让方公司名称是一家在</w:t>
      </w:r>
      <w:r>
        <w:rPr>
          <w:rFonts w:ascii="黑体" w:eastAsia="黑体" w:hAnsi="黑体" w:hint="eastAsia"/>
          <w:color w:val="000000"/>
          <w:sz w:val="24"/>
        </w:rPr>
        <w:t xml:space="preserve">      </w:t>
      </w:r>
      <w:r>
        <w:rPr>
          <w:rFonts w:ascii="黑体" w:eastAsia="黑体" w:hAnsi="黑体" w:hint="eastAsia"/>
          <w:color w:val="000000"/>
          <w:sz w:val="24"/>
        </w:rPr>
        <w:t>注册成立并合法存续的有限责任公司</w:t>
      </w:r>
      <w:r>
        <w:rPr>
          <w:rFonts w:ascii="黑体" w:eastAsia="黑体" w:hAnsi="黑体" w:hint="eastAsia"/>
          <w:color w:val="000000"/>
          <w:sz w:val="24"/>
        </w:rPr>
        <w:t>(</w:t>
      </w:r>
      <w:r>
        <w:rPr>
          <w:rFonts w:ascii="黑体" w:eastAsia="黑体" w:hAnsi="黑体" w:hint="eastAsia"/>
          <w:color w:val="000000"/>
          <w:sz w:val="24"/>
        </w:rPr>
        <w:t>注册地址为</w:t>
      </w:r>
      <w:r>
        <w:rPr>
          <w:rFonts w:ascii="黑体" w:eastAsia="黑体" w:hAnsi="黑体" w:hint="eastAsia"/>
          <w:color w:val="000000"/>
          <w:sz w:val="24"/>
        </w:rPr>
        <w:t xml:space="preserve">                      </w:t>
      </w:r>
      <w:r>
        <w:rPr>
          <w:rFonts w:ascii="黑体" w:eastAsia="黑体" w:hAnsi="黑体" w:hint="eastAsia"/>
          <w:vanish/>
          <w:color w:val="000000"/>
          <w:sz w:val="24"/>
        </w:rPr>
        <w:pgNum/>
      </w:r>
      <w:r>
        <w:rPr>
          <w:rFonts w:ascii="黑体" w:eastAsia="黑体" w:hAnsi="黑体" w:hint="eastAsia"/>
          <w:color w:val="000000"/>
          <w:sz w:val="24"/>
        </w:rPr>
        <w:t>，法定代表人</w:t>
      </w:r>
      <w:r>
        <w:rPr>
          <w:rFonts w:ascii="黑体" w:eastAsia="黑体" w:hAnsi="黑体" w:hint="eastAsia"/>
          <w:color w:val="000000"/>
          <w:sz w:val="24"/>
        </w:rPr>
        <w:t xml:space="preserve">       </w:t>
      </w:r>
      <w:r>
        <w:rPr>
          <w:rFonts w:ascii="黑体" w:eastAsia="黑体" w:hAnsi="黑体" w:hint="eastAsia"/>
          <w:color w:val="000000"/>
          <w:sz w:val="24"/>
        </w:rPr>
        <w:t>，以下称“</w:t>
      </w:r>
      <w:r>
        <w:rPr>
          <w:rFonts w:ascii="黑体" w:eastAsia="黑体" w:hAnsi="黑体" w:hint="eastAsia"/>
          <w:b/>
          <w:bCs/>
          <w:color w:val="000000"/>
          <w:sz w:val="24"/>
        </w:rPr>
        <w:t>公司</w:t>
      </w:r>
      <w:r>
        <w:rPr>
          <w:rFonts w:ascii="黑体" w:eastAsia="黑体" w:hAnsi="黑体" w:hint="eastAsia"/>
          <w:color w:val="000000"/>
          <w:sz w:val="24"/>
        </w:rPr>
        <w:t>”</w:t>
      </w:r>
      <w:r>
        <w:rPr>
          <w:rFonts w:ascii="黑体" w:eastAsia="黑体" w:hAnsi="黑体" w:hint="eastAsia"/>
          <w:color w:val="000000"/>
          <w:sz w:val="24"/>
        </w:rPr>
        <w:t>)</w:t>
      </w:r>
      <w:r>
        <w:rPr>
          <w:rFonts w:ascii="黑体" w:eastAsia="黑体" w:hAnsi="黑体" w:hint="eastAsia"/>
          <w:color w:val="000000"/>
          <w:sz w:val="24"/>
        </w:rPr>
        <w:t>，注册资本为人民币</w:t>
      </w:r>
      <w:r>
        <w:rPr>
          <w:rFonts w:ascii="黑体" w:eastAsia="黑体" w:hAnsi="黑体" w:hint="eastAsia"/>
          <w:color w:val="000000"/>
          <w:sz w:val="24"/>
        </w:rPr>
        <w:t xml:space="preserve">     </w:t>
      </w:r>
      <w:r>
        <w:rPr>
          <w:rFonts w:ascii="黑体" w:eastAsia="黑体" w:hAnsi="黑体" w:hint="eastAsia"/>
          <w:color w:val="000000"/>
          <w:sz w:val="24"/>
        </w:rPr>
        <w:t>万元</w:t>
      </w:r>
      <w:r>
        <w:rPr>
          <w:rFonts w:ascii="黑体" w:eastAsia="黑体" w:hAnsi="黑体" w:hint="eastAsia"/>
          <w:color w:val="000000"/>
          <w:sz w:val="24"/>
        </w:rPr>
        <w:t>(RMB</w:t>
      </w:r>
      <w:r>
        <w:rPr>
          <w:rFonts w:ascii="黑体" w:eastAsia="黑体" w:hAnsi="黑体" w:hint="eastAsia"/>
          <w:color w:val="000000"/>
          <w:sz w:val="24"/>
        </w:rPr>
        <w:t>￥</w:t>
      </w:r>
      <w:r>
        <w:rPr>
          <w:rFonts w:ascii="黑体" w:eastAsia="黑体" w:hAnsi="黑体" w:hint="eastAsia"/>
          <w:color w:val="000000"/>
          <w:sz w:val="24"/>
        </w:rPr>
        <w:t xml:space="preserve">   0,000,000.00)</w:t>
      </w:r>
      <w:r>
        <w:rPr>
          <w:rFonts w:ascii="黑体" w:eastAsia="黑体" w:hAnsi="黑体" w:hint="eastAsia"/>
          <w:color w:val="000000"/>
          <w:sz w:val="24"/>
        </w:rPr>
        <w:t>；</w:t>
      </w:r>
    </w:p>
    <w:p w14:paraId="5486BB91" w14:textId="77777777" w:rsidR="00210231" w:rsidRDefault="00210231">
      <w:pPr>
        <w:adjustRightInd w:val="0"/>
        <w:snapToGrid w:val="0"/>
        <w:rPr>
          <w:rFonts w:ascii="黑体" w:eastAsia="黑体" w:hAnsi="黑体" w:hint="eastAsia"/>
          <w:color w:val="000000"/>
          <w:sz w:val="24"/>
        </w:rPr>
      </w:pPr>
    </w:p>
    <w:p w14:paraId="4FD68516" w14:textId="77777777" w:rsidR="00210231" w:rsidRDefault="00210231">
      <w:pPr>
        <w:adjustRightInd w:val="0"/>
        <w:snapToGrid w:val="0"/>
        <w:ind w:left="836" w:hanging="836"/>
        <w:rPr>
          <w:rFonts w:ascii="黑体" w:eastAsia="黑体" w:hAnsi="黑体" w:hint="eastAsia"/>
          <w:color w:val="000000"/>
          <w:sz w:val="24"/>
        </w:rPr>
      </w:pPr>
      <w:r>
        <w:rPr>
          <w:rFonts w:ascii="黑体" w:eastAsia="黑体" w:hAnsi="黑体" w:hint="eastAsia"/>
          <w:color w:val="000000"/>
          <w:sz w:val="24"/>
        </w:rPr>
        <w:t>2.</w:t>
      </w: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sz w:val="24"/>
        </w:rPr>
        <w:t>各转让方为公司登记在册的股东，</w:t>
      </w:r>
      <w:r>
        <w:rPr>
          <w:rFonts w:ascii="黑体" w:eastAsia="黑体" w:hAnsi="黑体" w:hint="eastAsia"/>
          <w:bCs/>
          <w:color w:val="000000"/>
          <w:sz w:val="24"/>
        </w:rPr>
        <w:t xml:space="preserve">   </w:t>
      </w:r>
      <w:r>
        <w:rPr>
          <w:rFonts w:ascii="黑体" w:eastAsia="黑体" w:hAnsi="黑体" w:hint="eastAsia"/>
          <w:bCs/>
          <w:color w:val="000000"/>
          <w:sz w:val="24"/>
        </w:rPr>
        <w:t>，</w:t>
      </w:r>
      <w:r>
        <w:rPr>
          <w:rFonts w:ascii="黑体" w:eastAsia="黑体" w:hAnsi="黑体" w:hint="eastAsia"/>
          <w:bCs/>
          <w:color w:val="000000"/>
          <w:sz w:val="24"/>
        </w:rPr>
        <w:t xml:space="preserve">   </w:t>
      </w:r>
      <w:r>
        <w:rPr>
          <w:rFonts w:ascii="黑体" w:eastAsia="黑体" w:hAnsi="黑体" w:hint="eastAsia"/>
          <w:bCs/>
          <w:color w:val="000000"/>
          <w:sz w:val="24"/>
        </w:rPr>
        <w:t>，</w:t>
      </w:r>
      <w:r>
        <w:rPr>
          <w:rFonts w:ascii="黑体" w:eastAsia="黑体" w:hAnsi="黑体" w:hint="eastAsia"/>
          <w:color w:val="000000"/>
          <w:sz w:val="24"/>
        </w:rPr>
        <w:t>分别合法持有</w:t>
      </w:r>
      <w:r>
        <w:rPr>
          <w:rFonts w:ascii="黑体" w:eastAsia="黑体" w:hAnsi="黑体" w:hint="eastAsia"/>
          <w:color w:val="000000"/>
          <w:sz w:val="24"/>
        </w:rPr>
        <w:t>50%</w:t>
      </w:r>
      <w:r>
        <w:rPr>
          <w:rFonts w:ascii="黑体" w:eastAsia="黑体" w:hAnsi="黑体" w:hint="eastAsia"/>
          <w:color w:val="000000"/>
          <w:sz w:val="24"/>
        </w:rPr>
        <w:t>、</w:t>
      </w:r>
      <w:r>
        <w:rPr>
          <w:rFonts w:ascii="黑体" w:eastAsia="黑体" w:hAnsi="黑体" w:hint="eastAsia"/>
          <w:color w:val="000000"/>
          <w:sz w:val="24"/>
        </w:rPr>
        <w:t>50 %</w:t>
      </w:r>
      <w:r>
        <w:rPr>
          <w:rFonts w:ascii="黑体" w:eastAsia="黑体" w:hAnsi="黑体" w:hint="eastAsia"/>
          <w:color w:val="000000"/>
          <w:sz w:val="24"/>
        </w:rPr>
        <w:t>的公司股权及相应之所有权利和利益（以下称“</w:t>
      </w:r>
      <w:r>
        <w:rPr>
          <w:rFonts w:ascii="黑体" w:eastAsia="黑体" w:hAnsi="黑体" w:hint="eastAsia"/>
          <w:b/>
          <w:bCs/>
          <w:color w:val="000000"/>
          <w:sz w:val="24"/>
        </w:rPr>
        <w:t>转让股权</w:t>
      </w:r>
      <w:r>
        <w:rPr>
          <w:rFonts w:ascii="黑体" w:eastAsia="黑体" w:hAnsi="黑体" w:hint="eastAsia"/>
          <w:color w:val="000000"/>
          <w:sz w:val="24"/>
        </w:rPr>
        <w:t>”）；</w:t>
      </w:r>
    </w:p>
    <w:p w14:paraId="73BC8DE8" w14:textId="77777777" w:rsidR="00210231" w:rsidRDefault="00210231">
      <w:pPr>
        <w:adjustRightInd w:val="0"/>
        <w:snapToGrid w:val="0"/>
        <w:rPr>
          <w:rFonts w:ascii="黑体" w:eastAsia="黑体" w:hAnsi="黑体" w:hint="eastAsia"/>
          <w:color w:val="000000"/>
          <w:sz w:val="24"/>
        </w:rPr>
      </w:pPr>
    </w:p>
    <w:p w14:paraId="239CF338" w14:textId="77777777" w:rsidR="00210231" w:rsidRDefault="00210231">
      <w:pPr>
        <w:adjustRightInd w:val="0"/>
        <w:snapToGrid w:val="0"/>
        <w:ind w:left="836" w:hanging="836"/>
        <w:rPr>
          <w:rFonts w:ascii="黑体" w:eastAsia="黑体" w:hAnsi="黑体" w:hint="eastAsia"/>
          <w:color w:val="000000"/>
          <w:sz w:val="24"/>
        </w:rPr>
      </w:pPr>
      <w:r>
        <w:rPr>
          <w:rFonts w:ascii="黑体" w:eastAsia="黑体" w:hAnsi="黑体" w:hint="eastAsia"/>
          <w:color w:val="000000"/>
          <w:sz w:val="24"/>
        </w:rPr>
        <w:t>3.</w:t>
      </w: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sz w:val="24"/>
        </w:rPr>
        <w:t>根据本协议的条款与条件，各转让方有意向各受让方转让、各受让方有意从各转让方受让各转让方合法持有的全部公司股权及相应之所有权利</w:t>
      </w:r>
      <w:r>
        <w:rPr>
          <w:rFonts w:ascii="黑体" w:eastAsia="黑体" w:hAnsi="黑体" w:hint="eastAsia"/>
          <w:color w:val="000000"/>
          <w:sz w:val="24"/>
        </w:rPr>
        <w:lastRenderedPageBreak/>
        <w:t>和利益（以下称“</w:t>
      </w:r>
      <w:r>
        <w:rPr>
          <w:rFonts w:ascii="黑体" w:eastAsia="黑体" w:hAnsi="黑体" w:hint="eastAsia"/>
          <w:b/>
          <w:bCs/>
          <w:color w:val="000000"/>
          <w:sz w:val="24"/>
        </w:rPr>
        <w:t>股权转让</w:t>
      </w:r>
      <w:r>
        <w:rPr>
          <w:rFonts w:ascii="黑体" w:eastAsia="黑体" w:hAnsi="黑体" w:hint="eastAsia"/>
          <w:color w:val="000000"/>
          <w:sz w:val="24"/>
        </w:rPr>
        <w:t>”）；</w:t>
      </w:r>
    </w:p>
    <w:p w14:paraId="572B8196" w14:textId="77777777" w:rsidR="00210231" w:rsidRDefault="00210231">
      <w:pPr>
        <w:adjustRightInd w:val="0"/>
        <w:snapToGrid w:val="0"/>
        <w:ind w:left="836" w:hanging="836"/>
        <w:rPr>
          <w:rFonts w:ascii="黑体" w:eastAsia="黑体" w:hAnsi="黑体" w:hint="eastAsia"/>
          <w:color w:val="000000"/>
          <w:sz w:val="24"/>
        </w:rPr>
      </w:pPr>
    </w:p>
    <w:p w14:paraId="3B1733F4" w14:textId="77777777" w:rsidR="00210231" w:rsidRDefault="00210231">
      <w:pPr>
        <w:adjustRightInd w:val="0"/>
        <w:snapToGrid w:val="0"/>
        <w:ind w:left="836" w:hanging="836"/>
        <w:rPr>
          <w:rFonts w:ascii="黑体" w:eastAsia="黑体" w:hAnsi="黑体" w:hint="eastAsia"/>
          <w:color w:val="000000"/>
          <w:sz w:val="24"/>
        </w:rPr>
      </w:pPr>
      <w:r>
        <w:rPr>
          <w:rFonts w:ascii="黑体" w:eastAsia="黑体" w:hAnsi="黑体" w:hint="eastAsia"/>
          <w:color w:val="000000"/>
          <w:sz w:val="24"/>
        </w:rPr>
        <w:t>4.</w:t>
      </w:r>
      <w:r>
        <w:rPr>
          <w:rFonts w:ascii="黑体" w:eastAsia="黑体" w:hAnsi="黑体" w:hint="eastAsia"/>
          <w:color w:val="000000"/>
          <w:sz w:val="24"/>
        </w:rPr>
        <w:tab/>
      </w:r>
      <w:r>
        <w:rPr>
          <w:rFonts w:ascii="黑体" w:eastAsia="黑体" w:hAnsi="黑体" w:hint="eastAsia"/>
          <w:b/>
          <w:bCs/>
          <w:color w:val="000000"/>
          <w:sz w:val="24"/>
        </w:rPr>
        <w:t xml:space="preserve">123 </w:t>
      </w:r>
      <w:r>
        <w:rPr>
          <w:rFonts w:ascii="黑体" w:eastAsia="黑体" w:hAnsi="黑体" w:hint="eastAsia"/>
          <w:b/>
          <w:bCs/>
          <w:color w:val="000000"/>
          <w:sz w:val="24"/>
        </w:rPr>
        <w:t>公司</w:t>
      </w:r>
      <w:r>
        <w:rPr>
          <w:rFonts w:ascii="黑体" w:eastAsia="黑体" w:hAnsi="黑体" w:hint="eastAsia"/>
          <w:b/>
          <w:bCs/>
          <w:color w:val="000000"/>
          <w:sz w:val="24"/>
        </w:rPr>
        <w:t xml:space="preserve"> </w:t>
      </w:r>
      <w:r>
        <w:rPr>
          <w:rFonts w:ascii="黑体" w:eastAsia="黑体" w:hAnsi="黑体" w:hint="eastAsia"/>
          <w:color w:val="000000"/>
          <w:sz w:val="24"/>
        </w:rPr>
        <w:t>同意依本协议的约定就受让方于本协议下支付转让价款的义务承担担保责任。</w:t>
      </w:r>
    </w:p>
    <w:p w14:paraId="0430F707" w14:textId="77777777" w:rsidR="00210231" w:rsidRDefault="00210231">
      <w:pPr>
        <w:adjustRightInd w:val="0"/>
        <w:snapToGrid w:val="0"/>
        <w:rPr>
          <w:rFonts w:ascii="黑体" w:eastAsia="黑体" w:hAnsi="黑体" w:hint="eastAsia"/>
          <w:color w:val="000000"/>
          <w:sz w:val="24"/>
        </w:rPr>
      </w:pPr>
    </w:p>
    <w:p w14:paraId="658183C9" w14:textId="77777777" w:rsidR="00210231" w:rsidRDefault="00210231">
      <w:pPr>
        <w:rPr>
          <w:rFonts w:ascii="黑体" w:eastAsia="黑体" w:hAnsi="黑体" w:hint="eastAsia"/>
          <w:color w:val="000000"/>
          <w:sz w:val="24"/>
        </w:rPr>
      </w:pPr>
      <w:r>
        <w:rPr>
          <w:rFonts w:ascii="黑体" w:eastAsia="黑体" w:hAnsi="黑体" w:hint="eastAsia"/>
          <w:color w:val="000000"/>
          <w:sz w:val="24"/>
        </w:rPr>
        <w:t>故此，各方及</w:t>
      </w:r>
      <w:r>
        <w:rPr>
          <w:rFonts w:ascii="黑体" w:eastAsia="黑体" w:hAnsi="黑体" w:hint="eastAsia"/>
          <w:b/>
          <w:bCs/>
          <w:color w:val="000000"/>
          <w:sz w:val="24"/>
        </w:rPr>
        <w:t xml:space="preserve">123 </w:t>
      </w:r>
      <w:r>
        <w:rPr>
          <w:rFonts w:ascii="黑体" w:eastAsia="黑体" w:hAnsi="黑体" w:hint="eastAsia"/>
          <w:b/>
          <w:bCs/>
          <w:color w:val="000000"/>
          <w:sz w:val="24"/>
        </w:rPr>
        <w:t>公司</w:t>
      </w:r>
      <w:r>
        <w:rPr>
          <w:rFonts w:ascii="黑体" w:eastAsia="黑体" w:hAnsi="黑体" w:hint="eastAsia"/>
          <w:color w:val="000000"/>
          <w:sz w:val="24"/>
        </w:rPr>
        <w:t>经过友好平等协商达成如下协议，以资共同遵照履行。</w:t>
      </w:r>
    </w:p>
    <w:p w14:paraId="34A9915C" w14:textId="77777777" w:rsidR="00210231" w:rsidRDefault="00210231">
      <w:pPr>
        <w:rPr>
          <w:rFonts w:ascii="黑体" w:eastAsia="黑体" w:hAnsi="黑体" w:hint="eastAsia"/>
          <w:color w:val="000000"/>
          <w:sz w:val="24"/>
        </w:rPr>
      </w:pPr>
    </w:p>
    <w:p w14:paraId="683A3A01" w14:textId="77777777" w:rsidR="00210231" w:rsidRDefault="00210231">
      <w:pPr>
        <w:rPr>
          <w:rFonts w:ascii="黑体" w:eastAsia="黑体" w:hAnsi="黑体" w:hint="eastAsia"/>
          <w:color w:val="000000"/>
          <w:sz w:val="24"/>
        </w:rPr>
      </w:pPr>
    </w:p>
    <w:p w14:paraId="1CD0326D" w14:textId="77777777" w:rsidR="00210231" w:rsidRDefault="00210231">
      <w:pPr>
        <w:pStyle w:val="1"/>
        <w:spacing w:before="0" w:after="0" w:line="240" w:lineRule="auto"/>
        <w:jc w:val="center"/>
        <w:rPr>
          <w:rFonts w:ascii="黑体" w:eastAsia="黑体" w:hAnsi="黑体" w:hint="eastAsia"/>
          <w:color w:val="000000"/>
          <w:sz w:val="24"/>
        </w:rPr>
      </w:pPr>
      <w:r>
        <w:rPr>
          <w:rFonts w:ascii="黑体" w:eastAsia="黑体" w:hAnsi="黑体" w:hint="eastAsia"/>
          <w:color w:val="000000"/>
          <w:sz w:val="24"/>
        </w:rPr>
        <w:t>第一条</w:t>
      </w:r>
      <w:r>
        <w:rPr>
          <w:rFonts w:ascii="黑体" w:eastAsia="黑体" w:hAnsi="黑体" w:hint="eastAsia"/>
          <w:color w:val="000000"/>
          <w:sz w:val="24"/>
        </w:rPr>
        <w:t xml:space="preserve">  </w:t>
      </w:r>
      <w:r>
        <w:rPr>
          <w:rFonts w:ascii="黑体" w:eastAsia="黑体" w:hAnsi="黑体" w:hint="eastAsia"/>
          <w:color w:val="000000"/>
          <w:sz w:val="24"/>
        </w:rPr>
        <w:t>出售与购买</w:t>
      </w:r>
    </w:p>
    <w:p w14:paraId="7A2B2EF3" w14:textId="77777777" w:rsidR="00210231" w:rsidRDefault="00210231">
      <w:pPr>
        <w:adjustRightInd w:val="0"/>
        <w:snapToGrid w:val="0"/>
        <w:rPr>
          <w:rFonts w:ascii="黑体" w:eastAsia="黑体" w:hAnsi="黑体" w:hint="eastAsia"/>
          <w:color w:val="000000"/>
          <w:sz w:val="24"/>
        </w:rPr>
      </w:pPr>
    </w:p>
    <w:p w14:paraId="65B518AF" w14:textId="77777777" w:rsidR="00210231" w:rsidRDefault="00210231">
      <w:pPr>
        <w:adjustRightInd w:val="0"/>
        <w:snapToGrid w:val="0"/>
        <w:ind w:left="836" w:hanging="836"/>
        <w:rPr>
          <w:rFonts w:ascii="黑体" w:eastAsia="黑体" w:hAnsi="黑体" w:hint="eastAsia"/>
          <w:color w:val="000000"/>
          <w:sz w:val="24"/>
        </w:rPr>
      </w:pPr>
      <w:r>
        <w:rPr>
          <w:rFonts w:ascii="黑体" w:eastAsia="黑体" w:hAnsi="黑体" w:hint="eastAsia"/>
          <w:color w:val="000000"/>
          <w:sz w:val="24"/>
        </w:rPr>
        <w:t>1.1</w:t>
      </w: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sz w:val="24"/>
        </w:rPr>
        <w:t>根据本协议的条款并受限于本协议的条件，</w:t>
      </w:r>
      <w:r>
        <w:rPr>
          <w:rFonts w:ascii="黑体" w:eastAsia="黑体" w:hAnsi="黑体" w:hint="eastAsia"/>
          <w:bCs/>
          <w:color w:val="000000"/>
          <w:sz w:val="24"/>
        </w:rPr>
        <w:t>转让方</w:t>
      </w:r>
      <w:r>
        <w:rPr>
          <w:rFonts w:ascii="黑体" w:eastAsia="黑体" w:hAnsi="黑体" w:hint="eastAsia"/>
          <w:color w:val="000000"/>
          <w:sz w:val="24"/>
        </w:rPr>
        <w:t>股东（</w:t>
      </w:r>
      <w:r>
        <w:rPr>
          <w:rFonts w:ascii="黑体" w:eastAsia="黑体" w:hAnsi="黑体" w:hint="eastAsia"/>
          <w:color w:val="000000"/>
          <w:sz w:val="24"/>
        </w:rPr>
        <w:t>1</w:t>
      </w:r>
      <w:r>
        <w:rPr>
          <w:rFonts w:ascii="黑体" w:eastAsia="黑体" w:hAnsi="黑体" w:hint="eastAsia"/>
          <w:color w:val="000000"/>
          <w:sz w:val="24"/>
        </w:rPr>
        <w:t>）、</w:t>
      </w:r>
      <w:r>
        <w:rPr>
          <w:rFonts w:ascii="黑体" w:eastAsia="黑体" w:hAnsi="黑体" w:hint="eastAsia"/>
          <w:bCs/>
          <w:color w:val="000000"/>
          <w:sz w:val="24"/>
        </w:rPr>
        <w:t>转让方</w:t>
      </w:r>
      <w:r>
        <w:rPr>
          <w:rFonts w:ascii="黑体" w:eastAsia="黑体" w:hAnsi="黑体" w:hint="eastAsia"/>
          <w:color w:val="000000"/>
          <w:sz w:val="24"/>
        </w:rPr>
        <w:t>股东（</w:t>
      </w:r>
      <w:r>
        <w:rPr>
          <w:rFonts w:ascii="黑体" w:eastAsia="黑体" w:hAnsi="黑体" w:hint="eastAsia"/>
          <w:color w:val="000000"/>
          <w:sz w:val="24"/>
        </w:rPr>
        <w:t>2</w:t>
      </w:r>
      <w:r>
        <w:rPr>
          <w:rFonts w:ascii="黑体" w:eastAsia="黑体" w:hAnsi="黑体" w:hint="eastAsia"/>
          <w:color w:val="000000"/>
          <w:sz w:val="24"/>
        </w:rPr>
        <w:t>）同意向</w:t>
      </w:r>
      <w:r>
        <w:rPr>
          <w:rFonts w:ascii="黑体" w:eastAsia="黑体" w:hAnsi="黑体" w:hint="eastAsia"/>
          <w:bCs/>
          <w:color w:val="000000"/>
          <w:sz w:val="24"/>
        </w:rPr>
        <w:t>（受让方股东（</w:t>
      </w:r>
      <w:r>
        <w:rPr>
          <w:rFonts w:ascii="黑体" w:eastAsia="黑体" w:hAnsi="黑体" w:hint="eastAsia"/>
          <w:bCs/>
          <w:color w:val="000000"/>
          <w:sz w:val="24"/>
        </w:rPr>
        <w:t>1</w:t>
      </w:r>
      <w:r>
        <w:rPr>
          <w:rFonts w:ascii="黑体" w:eastAsia="黑体" w:hAnsi="黑体" w:hint="eastAsia"/>
          <w:bCs/>
          <w:color w:val="000000"/>
          <w:sz w:val="24"/>
        </w:rPr>
        <w:t>））</w:t>
      </w:r>
      <w:r>
        <w:rPr>
          <w:rFonts w:ascii="黑体" w:eastAsia="黑体" w:hAnsi="黑体" w:hint="eastAsia"/>
          <w:color w:val="000000"/>
          <w:sz w:val="24"/>
        </w:rPr>
        <w:t>、</w:t>
      </w:r>
      <w:r>
        <w:rPr>
          <w:rFonts w:ascii="黑体" w:eastAsia="黑体" w:hAnsi="黑体" w:hint="eastAsia"/>
          <w:bCs/>
          <w:color w:val="000000"/>
          <w:sz w:val="24"/>
        </w:rPr>
        <w:t>（受让方股东（</w:t>
      </w:r>
      <w:r>
        <w:rPr>
          <w:rFonts w:ascii="黑体" w:eastAsia="黑体" w:hAnsi="黑体" w:hint="eastAsia"/>
          <w:bCs/>
          <w:color w:val="000000"/>
          <w:sz w:val="24"/>
        </w:rPr>
        <w:t>2</w:t>
      </w:r>
      <w:r>
        <w:rPr>
          <w:rFonts w:ascii="黑体" w:eastAsia="黑体" w:hAnsi="黑体" w:hint="eastAsia"/>
          <w:bCs/>
          <w:color w:val="000000"/>
          <w:sz w:val="24"/>
        </w:rPr>
        <w:t>））</w:t>
      </w:r>
      <w:r>
        <w:rPr>
          <w:rFonts w:ascii="黑体" w:eastAsia="黑体" w:hAnsi="黑体" w:hint="eastAsia"/>
          <w:color w:val="000000"/>
          <w:sz w:val="24"/>
        </w:rPr>
        <w:t>转让股份，</w:t>
      </w:r>
      <w:r>
        <w:rPr>
          <w:rFonts w:ascii="黑体" w:eastAsia="黑体" w:hAnsi="黑体" w:hint="eastAsia"/>
          <w:bCs/>
          <w:color w:val="000000"/>
          <w:sz w:val="24"/>
        </w:rPr>
        <w:t>（受让方股东（</w:t>
      </w:r>
      <w:r>
        <w:rPr>
          <w:rFonts w:ascii="黑体" w:eastAsia="黑体" w:hAnsi="黑体" w:hint="eastAsia"/>
          <w:bCs/>
          <w:color w:val="000000"/>
          <w:sz w:val="24"/>
        </w:rPr>
        <w:t>1</w:t>
      </w:r>
      <w:r>
        <w:rPr>
          <w:rFonts w:ascii="黑体" w:eastAsia="黑体" w:hAnsi="黑体" w:hint="eastAsia"/>
          <w:bCs/>
          <w:color w:val="000000"/>
          <w:sz w:val="24"/>
        </w:rPr>
        <w:t>））</w:t>
      </w:r>
      <w:r>
        <w:rPr>
          <w:rFonts w:ascii="黑体" w:eastAsia="黑体" w:hAnsi="黑体" w:hint="eastAsia"/>
          <w:color w:val="000000"/>
          <w:sz w:val="24"/>
        </w:rPr>
        <w:t>、</w:t>
      </w:r>
      <w:r>
        <w:rPr>
          <w:rFonts w:ascii="黑体" w:eastAsia="黑体" w:hAnsi="黑体" w:hint="eastAsia"/>
          <w:bCs/>
          <w:color w:val="000000"/>
          <w:sz w:val="24"/>
        </w:rPr>
        <w:t>（受让方股东（</w:t>
      </w:r>
      <w:r>
        <w:rPr>
          <w:rFonts w:ascii="黑体" w:eastAsia="黑体" w:hAnsi="黑体" w:hint="eastAsia"/>
          <w:bCs/>
          <w:color w:val="000000"/>
          <w:sz w:val="24"/>
        </w:rPr>
        <w:t>2</w:t>
      </w:r>
      <w:r>
        <w:rPr>
          <w:rFonts w:ascii="黑体" w:eastAsia="黑体" w:hAnsi="黑体" w:hint="eastAsia"/>
          <w:bCs/>
          <w:color w:val="000000"/>
          <w:sz w:val="24"/>
        </w:rPr>
        <w:t>））</w:t>
      </w:r>
      <w:r>
        <w:rPr>
          <w:rFonts w:ascii="黑体" w:eastAsia="黑体" w:hAnsi="黑体" w:hint="eastAsia"/>
          <w:color w:val="000000"/>
          <w:sz w:val="24"/>
        </w:rPr>
        <w:t>亦同意购买</w:t>
      </w:r>
      <w:r>
        <w:rPr>
          <w:rFonts w:ascii="黑体" w:eastAsia="黑体" w:hAnsi="黑体" w:hint="eastAsia"/>
          <w:bCs/>
          <w:color w:val="000000"/>
          <w:sz w:val="24"/>
        </w:rPr>
        <w:t>转让方</w:t>
      </w:r>
      <w:r>
        <w:rPr>
          <w:rFonts w:ascii="黑体" w:eastAsia="黑体" w:hAnsi="黑体" w:hint="eastAsia"/>
          <w:color w:val="000000"/>
          <w:sz w:val="24"/>
        </w:rPr>
        <w:t>股东（</w:t>
      </w:r>
      <w:r>
        <w:rPr>
          <w:rFonts w:ascii="黑体" w:eastAsia="黑体" w:hAnsi="黑体" w:hint="eastAsia"/>
          <w:color w:val="000000"/>
          <w:sz w:val="24"/>
        </w:rPr>
        <w:t>1</w:t>
      </w:r>
      <w:r>
        <w:rPr>
          <w:rFonts w:ascii="黑体" w:eastAsia="黑体" w:hAnsi="黑体" w:hint="eastAsia"/>
          <w:color w:val="000000"/>
          <w:sz w:val="24"/>
        </w:rPr>
        <w:t>）、</w:t>
      </w:r>
      <w:r>
        <w:rPr>
          <w:rFonts w:ascii="黑体" w:eastAsia="黑体" w:hAnsi="黑体" w:hint="eastAsia"/>
          <w:bCs/>
          <w:color w:val="000000"/>
          <w:sz w:val="24"/>
        </w:rPr>
        <w:t>转让方</w:t>
      </w:r>
      <w:r>
        <w:rPr>
          <w:rFonts w:ascii="黑体" w:eastAsia="黑体" w:hAnsi="黑体" w:hint="eastAsia"/>
          <w:color w:val="000000"/>
          <w:sz w:val="24"/>
        </w:rPr>
        <w:t>股东（</w:t>
      </w:r>
      <w:r>
        <w:rPr>
          <w:rFonts w:ascii="黑体" w:eastAsia="黑体" w:hAnsi="黑体" w:hint="eastAsia"/>
          <w:color w:val="000000"/>
          <w:sz w:val="24"/>
        </w:rPr>
        <w:t>2</w:t>
      </w:r>
      <w:r>
        <w:rPr>
          <w:rFonts w:ascii="黑体" w:eastAsia="黑体" w:hAnsi="黑体" w:hint="eastAsia"/>
          <w:color w:val="000000"/>
          <w:sz w:val="24"/>
        </w:rPr>
        <w:t>）分别合法持有的公司</w:t>
      </w:r>
      <w:r>
        <w:rPr>
          <w:rFonts w:ascii="黑体" w:eastAsia="黑体" w:hAnsi="黑体" w:hint="eastAsia"/>
          <w:color w:val="000000"/>
          <w:sz w:val="24"/>
        </w:rPr>
        <w:t xml:space="preserve">   %</w:t>
      </w:r>
      <w:r>
        <w:rPr>
          <w:rFonts w:ascii="黑体" w:eastAsia="黑体" w:hAnsi="黑体" w:hint="eastAsia"/>
          <w:color w:val="000000"/>
          <w:sz w:val="24"/>
        </w:rPr>
        <w:t>、</w:t>
      </w:r>
      <w:r>
        <w:rPr>
          <w:rFonts w:ascii="黑体" w:eastAsia="黑体" w:hAnsi="黑体" w:hint="eastAsia"/>
          <w:color w:val="000000"/>
          <w:sz w:val="24"/>
        </w:rPr>
        <w:t xml:space="preserve">  %</w:t>
      </w:r>
      <w:r>
        <w:rPr>
          <w:rFonts w:ascii="黑体" w:eastAsia="黑体" w:hAnsi="黑体" w:hint="eastAsia"/>
          <w:color w:val="000000"/>
          <w:sz w:val="24"/>
        </w:rPr>
        <w:t>的股权。</w:t>
      </w:r>
    </w:p>
    <w:p w14:paraId="6F80EDE1" w14:textId="77777777" w:rsidR="00210231" w:rsidRDefault="00210231">
      <w:pPr>
        <w:adjustRightInd w:val="0"/>
        <w:snapToGrid w:val="0"/>
        <w:ind w:firstLineChars="225" w:firstLine="540"/>
        <w:rPr>
          <w:rFonts w:ascii="黑体" w:eastAsia="黑体" w:hAnsi="黑体" w:hint="eastAsia"/>
          <w:color w:val="000000"/>
          <w:sz w:val="24"/>
        </w:rPr>
      </w:pPr>
    </w:p>
    <w:p w14:paraId="4032B7B1" w14:textId="77777777" w:rsidR="00210231" w:rsidRDefault="00210231">
      <w:pPr>
        <w:adjustRightInd w:val="0"/>
        <w:snapToGrid w:val="0"/>
        <w:ind w:left="836" w:hanging="836"/>
        <w:rPr>
          <w:rFonts w:ascii="黑体" w:eastAsia="黑体" w:hAnsi="黑体" w:hint="eastAsia"/>
          <w:color w:val="000000"/>
          <w:sz w:val="24"/>
        </w:rPr>
      </w:pPr>
      <w:r>
        <w:rPr>
          <w:rFonts w:ascii="黑体" w:eastAsia="黑体" w:hAnsi="黑体" w:hint="eastAsia"/>
          <w:color w:val="000000"/>
          <w:sz w:val="24"/>
        </w:rPr>
        <w:t>1.2</w:t>
      </w: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sz w:val="24"/>
        </w:rPr>
        <w:t>本协议项下的股权转让完成后，各转让方将不持有任何公司股权，公司的股权结构为：</w:t>
      </w:r>
    </w:p>
    <w:p w14:paraId="74BDCAF4" w14:textId="77777777" w:rsidR="00210231" w:rsidRDefault="00210231">
      <w:pPr>
        <w:adjustRightInd w:val="0"/>
        <w:snapToGrid w:val="0"/>
        <w:ind w:firstLineChars="225" w:firstLine="540"/>
        <w:rPr>
          <w:rFonts w:ascii="黑体" w:eastAsia="黑体" w:hAnsi="黑体" w:hint="eastAsia"/>
          <w:color w:val="000000"/>
          <w:sz w:val="24"/>
        </w:rPr>
      </w:pPr>
    </w:p>
    <w:p w14:paraId="301FE1B0" w14:textId="77777777" w:rsidR="00210231" w:rsidRDefault="00210231">
      <w:pPr>
        <w:tabs>
          <w:tab w:val="left" w:pos="3480"/>
        </w:tabs>
        <w:adjustRightInd w:val="0"/>
        <w:snapToGrid w:val="0"/>
        <w:ind w:leftChars="200" w:left="420" w:firstLineChars="575" w:firstLine="1380"/>
        <w:rPr>
          <w:rFonts w:ascii="黑体" w:eastAsia="黑体" w:hAnsi="黑体" w:hint="eastAsia"/>
          <w:color w:val="000000"/>
          <w:sz w:val="24"/>
        </w:rPr>
      </w:pPr>
      <w:r>
        <w:rPr>
          <w:rFonts w:ascii="黑体" w:eastAsia="黑体" w:hAnsi="黑体" w:hint="eastAsia"/>
          <w:color w:val="000000"/>
          <w:sz w:val="24"/>
        </w:rPr>
        <w:t>股东</w:t>
      </w: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sz w:val="24"/>
        </w:rPr>
        <w:t>对公司注册资本的出资额</w:t>
      </w:r>
      <w:r>
        <w:rPr>
          <w:rFonts w:ascii="黑体" w:eastAsia="黑体" w:hAnsi="黑体" w:hint="eastAsia"/>
          <w:color w:val="000000"/>
          <w:sz w:val="24"/>
        </w:rPr>
        <w:tab/>
      </w:r>
      <w:r>
        <w:rPr>
          <w:rFonts w:ascii="黑体" w:eastAsia="黑体" w:hAnsi="黑体" w:hint="eastAsia"/>
          <w:color w:val="000000"/>
          <w:sz w:val="24"/>
        </w:rPr>
        <w:t xml:space="preserve">  </w:t>
      </w:r>
      <w:r>
        <w:rPr>
          <w:rFonts w:ascii="黑体" w:eastAsia="黑体" w:hAnsi="黑体" w:hint="eastAsia"/>
          <w:color w:val="000000"/>
          <w:sz w:val="24"/>
        </w:rPr>
        <w:tab/>
      </w:r>
      <w:r>
        <w:rPr>
          <w:rFonts w:ascii="黑体" w:eastAsia="黑体" w:hAnsi="黑体" w:hint="eastAsia"/>
          <w:color w:val="000000"/>
          <w:sz w:val="24"/>
        </w:rPr>
        <w:t>持股比例</w:t>
      </w:r>
    </w:p>
    <w:p w14:paraId="5221D7E8" w14:textId="77777777" w:rsidR="00210231" w:rsidRDefault="00210231">
      <w:pPr>
        <w:adjustRightInd w:val="0"/>
        <w:snapToGrid w:val="0"/>
        <w:ind w:left="420"/>
        <w:rPr>
          <w:rFonts w:ascii="黑体" w:eastAsia="黑体" w:hAnsi="黑体" w:hint="eastAsia"/>
          <w:color w:val="000000"/>
          <w:sz w:val="24"/>
        </w:rPr>
      </w:pPr>
    </w:p>
    <w:p w14:paraId="7764B73E" w14:textId="77777777" w:rsidR="00210231" w:rsidRDefault="00210231">
      <w:pPr>
        <w:tabs>
          <w:tab w:val="left" w:pos="4170"/>
          <w:tab w:val="left" w:pos="7080"/>
        </w:tabs>
        <w:adjustRightInd w:val="0"/>
        <w:snapToGrid w:val="0"/>
        <w:ind w:firstLineChars="300" w:firstLine="720"/>
        <w:rPr>
          <w:rFonts w:ascii="黑体" w:eastAsia="黑体" w:hAnsi="黑体" w:hint="eastAsia"/>
          <w:color w:val="000000"/>
          <w:sz w:val="24"/>
        </w:rPr>
      </w:pPr>
      <w:r>
        <w:rPr>
          <w:rFonts w:ascii="黑体" w:eastAsia="黑体" w:hAnsi="黑体" w:hint="eastAsia"/>
          <w:bCs/>
          <w:color w:val="000000"/>
          <w:sz w:val="24"/>
        </w:rPr>
        <w:t>（受让方股东（</w:t>
      </w:r>
      <w:r>
        <w:rPr>
          <w:rFonts w:ascii="黑体" w:eastAsia="黑体" w:hAnsi="黑体" w:hint="eastAsia"/>
          <w:bCs/>
          <w:color w:val="000000"/>
          <w:sz w:val="24"/>
        </w:rPr>
        <w:t>1</w:t>
      </w:r>
      <w:r>
        <w:rPr>
          <w:rFonts w:ascii="黑体" w:eastAsia="黑体" w:hAnsi="黑体" w:hint="eastAsia"/>
          <w:bCs/>
          <w:color w:val="000000"/>
          <w:sz w:val="24"/>
        </w:rPr>
        <w:t>））</w:t>
      </w:r>
      <w:r>
        <w:rPr>
          <w:rFonts w:ascii="黑体" w:eastAsia="黑体" w:hAnsi="黑体" w:hint="eastAsia"/>
          <w:color w:val="000000"/>
          <w:sz w:val="24"/>
        </w:rPr>
        <w:tab/>
      </w:r>
      <w:r>
        <w:rPr>
          <w:rFonts w:ascii="黑体" w:eastAsia="黑体" w:hAnsi="黑体" w:hint="eastAsia"/>
          <w:color w:val="000000"/>
          <w:sz w:val="24"/>
        </w:rPr>
        <w:t>RMB-----------</w:t>
      </w: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sz w:val="24"/>
        </w:rPr>
        <w:t xml:space="preserve">  %</w:t>
      </w:r>
    </w:p>
    <w:p w14:paraId="6DD6CF2A" w14:textId="77777777" w:rsidR="00210231" w:rsidRDefault="00210231">
      <w:pPr>
        <w:tabs>
          <w:tab w:val="left" w:pos="4170"/>
          <w:tab w:val="left" w:pos="7080"/>
        </w:tabs>
        <w:adjustRightInd w:val="0"/>
        <w:snapToGrid w:val="0"/>
        <w:ind w:firstLineChars="300" w:firstLine="720"/>
        <w:rPr>
          <w:rFonts w:ascii="黑体" w:eastAsia="黑体" w:hAnsi="黑体" w:hint="eastAsia"/>
          <w:color w:val="000000"/>
          <w:sz w:val="24"/>
        </w:rPr>
      </w:pPr>
      <w:r>
        <w:rPr>
          <w:rFonts w:ascii="黑体" w:eastAsia="黑体" w:hAnsi="黑体" w:hint="eastAsia"/>
          <w:bCs/>
          <w:color w:val="000000"/>
          <w:sz w:val="24"/>
        </w:rPr>
        <w:t>（受让方股东（</w:t>
      </w:r>
      <w:r>
        <w:rPr>
          <w:rFonts w:ascii="黑体" w:eastAsia="黑体" w:hAnsi="黑体" w:hint="eastAsia"/>
          <w:bCs/>
          <w:color w:val="000000"/>
          <w:sz w:val="24"/>
        </w:rPr>
        <w:t>2</w:t>
      </w:r>
      <w:r>
        <w:rPr>
          <w:rFonts w:ascii="黑体" w:eastAsia="黑体" w:hAnsi="黑体" w:hint="eastAsia"/>
          <w:bCs/>
          <w:color w:val="000000"/>
          <w:sz w:val="24"/>
        </w:rPr>
        <w:t>））</w:t>
      </w:r>
      <w:r>
        <w:rPr>
          <w:rFonts w:ascii="黑体" w:eastAsia="黑体" w:hAnsi="黑体" w:hint="eastAsia"/>
          <w:color w:val="000000"/>
          <w:sz w:val="24"/>
        </w:rPr>
        <w:tab/>
      </w:r>
      <w:r>
        <w:rPr>
          <w:rFonts w:ascii="黑体" w:eastAsia="黑体" w:hAnsi="黑体" w:hint="eastAsia"/>
          <w:color w:val="000000"/>
          <w:sz w:val="24"/>
        </w:rPr>
        <w:t>RMB-----------</w:t>
      </w: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sz w:val="24"/>
        </w:rPr>
        <w:t xml:space="preserve">  %</w:t>
      </w:r>
    </w:p>
    <w:p w14:paraId="64D67205" w14:textId="77777777" w:rsidR="00210231" w:rsidRDefault="00210231">
      <w:pPr>
        <w:tabs>
          <w:tab w:val="left" w:pos="4110"/>
          <w:tab w:val="left" w:pos="5580"/>
        </w:tabs>
        <w:adjustRightInd w:val="0"/>
        <w:snapToGrid w:val="0"/>
        <w:ind w:left="420"/>
        <w:rPr>
          <w:rFonts w:ascii="黑体" w:eastAsia="黑体" w:hAnsi="黑体" w:hint="eastAsia"/>
          <w:color w:val="000000"/>
          <w:sz w:val="24"/>
        </w:rPr>
      </w:pPr>
      <w:r>
        <w:rPr>
          <w:rFonts w:ascii="黑体" w:eastAsia="黑体" w:hAnsi="黑体" w:hint="eastAsia"/>
          <w:color w:val="000000"/>
          <w:sz w:val="20"/>
          <w:lang w:val="en-US" w:eastAsia="zh-CN"/>
        </w:rPr>
        <w:pict w14:anchorId="707E4962">
          <v:line id="直线 2" o:spid="_x0000_s2050" style="position:absolute;left:0;text-align:left;z-index:251658240;mso-wrap-style:square" from="342pt,9.45pt" to="423pt,9.45pt"/>
        </w:pict>
      </w:r>
      <w:r>
        <w:rPr>
          <w:rFonts w:ascii="黑体" w:eastAsia="黑体" w:hAnsi="黑体" w:hint="eastAsia"/>
          <w:color w:val="000000"/>
          <w:sz w:val="20"/>
          <w:lang w:val="en-US" w:eastAsia="zh-CN"/>
        </w:rPr>
        <w:pict w14:anchorId="37D23AA6">
          <v:line id="直线 3" o:spid="_x0000_s2051" style="position:absolute;left:0;text-align:left;z-index:251657216;mso-wrap-style:square" from="207pt,9.45pt" to="297pt,9.45pt"/>
        </w:pict>
      </w: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sz w:val="24"/>
        </w:rPr>
        <w:tab/>
      </w:r>
    </w:p>
    <w:p w14:paraId="11E11C16" w14:textId="77777777" w:rsidR="00210231" w:rsidRDefault="00210231">
      <w:pPr>
        <w:tabs>
          <w:tab w:val="left" w:pos="4170"/>
          <w:tab w:val="left" w:pos="7410"/>
        </w:tabs>
        <w:adjustRightInd w:val="0"/>
        <w:snapToGrid w:val="0"/>
        <w:ind w:leftChars="200" w:left="420" w:firstLineChars="575" w:firstLine="1380"/>
        <w:rPr>
          <w:rFonts w:ascii="黑体" w:eastAsia="黑体" w:hAnsi="黑体" w:hint="eastAsia"/>
          <w:color w:val="000000"/>
          <w:sz w:val="24"/>
        </w:rPr>
      </w:pPr>
      <w:r>
        <w:rPr>
          <w:rFonts w:ascii="黑体" w:eastAsia="黑体" w:hAnsi="黑体" w:hint="eastAsia"/>
          <w:color w:val="000000"/>
          <w:sz w:val="24"/>
        </w:rPr>
        <w:t>总计</w:t>
      </w:r>
      <w:r>
        <w:rPr>
          <w:rFonts w:ascii="黑体" w:eastAsia="黑体" w:hAnsi="黑体" w:hint="eastAsia"/>
          <w:color w:val="000000"/>
          <w:sz w:val="24"/>
        </w:rPr>
        <w:tab/>
      </w:r>
      <w:r>
        <w:rPr>
          <w:rFonts w:ascii="黑体" w:eastAsia="黑体" w:hAnsi="黑体" w:hint="eastAsia"/>
          <w:color w:val="000000"/>
          <w:sz w:val="24"/>
        </w:rPr>
        <w:t>RMB-----------</w:t>
      </w:r>
      <w:r>
        <w:rPr>
          <w:rFonts w:ascii="黑体" w:eastAsia="黑体" w:hAnsi="黑体" w:hint="eastAsia"/>
          <w:color w:val="000000"/>
          <w:sz w:val="24"/>
        </w:rPr>
        <w:tab/>
      </w:r>
      <w:r>
        <w:rPr>
          <w:rFonts w:ascii="黑体" w:eastAsia="黑体" w:hAnsi="黑体" w:hint="eastAsia"/>
          <w:color w:val="000000"/>
          <w:sz w:val="24"/>
        </w:rPr>
        <w:t>%</w:t>
      </w:r>
    </w:p>
    <w:p w14:paraId="03FF2B8C" w14:textId="77777777" w:rsidR="00210231" w:rsidRDefault="00210231">
      <w:pPr>
        <w:adjustRightInd w:val="0"/>
        <w:snapToGrid w:val="0"/>
        <w:ind w:firstLineChars="225" w:firstLine="540"/>
        <w:rPr>
          <w:rFonts w:ascii="黑体" w:eastAsia="黑体" w:hAnsi="黑体" w:hint="eastAsia"/>
          <w:color w:val="000000"/>
          <w:sz w:val="24"/>
        </w:rPr>
      </w:pPr>
    </w:p>
    <w:p w14:paraId="6F364C22" w14:textId="77777777" w:rsidR="00210231" w:rsidRDefault="00210231">
      <w:pPr>
        <w:adjustRightInd w:val="0"/>
        <w:snapToGrid w:val="0"/>
        <w:ind w:left="836" w:hanging="836"/>
        <w:rPr>
          <w:rFonts w:ascii="黑体" w:eastAsia="黑体" w:hAnsi="黑体" w:hint="eastAsia"/>
          <w:color w:val="000000"/>
          <w:sz w:val="24"/>
        </w:rPr>
      </w:pPr>
      <w:r>
        <w:rPr>
          <w:rFonts w:ascii="黑体" w:eastAsia="黑体" w:hAnsi="黑体" w:hint="eastAsia"/>
          <w:color w:val="000000"/>
          <w:sz w:val="24"/>
        </w:rPr>
        <w:t>1.3</w:t>
      </w: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sz w:val="24"/>
        </w:rPr>
        <w:t>转让股权包括该等股权所对应的所有权利和利益，且不得含有任何留置权、质权、其他担保物权、期权、请求权或其他任何性质的第三方权利（以下合称“</w:t>
      </w:r>
      <w:r>
        <w:rPr>
          <w:rFonts w:ascii="黑体" w:eastAsia="黑体" w:hAnsi="黑体" w:hint="eastAsia"/>
          <w:b/>
          <w:bCs/>
          <w:color w:val="000000"/>
          <w:sz w:val="24"/>
        </w:rPr>
        <w:t>权利负担</w:t>
      </w:r>
      <w:r>
        <w:rPr>
          <w:rFonts w:ascii="黑体" w:eastAsia="黑体" w:hAnsi="黑体" w:hint="eastAsia"/>
          <w:color w:val="000000"/>
          <w:sz w:val="24"/>
        </w:rPr>
        <w:t>”）。</w:t>
      </w:r>
    </w:p>
    <w:p w14:paraId="1113AFFD" w14:textId="77777777" w:rsidR="00210231" w:rsidRDefault="00210231">
      <w:pPr>
        <w:adjustRightInd w:val="0"/>
        <w:snapToGrid w:val="0"/>
        <w:ind w:left="540" w:hanging="540"/>
        <w:rPr>
          <w:rFonts w:ascii="黑体" w:eastAsia="黑体" w:hAnsi="黑体" w:hint="eastAsia"/>
          <w:color w:val="000000"/>
          <w:sz w:val="24"/>
        </w:rPr>
      </w:pPr>
    </w:p>
    <w:p w14:paraId="3B53254C" w14:textId="77777777" w:rsidR="00210231" w:rsidRDefault="00210231">
      <w:pPr>
        <w:adjustRightInd w:val="0"/>
        <w:snapToGrid w:val="0"/>
        <w:rPr>
          <w:rFonts w:ascii="黑体" w:eastAsia="黑体" w:hAnsi="黑体" w:hint="eastAsia"/>
          <w:color w:val="000000"/>
          <w:sz w:val="24"/>
        </w:rPr>
      </w:pPr>
    </w:p>
    <w:p w14:paraId="7FCAAAC6" w14:textId="77777777" w:rsidR="00210231" w:rsidRDefault="00210231">
      <w:pPr>
        <w:pStyle w:val="1"/>
        <w:spacing w:before="0" w:after="0" w:line="240" w:lineRule="auto"/>
        <w:jc w:val="center"/>
        <w:rPr>
          <w:rFonts w:ascii="黑体" w:eastAsia="黑体" w:hAnsi="黑体" w:hint="eastAsia"/>
          <w:color w:val="000000"/>
          <w:sz w:val="24"/>
        </w:rPr>
      </w:pPr>
      <w:r>
        <w:rPr>
          <w:rFonts w:ascii="黑体" w:eastAsia="黑体" w:hAnsi="黑体" w:hint="eastAsia"/>
          <w:color w:val="000000"/>
          <w:sz w:val="24"/>
        </w:rPr>
        <w:t>第二条</w:t>
      </w:r>
      <w:r>
        <w:rPr>
          <w:rFonts w:ascii="黑体" w:eastAsia="黑体" w:hAnsi="黑体" w:hint="eastAsia"/>
          <w:color w:val="000000"/>
          <w:sz w:val="24"/>
        </w:rPr>
        <w:t xml:space="preserve">  </w:t>
      </w:r>
      <w:r>
        <w:rPr>
          <w:rFonts w:ascii="黑体" w:eastAsia="黑体" w:hAnsi="黑体" w:hint="eastAsia"/>
          <w:color w:val="000000"/>
          <w:sz w:val="24"/>
        </w:rPr>
        <w:t>价款及支付</w:t>
      </w:r>
    </w:p>
    <w:p w14:paraId="1D0669CA" w14:textId="77777777" w:rsidR="00210231" w:rsidRDefault="00210231">
      <w:pPr>
        <w:rPr>
          <w:rFonts w:ascii="黑体" w:eastAsia="黑体" w:hAnsi="黑体" w:hint="eastAsia"/>
          <w:color w:val="000000"/>
        </w:rPr>
      </w:pPr>
    </w:p>
    <w:p w14:paraId="1A15279A" w14:textId="77777777" w:rsidR="00210231" w:rsidRDefault="00210231">
      <w:pPr>
        <w:adjustRightInd w:val="0"/>
        <w:snapToGrid w:val="0"/>
        <w:ind w:left="836" w:hanging="836"/>
        <w:rPr>
          <w:rFonts w:ascii="黑体" w:eastAsia="黑体" w:hAnsi="黑体" w:hint="eastAsia"/>
          <w:color w:val="000000"/>
          <w:sz w:val="24"/>
        </w:rPr>
      </w:pPr>
      <w:r>
        <w:rPr>
          <w:rFonts w:ascii="黑体" w:eastAsia="黑体" w:hAnsi="黑体" w:hint="eastAsia"/>
          <w:color w:val="000000"/>
          <w:sz w:val="24"/>
        </w:rPr>
        <w:t>2.1</w:t>
      </w: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sz w:val="24"/>
        </w:rPr>
        <w:t>各方同意，作为基于本协议的条款受让转让股权的对价，受限于第</w:t>
      </w:r>
      <w:r>
        <w:rPr>
          <w:rFonts w:ascii="黑体" w:eastAsia="黑体" w:hAnsi="黑体" w:hint="eastAsia"/>
          <w:color w:val="000000"/>
          <w:sz w:val="24"/>
        </w:rPr>
        <w:t>2.2</w:t>
      </w:r>
      <w:r>
        <w:rPr>
          <w:rFonts w:ascii="黑体" w:eastAsia="黑体" w:hAnsi="黑体" w:hint="eastAsia"/>
          <w:color w:val="000000"/>
          <w:sz w:val="24"/>
        </w:rPr>
        <w:t>条的规定，各受让方应向各转让方支付的股权转让价款共计为人民币壹百壹拾陆万元</w:t>
      </w:r>
      <w:r>
        <w:rPr>
          <w:rFonts w:ascii="黑体" w:eastAsia="黑体" w:hAnsi="黑体" w:hint="eastAsia"/>
          <w:color w:val="000000"/>
          <w:sz w:val="24"/>
        </w:rPr>
        <w:t>(RMB</w:t>
      </w:r>
      <w:r>
        <w:rPr>
          <w:rFonts w:ascii="黑体" w:eastAsia="黑体" w:hAnsi="黑体" w:hint="eastAsia"/>
          <w:color w:val="000000"/>
          <w:sz w:val="24"/>
        </w:rPr>
        <w:t>￥</w:t>
      </w:r>
      <w:r>
        <w:rPr>
          <w:rFonts w:ascii="黑体" w:eastAsia="黑体" w:hAnsi="黑体" w:hint="eastAsia"/>
          <w:color w:val="000000"/>
          <w:sz w:val="24"/>
        </w:rPr>
        <w:t>1</w:t>
      </w:r>
      <w:r>
        <w:rPr>
          <w:rFonts w:ascii="黑体" w:eastAsia="黑体" w:hAnsi="黑体" w:hint="eastAsia"/>
          <w:color w:val="000000"/>
          <w:sz w:val="24"/>
        </w:rPr>
        <w:t>，</w:t>
      </w:r>
      <w:r>
        <w:rPr>
          <w:rFonts w:ascii="黑体" w:eastAsia="黑体" w:hAnsi="黑体" w:hint="eastAsia"/>
          <w:color w:val="000000"/>
          <w:sz w:val="24"/>
        </w:rPr>
        <w:t>160</w:t>
      </w:r>
      <w:r>
        <w:rPr>
          <w:rFonts w:ascii="黑体" w:eastAsia="黑体" w:hAnsi="黑体" w:hint="eastAsia"/>
          <w:color w:val="000000"/>
          <w:sz w:val="24"/>
        </w:rPr>
        <w:t>，</w:t>
      </w:r>
      <w:r>
        <w:rPr>
          <w:rFonts w:ascii="黑体" w:eastAsia="黑体" w:hAnsi="黑体" w:hint="eastAsia"/>
          <w:color w:val="000000"/>
          <w:sz w:val="24"/>
        </w:rPr>
        <w:t>000)(</w:t>
      </w:r>
      <w:r>
        <w:rPr>
          <w:rFonts w:ascii="黑体" w:eastAsia="黑体" w:hAnsi="黑体" w:hint="eastAsia"/>
          <w:color w:val="000000"/>
          <w:sz w:val="24"/>
        </w:rPr>
        <w:t>以下称“</w:t>
      </w:r>
      <w:r>
        <w:rPr>
          <w:rFonts w:ascii="黑体" w:eastAsia="黑体" w:hAnsi="黑体" w:hint="eastAsia"/>
          <w:b/>
          <w:bCs/>
          <w:color w:val="000000"/>
          <w:sz w:val="24"/>
        </w:rPr>
        <w:t>转让价款</w:t>
      </w:r>
      <w:r>
        <w:rPr>
          <w:rFonts w:ascii="黑体" w:eastAsia="黑体" w:hAnsi="黑体" w:hint="eastAsia"/>
          <w:color w:val="000000"/>
          <w:sz w:val="24"/>
        </w:rPr>
        <w:t>”</w:t>
      </w:r>
      <w:r>
        <w:rPr>
          <w:rFonts w:ascii="黑体" w:eastAsia="黑体" w:hAnsi="黑体" w:hint="eastAsia"/>
          <w:color w:val="000000"/>
          <w:sz w:val="24"/>
        </w:rPr>
        <w:t>)</w:t>
      </w:r>
      <w:r>
        <w:rPr>
          <w:rFonts w:ascii="黑体" w:eastAsia="黑体" w:hAnsi="黑体" w:hint="eastAsia"/>
          <w:color w:val="000000"/>
          <w:sz w:val="24"/>
        </w:rPr>
        <w:t>。</w:t>
      </w:r>
    </w:p>
    <w:p w14:paraId="389D01C8" w14:textId="77777777" w:rsidR="00210231" w:rsidRDefault="00210231">
      <w:pPr>
        <w:adjustRightInd w:val="0"/>
        <w:snapToGrid w:val="0"/>
        <w:ind w:left="540" w:hanging="540"/>
        <w:rPr>
          <w:rFonts w:ascii="黑体" w:eastAsia="黑体" w:hAnsi="黑体" w:hint="eastAsia"/>
          <w:color w:val="000000"/>
          <w:sz w:val="24"/>
        </w:rPr>
      </w:pPr>
    </w:p>
    <w:p w14:paraId="7A5A3064" w14:textId="77777777" w:rsidR="00210231" w:rsidRDefault="00210231">
      <w:pPr>
        <w:ind w:leftChars="285" w:left="598"/>
        <w:rPr>
          <w:rFonts w:ascii="黑体" w:eastAsia="黑体" w:hAnsi="黑体" w:hint="eastAsia"/>
          <w:color w:val="000000"/>
          <w:sz w:val="24"/>
        </w:rPr>
      </w:pPr>
      <w:r>
        <w:rPr>
          <w:rFonts w:ascii="黑体" w:eastAsia="黑体" w:hAnsi="黑体" w:hint="eastAsia"/>
          <w:color w:val="000000"/>
          <w:sz w:val="24"/>
        </w:rPr>
        <w:t>各受让方同意根据附件二公司资产负债表和损益表的数据，豁免各转让方借款人民币玖佰叁拾柒万玖千贰百柒拾柒元捌角肆分（</w:t>
      </w:r>
      <w:r>
        <w:rPr>
          <w:rFonts w:ascii="黑体" w:eastAsia="黑体" w:hAnsi="黑体" w:hint="eastAsia"/>
          <w:color w:val="000000"/>
          <w:sz w:val="24"/>
        </w:rPr>
        <w:t>RMB</w:t>
      </w:r>
      <w:r>
        <w:rPr>
          <w:rFonts w:ascii="黑体" w:eastAsia="黑体" w:hAnsi="黑体" w:hint="eastAsia"/>
          <w:color w:val="000000"/>
          <w:sz w:val="24"/>
        </w:rPr>
        <w:t>￥</w:t>
      </w:r>
      <w:r>
        <w:rPr>
          <w:rFonts w:ascii="黑体" w:eastAsia="黑体" w:hAnsi="黑体" w:hint="eastAsia"/>
          <w:color w:val="000000"/>
          <w:sz w:val="24"/>
        </w:rPr>
        <w:t>9,379,277.84</w:t>
      </w:r>
      <w:r>
        <w:rPr>
          <w:rFonts w:ascii="黑体" w:eastAsia="黑体" w:hAnsi="黑体" w:hint="eastAsia"/>
          <w:color w:val="000000"/>
          <w:sz w:val="24"/>
        </w:rPr>
        <w:t>）</w:t>
      </w:r>
    </w:p>
    <w:p w14:paraId="70FF6B41" w14:textId="77777777" w:rsidR="00210231" w:rsidRDefault="00210231">
      <w:pPr>
        <w:adjustRightInd w:val="0"/>
        <w:snapToGrid w:val="0"/>
        <w:ind w:left="540" w:hanging="540"/>
        <w:rPr>
          <w:rFonts w:ascii="黑体" w:eastAsia="黑体" w:hAnsi="黑体" w:hint="eastAsia"/>
          <w:color w:val="000000"/>
          <w:sz w:val="24"/>
        </w:rPr>
      </w:pPr>
    </w:p>
    <w:p w14:paraId="11C2916E" w14:textId="77777777" w:rsidR="00210231" w:rsidRDefault="00210231">
      <w:pPr>
        <w:adjustRightInd w:val="0"/>
        <w:snapToGrid w:val="0"/>
        <w:ind w:left="836" w:firstLine="4"/>
        <w:rPr>
          <w:rFonts w:ascii="黑体" w:eastAsia="黑体" w:hAnsi="黑体" w:hint="eastAsia"/>
          <w:color w:val="000000"/>
          <w:sz w:val="24"/>
        </w:rPr>
      </w:pPr>
      <w:r>
        <w:rPr>
          <w:rFonts w:ascii="黑体" w:eastAsia="黑体" w:hAnsi="黑体" w:hint="eastAsia"/>
          <w:color w:val="000000"/>
          <w:sz w:val="24"/>
        </w:rPr>
        <w:t>各方确认，转让价款是各受让方获得全部转让股权以及相应之所有权利和利益的全部对价。</w:t>
      </w:r>
    </w:p>
    <w:p w14:paraId="7051E354" w14:textId="77777777" w:rsidR="00210231" w:rsidRDefault="00210231">
      <w:pPr>
        <w:adjustRightInd w:val="0"/>
        <w:snapToGrid w:val="0"/>
        <w:ind w:left="836" w:firstLine="4"/>
        <w:rPr>
          <w:rFonts w:ascii="黑体" w:eastAsia="黑体" w:hAnsi="黑体" w:hint="eastAsia"/>
          <w:color w:val="000000"/>
          <w:sz w:val="24"/>
        </w:rPr>
      </w:pPr>
    </w:p>
    <w:p w14:paraId="108AFA77" w14:textId="77777777" w:rsidR="00210231" w:rsidRDefault="00210231">
      <w:pPr>
        <w:adjustRightInd w:val="0"/>
        <w:snapToGrid w:val="0"/>
        <w:ind w:left="540" w:hanging="540"/>
        <w:rPr>
          <w:rFonts w:ascii="黑体" w:eastAsia="黑体" w:hAnsi="黑体" w:hint="eastAsia"/>
          <w:color w:val="000000"/>
          <w:sz w:val="24"/>
        </w:rPr>
      </w:pPr>
    </w:p>
    <w:p w14:paraId="3EB75EE7" w14:textId="77777777" w:rsidR="00210231" w:rsidRDefault="00210231">
      <w:pPr>
        <w:numPr>
          <w:ilvl w:val="1"/>
          <w:numId w:val="1"/>
        </w:numPr>
        <w:adjustRightInd w:val="0"/>
        <w:snapToGrid w:val="0"/>
        <w:rPr>
          <w:rFonts w:ascii="黑体" w:eastAsia="黑体" w:hAnsi="黑体" w:hint="eastAsia"/>
          <w:color w:val="000000"/>
          <w:sz w:val="24"/>
        </w:rPr>
      </w:pPr>
      <w:r>
        <w:rPr>
          <w:rFonts w:ascii="黑体" w:eastAsia="黑体" w:hAnsi="黑体" w:hint="eastAsia"/>
          <w:color w:val="000000"/>
          <w:sz w:val="24"/>
        </w:rPr>
        <w:t>各方同意，转让价款应当按照以下方式分三期进行支付：</w:t>
      </w:r>
    </w:p>
    <w:p w14:paraId="1BC09C30" w14:textId="77777777" w:rsidR="00210231" w:rsidRDefault="00210231">
      <w:pPr>
        <w:adjustRightInd w:val="0"/>
        <w:snapToGrid w:val="0"/>
        <w:rPr>
          <w:rFonts w:ascii="黑体" w:eastAsia="黑体" w:hAnsi="黑体" w:hint="eastAsia"/>
          <w:color w:val="000000"/>
          <w:sz w:val="24"/>
        </w:rPr>
      </w:pPr>
    </w:p>
    <w:p w14:paraId="47348FDD" w14:textId="77777777" w:rsidR="00210231" w:rsidRDefault="00210231">
      <w:pPr>
        <w:adjustRightInd w:val="0"/>
        <w:snapToGrid w:val="0"/>
        <w:ind w:left="540" w:hanging="540"/>
        <w:rPr>
          <w:rFonts w:ascii="黑体" w:eastAsia="黑体" w:hAnsi="黑体" w:hint="eastAsia"/>
          <w:color w:val="000000"/>
          <w:sz w:val="24"/>
        </w:rPr>
      </w:pPr>
    </w:p>
    <w:p w14:paraId="467FF47D" w14:textId="77777777" w:rsidR="00210231" w:rsidRDefault="00210231">
      <w:pPr>
        <w:numPr>
          <w:ilvl w:val="0"/>
          <w:numId w:val="2"/>
        </w:numPr>
        <w:adjustRightInd w:val="0"/>
        <w:snapToGrid w:val="0"/>
        <w:rPr>
          <w:rFonts w:ascii="黑体" w:eastAsia="黑体" w:hAnsi="黑体" w:hint="eastAsia"/>
          <w:color w:val="000000"/>
          <w:sz w:val="24"/>
        </w:rPr>
      </w:pPr>
      <w:r>
        <w:rPr>
          <w:rFonts w:ascii="黑体" w:eastAsia="黑体" w:hAnsi="黑体" w:hint="eastAsia"/>
          <w:color w:val="000000"/>
          <w:sz w:val="24"/>
        </w:rPr>
        <w:t>各受让方自合同签订日起的两</w:t>
      </w:r>
      <w:r>
        <w:rPr>
          <w:rFonts w:ascii="黑体" w:eastAsia="黑体" w:hAnsi="黑体" w:hint="eastAsia"/>
          <w:color w:val="000000"/>
          <w:sz w:val="24"/>
        </w:rPr>
        <w:t>(2)</w:t>
      </w:r>
      <w:r>
        <w:rPr>
          <w:rFonts w:ascii="黑体" w:eastAsia="黑体" w:hAnsi="黑体" w:hint="eastAsia"/>
          <w:color w:val="000000"/>
          <w:sz w:val="24"/>
        </w:rPr>
        <w:t>个工作日内将第一期付款共计为人民币</w:t>
      </w:r>
      <w:r>
        <w:rPr>
          <w:rFonts w:ascii="黑体" w:eastAsia="黑体" w:hAnsi="黑体" w:hint="eastAsia"/>
          <w:color w:val="000000"/>
          <w:sz w:val="24"/>
        </w:rPr>
        <w:t xml:space="preserve">   </w:t>
      </w:r>
      <w:r>
        <w:rPr>
          <w:rFonts w:ascii="黑体" w:eastAsia="黑体" w:hAnsi="黑体" w:hint="eastAsia"/>
          <w:color w:val="000000"/>
          <w:sz w:val="24"/>
        </w:rPr>
        <w:t>万元整（</w:t>
      </w:r>
      <w:r>
        <w:rPr>
          <w:rFonts w:ascii="黑体" w:eastAsia="黑体" w:hAnsi="黑体" w:hint="eastAsia"/>
          <w:color w:val="000000"/>
          <w:sz w:val="24"/>
        </w:rPr>
        <w:t>RMB</w:t>
      </w:r>
      <w:r>
        <w:rPr>
          <w:rFonts w:ascii="黑体" w:eastAsia="黑体" w:hAnsi="黑体" w:hint="eastAsia"/>
          <w:color w:val="000000"/>
          <w:sz w:val="24"/>
        </w:rPr>
        <w:t>￥</w:t>
      </w:r>
      <w:r>
        <w:rPr>
          <w:rFonts w:ascii="黑体" w:eastAsia="黑体" w:hAnsi="黑体" w:hint="eastAsia"/>
          <w:color w:val="000000"/>
          <w:sz w:val="24"/>
        </w:rPr>
        <w:t xml:space="preserve">   00,000.00</w:t>
      </w:r>
      <w:r>
        <w:rPr>
          <w:rFonts w:ascii="黑体" w:eastAsia="黑体" w:hAnsi="黑体" w:hint="eastAsia"/>
          <w:color w:val="000000"/>
          <w:sz w:val="24"/>
        </w:rPr>
        <w:t>）汇入各转让方指定的银行账户。</w:t>
      </w:r>
    </w:p>
    <w:p w14:paraId="35D34C22" w14:textId="77777777" w:rsidR="00210231" w:rsidRDefault="00210231">
      <w:pPr>
        <w:adjustRightInd w:val="0"/>
        <w:snapToGrid w:val="0"/>
        <w:ind w:left="840"/>
        <w:rPr>
          <w:rFonts w:ascii="黑体" w:eastAsia="黑体" w:hAnsi="黑体" w:hint="eastAsia"/>
          <w:color w:val="000000"/>
          <w:sz w:val="24"/>
        </w:rPr>
      </w:pPr>
    </w:p>
    <w:p w14:paraId="061C7D56" w14:textId="77777777" w:rsidR="00210231" w:rsidRDefault="00210231">
      <w:pPr>
        <w:numPr>
          <w:ilvl w:val="0"/>
          <w:numId w:val="2"/>
        </w:numPr>
        <w:adjustRightInd w:val="0"/>
        <w:snapToGrid w:val="0"/>
        <w:rPr>
          <w:rFonts w:ascii="黑体" w:eastAsia="黑体" w:hAnsi="黑体" w:hint="eastAsia"/>
          <w:color w:val="000000"/>
          <w:sz w:val="24"/>
        </w:rPr>
      </w:pPr>
      <w:r>
        <w:rPr>
          <w:rFonts w:ascii="黑体" w:eastAsia="黑体" w:hAnsi="黑体" w:hint="eastAsia"/>
          <w:color w:val="000000"/>
          <w:sz w:val="24"/>
        </w:rPr>
        <w:t>在转让方完成工商变更（不包括税务变更）后的</w:t>
      </w:r>
      <w:r>
        <w:rPr>
          <w:rFonts w:ascii="黑体" w:eastAsia="黑体" w:hAnsi="黑体" w:hint="eastAsia"/>
          <w:color w:val="000000"/>
          <w:sz w:val="24"/>
        </w:rPr>
        <w:t>2</w:t>
      </w:r>
      <w:r>
        <w:rPr>
          <w:rFonts w:ascii="黑体" w:eastAsia="黑体" w:hAnsi="黑体" w:hint="eastAsia"/>
          <w:color w:val="000000"/>
          <w:sz w:val="24"/>
        </w:rPr>
        <w:t>个工作日内，各受让方将向转让方支付第二笔转让款：即人民币</w:t>
      </w:r>
      <w:r>
        <w:rPr>
          <w:rFonts w:ascii="黑体" w:eastAsia="黑体" w:hAnsi="黑体" w:hint="eastAsia"/>
          <w:color w:val="000000"/>
          <w:sz w:val="24"/>
        </w:rPr>
        <w:t xml:space="preserve">   </w:t>
      </w:r>
      <w:r>
        <w:rPr>
          <w:rFonts w:ascii="黑体" w:eastAsia="黑体" w:hAnsi="黑体" w:hint="eastAsia"/>
          <w:color w:val="000000"/>
          <w:sz w:val="24"/>
        </w:rPr>
        <w:t>万元整（</w:t>
      </w:r>
      <w:r>
        <w:rPr>
          <w:rFonts w:ascii="黑体" w:eastAsia="黑体" w:hAnsi="黑体" w:hint="eastAsia"/>
          <w:color w:val="000000"/>
          <w:sz w:val="24"/>
        </w:rPr>
        <w:t>RMB</w:t>
      </w:r>
      <w:r>
        <w:rPr>
          <w:rFonts w:ascii="黑体" w:eastAsia="黑体" w:hAnsi="黑体" w:hint="eastAsia"/>
          <w:color w:val="000000"/>
          <w:sz w:val="24"/>
        </w:rPr>
        <w:t>￥</w:t>
      </w:r>
      <w:r>
        <w:rPr>
          <w:rFonts w:ascii="黑体" w:eastAsia="黑体" w:hAnsi="黑体" w:hint="eastAsia"/>
          <w:color w:val="000000"/>
          <w:sz w:val="24"/>
        </w:rPr>
        <w:t xml:space="preserve">   0,000.00</w:t>
      </w:r>
      <w:r>
        <w:rPr>
          <w:rFonts w:ascii="黑体" w:eastAsia="黑体" w:hAnsi="黑体" w:hint="eastAsia"/>
          <w:color w:val="000000"/>
          <w:sz w:val="24"/>
        </w:rPr>
        <w:t>）汇入各转让方指定的银行账户。</w:t>
      </w:r>
    </w:p>
    <w:p w14:paraId="0E00FC93" w14:textId="77777777" w:rsidR="00210231" w:rsidRDefault="00210231">
      <w:pPr>
        <w:adjustRightInd w:val="0"/>
        <w:snapToGrid w:val="0"/>
        <w:rPr>
          <w:rFonts w:ascii="黑体" w:eastAsia="黑体" w:hAnsi="黑体" w:hint="eastAsia"/>
          <w:color w:val="000000"/>
          <w:sz w:val="24"/>
        </w:rPr>
      </w:pPr>
    </w:p>
    <w:p w14:paraId="56E64CF2" w14:textId="77777777" w:rsidR="00210231" w:rsidRDefault="00210231">
      <w:pPr>
        <w:numPr>
          <w:ilvl w:val="0"/>
          <w:numId w:val="2"/>
        </w:numPr>
        <w:adjustRightInd w:val="0"/>
        <w:snapToGrid w:val="0"/>
        <w:rPr>
          <w:rFonts w:ascii="黑体" w:eastAsia="黑体" w:hAnsi="黑体" w:hint="eastAsia"/>
          <w:color w:val="000000"/>
          <w:sz w:val="24"/>
        </w:rPr>
      </w:pPr>
      <w:r>
        <w:rPr>
          <w:rFonts w:ascii="黑体" w:eastAsia="黑体" w:hAnsi="黑体" w:hint="eastAsia"/>
          <w:color w:val="000000"/>
          <w:sz w:val="24"/>
        </w:rPr>
        <w:t>在工商变更（不包含税务变更）后的</w:t>
      </w:r>
      <w:r>
        <w:rPr>
          <w:rFonts w:ascii="黑体" w:eastAsia="黑体" w:hAnsi="黑体" w:hint="eastAsia"/>
          <w:color w:val="000000"/>
          <w:sz w:val="24"/>
        </w:rPr>
        <w:t>60</w:t>
      </w:r>
      <w:r>
        <w:rPr>
          <w:rFonts w:ascii="黑体" w:eastAsia="黑体" w:hAnsi="黑体" w:hint="eastAsia"/>
          <w:color w:val="000000"/>
          <w:sz w:val="24"/>
        </w:rPr>
        <w:t>天内，各受让方将向转让方支付第三笔转让款：即人民币</w:t>
      </w:r>
      <w:r>
        <w:rPr>
          <w:rFonts w:ascii="黑体" w:eastAsia="黑体" w:hAnsi="黑体" w:hint="eastAsia"/>
          <w:color w:val="000000"/>
          <w:sz w:val="24"/>
        </w:rPr>
        <w:t xml:space="preserve">   </w:t>
      </w:r>
      <w:r>
        <w:rPr>
          <w:rFonts w:ascii="黑体" w:eastAsia="黑体" w:hAnsi="黑体" w:hint="eastAsia"/>
          <w:color w:val="000000"/>
          <w:sz w:val="24"/>
        </w:rPr>
        <w:t>万元整（</w:t>
      </w:r>
      <w:r>
        <w:rPr>
          <w:rFonts w:ascii="黑体" w:eastAsia="黑体" w:hAnsi="黑体" w:hint="eastAsia"/>
          <w:color w:val="000000"/>
          <w:sz w:val="24"/>
        </w:rPr>
        <w:t>RMB</w:t>
      </w:r>
      <w:r>
        <w:rPr>
          <w:rFonts w:ascii="黑体" w:eastAsia="黑体" w:hAnsi="黑体" w:hint="eastAsia"/>
          <w:color w:val="000000"/>
          <w:sz w:val="24"/>
        </w:rPr>
        <w:t>￥</w:t>
      </w:r>
      <w:r>
        <w:rPr>
          <w:rFonts w:ascii="黑体" w:eastAsia="黑体" w:hAnsi="黑体" w:hint="eastAsia"/>
          <w:color w:val="000000"/>
          <w:sz w:val="24"/>
        </w:rPr>
        <w:t xml:space="preserve">   0,000.00</w:t>
      </w:r>
      <w:r>
        <w:rPr>
          <w:rFonts w:ascii="黑体" w:eastAsia="黑体" w:hAnsi="黑体" w:hint="eastAsia"/>
          <w:color w:val="000000"/>
          <w:sz w:val="24"/>
        </w:rPr>
        <w:t>）。</w:t>
      </w:r>
    </w:p>
    <w:p w14:paraId="5C22CCEF" w14:textId="77777777" w:rsidR="00210231" w:rsidRDefault="00210231">
      <w:pPr>
        <w:adjustRightInd w:val="0"/>
        <w:snapToGrid w:val="0"/>
        <w:ind w:left="1260" w:hanging="420"/>
        <w:rPr>
          <w:rFonts w:ascii="黑体" w:eastAsia="黑体" w:hAnsi="黑体" w:hint="eastAsia"/>
          <w:color w:val="000000"/>
          <w:sz w:val="24"/>
        </w:rPr>
      </w:pPr>
    </w:p>
    <w:p w14:paraId="3E1CD1AE" w14:textId="77777777" w:rsidR="00210231" w:rsidRDefault="00210231">
      <w:pPr>
        <w:adjustRightInd w:val="0"/>
        <w:snapToGrid w:val="0"/>
        <w:ind w:left="1260"/>
        <w:rPr>
          <w:rFonts w:ascii="黑体" w:eastAsia="黑体" w:hAnsi="黑体" w:hint="eastAsia"/>
          <w:color w:val="000000"/>
          <w:sz w:val="24"/>
        </w:rPr>
      </w:pPr>
    </w:p>
    <w:p w14:paraId="72A4C66A" w14:textId="77777777" w:rsidR="00210231" w:rsidRDefault="00210231">
      <w:pPr>
        <w:adjustRightInd w:val="0"/>
        <w:snapToGrid w:val="0"/>
        <w:ind w:left="1260" w:hanging="420"/>
        <w:rPr>
          <w:rFonts w:ascii="黑体" w:eastAsia="黑体" w:hAnsi="黑体" w:hint="eastAsia"/>
          <w:color w:val="000000"/>
          <w:sz w:val="24"/>
        </w:rPr>
      </w:pPr>
      <w:r>
        <w:rPr>
          <w:rFonts w:ascii="黑体" w:eastAsia="黑体" w:hAnsi="黑体" w:hint="eastAsia"/>
          <w:color w:val="000000"/>
          <w:sz w:val="24"/>
        </w:rPr>
        <w:t>(4)</w:t>
      </w:r>
      <w:r>
        <w:rPr>
          <w:rFonts w:ascii="黑体" w:eastAsia="黑体" w:hAnsi="黑体" w:hint="eastAsia"/>
          <w:color w:val="000000"/>
          <w:sz w:val="24"/>
        </w:rPr>
        <w:tab/>
      </w:r>
      <w:r>
        <w:rPr>
          <w:rFonts w:ascii="黑体" w:eastAsia="黑体" w:hAnsi="黑体" w:hint="eastAsia"/>
          <w:color w:val="000000"/>
          <w:sz w:val="24"/>
        </w:rPr>
        <w:t>各受让方有权从以上第</w:t>
      </w:r>
      <w:r>
        <w:rPr>
          <w:rFonts w:ascii="黑体" w:eastAsia="黑体" w:hAnsi="黑体" w:hint="eastAsia"/>
          <w:color w:val="000000"/>
          <w:sz w:val="24"/>
        </w:rPr>
        <w:t>2.2(3)</w:t>
      </w:r>
      <w:r>
        <w:rPr>
          <w:rFonts w:ascii="黑体" w:eastAsia="黑体" w:hAnsi="黑体" w:hint="eastAsia"/>
          <w:color w:val="000000"/>
          <w:sz w:val="24"/>
        </w:rPr>
        <w:t>条所列的付款中扣除相应款项，以作为各转让方承担因本协议下所做出的陈述与保证不真实、不准确、不完整或具有误导性，或其违反本协议下所做的承诺或本协议的条款，或因其违反相关政府主管部门的规章、政策或协议而使公司或各受让方遭受罚款、处罚、中止或终止营业等不利后果而实际产生的赔偿责任，包括但不限于：</w:t>
      </w:r>
    </w:p>
    <w:p w14:paraId="365CD847" w14:textId="77777777" w:rsidR="00210231" w:rsidRDefault="00210231">
      <w:pPr>
        <w:adjustRightInd w:val="0"/>
        <w:snapToGrid w:val="0"/>
        <w:ind w:leftChars="600" w:left="1260"/>
        <w:rPr>
          <w:rFonts w:ascii="黑体" w:eastAsia="黑体" w:hAnsi="黑体" w:hint="eastAsia"/>
          <w:color w:val="000000"/>
          <w:sz w:val="24"/>
        </w:rPr>
      </w:pPr>
    </w:p>
    <w:p w14:paraId="22E1FABB" w14:textId="77777777" w:rsidR="00210231" w:rsidRDefault="00210231">
      <w:pPr>
        <w:adjustRightInd w:val="0"/>
        <w:snapToGrid w:val="0"/>
        <w:ind w:leftChars="600" w:left="1260"/>
        <w:rPr>
          <w:rFonts w:ascii="黑体" w:eastAsia="黑体" w:hAnsi="黑体" w:hint="eastAsia"/>
          <w:color w:val="000000"/>
          <w:sz w:val="24"/>
        </w:rPr>
      </w:pPr>
      <w:r>
        <w:rPr>
          <w:rFonts w:ascii="黑体" w:eastAsia="黑体" w:hAnsi="黑体" w:hint="eastAsia"/>
          <w:color w:val="000000"/>
          <w:sz w:val="24"/>
        </w:rPr>
        <w:t>(i)</w:t>
      </w:r>
      <w:r>
        <w:rPr>
          <w:rFonts w:ascii="黑体" w:eastAsia="黑体" w:hAnsi="黑体" w:hint="eastAsia"/>
          <w:color w:val="000000"/>
          <w:sz w:val="24"/>
        </w:rPr>
        <w:tab/>
      </w:r>
      <w:r>
        <w:rPr>
          <w:rFonts w:ascii="黑体" w:eastAsia="黑体" w:hAnsi="黑体" w:hint="eastAsia"/>
          <w:color w:val="000000"/>
          <w:sz w:val="24"/>
        </w:rPr>
        <w:t>因各转让方违背第</w:t>
      </w:r>
      <w:r>
        <w:rPr>
          <w:rFonts w:ascii="黑体" w:eastAsia="黑体" w:hAnsi="黑体" w:hint="eastAsia"/>
          <w:color w:val="000000"/>
          <w:sz w:val="24"/>
        </w:rPr>
        <w:t>3.15</w:t>
      </w:r>
      <w:r>
        <w:rPr>
          <w:rFonts w:ascii="黑体" w:eastAsia="黑体" w:hAnsi="黑体" w:hint="eastAsia"/>
          <w:color w:val="000000"/>
          <w:sz w:val="24"/>
        </w:rPr>
        <w:t>条下的保证而产生的任何责任。</w:t>
      </w:r>
    </w:p>
    <w:p w14:paraId="525C90BA" w14:textId="77777777" w:rsidR="00210231" w:rsidRDefault="00210231">
      <w:pPr>
        <w:adjustRightInd w:val="0"/>
        <w:snapToGrid w:val="0"/>
        <w:ind w:leftChars="600" w:left="1260"/>
        <w:rPr>
          <w:rFonts w:ascii="黑体" w:eastAsia="黑体" w:hAnsi="黑体" w:hint="eastAsia"/>
          <w:color w:val="000000"/>
          <w:sz w:val="24"/>
        </w:rPr>
      </w:pPr>
    </w:p>
    <w:p w14:paraId="442923A2" w14:textId="77777777" w:rsidR="00210231" w:rsidRDefault="00210231">
      <w:pPr>
        <w:adjustRightInd w:val="0"/>
        <w:snapToGrid w:val="0"/>
        <w:ind w:leftChars="602" w:left="1684" w:hanging="420"/>
        <w:rPr>
          <w:rFonts w:ascii="黑体" w:eastAsia="黑体" w:hAnsi="黑体" w:hint="eastAsia"/>
          <w:color w:val="000000"/>
          <w:sz w:val="24"/>
        </w:rPr>
      </w:pPr>
      <w:r>
        <w:rPr>
          <w:rFonts w:ascii="黑体" w:eastAsia="黑体" w:hAnsi="黑体" w:hint="eastAsia"/>
          <w:color w:val="000000"/>
          <w:sz w:val="24"/>
        </w:rPr>
        <w:t>(ii)</w:t>
      </w:r>
      <w:r>
        <w:rPr>
          <w:rFonts w:ascii="黑体" w:eastAsia="黑体" w:hAnsi="黑体" w:hint="eastAsia"/>
          <w:color w:val="000000"/>
          <w:sz w:val="24"/>
        </w:rPr>
        <w:tab/>
      </w:r>
      <w:r>
        <w:rPr>
          <w:rFonts w:ascii="黑体" w:eastAsia="黑体" w:hAnsi="黑体" w:hint="eastAsia"/>
          <w:color w:val="000000"/>
          <w:sz w:val="24"/>
        </w:rPr>
        <w:t>因公司于登记日前未依法及时充分地缴纳公司各项税款，或为其员工代扣代缴个人所得税或缴纳任何法定社会保险金与社会福利金而产生的任何补缴税款、滞纳金、罚款、其他费用以及任何处罚，实际数额由相关政府主管部门以及有管辖权的法院与仲裁机构确定；</w:t>
      </w:r>
    </w:p>
    <w:p w14:paraId="7948E58D" w14:textId="77777777" w:rsidR="00210231" w:rsidRDefault="00210231">
      <w:pPr>
        <w:adjustRightInd w:val="0"/>
        <w:snapToGrid w:val="0"/>
        <w:ind w:leftChars="600" w:left="1260"/>
        <w:rPr>
          <w:rFonts w:ascii="黑体" w:eastAsia="黑体" w:hAnsi="黑体" w:hint="eastAsia"/>
          <w:color w:val="000000"/>
          <w:sz w:val="24"/>
        </w:rPr>
      </w:pPr>
    </w:p>
    <w:p w14:paraId="7C9B3B0B" w14:textId="77777777" w:rsidR="00210231" w:rsidRDefault="00210231">
      <w:pPr>
        <w:adjustRightInd w:val="0"/>
        <w:snapToGrid w:val="0"/>
        <w:ind w:left="1260"/>
        <w:rPr>
          <w:rFonts w:ascii="黑体" w:eastAsia="黑体" w:hAnsi="黑体" w:hint="eastAsia"/>
          <w:color w:val="000000"/>
          <w:sz w:val="24"/>
        </w:rPr>
      </w:pPr>
      <w:r>
        <w:rPr>
          <w:rFonts w:ascii="黑体" w:eastAsia="黑体" w:hAnsi="黑体" w:hint="eastAsia"/>
          <w:color w:val="000000"/>
          <w:sz w:val="24"/>
        </w:rPr>
        <w:t>如第三期付款不足以弥补各转让方应承担的赔偿责任，各受让方有权就不足的部分要求各转让方做出赔偿。</w:t>
      </w:r>
    </w:p>
    <w:p w14:paraId="6A3519B1" w14:textId="77777777" w:rsidR="00210231" w:rsidRDefault="00210231">
      <w:pPr>
        <w:adjustRightInd w:val="0"/>
        <w:snapToGrid w:val="0"/>
        <w:ind w:left="1260" w:hanging="720"/>
        <w:rPr>
          <w:rFonts w:ascii="黑体" w:eastAsia="黑体" w:hAnsi="黑体" w:hint="eastAsia"/>
          <w:color w:val="000000"/>
          <w:sz w:val="24"/>
        </w:rPr>
      </w:pPr>
    </w:p>
    <w:p w14:paraId="12278F85" w14:textId="77777777" w:rsidR="00210231" w:rsidRDefault="00210231">
      <w:pPr>
        <w:adjustRightInd w:val="0"/>
        <w:snapToGrid w:val="0"/>
        <w:ind w:left="1260" w:hanging="420"/>
        <w:rPr>
          <w:rFonts w:ascii="黑体" w:eastAsia="黑体" w:hAnsi="黑体" w:hint="eastAsia"/>
          <w:color w:val="000000"/>
          <w:sz w:val="24"/>
        </w:rPr>
      </w:pPr>
      <w:r>
        <w:rPr>
          <w:rFonts w:ascii="黑体" w:eastAsia="黑体" w:hAnsi="黑体" w:hint="eastAsia"/>
          <w:color w:val="000000"/>
          <w:sz w:val="24"/>
        </w:rPr>
        <w:tab/>
      </w:r>
      <w:r>
        <w:rPr>
          <w:rFonts w:ascii="黑体" w:eastAsia="黑体" w:hAnsi="黑体" w:hint="eastAsia"/>
          <w:color w:val="000000"/>
          <w:sz w:val="24"/>
        </w:rPr>
        <w:t>就本第</w:t>
      </w:r>
      <w:r>
        <w:rPr>
          <w:rFonts w:ascii="黑体" w:eastAsia="黑体" w:hAnsi="黑体" w:hint="eastAsia"/>
          <w:color w:val="000000"/>
          <w:sz w:val="24"/>
        </w:rPr>
        <w:t>2.2(4)</w:t>
      </w:r>
      <w:r>
        <w:rPr>
          <w:rFonts w:ascii="黑体" w:eastAsia="黑体" w:hAnsi="黑体" w:hint="eastAsia"/>
          <w:color w:val="000000"/>
          <w:sz w:val="24"/>
        </w:rPr>
        <w:t>条下的扣款，受让方应向转让方提供书面的依据以及扣除款项的计算方法</w:t>
      </w:r>
      <w:r>
        <w:rPr>
          <w:rFonts w:ascii="黑体" w:eastAsia="黑体" w:hAnsi="黑体" w:hint="eastAsia"/>
          <w:color w:val="000000"/>
          <w:sz w:val="24"/>
        </w:rPr>
        <w:t>(</w:t>
      </w:r>
      <w:r>
        <w:rPr>
          <w:rFonts w:ascii="黑体" w:eastAsia="黑体" w:hAnsi="黑体" w:hint="eastAsia"/>
          <w:color w:val="000000"/>
          <w:sz w:val="24"/>
        </w:rPr>
        <w:t>以下称“</w:t>
      </w:r>
      <w:r>
        <w:rPr>
          <w:rFonts w:ascii="黑体" w:eastAsia="黑体" w:hAnsi="黑体" w:hint="eastAsia"/>
          <w:b/>
          <w:bCs/>
          <w:color w:val="000000"/>
          <w:sz w:val="24"/>
        </w:rPr>
        <w:t>扣款依据</w:t>
      </w:r>
      <w:r>
        <w:rPr>
          <w:rFonts w:ascii="黑体" w:eastAsia="黑体" w:hAnsi="黑体" w:hint="eastAsia"/>
          <w:color w:val="000000"/>
          <w:sz w:val="24"/>
        </w:rPr>
        <w:t>”</w:t>
      </w:r>
      <w:r>
        <w:rPr>
          <w:rFonts w:ascii="黑体" w:eastAsia="黑体" w:hAnsi="黑体" w:hint="eastAsia"/>
          <w:color w:val="000000"/>
          <w:sz w:val="24"/>
        </w:rPr>
        <w:t>)</w:t>
      </w:r>
      <w:r>
        <w:rPr>
          <w:rFonts w:ascii="黑体" w:eastAsia="黑体" w:hAnsi="黑体" w:hint="eastAsia"/>
          <w:color w:val="000000"/>
          <w:sz w:val="24"/>
        </w:rPr>
        <w:t>。如自受让方交付扣款依据之日起三</w:t>
      </w:r>
      <w:r>
        <w:rPr>
          <w:rFonts w:ascii="黑体" w:eastAsia="黑体" w:hAnsi="黑体" w:hint="eastAsia"/>
          <w:color w:val="000000"/>
          <w:sz w:val="24"/>
        </w:rPr>
        <w:t>(3)</w:t>
      </w:r>
      <w:r>
        <w:rPr>
          <w:rFonts w:ascii="黑体" w:eastAsia="黑体" w:hAnsi="黑体" w:hint="eastAsia"/>
          <w:color w:val="000000"/>
          <w:sz w:val="24"/>
        </w:rPr>
        <w:t>个工作日之内转让方未书面提出合理异议，则视为转让方同意扣款依据并同意受让方按扣款依据从第三期付款中扣除相应款项。</w:t>
      </w:r>
    </w:p>
    <w:p w14:paraId="12B98A3B" w14:textId="77777777" w:rsidR="00210231" w:rsidRDefault="00210231">
      <w:pPr>
        <w:adjustRightInd w:val="0"/>
        <w:snapToGrid w:val="0"/>
        <w:ind w:left="1260" w:hanging="420"/>
        <w:rPr>
          <w:rFonts w:ascii="黑体" w:eastAsia="黑体" w:hAnsi="黑体" w:hint="eastAsia"/>
          <w:color w:val="000000"/>
          <w:sz w:val="24"/>
        </w:rPr>
      </w:pPr>
    </w:p>
    <w:p w14:paraId="72F8B3A6" w14:textId="77777777" w:rsidR="00210231" w:rsidRDefault="00210231">
      <w:pPr>
        <w:numPr>
          <w:ins w:id="1" w:author="zxy" w:date="2005-06-12T13:23:00Z"/>
        </w:numPr>
        <w:adjustRightInd w:val="0"/>
        <w:snapToGrid w:val="0"/>
        <w:ind w:left="1260" w:hanging="420"/>
        <w:rPr>
          <w:rFonts w:ascii="黑体" w:eastAsia="黑体" w:hAnsi="黑体" w:hint="eastAsia"/>
          <w:color w:val="000000"/>
          <w:sz w:val="24"/>
        </w:rPr>
      </w:pPr>
      <w:r>
        <w:rPr>
          <w:rFonts w:ascii="黑体" w:eastAsia="黑体" w:hAnsi="黑体" w:hint="eastAsia"/>
          <w:color w:val="000000"/>
          <w:sz w:val="24"/>
        </w:rPr>
        <w:tab/>
      </w:r>
      <w:r>
        <w:rPr>
          <w:rFonts w:ascii="黑体" w:eastAsia="黑体" w:hAnsi="黑体" w:hint="eastAsia"/>
          <w:color w:val="000000"/>
          <w:sz w:val="24"/>
        </w:rPr>
        <w:t>特别地，如在登记日后，由于各受让方在公司经营上的过错而导致公司遭受任何政府罚款、处罚或其他不利后果，均由各受让方或公司自行承担，与转让方无关，该等损失也不得作为扣款依据。</w:t>
      </w:r>
    </w:p>
    <w:p w14:paraId="4A10ECAD" w14:textId="77777777" w:rsidR="00210231" w:rsidRDefault="00210231">
      <w:pPr>
        <w:adjustRightInd w:val="0"/>
        <w:snapToGrid w:val="0"/>
        <w:ind w:left="1260" w:hanging="720"/>
        <w:rPr>
          <w:rFonts w:ascii="黑体" w:eastAsia="黑体" w:hAnsi="黑体" w:hint="eastAsia"/>
          <w:color w:val="000000"/>
          <w:sz w:val="24"/>
        </w:rPr>
      </w:pPr>
    </w:p>
    <w:p w14:paraId="06548EFB" w14:textId="77777777" w:rsidR="00210231" w:rsidRDefault="00210231">
      <w:pPr>
        <w:adjustRightInd w:val="0"/>
        <w:snapToGrid w:val="0"/>
        <w:ind w:left="1260" w:hanging="420"/>
        <w:rPr>
          <w:rFonts w:ascii="黑体" w:eastAsia="黑体" w:hAnsi="黑体" w:hint="eastAsia"/>
          <w:color w:val="000000"/>
          <w:sz w:val="24"/>
        </w:rPr>
      </w:pPr>
      <w:r>
        <w:rPr>
          <w:rFonts w:ascii="黑体" w:eastAsia="黑体" w:hAnsi="黑体" w:hint="eastAsia"/>
          <w:color w:val="000000"/>
          <w:sz w:val="24"/>
        </w:rPr>
        <w:t>(5)</w:t>
      </w:r>
      <w:r>
        <w:rPr>
          <w:rFonts w:ascii="黑体" w:eastAsia="黑体" w:hAnsi="黑体" w:hint="eastAsia"/>
          <w:color w:val="000000"/>
          <w:sz w:val="24"/>
        </w:rPr>
        <w:tab/>
      </w:r>
      <w:r>
        <w:rPr>
          <w:rFonts w:ascii="黑体" w:eastAsia="黑体" w:hAnsi="黑体" w:hint="eastAsia"/>
          <w:color w:val="000000"/>
          <w:sz w:val="24"/>
        </w:rPr>
        <w:t>为本第</w:t>
      </w:r>
      <w:r>
        <w:rPr>
          <w:rFonts w:ascii="黑体" w:eastAsia="黑体" w:hAnsi="黑体" w:hint="eastAsia"/>
          <w:color w:val="000000"/>
          <w:sz w:val="24"/>
        </w:rPr>
        <w:t>2.2</w:t>
      </w:r>
      <w:r>
        <w:rPr>
          <w:rFonts w:ascii="黑体" w:eastAsia="黑体" w:hAnsi="黑体" w:hint="eastAsia"/>
          <w:color w:val="000000"/>
          <w:sz w:val="24"/>
        </w:rPr>
        <w:t>条之目的，各转让方应于登记日前尽快将其用于接收转让价款的银行账户书面告知各受让方，且各转让方应在收到每一期付款后的三</w:t>
      </w:r>
      <w:r>
        <w:rPr>
          <w:rFonts w:ascii="黑体" w:eastAsia="黑体" w:hAnsi="黑体" w:hint="eastAsia"/>
          <w:color w:val="000000"/>
          <w:sz w:val="24"/>
        </w:rPr>
        <w:t>(3)</w:t>
      </w:r>
      <w:r>
        <w:rPr>
          <w:rFonts w:ascii="黑体" w:eastAsia="黑体" w:hAnsi="黑体" w:hint="eastAsia"/>
          <w:color w:val="000000"/>
          <w:sz w:val="24"/>
        </w:rPr>
        <w:t>个工作日内，向各受让方出具相应的收据。</w:t>
      </w:r>
    </w:p>
    <w:p w14:paraId="74FDD666" w14:textId="77777777" w:rsidR="00210231" w:rsidRDefault="00210231">
      <w:pPr>
        <w:rPr>
          <w:rFonts w:ascii="黑体" w:eastAsia="黑体" w:hAnsi="黑体" w:hint="eastAsia"/>
          <w:color w:val="000000"/>
          <w:sz w:val="24"/>
        </w:rPr>
      </w:pPr>
    </w:p>
    <w:p w14:paraId="4916EF21" w14:textId="77777777" w:rsidR="00210231" w:rsidRDefault="00210231">
      <w:pPr>
        <w:rPr>
          <w:rFonts w:ascii="黑体" w:eastAsia="黑体" w:hAnsi="黑体" w:hint="eastAsia"/>
          <w:color w:val="000000"/>
          <w:sz w:val="24"/>
        </w:rPr>
      </w:pPr>
    </w:p>
    <w:p w14:paraId="0FE0AA5F" w14:textId="77777777" w:rsidR="00210231" w:rsidRDefault="00210231">
      <w:pPr>
        <w:pStyle w:val="1"/>
        <w:spacing w:before="0" w:after="0" w:line="240" w:lineRule="auto"/>
        <w:jc w:val="center"/>
        <w:rPr>
          <w:rFonts w:ascii="黑体" w:eastAsia="黑体" w:hAnsi="黑体" w:hint="eastAsia"/>
          <w:color w:val="000000"/>
          <w:sz w:val="24"/>
        </w:rPr>
      </w:pPr>
      <w:r>
        <w:rPr>
          <w:rFonts w:ascii="黑体" w:eastAsia="黑体" w:hAnsi="黑体" w:hint="eastAsia"/>
          <w:color w:val="000000"/>
          <w:sz w:val="24"/>
        </w:rPr>
        <w:t>第三条</w:t>
      </w:r>
      <w:r>
        <w:rPr>
          <w:rFonts w:ascii="黑体" w:eastAsia="黑体" w:hAnsi="黑体" w:hint="eastAsia"/>
          <w:color w:val="000000"/>
          <w:sz w:val="24"/>
        </w:rPr>
        <w:t xml:space="preserve">  </w:t>
      </w:r>
      <w:r>
        <w:rPr>
          <w:rFonts w:ascii="黑体" w:eastAsia="黑体" w:hAnsi="黑体" w:hint="eastAsia"/>
          <w:color w:val="000000"/>
          <w:sz w:val="24"/>
        </w:rPr>
        <w:t>转让方的陈述与保证</w:t>
      </w:r>
    </w:p>
    <w:p w14:paraId="38F4A8C6" w14:textId="77777777" w:rsidR="00210231" w:rsidRDefault="00210231">
      <w:pPr>
        <w:adjustRightInd w:val="0"/>
        <w:snapToGrid w:val="0"/>
        <w:ind w:left="1260" w:hanging="720"/>
        <w:rPr>
          <w:rFonts w:ascii="黑体" w:eastAsia="黑体" w:hAnsi="黑体" w:hint="eastAsia"/>
          <w:color w:val="000000"/>
          <w:sz w:val="24"/>
        </w:rPr>
      </w:pPr>
    </w:p>
    <w:p w14:paraId="1CFB787E" w14:textId="77777777" w:rsidR="00210231" w:rsidRDefault="00210231">
      <w:pPr>
        <w:adjustRightInd w:val="0"/>
        <w:snapToGrid w:val="0"/>
        <w:ind w:firstLine="480"/>
        <w:rPr>
          <w:rFonts w:ascii="黑体" w:eastAsia="黑体" w:hAnsi="黑体" w:hint="eastAsia"/>
          <w:color w:val="000000"/>
          <w:sz w:val="24"/>
        </w:rPr>
      </w:pPr>
      <w:r>
        <w:rPr>
          <w:rFonts w:ascii="黑体" w:eastAsia="黑体" w:hAnsi="黑体" w:hint="eastAsia"/>
          <w:color w:val="000000"/>
          <w:sz w:val="24"/>
        </w:rPr>
        <w:t>各转让方特此向各受让方分别及连带地就直至登记日前公司和其它方情况做出以下陈述与保证，并确认该等陈述与保证均为真实、准确、无遗漏和无误导，并且任何不符合该等陈述与保证的事实均已在本协议附件一的披露表中被充分披露。各转让方兹此确认各受让方签署本协议是建立在信任以下陈述与保证的基础之上的。在以下的陈述与保证中，“公司”亦包括其任何子公司、分公司、办事处或分支机构</w:t>
      </w:r>
      <w:r>
        <w:rPr>
          <w:rFonts w:ascii="黑体" w:eastAsia="黑体" w:hAnsi="黑体" w:hint="eastAsia"/>
          <w:color w:val="000000"/>
          <w:sz w:val="24"/>
        </w:rPr>
        <w:t>(</w:t>
      </w:r>
      <w:r>
        <w:rPr>
          <w:rFonts w:ascii="黑体" w:eastAsia="黑体" w:hAnsi="黑体" w:hint="eastAsia"/>
          <w:color w:val="000000"/>
          <w:sz w:val="24"/>
        </w:rPr>
        <w:t>如有</w:t>
      </w:r>
      <w:r>
        <w:rPr>
          <w:rFonts w:ascii="黑体" w:eastAsia="黑体" w:hAnsi="黑体" w:hint="eastAsia"/>
          <w:color w:val="000000"/>
          <w:sz w:val="24"/>
        </w:rPr>
        <w:t>)</w:t>
      </w:r>
      <w:r>
        <w:rPr>
          <w:rFonts w:ascii="黑体" w:eastAsia="黑体" w:hAnsi="黑体" w:hint="eastAsia"/>
          <w:color w:val="000000"/>
          <w:sz w:val="24"/>
        </w:rPr>
        <w:t>。</w:t>
      </w:r>
    </w:p>
    <w:p w14:paraId="764A34F7" w14:textId="77777777" w:rsidR="00210231" w:rsidRDefault="00210231">
      <w:pPr>
        <w:adjustRightInd w:val="0"/>
        <w:snapToGrid w:val="0"/>
        <w:rPr>
          <w:rFonts w:ascii="黑体" w:eastAsia="黑体" w:hAnsi="黑体" w:hint="eastAsia"/>
          <w:color w:val="000000"/>
          <w:sz w:val="24"/>
        </w:rPr>
      </w:pPr>
    </w:p>
    <w:p w14:paraId="17DED49B" w14:textId="77777777" w:rsidR="00210231" w:rsidRDefault="00210231">
      <w:pPr>
        <w:adjustRightInd w:val="0"/>
        <w:snapToGrid w:val="0"/>
        <w:ind w:left="540" w:hanging="540"/>
        <w:rPr>
          <w:rFonts w:ascii="黑体" w:eastAsia="黑体" w:hAnsi="黑体" w:hint="eastAsia"/>
          <w:color w:val="000000"/>
          <w:sz w:val="24"/>
        </w:rPr>
      </w:pPr>
      <w:r>
        <w:rPr>
          <w:rFonts w:ascii="黑体" w:eastAsia="黑体" w:hAnsi="黑体" w:hint="eastAsia"/>
          <w:color w:val="000000"/>
          <w:sz w:val="24"/>
        </w:rPr>
        <w:t>3.1</w:t>
      </w: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sz w:val="24"/>
          <w:u w:val="single"/>
        </w:rPr>
        <w:t>一般事项</w:t>
      </w:r>
    </w:p>
    <w:p w14:paraId="5A8EEEF0" w14:textId="77777777" w:rsidR="00210231" w:rsidRDefault="00210231">
      <w:pPr>
        <w:adjustRightInd w:val="0"/>
        <w:snapToGrid w:val="0"/>
        <w:rPr>
          <w:rFonts w:ascii="黑体" w:eastAsia="黑体" w:hAnsi="黑体" w:hint="eastAsia"/>
          <w:color w:val="000000"/>
          <w:sz w:val="24"/>
        </w:rPr>
      </w:pPr>
    </w:p>
    <w:p w14:paraId="3871429B" w14:textId="77777777" w:rsidR="00210231" w:rsidRDefault="00210231">
      <w:pPr>
        <w:adjustRightInd w:val="0"/>
        <w:snapToGrid w:val="0"/>
        <w:ind w:left="836" w:hanging="836"/>
        <w:rPr>
          <w:rFonts w:ascii="黑体" w:eastAsia="黑体" w:hAnsi="黑体" w:hint="eastAsia"/>
          <w:color w:val="000000"/>
          <w:sz w:val="24"/>
        </w:rPr>
      </w:pPr>
      <w:r>
        <w:rPr>
          <w:rFonts w:ascii="黑体" w:eastAsia="黑体" w:hAnsi="黑体" w:hint="eastAsia"/>
          <w:color w:val="000000"/>
          <w:sz w:val="24"/>
        </w:rPr>
        <w:t>3.1.1</w:t>
      </w: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sz w:val="24"/>
        </w:rPr>
        <w:t>各转让方具有完全、独立的法律地位和法律能力签署、交付并履行本协议及其他所有与本协议所述交易有关的文件，各转让方可以独立地作为一方诉讼主体。</w:t>
      </w:r>
    </w:p>
    <w:p w14:paraId="6C1510D8" w14:textId="77777777" w:rsidR="00210231" w:rsidRDefault="00210231">
      <w:pPr>
        <w:adjustRightInd w:val="0"/>
        <w:snapToGrid w:val="0"/>
        <w:ind w:left="540" w:hanging="540"/>
        <w:rPr>
          <w:rFonts w:ascii="黑体" w:eastAsia="黑体" w:hAnsi="黑体" w:hint="eastAsia"/>
          <w:color w:val="000000"/>
          <w:sz w:val="24"/>
        </w:rPr>
      </w:pPr>
    </w:p>
    <w:p w14:paraId="7F3414D1" w14:textId="77777777" w:rsidR="00210231" w:rsidRDefault="00210231">
      <w:pPr>
        <w:adjustRightInd w:val="0"/>
        <w:snapToGrid w:val="0"/>
        <w:ind w:left="836" w:hanging="836"/>
        <w:rPr>
          <w:rFonts w:ascii="黑体" w:eastAsia="黑体" w:hAnsi="黑体" w:hint="eastAsia"/>
          <w:color w:val="000000"/>
          <w:sz w:val="24"/>
        </w:rPr>
      </w:pPr>
      <w:r>
        <w:rPr>
          <w:rFonts w:ascii="黑体" w:eastAsia="黑体" w:hAnsi="黑体" w:hint="eastAsia"/>
          <w:color w:val="000000"/>
          <w:sz w:val="24"/>
        </w:rPr>
        <w:t>3.1.2</w:t>
      </w: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sz w:val="24"/>
        </w:rPr>
        <w:t>各转让方拥有签订和交付本协议及其他所有与本协议所述交易有关的、其将签署的文件的完全权力和授权，包括但不限于各转让方放弃对转让股权的优先购买权的书面陈述和公司股东会同意本协议下股权转让以及本协议的股东会决议；各转让方拥有完成本协议所述交易的完全权力和授权。</w:t>
      </w:r>
    </w:p>
    <w:p w14:paraId="0C0F9AED" w14:textId="77777777" w:rsidR="00210231" w:rsidRDefault="00210231">
      <w:pPr>
        <w:adjustRightInd w:val="0"/>
        <w:snapToGrid w:val="0"/>
        <w:ind w:left="836" w:hanging="836"/>
        <w:rPr>
          <w:rFonts w:ascii="黑体" w:eastAsia="黑体" w:hAnsi="黑体" w:hint="eastAsia"/>
          <w:color w:val="000000"/>
          <w:sz w:val="24"/>
        </w:rPr>
      </w:pPr>
    </w:p>
    <w:p w14:paraId="4DB73975" w14:textId="77777777" w:rsidR="00210231" w:rsidRDefault="00210231">
      <w:pPr>
        <w:adjustRightInd w:val="0"/>
        <w:snapToGrid w:val="0"/>
        <w:ind w:left="836" w:hanging="836"/>
        <w:rPr>
          <w:rFonts w:ascii="黑体" w:eastAsia="黑体" w:hAnsi="黑体" w:hint="eastAsia"/>
          <w:color w:val="000000"/>
          <w:sz w:val="24"/>
        </w:rPr>
      </w:pPr>
      <w:r>
        <w:rPr>
          <w:rFonts w:ascii="黑体" w:eastAsia="黑体" w:hAnsi="黑体" w:hint="eastAsia"/>
          <w:color w:val="000000"/>
          <w:sz w:val="24"/>
        </w:rPr>
        <w:t>3.1.3</w:t>
      </w:r>
      <w:r>
        <w:rPr>
          <w:rFonts w:ascii="黑体" w:eastAsia="黑体" w:hAnsi="黑体" w:hint="eastAsia"/>
          <w:color w:val="000000"/>
          <w:sz w:val="24"/>
        </w:rPr>
        <w:tab/>
      </w:r>
      <w:r>
        <w:rPr>
          <w:rFonts w:ascii="黑体" w:eastAsia="黑体" w:hAnsi="黑体" w:hint="eastAsia"/>
          <w:color w:val="000000"/>
          <w:sz w:val="24"/>
        </w:rPr>
        <w:t>除了在本协议签署之日尚需获得信息产业部就本次股权转让的批准以外，各转让方签订、交付和履行本协议已经获得了任何必需的政府部门的批准与许可。各转让方确认就其所知不存在会导致信息产业部不批准本次股权转让的事由。</w:t>
      </w:r>
    </w:p>
    <w:p w14:paraId="092422A9" w14:textId="77777777" w:rsidR="00210231" w:rsidRDefault="00210231">
      <w:pPr>
        <w:adjustRightInd w:val="0"/>
        <w:snapToGrid w:val="0"/>
        <w:ind w:left="836" w:hanging="836"/>
        <w:rPr>
          <w:rFonts w:ascii="黑体" w:eastAsia="黑体" w:hAnsi="黑体" w:hint="eastAsia"/>
          <w:color w:val="000000"/>
          <w:sz w:val="24"/>
        </w:rPr>
      </w:pPr>
    </w:p>
    <w:p w14:paraId="4A52691D" w14:textId="77777777" w:rsidR="00210231" w:rsidRDefault="00210231">
      <w:pPr>
        <w:adjustRightInd w:val="0"/>
        <w:snapToGrid w:val="0"/>
        <w:ind w:left="836" w:hanging="836"/>
        <w:rPr>
          <w:rFonts w:ascii="黑体" w:eastAsia="黑体" w:hAnsi="黑体" w:hint="eastAsia"/>
          <w:color w:val="000000"/>
          <w:sz w:val="24"/>
        </w:rPr>
      </w:pPr>
      <w:r>
        <w:rPr>
          <w:rFonts w:ascii="黑体" w:eastAsia="黑体" w:hAnsi="黑体" w:hint="eastAsia"/>
          <w:color w:val="000000"/>
          <w:sz w:val="24"/>
        </w:rPr>
        <w:t>3.1.4</w:t>
      </w:r>
      <w:r>
        <w:rPr>
          <w:rFonts w:ascii="黑体" w:eastAsia="黑体" w:hAnsi="黑体" w:hint="eastAsia"/>
          <w:color w:val="000000"/>
          <w:sz w:val="24"/>
        </w:rPr>
        <w:tab/>
      </w:r>
      <w:r>
        <w:rPr>
          <w:rFonts w:ascii="黑体" w:eastAsia="黑体" w:hAnsi="黑体" w:hint="eastAsia"/>
          <w:color w:val="000000"/>
          <w:sz w:val="24"/>
        </w:rPr>
        <w:t>本协议由各转让方合法、适当地签署并交付。本协议以及与本协议所述交易有关的、将由各转让方签署的所有相关文件构成对各转让方的合法的、具有约束力的义务，并可根据其条款对各转让方强制执行。</w:t>
      </w:r>
    </w:p>
    <w:p w14:paraId="56974E75" w14:textId="77777777" w:rsidR="00210231" w:rsidRDefault="00210231">
      <w:pPr>
        <w:adjustRightInd w:val="0"/>
        <w:snapToGrid w:val="0"/>
        <w:ind w:left="836" w:hanging="836"/>
        <w:rPr>
          <w:rFonts w:ascii="黑体" w:eastAsia="黑体" w:hAnsi="黑体" w:hint="eastAsia"/>
          <w:color w:val="000000"/>
          <w:sz w:val="24"/>
        </w:rPr>
      </w:pPr>
    </w:p>
    <w:p w14:paraId="05A9BEF1" w14:textId="77777777" w:rsidR="00210231" w:rsidRDefault="00210231">
      <w:pPr>
        <w:adjustRightInd w:val="0"/>
        <w:snapToGrid w:val="0"/>
        <w:ind w:left="836" w:hanging="836"/>
        <w:rPr>
          <w:rFonts w:ascii="黑体" w:eastAsia="黑体" w:hAnsi="黑体" w:hint="eastAsia"/>
          <w:color w:val="000000"/>
          <w:sz w:val="24"/>
        </w:rPr>
      </w:pPr>
      <w:r>
        <w:rPr>
          <w:rFonts w:ascii="黑体" w:eastAsia="黑体" w:hAnsi="黑体" w:hint="eastAsia"/>
          <w:color w:val="000000"/>
          <w:sz w:val="24"/>
        </w:rPr>
        <w:t>3.1.5</w:t>
      </w:r>
      <w:r>
        <w:rPr>
          <w:rFonts w:ascii="黑体" w:eastAsia="黑体" w:hAnsi="黑体" w:hint="eastAsia"/>
          <w:color w:val="000000"/>
          <w:sz w:val="24"/>
        </w:rPr>
        <w:tab/>
      </w:r>
      <w:r>
        <w:rPr>
          <w:rFonts w:ascii="黑体" w:eastAsia="黑体" w:hAnsi="黑体" w:hint="eastAsia"/>
          <w:color w:val="000000"/>
          <w:sz w:val="24"/>
        </w:rPr>
        <w:t>就各转让方最大限度所知，在本协议签订时，其未涉入任何可能对其完成本协议下交易及履行其在本协议项下义务造成重大不利影响的法律诉讼、仲裁或其他事件或状态。</w:t>
      </w:r>
    </w:p>
    <w:p w14:paraId="5C0ECE42" w14:textId="77777777" w:rsidR="00210231" w:rsidRDefault="00210231">
      <w:pPr>
        <w:adjustRightInd w:val="0"/>
        <w:snapToGrid w:val="0"/>
        <w:ind w:left="836" w:hanging="836"/>
        <w:rPr>
          <w:rFonts w:ascii="黑体" w:eastAsia="黑体" w:hAnsi="黑体" w:hint="eastAsia"/>
          <w:color w:val="000000"/>
          <w:sz w:val="24"/>
        </w:rPr>
      </w:pPr>
    </w:p>
    <w:p w14:paraId="3F0BA859" w14:textId="77777777" w:rsidR="00210231" w:rsidRDefault="00210231">
      <w:pPr>
        <w:adjustRightInd w:val="0"/>
        <w:snapToGrid w:val="0"/>
        <w:ind w:left="836" w:hanging="836"/>
        <w:rPr>
          <w:rFonts w:ascii="黑体" w:eastAsia="黑体" w:hAnsi="黑体" w:hint="eastAsia"/>
          <w:color w:val="000000"/>
          <w:sz w:val="24"/>
        </w:rPr>
      </w:pPr>
      <w:r>
        <w:rPr>
          <w:rFonts w:ascii="黑体" w:eastAsia="黑体" w:hAnsi="黑体" w:hint="eastAsia"/>
          <w:color w:val="000000"/>
          <w:sz w:val="24"/>
        </w:rPr>
        <w:t>3.1.6</w:t>
      </w:r>
      <w:r>
        <w:rPr>
          <w:rFonts w:ascii="黑体" w:eastAsia="黑体" w:hAnsi="黑体" w:hint="eastAsia"/>
          <w:color w:val="000000"/>
          <w:sz w:val="24"/>
        </w:rPr>
        <w:tab/>
      </w:r>
      <w:r>
        <w:rPr>
          <w:rFonts w:ascii="黑体" w:eastAsia="黑体" w:hAnsi="黑体" w:hint="eastAsia"/>
          <w:color w:val="000000"/>
          <w:sz w:val="24"/>
        </w:rPr>
        <w:t>各转让方签署本协议及其他所有与本协议所述交易有关的文件并履行该等协议项下的义务，不会：</w:t>
      </w:r>
    </w:p>
    <w:p w14:paraId="3D46272A" w14:textId="77777777" w:rsidR="00210231" w:rsidRDefault="00210231">
      <w:pPr>
        <w:adjustRightInd w:val="0"/>
        <w:snapToGrid w:val="0"/>
        <w:ind w:left="1252" w:hanging="416"/>
        <w:rPr>
          <w:rFonts w:ascii="黑体" w:eastAsia="黑体" w:hAnsi="黑体" w:hint="eastAsia"/>
          <w:color w:val="000000"/>
          <w:sz w:val="24"/>
        </w:rPr>
      </w:pPr>
    </w:p>
    <w:p w14:paraId="47593F03" w14:textId="77777777" w:rsidR="00210231" w:rsidRDefault="00210231">
      <w:pPr>
        <w:adjustRightInd w:val="0"/>
        <w:snapToGrid w:val="0"/>
        <w:ind w:left="1252" w:hanging="416"/>
        <w:rPr>
          <w:rFonts w:ascii="黑体" w:eastAsia="黑体" w:hAnsi="黑体" w:hint="eastAsia"/>
          <w:color w:val="000000"/>
          <w:sz w:val="24"/>
        </w:rPr>
      </w:pPr>
      <w:r>
        <w:rPr>
          <w:rFonts w:ascii="黑体" w:eastAsia="黑体" w:hAnsi="黑体" w:hint="eastAsia"/>
          <w:color w:val="000000"/>
          <w:sz w:val="24"/>
        </w:rPr>
        <w:t>(1)</w:t>
      </w:r>
      <w:r>
        <w:rPr>
          <w:rFonts w:ascii="黑体" w:eastAsia="黑体" w:hAnsi="黑体" w:hint="eastAsia"/>
          <w:color w:val="000000"/>
          <w:sz w:val="24"/>
        </w:rPr>
        <w:tab/>
      </w:r>
      <w:r>
        <w:rPr>
          <w:rFonts w:ascii="黑体" w:eastAsia="黑体" w:hAnsi="黑体" w:hint="eastAsia"/>
          <w:color w:val="000000"/>
          <w:sz w:val="24"/>
        </w:rPr>
        <w:t>违反任何有关法律、法规、政府规章以及对各转让方或公司或其资产有约束力的政府命令或法院判决与裁决；</w:t>
      </w:r>
    </w:p>
    <w:p w14:paraId="45D33E3D" w14:textId="77777777" w:rsidR="00210231" w:rsidRDefault="00210231">
      <w:pPr>
        <w:adjustRightInd w:val="0"/>
        <w:snapToGrid w:val="0"/>
        <w:ind w:left="1252" w:hanging="416"/>
        <w:rPr>
          <w:rFonts w:ascii="黑体" w:eastAsia="黑体" w:hAnsi="黑体" w:hint="eastAsia"/>
          <w:color w:val="000000"/>
          <w:sz w:val="24"/>
        </w:rPr>
      </w:pPr>
    </w:p>
    <w:p w14:paraId="5407966E" w14:textId="77777777" w:rsidR="00210231" w:rsidRDefault="00210231">
      <w:pPr>
        <w:adjustRightInd w:val="0"/>
        <w:snapToGrid w:val="0"/>
        <w:ind w:left="1252" w:hanging="416"/>
        <w:rPr>
          <w:rFonts w:ascii="黑体" w:eastAsia="黑体" w:hAnsi="黑体" w:hint="eastAsia"/>
          <w:color w:val="000000"/>
          <w:sz w:val="24"/>
        </w:rPr>
      </w:pPr>
      <w:r>
        <w:rPr>
          <w:rFonts w:ascii="黑体" w:eastAsia="黑体" w:hAnsi="黑体" w:hint="eastAsia"/>
          <w:color w:val="000000"/>
          <w:sz w:val="24"/>
        </w:rPr>
        <w:t>(2)</w:t>
      </w:r>
      <w:r>
        <w:rPr>
          <w:rFonts w:ascii="黑体" w:eastAsia="黑体" w:hAnsi="黑体" w:hint="eastAsia"/>
          <w:color w:val="000000"/>
          <w:sz w:val="24"/>
        </w:rPr>
        <w:tab/>
      </w:r>
      <w:r>
        <w:rPr>
          <w:rFonts w:ascii="黑体" w:eastAsia="黑体" w:hAnsi="黑体" w:hint="eastAsia"/>
          <w:color w:val="000000"/>
          <w:sz w:val="24"/>
        </w:rPr>
        <w:t>违反以各转让方或公司为一方或者对各转让方或公司的资产有约束力的合同、协议或文件下的条款；</w:t>
      </w:r>
    </w:p>
    <w:p w14:paraId="4222E5DC" w14:textId="77777777" w:rsidR="00210231" w:rsidRDefault="00210231">
      <w:pPr>
        <w:adjustRightInd w:val="0"/>
        <w:snapToGrid w:val="0"/>
        <w:ind w:left="1252" w:hanging="416"/>
        <w:rPr>
          <w:rFonts w:ascii="黑体" w:eastAsia="黑体" w:hAnsi="黑体" w:hint="eastAsia"/>
          <w:color w:val="000000"/>
          <w:sz w:val="24"/>
        </w:rPr>
      </w:pPr>
    </w:p>
    <w:p w14:paraId="4FD8F1FA" w14:textId="77777777" w:rsidR="00210231" w:rsidRDefault="00210231">
      <w:pPr>
        <w:adjustRightInd w:val="0"/>
        <w:snapToGrid w:val="0"/>
        <w:ind w:left="1252" w:hanging="416"/>
        <w:rPr>
          <w:rFonts w:ascii="黑体" w:eastAsia="黑体" w:hAnsi="黑体" w:hint="eastAsia"/>
          <w:color w:val="000000"/>
          <w:sz w:val="24"/>
        </w:rPr>
      </w:pPr>
      <w:r>
        <w:rPr>
          <w:rFonts w:ascii="黑体" w:eastAsia="黑体" w:hAnsi="黑体" w:hint="eastAsia"/>
          <w:color w:val="000000"/>
          <w:sz w:val="24"/>
        </w:rPr>
        <w:t>(3)</w:t>
      </w:r>
      <w:r>
        <w:rPr>
          <w:rFonts w:ascii="黑体" w:eastAsia="黑体" w:hAnsi="黑体" w:hint="eastAsia"/>
          <w:color w:val="000000"/>
          <w:sz w:val="24"/>
        </w:rPr>
        <w:tab/>
      </w:r>
      <w:r>
        <w:rPr>
          <w:rFonts w:ascii="黑体" w:eastAsia="黑体" w:hAnsi="黑体" w:hint="eastAsia"/>
          <w:color w:val="000000"/>
          <w:sz w:val="24"/>
        </w:rPr>
        <w:t>赋予以各转让方或公司为一方或者对各转让方或公司的资产有约束力的合同、协议或文件下的其他方终止、中止、修改该等合同、协议或文件的权利；</w:t>
      </w:r>
    </w:p>
    <w:p w14:paraId="50C7E17B" w14:textId="77777777" w:rsidR="00210231" w:rsidRDefault="00210231">
      <w:pPr>
        <w:adjustRightInd w:val="0"/>
        <w:snapToGrid w:val="0"/>
        <w:ind w:left="1252" w:hanging="416"/>
        <w:rPr>
          <w:rFonts w:ascii="黑体" w:eastAsia="黑体" w:hAnsi="黑体" w:hint="eastAsia"/>
          <w:color w:val="000000"/>
          <w:sz w:val="24"/>
        </w:rPr>
      </w:pPr>
    </w:p>
    <w:p w14:paraId="1F220779" w14:textId="77777777" w:rsidR="00210231" w:rsidRDefault="00210231">
      <w:pPr>
        <w:adjustRightInd w:val="0"/>
        <w:snapToGrid w:val="0"/>
        <w:ind w:left="1252" w:hanging="416"/>
        <w:rPr>
          <w:rFonts w:ascii="黑体" w:eastAsia="黑体" w:hAnsi="黑体" w:hint="eastAsia"/>
          <w:color w:val="000000"/>
          <w:sz w:val="24"/>
        </w:rPr>
      </w:pPr>
      <w:r>
        <w:rPr>
          <w:rFonts w:ascii="黑体" w:eastAsia="黑体" w:hAnsi="黑体" w:hint="eastAsia"/>
          <w:color w:val="000000"/>
          <w:sz w:val="24"/>
        </w:rPr>
        <w:t>(4)</w:t>
      </w:r>
      <w:r>
        <w:rPr>
          <w:rFonts w:ascii="黑体" w:eastAsia="黑体" w:hAnsi="黑体" w:hint="eastAsia"/>
          <w:color w:val="000000"/>
          <w:sz w:val="24"/>
        </w:rPr>
        <w:tab/>
      </w:r>
      <w:r>
        <w:rPr>
          <w:rFonts w:ascii="黑体" w:eastAsia="黑体" w:hAnsi="黑体" w:hint="eastAsia"/>
          <w:color w:val="000000"/>
          <w:sz w:val="24"/>
        </w:rPr>
        <w:t>导致公司股权上产生任何权利负担；或</w:t>
      </w:r>
    </w:p>
    <w:p w14:paraId="778573FC" w14:textId="77777777" w:rsidR="00210231" w:rsidRDefault="00210231">
      <w:pPr>
        <w:adjustRightInd w:val="0"/>
        <w:snapToGrid w:val="0"/>
        <w:ind w:left="1252" w:hanging="416"/>
        <w:rPr>
          <w:rFonts w:ascii="黑体" w:eastAsia="黑体" w:hAnsi="黑体" w:hint="eastAsia"/>
          <w:color w:val="000000"/>
          <w:sz w:val="24"/>
        </w:rPr>
      </w:pPr>
    </w:p>
    <w:p w14:paraId="55BF923E" w14:textId="77777777" w:rsidR="00210231" w:rsidRDefault="00210231">
      <w:pPr>
        <w:adjustRightInd w:val="0"/>
        <w:snapToGrid w:val="0"/>
        <w:ind w:left="1252" w:hanging="416"/>
        <w:rPr>
          <w:rFonts w:ascii="黑体" w:eastAsia="黑体" w:hAnsi="黑体" w:hint="eastAsia"/>
          <w:color w:val="000000"/>
          <w:sz w:val="24"/>
        </w:rPr>
      </w:pPr>
      <w:r>
        <w:rPr>
          <w:rFonts w:ascii="黑体" w:eastAsia="黑体" w:hAnsi="黑体" w:hint="eastAsia"/>
          <w:color w:val="000000"/>
          <w:sz w:val="24"/>
        </w:rPr>
        <w:t>(5)</w:t>
      </w:r>
      <w:r>
        <w:rPr>
          <w:rFonts w:ascii="黑体" w:eastAsia="黑体" w:hAnsi="黑体" w:hint="eastAsia"/>
          <w:color w:val="000000"/>
          <w:sz w:val="24"/>
        </w:rPr>
        <w:tab/>
      </w:r>
      <w:r>
        <w:rPr>
          <w:rFonts w:ascii="黑体" w:eastAsia="黑体" w:hAnsi="黑体" w:hint="eastAsia"/>
          <w:color w:val="000000"/>
          <w:sz w:val="24"/>
        </w:rPr>
        <w:t>违反公司的章程或其他任何组织性文件。</w:t>
      </w:r>
    </w:p>
    <w:p w14:paraId="315A2C91" w14:textId="77777777" w:rsidR="00210231" w:rsidRDefault="00210231">
      <w:pPr>
        <w:adjustRightInd w:val="0"/>
        <w:snapToGrid w:val="0"/>
        <w:ind w:left="540" w:hanging="540"/>
        <w:rPr>
          <w:rFonts w:ascii="黑体" w:eastAsia="黑体" w:hAnsi="黑体" w:hint="eastAsia"/>
          <w:color w:val="000000"/>
          <w:sz w:val="24"/>
        </w:rPr>
      </w:pPr>
    </w:p>
    <w:p w14:paraId="6B6C7A8F" w14:textId="77777777" w:rsidR="00210231" w:rsidRDefault="00210231">
      <w:pPr>
        <w:adjustRightInd w:val="0"/>
        <w:snapToGrid w:val="0"/>
        <w:ind w:left="540" w:hanging="540"/>
        <w:rPr>
          <w:rFonts w:ascii="黑体" w:eastAsia="黑体" w:hAnsi="黑体" w:hint="eastAsia"/>
          <w:color w:val="000000"/>
          <w:sz w:val="24"/>
        </w:rPr>
      </w:pPr>
      <w:r>
        <w:rPr>
          <w:rFonts w:ascii="黑体" w:eastAsia="黑体" w:hAnsi="黑体" w:hint="eastAsia"/>
          <w:color w:val="000000"/>
          <w:sz w:val="24"/>
        </w:rPr>
        <w:t>3.2</w:t>
      </w: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sz w:val="24"/>
          <w:u w:val="single"/>
        </w:rPr>
        <w:t>对转让股权的所有权</w:t>
      </w:r>
    </w:p>
    <w:p w14:paraId="3BA6AF85" w14:textId="77777777" w:rsidR="00210231" w:rsidRDefault="00210231">
      <w:pPr>
        <w:adjustRightInd w:val="0"/>
        <w:snapToGrid w:val="0"/>
        <w:ind w:left="540" w:hanging="540"/>
        <w:rPr>
          <w:rFonts w:ascii="黑体" w:eastAsia="黑体" w:hAnsi="黑体" w:hint="eastAsia"/>
          <w:color w:val="000000"/>
          <w:sz w:val="24"/>
        </w:rPr>
      </w:pPr>
    </w:p>
    <w:p w14:paraId="04A846A1" w14:textId="77777777" w:rsidR="00210231" w:rsidRDefault="00210231">
      <w:pPr>
        <w:adjustRightInd w:val="0"/>
        <w:snapToGrid w:val="0"/>
        <w:ind w:left="836" w:hanging="836"/>
        <w:rPr>
          <w:rFonts w:ascii="黑体" w:eastAsia="黑体" w:hAnsi="黑体" w:hint="eastAsia"/>
          <w:color w:val="000000"/>
          <w:sz w:val="24"/>
        </w:rPr>
      </w:pPr>
      <w:r>
        <w:rPr>
          <w:rFonts w:ascii="黑体" w:eastAsia="黑体" w:hAnsi="黑体" w:hint="eastAsia"/>
          <w:color w:val="000000"/>
          <w:sz w:val="24"/>
        </w:rPr>
        <w:t>3.2.1</w:t>
      </w: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sz w:val="24"/>
        </w:rPr>
        <w:t>各转让方是转让股权的法律上的和实益上的所有人。转让股权构成公司全部的股权。各转让方有权依据本协议将全部转让股权转让给各受让方，该等股权转让不需要任何第三方的同意。</w:t>
      </w:r>
    </w:p>
    <w:p w14:paraId="46AA42A3" w14:textId="77777777" w:rsidR="00210231" w:rsidRDefault="00210231">
      <w:pPr>
        <w:adjustRightInd w:val="0"/>
        <w:snapToGrid w:val="0"/>
        <w:ind w:left="836" w:hanging="836"/>
        <w:rPr>
          <w:rFonts w:ascii="黑体" w:eastAsia="黑体" w:hAnsi="黑体" w:hint="eastAsia"/>
          <w:color w:val="000000"/>
          <w:sz w:val="24"/>
        </w:rPr>
      </w:pPr>
    </w:p>
    <w:p w14:paraId="0CCB513E" w14:textId="77777777" w:rsidR="00210231" w:rsidRDefault="00210231">
      <w:pPr>
        <w:adjustRightInd w:val="0"/>
        <w:snapToGrid w:val="0"/>
        <w:ind w:left="836" w:hanging="836"/>
        <w:rPr>
          <w:rFonts w:ascii="黑体" w:eastAsia="黑体" w:hAnsi="黑体" w:hint="eastAsia"/>
          <w:color w:val="000000"/>
          <w:sz w:val="24"/>
        </w:rPr>
      </w:pPr>
      <w:r>
        <w:rPr>
          <w:rFonts w:ascii="黑体" w:eastAsia="黑体" w:hAnsi="黑体" w:hint="eastAsia"/>
          <w:color w:val="000000"/>
          <w:sz w:val="24"/>
        </w:rPr>
        <w:t>3.2.2</w:t>
      </w:r>
      <w:r>
        <w:rPr>
          <w:rFonts w:ascii="黑体" w:eastAsia="黑体" w:hAnsi="黑体" w:hint="eastAsia"/>
          <w:color w:val="000000"/>
          <w:sz w:val="24"/>
        </w:rPr>
        <w:tab/>
      </w:r>
      <w:r>
        <w:rPr>
          <w:rFonts w:ascii="黑体" w:eastAsia="黑体" w:hAnsi="黑体" w:hint="eastAsia"/>
          <w:color w:val="000000"/>
          <w:sz w:val="24"/>
        </w:rPr>
        <w:t>就转让股权或其任何部分而言，不存在任何权利负担，也不存在设立或做出权利负担的任何协议、安排或义务。本协议下的股权转让完成之后，各受让方将获得对转让股权的完整的、不存在任何权利负担的所有权。</w:t>
      </w:r>
    </w:p>
    <w:p w14:paraId="6EF86BD2" w14:textId="77777777" w:rsidR="00210231" w:rsidRDefault="00210231">
      <w:pPr>
        <w:adjustRightInd w:val="0"/>
        <w:snapToGrid w:val="0"/>
        <w:ind w:left="540" w:hanging="540"/>
        <w:rPr>
          <w:rFonts w:ascii="黑体" w:eastAsia="黑体" w:hAnsi="黑体" w:hint="eastAsia"/>
          <w:color w:val="000000"/>
          <w:sz w:val="24"/>
        </w:rPr>
      </w:pPr>
    </w:p>
    <w:p w14:paraId="4B4D4F40" w14:textId="77777777" w:rsidR="00210231" w:rsidRDefault="00210231">
      <w:pPr>
        <w:adjustRightInd w:val="0"/>
        <w:snapToGrid w:val="0"/>
        <w:ind w:left="836" w:hanging="836"/>
        <w:rPr>
          <w:rFonts w:ascii="黑体" w:eastAsia="黑体" w:hAnsi="黑体" w:hint="eastAsia"/>
          <w:color w:val="000000"/>
          <w:sz w:val="24"/>
        </w:rPr>
      </w:pPr>
      <w:r>
        <w:rPr>
          <w:rFonts w:ascii="黑体" w:eastAsia="黑体" w:hAnsi="黑体" w:hint="eastAsia"/>
          <w:color w:val="000000"/>
          <w:sz w:val="24"/>
        </w:rPr>
        <w:t>3.2.3</w:t>
      </w: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sz w:val="24"/>
        </w:rPr>
        <w:t>除了本协议以外，不存在任何关于转让任何转让股权或转让股权所对应的任何权利和利益的协议、期权或其他安排。</w:t>
      </w:r>
    </w:p>
    <w:p w14:paraId="6FE61CBE" w14:textId="77777777" w:rsidR="00210231" w:rsidRDefault="00210231">
      <w:pPr>
        <w:adjustRightInd w:val="0"/>
        <w:snapToGrid w:val="0"/>
        <w:ind w:left="836" w:hanging="836"/>
        <w:rPr>
          <w:rFonts w:ascii="黑体" w:eastAsia="黑体" w:hAnsi="黑体" w:hint="eastAsia"/>
          <w:color w:val="000000"/>
          <w:sz w:val="24"/>
        </w:rPr>
      </w:pPr>
    </w:p>
    <w:p w14:paraId="69E9A4B3" w14:textId="77777777" w:rsidR="00210231" w:rsidRDefault="00210231">
      <w:pPr>
        <w:adjustRightInd w:val="0"/>
        <w:snapToGrid w:val="0"/>
        <w:ind w:left="540" w:hanging="540"/>
        <w:rPr>
          <w:rFonts w:ascii="黑体" w:eastAsia="黑体" w:hAnsi="黑体" w:hint="eastAsia"/>
          <w:color w:val="000000"/>
          <w:sz w:val="24"/>
        </w:rPr>
      </w:pPr>
      <w:r>
        <w:rPr>
          <w:rFonts w:ascii="黑体" w:eastAsia="黑体" w:hAnsi="黑体" w:hint="eastAsia"/>
          <w:color w:val="000000"/>
          <w:sz w:val="24"/>
        </w:rPr>
        <w:t>3.3</w:t>
      </w: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sz w:val="24"/>
          <w:u w:val="single"/>
        </w:rPr>
        <w:t>公司</w:t>
      </w:r>
    </w:p>
    <w:p w14:paraId="436054A6" w14:textId="77777777" w:rsidR="00210231" w:rsidRDefault="00210231">
      <w:pPr>
        <w:adjustRightInd w:val="0"/>
        <w:snapToGrid w:val="0"/>
        <w:ind w:left="540" w:hanging="540"/>
        <w:rPr>
          <w:rFonts w:ascii="黑体" w:eastAsia="黑体" w:hAnsi="黑体" w:hint="eastAsia"/>
          <w:color w:val="000000"/>
          <w:sz w:val="24"/>
        </w:rPr>
      </w:pPr>
    </w:p>
    <w:p w14:paraId="619C342D" w14:textId="77777777" w:rsidR="00210231" w:rsidRDefault="00210231">
      <w:pPr>
        <w:adjustRightInd w:val="0"/>
        <w:snapToGrid w:val="0"/>
        <w:ind w:left="836" w:hanging="836"/>
        <w:rPr>
          <w:rFonts w:ascii="黑体" w:eastAsia="黑体" w:hAnsi="黑体" w:hint="eastAsia"/>
          <w:color w:val="000000"/>
          <w:sz w:val="24"/>
        </w:rPr>
      </w:pPr>
      <w:r>
        <w:rPr>
          <w:rFonts w:ascii="黑体" w:eastAsia="黑体" w:hAnsi="黑体" w:hint="eastAsia"/>
          <w:color w:val="000000"/>
          <w:sz w:val="24"/>
        </w:rPr>
        <w:t>3.3.1</w:t>
      </w: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sz w:val="24"/>
        </w:rPr>
        <w:t>公司是一家根据中国法律合法成立并有效存续的有限责任公司，其有权利、权力和授权持有、租赁及运营其财产并从事其在本协议签署之日正在从事与计划将从事的业务。</w:t>
      </w:r>
    </w:p>
    <w:p w14:paraId="408A9450" w14:textId="77777777" w:rsidR="00210231" w:rsidRDefault="00210231">
      <w:pPr>
        <w:adjustRightInd w:val="0"/>
        <w:snapToGrid w:val="0"/>
        <w:ind w:left="540" w:hanging="540"/>
        <w:rPr>
          <w:rFonts w:ascii="黑体" w:eastAsia="黑体" w:hAnsi="黑体" w:hint="eastAsia"/>
          <w:color w:val="000000"/>
          <w:sz w:val="24"/>
        </w:rPr>
      </w:pPr>
    </w:p>
    <w:p w14:paraId="1F68A578" w14:textId="77777777" w:rsidR="00210231" w:rsidRDefault="00210231">
      <w:pPr>
        <w:adjustRightInd w:val="0"/>
        <w:snapToGrid w:val="0"/>
        <w:ind w:left="836" w:hanging="836"/>
        <w:rPr>
          <w:rFonts w:ascii="黑体" w:eastAsia="黑体" w:hAnsi="黑体" w:hint="eastAsia"/>
          <w:color w:val="000000"/>
          <w:sz w:val="24"/>
        </w:rPr>
      </w:pPr>
      <w:r>
        <w:rPr>
          <w:rFonts w:ascii="黑体" w:eastAsia="黑体" w:hAnsi="黑体" w:hint="eastAsia"/>
          <w:color w:val="000000"/>
          <w:sz w:val="24"/>
        </w:rPr>
        <w:t>3.3.2</w:t>
      </w: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sz w:val="24"/>
        </w:rPr>
        <w:t>公司未违反中国法律，或在正常经营过程之外，或以非公平或非正常的形式提供过任何贷款或任何担保，包括但不限于股东贷款以及为其股东的债务提供担保。</w:t>
      </w:r>
    </w:p>
    <w:p w14:paraId="0CA0AF5C" w14:textId="77777777" w:rsidR="00210231" w:rsidRDefault="00210231">
      <w:pPr>
        <w:adjustRightInd w:val="0"/>
        <w:snapToGrid w:val="0"/>
        <w:ind w:left="540" w:hanging="540"/>
        <w:rPr>
          <w:rFonts w:ascii="黑体" w:eastAsia="黑体" w:hAnsi="黑体" w:hint="eastAsia"/>
          <w:color w:val="000000"/>
          <w:sz w:val="24"/>
        </w:rPr>
      </w:pPr>
    </w:p>
    <w:p w14:paraId="0B7409D5" w14:textId="77777777" w:rsidR="00210231" w:rsidRDefault="00210231">
      <w:pPr>
        <w:adjustRightInd w:val="0"/>
        <w:snapToGrid w:val="0"/>
        <w:ind w:left="836" w:hanging="836"/>
        <w:rPr>
          <w:rFonts w:ascii="黑体" w:eastAsia="黑体" w:hAnsi="黑体" w:hint="eastAsia"/>
          <w:color w:val="000000"/>
          <w:sz w:val="24"/>
        </w:rPr>
      </w:pPr>
      <w:r>
        <w:rPr>
          <w:rFonts w:ascii="黑体" w:eastAsia="黑体" w:hAnsi="黑体" w:hint="eastAsia"/>
          <w:color w:val="000000"/>
          <w:sz w:val="24"/>
        </w:rPr>
        <w:t>3.3.3</w:t>
      </w: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sz w:val="24"/>
        </w:rPr>
        <w:t>公司持有所有必需的证书、批准、许可和授权以开展其正在从事与计划从事的业务，且该等证书、批准、许可和授权至登记日为止均是充分有效的，公司已办理完毕所有该等证书、批准、许可和授权的年检以及更新程序。特别地，公司持有由政府部门颁发的相关证书以及运营许可</w:t>
      </w:r>
      <w:r>
        <w:rPr>
          <w:rFonts w:ascii="黑体" w:eastAsia="黑体" w:hAnsi="黑体" w:hint="eastAsia"/>
          <w:color w:val="000000"/>
          <w:sz w:val="24"/>
        </w:rPr>
        <w:t>(</w:t>
      </w:r>
      <w:r>
        <w:rPr>
          <w:rFonts w:ascii="黑体" w:eastAsia="黑体" w:hAnsi="黑体" w:hint="eastAsia"/>
          <w:color w:val="000000"/>
          <w:sz w:val="24"/>
        </w:rPr>
        <w:t>以下称“</w:t>
      </w:r>
      <w:r>
        <w:rPr>
          <w:rFonts w:ascii="黑体" w:eastAsia="黑体" w:hAnsi="黑体" w:hint="eastAsia"/>
          <w:b/>
          <w:bCs/>
          <w:color w:val="000000"/>
          <w:sz w:val="24"/>
        </w:rPr>
        <w:t>政府许可</w:t>
      </w:r>
      <w:r>
        <w:rPr>
          <w:rFonts w:ascii="黑体" w:eastAsia="黑体" w:hAnsi="黑体" w:hint="eastAsia"/>
          <w:color w:val="000000"/>
          <w:sz w:val="24"/>
        </w:rPr>
        <w:t>”</w:t>
      </w:r>
      <w:r>
        <w:rPr>
          <w:rFonts w:ascii="黑体" w:eastAsia="黑体" w:hAnsi="黑体" w:hint="eastAsia"/>
          <w:color w:val="000000"/>
          <w:sz w:val="24"/>
        </w:rPr>
        <w:t>)</w:t>
      </w:r>
      <w:r>
        <w:rPr>
          <w:rFonts w:ascii="黑体" w:eastAsia="黑体" w:hAnsi="黑体" w:hint="eastAsia"/>
          <w:color w:val="000000"/>
          <w:sz w:val="24"/>
        </w:rPr>
        <w:t>，该等政府许可至登记日为止都是充分有效的。</w:t>
      </w:r>
    </w:p>
    <w:p w14:paraId="7DA9E6B3" w14:textId="77777777" w:rsidR="00210231" w:rsidRDefault="00210231">
      <w:pPr>
        <w:adjustRightInd w:val="0"/>
        <w:snapToGrid w:val="0"/>
        <w:ind w:left="540" w:hanging="540"/>
        <w:rPr>
          <w:rFonts w:ascii="黑体" w:eastAsia="黑体" w:hAnsi="黑体" w:hint="eastAsia"/>
          <w:color w:val="000000"/>
          <w:sz w:val="24"/>
        </w:rPr>
      </w:pPr>
    </w:p>
    <w:p w14:paraId="7A045550" w14:textId="77777777" w:rsidR="00210231" w:rsidRDefault="00210231">
      <w:pPr>
        <w:adjustRightInd w:val="0"/>
        <w:snapToGrid w:val="0"/>
        <w:ind w:left="836" w:firstLine="4"/>
        <w:rPr>
          <w:rFonts w:ascii="黑体" w:eastAsia="黑体" w:hAnsi="黑体" w:hint="eastAsia"/>
          <w:color w:val="000000"/>
          <w:sz w:val="24"/>
        </w:rPr>
      </w:pPr>
      <w:r>
        <w:rPr>
          <w:rFonts w:ascii="黑体" w:eastAsia="黑体" w:hAnsi="黑体" w:hint="eastAsia"/>
          <w:color w:val="000000"/>
          <w:sz w:val="24"/>
        </w:rPr>
        <w:t>除了已经向受让方披露的以外，各转让方保证就其所知不存在会导致该等证书、批准、许可或授权被撤消、被终止、不被更新或不能通过年检的事由。公司完全遵守其持有的该等证书、批准、许可或授权的条款与条件，包括但不限于维持政府许可有效性的最低注册资本限额与维持政府许可的条件。</w:t>
      </w:r>
    </w:p>
    <w:p w14:paraId="1349DAAC" w14:textId="77777777" w:rsidR="00210231" w:rsidRDefault="00210231">
      <w:pPr>
        <w:adjustRightInd w:val="0"/>
        <w:snapToGrid w:val="0"/>
        <w:ind w:left="540" w:hanging="540"/>
        <w:rPr>
          <w:rFonts w:ascii="黑体" w:eastAsia="黑体" w:hAnsi="黑体" w:hint="eastAsia"/>
          <w:color w:val="000000"/>
          <w:sz w:val="24"/>
        </w:rPr>
      </w:pPr>
    </w:p>
    <w:p w14:paraId="1356AEA9" w14:textId="77777777" w:rsidR="00210231" w:rsidRDefault="00210231">
      <w:pPr>
        <w:adjustRightInd w:val="0"/>
        <w:snapToGrid w:val="0"/>
        <w:ind w:left="836" w:hanging="836"/>
        <w:rPr>
          <w:rFonts w:ascii="黑体" w:eastAsia="黑体" w:hAnsi="黑体" w:hint="eastAsia"/>
          <w:color w:val="000000"/>
          <w:sz w:val="24"/>
        </w:rPr>
      </w:pPr>
      <w:r>
        <w:rPr>
          <w:rFonts w:ascii="黑体" w:eastAsia="黑体" w:hAnsi="黑体" w:hint="eastAsia"/>
          <w:color w:val="000000"/>
          <w:sz w:val="24"/>
        </w:rPr>
        <w:t>3.3.4</w:t>
      </w: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sz w:val="24"/>
        </w:rPr>
        <w:t>除了已经向受让方披露的以外，公司并无任何其它子公司、分公司、办事处或者分支机构；除了已经向受让方披露的以外，公司无直接或者间接地控制、参股任何其他实体或于任何其他实体中持有权益。</w:t>
      </w:r>
    </w:p>
    <w:p w14:paraId="7F774961" w14:textId="77777777" w:rsidR="00210231" w:rsidRDefault="00210231">
      <w:pPr>
        <w:adjustRightInd w:val="0"/>
        <w:snapToGrid w:val="0"/>
        <w:ind w:left="540" w:hanging="540"/>
        <w:rPr>
          <w:rFonts w:ascii="黑体" w:eastAsia="黑体" w:hAnsi="黑体" w:hint="eastAsia"/>
          <w:color w:val="000000"/>
          <w:sz w:val="24"/>
        </w:rPr>
      </w:pPr>
    </w:p>
    <w:p w14:paraId="1E471317" w14:textId="77777777" w:rsidR="00210231" w:rsidRDefault="00210231">
      <w:pPr>
        <w:adjustRightInd w:val="0"/>
        <w:snapToGrid w:val="0"/>
        <w:ind w:left="836" w:hanging="836"/>
        <w:rPr>
          <w:rFonts w:ascii="黑体" w:eastAsia="黑体" w:hAnsi="黑体" w:hint="eastAsia"/>
          <w:color w:val="000000"/>
          <w:sz w:val="24"/>
        </w:rPr>
      </w:pPr>
      <w:r>
        <w:rPr>
          <w:rFonts w:ascii="黑体" w:eastAsia="黑体" w:hAnsi="黑体" w:hint="eastAsia"/>
          <w:color w:val="000000"/>
          <w:sz w:val="24"/>
        </w:rPr>
        <w:t>3.3.5</w:t>
      </w: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sz w:val="24"/>
        </w:rPr>
        <w:t>除了已经向受让方披露的以外，并无其他任何间接持有公司股权或控制公司的权益所有人。</w:t>
      </w:r>
    </w:p>
    <w:p w14:paraId="27B40EC8" w14:textId="77777777" w:rsidR="00210231" w:rsidRDefault="00210231">
      <w:pPr>
        <w:adjustRightInd w:val="0"/>
        <w:snapToGrid w:val="0"/>
        <w:ind w:left="540" w:hanging="540"/>
        <w:rPr>
          <w:rFonts w:ascii="黑体" w:eastAsia="黑体" w:hAnsi="黑体" w:hint="eastAsia"/>
          <w:color w:val="000000"/>
          <w:sz w:val="24"/>
        </w:rPr>
      </w:pPr>
    </w:p>
    <w:p w14:paraId="41A7D5B0" w14:textId="77777777" w:rsidR="00210231" w:rsidRDefault="00210231">
      <w:pPr>
        <w:adjustRightInd w:val="0"/>
        <w:snapToGrid w:val="0"/>
        <w:ind w:left="836" w:hanging="836"/>
        <w:rPr>
          <w:rFonts w:ascii="黑体" w:eastAsia="黑体" w:hAnsi="黑体" w:hint="eastAsia"/>
          <w:color w:val="000000"/>
          <w:sz w:val="24"/>
        </w:rPr>
      </w:pPr>
      <w:r>
        <w:rPr>
          <w:rFonts w:ascii="黑体" w:eastAsia="黑体" w:hAnsi="黑体" w:hint="eastAsia"/>
          <w:color w:val="000000"/>
          <w:sz w:val="24"/>
        </w:rPr>
        <w:t>3.3.6</w:t>
      </w: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sz w:val="24"/>
        </w:rPr>
        <w:t>除了已经向受上方披露的以外，公司已经根据相关法律要求适当完成了公司运营所必需的相关政府部门</w:t>
      </w:r>
      <w:r>
        <w:rPr>
          <w:rFonts w:ascii="黑体" w:eastAsia="黑体" w:hAnsi="黑体" w:hint="eastAsia"/>
          <w:color w:val="000000"/>
          <w:sz w:val="24"/>
        </w:rPr>
        <w:tab/>
      </w:r>
      <w:r>
        <w:rPr>
          <w:rFonts w:ascii="黑体" w:eastAsia="黑体" w:hAnsi="黑体" w:hint="eastAsia"/>
          <w:color w:val="000000"/>
          <w:sz w:val="24"/>
        </w:rPr>
        <w:t>的登记、备案等程序，包括但不限于在国务院主管部委以及各地行业主管部门、工商登记部门、税务等部门的登记或备案，特别包括任何主营业地区经营业务而所需进行的备案。</w:t>
      </w:r>
    </w:p>
    <w:p w14:paraId="5EBDA245" w14:textId="77777777" w:rsidR="00210231" w:rsidRDefault="00210231">
      <w:pPr>
        <w:adjustRightInd w:val="0"/>
        <w:snapToGrid w:val="0"/>
        <w:rPr>
          <w:rFonts w:ascii="黑体" w:eastAsia="黑体" w:hAnsi="黑体" w:hint="eastAsia"/>
          <w:color w:val="000000"/>
          <w:sz w:val="24"/>
        </w:rPr>
      </w:pPr>
    </w:p>
    <w:p w14:paraId="2C070909" w14:textId="77777777" w:rsidR="00210231" w:rsidRDefault="00210231">
      <w:pPr>
        <w:adjustRightInd w:val="0"/>
        <w:snapToGrid w:val="0"/>
        <w:ind w:left="540" w:hanging="540"/>
        <w:rPr>
          <w:rFonts w:ascii="黑体" w:eastAsia="黑体" w:hAnsi="黑体" w:hint="eastAsia"/>
          <w:color w:val="000000"/>
          <w:sz w:val="24"/>
        </w:rPr>
      </w:pPr>
      <w:r>
        <w:rPr>
          <w:rFonts w:ascii="黑体" w:eastAsia="黑体" w:hAnsi="黑体" w:hint="eastAsia"/>
          <w:color w:val="000000"/>
          <w:sz w:val="24"/>
        </w:rPr>
        <w:t>3.4</w:t>
      </w: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sz w:val="24"/>
          <w:u w:val="single"/>
        </w:rPr>
        <w:t>会计与财务</w:t>
      </w:r>
    </w:p>
    <w:p w14:paraId="24F25B30" w14:textId="77777777" w:rsidR="00210231" w:rsidRDefault="00210231">
      <w:pPr>
        <w:adjustRightInd w:val="0"/>
        <w:snapToGrid w:val="0"/>
        <w:ind w:left="540" w:hanging="540"/>
        <w:rPr>
          <w:rFonts w:ascii="黑体" w:eastAsia="黑体" w:hAnsi="黑体" w:hint="eastAsia"/>
          <w:color w:val="000000"/>
          <w:sz w:val="24"/>
        </w:rPr>
      </w:pPr>
    </w:p>
    <w:p w14:paraId="00A10DC5" w14:textId="77777777" w:rsidR="00210231" w:rsidRDefault="00210231">
      <w:pPr>
        <w:adjustRightInd w:val="0"/>
        <w:snapToGrid w:val="0"/>
        <w:ind w:left="836" w:hanging="836"/>
        <w:rPr>
          <w:rFonts w:ascii="黑体" w:eastAsia="黑体" w:hAnsi="黑体" w:hint="eastAsia"/>
          <w:color w:val="000000"/>
          <w:sz w:val="24"/>
        </w:rPr>
      </w:pPr>
      <w:r>
        <w:rPr>
          <w:rFonts w:ascii="黑体" w:eastAsia="黑体" w:hAnsi="黑体" w:hint="eastAsia"/>
          <w:color w:val="000000"/>
          <w:sz w:val="24"/>
        </w:rPr>
        <w:t>3.4.1</w:t>
      </w: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sz w:val="24"/>
        </w:rPr>
        <w:t>公司依照法律法规以及中国公认会计准则的要求记账、分配会计科目、保留凭证和账册、开具和收取发票。</w:t>
      </w:r>
    </w:p>
    <w:p w14:paraId="3D99DD10" w14:textId="77777777" w:rsidR="00210231" w:rsidRDefault="00210231">
      <w:pPr>
        <w:adjustRightInd w:val="0"/>
        <w:snapToGrid w:val="0"/>
        <w:ind w:left="836" w:hanging="836"/>
        <w:rPr>
          <w:rFonts w:ascii="黑体" w:eastAsia="黑体" w:hAnsi="黑体" w:hint="eastAsia"/>
          <w:color w:val="000000"/>
          <w:sz w:val="24"/>
        </w:rPr>
      </w:pPr>
    </w:p>
    <w:p w14:paraId="52C285E1" w14:textId="77777777" w:rsidR="00210231" w:rsidRDefault="00210231">
      <w:pPr>
        <w:numPr>
          <w:ilvl w:val="2"/>
          <w:numId w:val="3"/>
        </w:numPr>
        <w:adjustRightInd w:val="0"/>
        <w:snapToGrid w:val="0"/>
        <w:rPr>
          <w:rFonts w:ascii="黑体" w:eastAsia="黑体" w:hAnsi="黑体" w:hint="eastAsia"/>
          <w:color w:val="000000"/>
          <w:sz w:val="24"/>
        </w:rPr>
      </w:pPr>
      <w:r>
        <w:rPr>
          <w:rFonts w:ascii="黑体" w:eastAsia="黑体" w:hAnsi="黑体" w:hint="eastAsia"/>
          <w:color w:val="000000"/>
          <w:sz w:val="24"/>
        </w:rPr>
        <w:t>关于各转让方所提供的截止</w:t>
      </w:r>
      <w:r>
        <w:rPr>
          <w:rFonts w:ascii="黑体" w:eastAsia="黑体" w:hAnsi="黑体" w:hint="eastAsia"/>
          <w:color w:val="000000"/>
          <w:sz w:val="24"/>
        </w:rPr>
        <w:t xml:space="preserve">200  </w:t>
      </w:r>
      <w:r>
        <w:rPr>
          <w:rFonts w:ascii="黑体" w:eastAsia="黑体" w:hAnsi="黑体" w:hint="eastAsia"/>
          <w:color w:val="000000"/>
          <w:sz w:val="24"/>
        </w:rPr>
        <w:t>年</w:t>
      </w:r>
      <w:r>
        <w:rPr>
          <w:rFonts w:ascii="黑体" w:eastAsia="黑体" w:hAnsi="黑体" w:hint="eastAsia"/>
          <w:color w:val="000000"/>
          <w:sz w:val="24"/>
        </w:rPr>
        <w:t xml:space="preserve">  </w:t>
      </w:r>
      <w:r>
        <w:rPr>
          <w:rFonts w:ascii="黑体" w:eastAsia="黑体" w:hAnsi="黑体" w:hint="eastAsia"/>
          <w:color w:val="000000"/>
          <w:sz w:val="24"/>
        </w:rPr>
        <w:t>月</w:t>
      </w:r>
      <w:r>
        <w:rPr>
          <w:rFonts w:ascii="黑体" w:eastAsia="黑体" w:hAnsi="黑体" w:hint="eastAsia"/>
          <w:color w:val="000000"/>
          <w:sz w:val="24"/>
        </w:rPr>
        <w:t xml:space="preserve">   </w:t>
      </w:r>
      <w:r>
        <w:rPr>
          <w:rFonts w:ascii="黑体" w:eastAsia="黑体" w:hAnsi="黑体" w:hint="eastAsia"/>
          <w:color w:val="000000"/>
          <w:sz w:val="24"/>
        </w:rPr>
        <w:t>日公司的未经审计的资产负债表与损益表以及其他相关的会计报表</w:t>
      </w:r>
      <w:r>
        <w:rPr>
          <w:rFonts w:ascii="黑体" w:eastAsia="黑体" w:hAnsi="黑体" w:hint="eastAsia"/>
          <w:color w:val="000000"/>
          <w:sz w:val="24"/>
        </w:rPr>
        <w:t xml:space="preserve"> (</w:t>
      </w:r>
      <w:r>
        <w:rPr>
          <w:rFonts w:ascii="黑体" w:eastAsia="黑体" w:hAnsi="黑体" w:hint="eastAsia"/>
          <w:color w:val="000000"/>
          <w:sz w:val="24"/>
        </w:rPr>
        <w:t>见本协议附件二</w:t>
      </w:r>
      <w:r>
        <w:rPr>
          <w:rFonts w:ascii="黑体" w:eastAsia="黑体" w:hAnsi="黑体" w:hint="eastAsia"/>
          <w:color w:val="000000"/>
          <w:sz w:val="24"/>
        </w:rPr>
        <w:t>)</w:t>
      </w:r>
      <w:r>
        <w:rPr>
          <w:rFonts w:ascii="黑体" w:eastAsia="黑体" w:hAnsi="黑体" w:hint="eastAsia"/>
          <w:color w:val="000000"/>
          <w:sz w:val="24"/>
        </w:rPr>
        <w:t>以及其他相关的会计报表</w:t>
      </w:r>
      <w:r>
        <w:rPr>
          <w:rFonts w:ascii="黑体" w:eastAsia="黑体" w:hAnsi="黑体" w:hint="eastAsia"/>
          <w:color w:val="000000"/>
          <w:sz w:val="24"/>
        </w:rPr>
        <w:t xml:space="preserve"> (</w:t>
      </w:r>
      <w:r>
        <w:rPr>
          <w:rFonts w:ascii="黑体" w:eastAsia="黑体" w:hAnsi="黑体" w:hint="eastAsia"/>
          <w:color w:val="000000"/>
          <w:sz w:val="24"/>
        </w:rPr>
        <w:t>以下合称“</w:t>
      </w:r>
      <w:r>
        <w:rPr>
          <w:rFonts w:ascii="黑体" w:eastAsia="黑体" w:hAnsi="黑体" w:hint="eastAsia"/>
          <w:b/>
          <w:bCs/>
          <w:color w:val="000000"/>
          <w:sz w:val="24"/>
        </w:rPr>
        <w:t>会计报表</w:t>
      </w:r>
      <w:r>
        <w:rPr>
          <w:rFonts w:ascii="黑体" w:eastAsia="黑体" w:hAnsi="黑体" w:hint="eastAsia"/>
          <w:color w:val="000000"/>
          <w:sz w:val="24"/>
        </w:rPr>
        <w:t>”</w:t>
      </w:r>
      <w:r>
        <w:rPr>
          <w:rFonts w:ascii="黑体" w:eastAsia="黑体" w:hAnsi="黑体" w:hint="eastAsia"/>
          <w:color w:val="000000"/>
          <w:sz w:val="24"/>
        </w:rPr>
        <w:t>)</w:t>
      </w:r>
      <w:r>
        <w:rPr>
          <w:rFonts w:ascii="黑体" w:eastAsia="黑体" w:hAnsi="黑体" w:hint="eastAsia"/>
          <w:color w:val="000000"/>
          <w:sz w:val="24"/>
        </w:rPr>
        <w:t>：</w:t>
      </w:r>
    </w:p>
    <w:p w14:paraId="0B96F098" w14:textId="77777777" w:rsidR="00210231" w:rsidRDefault="00210231">
      <w:pPr>
        <w:numPr>
          <w:ilvl w:val="2"/>
          <w:numId w:val="3"/>
        </w:numPr>
        <w:adjustRightInd w:val="0"/>
        <w:snapToGrid w:val="0"/>
        <w:rPr>
          <w:rFonts w:ascii="黑体" w:eastAsia="黑体" w:hAnsi="黑体" w:hint="eastAsia"/>
          <w:color w:val="000000"/>
          <w:sz w:val="24"/>
        </w:rPr>
      </w:pPr>
      <w:r>
        <w:rPr>
          <w:rFonts w:ascii="黑体" w:eastAsia="黑体" w:hAnsi="黑体" w:hint="eastAsia"/>
          <w:color w:val="000000"/>
          <w:sz w:val="24"/>
        </w:rPr>
        <w:t>交割日之前公司所有债务由转让方承担。</w:t>
      </w:r>
    </w:p>
    <w:p w14:paraId="3898A141" w14:textId="77777777" w:rsidR="00210231" w:rsidRDefault="00210231">
      <w:pPr>
        <w:adjustRightInd w:val="0"/>
        <w:snapToGrid w:val="0"/>
        <w:ind w:left="540" w:hanging="540"/>
        <w:rPr>
          <w:rFonts w:ascii="黑体" w:eastAsia="黑体" w:hAnsi="黑体" w:hint="eastAsia"/>
          <w:color w:val="000000"/>
          <w:sz w:val="24"/>
        </w:rPr>
      </w:pPr>
    </w:p>
    <w:p w14:paraId="526F10A1" w14:textId="77777777" w:rsidR="00210231" w:rsidRDefault="00210231">
      <w:pPr>
        <w:adjustRightInd w:val="0"/>
        <w:snapToGrid w:val="0"/>
        <w:ind w:left="1260" w:hanging="420"/>
        <w:rPr>
          <w:rFonts w:ascii="黑体" w:eastAsia="黑体" w:hAnsi="黑体" w:hint="eastAsia"/>
          <w:color w:val="000000"/>
          <w:sz w:val="24"/>
        </w:rPr>
      </w:pPr>
      <w:r>
        <w:rPr>
          <w:rFonts w:ascii="黑体" w:eastAsia="黑体" w:hAnsi="黑体" w:hint="eastAsia"/>
          <w:color w:val="000000"/>
          <w:sz w:val="24"/>
        </w:rPr>
        <w:t>会计报表均为按照适用法律法规以及中国公认会计准则的规定与要求编</w:t>
      </w:r>
    </w:p>
    <w:p w14:paraId="09DDDE69" w14:textId="77777777" w:rsidR="00210231" w:rsidRDefault="00210231">
      <w:pPr>
        <w:adjustRightInd w:val="0"/>
        <w:snapToGrid w:val="0"/>
        <w:ind w:left="1260" w:hanging="420"/>
        <w:rPr>
          <w:rFonts w:ascii="黑体" w:eastAsia="黑体" w:hAnsi="黑体" w:hint="eastAsia"/>
          <w:color w:val="000000"/>
          <w:sz w:val="24"/>
        </w:rPr>
      </w:pPr>
      <w:r>
        <w:rPr>
          <w:rFonts w:ascii="黑体" w:eastAsia="黑体" w:hAnsi="黑体" w:hint="eastAsia"/>
          <w:color w:val="000000"/>
          <w:sz w:val="24"/>
        </w:rPr>
        <w:t>制的；</w:t>
      </w:r>
    </w:p>
    <w:p w14:paraId="1FAA2788" w14:textId="77777777" w:rsidR="00210231" w:rsidRDefault="00210231">
      <w:pPr>
        <w:adjustRightInd w:val="0"/>
        <w:snapToGrid w:val="0"/>
        <w:ind w:left="540" w:hanging="540"/>
        <w:rPr>
          <w:rFonts w:ascii="黑体" w:eastAsia="黑体" w:hAnsi="黑体" w:hint="eastAsia"/>
          <w:color w:val="000000"/>
          <w:sz w:val="24"/>
        </w:rPr>
      </w:pPr>
    </w:p>
    <w:p w14:paraId="5DBB4786" w14:textId="77777777" w:rsidR="00210231" w:rsidRDefault="00210231">
      <w:pPr>
        <w:adjustRightInd w:val="0"/>
        <w:snapToGrid w:val="0"/>
        <w:rPr>
          <w:rFonts w:ascii="黑体" w:eastAsia="黑体" w:hAnsi="黑体" w:hint="eastAsia"/>
          <w:color w:val="000000"/>
          <w:sz w:val="24"/>
        </w:rPr>
      </w:pPr>
    </w:p>
    <w:p w14:paraId="74B3C594" w14:textId="77777777" w:rsidR="00210231" w:rsidRDefault="00210231">
      <w:pPr>
        <w:adjustRightInd w:val="0"/>
        <w:snapToGrid w:val="0"/>
        <w:ind w:left="540" w:hanging="540"/>
        <w:rPr>
          <w:rFonts w:ascii="黑体" w:eastAsia="黑体" w:hAnsi="黑体" w:hint="eastAsia"/>
          <w:color w:val="000000"/>
          <w:sz w:val="24"/>
        </w:rPr>
      </w:pPr>
      <w:r>
        <w:rPr>
          <w:rFonts w:ascii="黑体" w:eastAsia="黑体" w:hAnsi="黑体" w:hint="eastAsia"/>
          <w:color w:val="000000"/>
          <w:sz w:val="24"/>
        </w:rPr>
        <w:t>3.5</w:t>
      </w: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sz w:val="24"/>
          <w:u w:val="single"/>
        </w:rPr>
        <w:t>信息披露</w:t>
      </w:r>
    </w:p>
    <w:p w14:paraId="2FAFC02B" w14:textId="77777777" w:rsidR="00210231" w:rsidRDefault="00210231">
      <w:pPr>
        <w:adjustRightInd w:val="0"/>
        <w:snapToGrid w:val="0"/>
        <w:ind w:left="540" w:hanging="540"/>
        <w:rPr>
          <w:rFonts w:ascii="黑体" w:eastAsia="黑体" w:hAnsi="黑体" w:hint="eastAsia"/>
          <w:color w:val="000000"/>
          <w:sz w:val="24"/>
        </w:rPr>
      </w:pPr>
    </w:p>
    <w:p w14:paraId="046BFFC6" w14:textId="77777777" w:rsidR="00210231" w:rsidRDefault="00210231">
      <w:pPr>
        <w:pStyle w:val="a7"/>
        <w:ind w:left="836" w:hanging="836"/>
        <w:rPr>
          <w:rFonts w:ascii="黑体" w:eastAsia="黑体" w:hAnsi="黑体" w:hint="eastAsia"/>
          <w:color w:val="000000"/>
        </w:rPr>
      </w:pPr>
      <w:r>
        <w:rPr>
          <w:rFonts w:ascii="黑体" w:eastAsia="黑体" w:hAnsi="黑体" w:hint="eastAsia"/>
          <w:color w:val="000000"/>
        </w:rPr>
        <w:t>3.5.1</w:t>
      </w:r>
      <w:r>
        <w:rPr>
          <w:rFonts w:ascii="黑体" w:eastAsia="黑体" w:hAnsi="黑体" w:hint="eastAsia"/>
          <w:color w:val="000000"/>
        </w:rPr>
        <w:tab/>
      </w:r>
      <w:r>
        <w:rPr>
          <w:rFonts w:ascii="黑体" w:eastAsia="黑体" w:hAnsi="黑体" w:hint="eastAsia"/>
          <w:color w:val="000000"/>
        </w:rPr>
        <w:tab/>
      </w:r>
      <w:r>
        <w:rPr>
          <w:rFonts w:ascii="黑体" w:eastAsia="黑体" w:hAnsi="黑体" w:hint="eastAsia"/>
          <w:color w:val="000000"/>
        </w:rPr>
        <w:t>各转让方在本协议签署之前和之后向各受让方提供的所有文件、资料和信息均是真实、准确、无遗漏和无误导的，</w:t>
      </w:r>
      <w:r>
        <w:rPr>
          <w:rFonts w:ascii="黑体" w:eastAsia="黑体" w:hAnsi="黑体" w:hint="eastAsia"/>
          <w:color w:val="000000"/>
        </w:rPr>
        <w:t xml:space="preserve"> </w:t>
      </w:r>
    </w:p>
    <w:p w14:paraId="3E4013B7" w14:textId="77777777" w:rsidR="00210231" w:rsidRDefault="00210231">
      <w:pPr>
        <w:pStyle w:val="a7"/>
        <w:ind w:left="836" w:hanging="836"/>
        <w:rPr>
          <w:rFonts w:ascii="黑体" w:eastAsia="黑体" w:hAnsi="黑体" w:hint="eastAsia"/>
          <w:color w:val="000000"/>
        </w:rPr>
      </w:pPr>
    </w:p>
    <w:p w14:paraId="3B412394" w14:textId="77777777" w:rsidR="00210231" w:rsidRDefault="00210231">
      <w:pPr>
        <w:pStyle w:val="a7"/>
        <w:ind w:left="836"/>
        <w:rPr>
          <w:rFonts w:ascii="黑体" w:eastAsia="黑体" w:hAnsi="黑体" w:hint="eastAsia"/>
          <w:color w:val="000000"/>
        </w:rPr>
      </w:pPr>
      <w:r>
        <w:rPr>
          <w:rFonts w:ascii="黑体" w:eastAsia="黑体" w:hAnsi="黑体" w:hint="eastAsia"/>
          <w:color w:val="000000"/>
        </w:rPr>
        <w:t>(1)</w:t>
      </w:r>
      <w:r>
        <w:rPr>
          <w:rFonts w:ascii="黑体" w:eastAsia="黑体" w:hAnsi="黑体" w:hint="eastAsia"/>
          <w:color w:val="000000"/>
        </w:rPr>
        <w:tab/>
      </w:r>
      <w:r>
        <w:rPr>
          <w:rFonts w:ascii="黑体" w:eastAsia="黑体" w:hAnsi="黑体" w:hint="eastAsia"/>
          <w:color w:val="000000"/>
        </w:rPr>
        <w:t>依据第</w:t>
      </w:r>
      <w:r>
        <w:rPr>
          <w:rFonts w:ascii="黑体" w:eastAsia="黑体" w:hAnsi="黑体" w:hint="eastAsia"/>
          <w:color w:val="000000"/>
        </w:rPr>
        <w:t>3.4</w:t>
      </w:r>
      <w:r>
        <w:rPr>
          <w:rFonts w:ascii="黑体" w:eastAsia="黑体" w:hAnsi="黑体" w:hint="eastAsia"/>
          <w:color w:val="000000"/>
        </w:rPr>
        <w:t>条提供的会计报表以及其他会计财务资料，双方同意，转让方提供的财务报表仅供收购参考；</w:t>
      </w:r>
    </w:p>
    <w:p w14:paraId="4CFEC546" w14:textId="77777777" w:rsidR="00210231" w:rsidRDefault="00210231">
      <w:pPr>
        <w:pStyle w:val="a7"/>
        <w:ind w:left="0"/>
        <w:rPr>
          <w:rFonts w:ascii="黑体" w:eastAsia="黑体" w:hAnsi="黑体" w:hint="eastAsia"/>
          <w:color w:val="000000"/>
        </w:rPr>
      </w:pPr>
    </w:p>
    <w:p w14:paraId="64E2E678" w14:textId="77777777" w:rsidR="00210231" w:rsidRDefault="00210231">
      <w:pPr>
        <w:pStyle w:val="a7"/>
        <w:ind w:left="836"/>
        <w:rPr>
          <w:rFonts w:ascii="黑体" w:eastAsia="黑体" w:hAnsi="黑体" w:hint="eastAsia"/>
          <w:color w:val="000000"/>
        </w:rPr>
      </w:pPr>
      <w:r>
        <w:rPr>
          <w:rFonts w:ascii="黑体" w:eastAsia="黑体" w:hAnsi="黑体" w:hint="eastAsia"/>
          <w:color w:val="000000"/>
        </w:rPr>
        <w:t xml:space="preserve">(2) </w:t>
      </w:r>
      <w:r>
        <w:rPr>
          <w:rFonts w:ascii="黑体" w:eastAsia="黑体" w:hAnsi="黑体" w:hint="eastAsia"/>
          <w:color w:val="000000"/>
        </w:rPr>
        <w:t>于附件三中提供的公司有形资产和无形资产的明细，双方同意，有形和无形资产以附件三为准。</w:t>
      </w:r>
    </w:p>
    <w:p w14:paraId="6FB073D7" w14:textId="77777777" w:rsidR="00210231" w:rsidRDefault="00210231">
      <w:pPr>
        <w:pStyle w:val="a7"/>
        <w:ind w:left="836" w:hanging="836"/>
        <w:rPr>
          <w:rFonts w:ascii="黑体" w:eastAsia="黑体" w:hAnsi="黑体" w:hint="eastAsia"/>
          <w:color w:val="000000"/>
        </w:rPr>
      </w:pPr>
    </w:p>
    <w:p w14:paraId="5F58EEAC" w14:textId="77777777" w:rsidR="00210231" w:rsidRDefault="00210231">
      <w:pPr>
        <w:pStyle w:val="a7"/>
        <w:ind w:left="836" w:hanging="836"/>
        <w:rPr>
          <w:rFonts w:ascii="黑体" w:eastAsia="黑体" w:hAnsi="黑体" w:hint="eastAsia"/>
          <w:color w:val="000000"/>
        </w:rPr>
      </w:pPr>
      <w:r>
        <w:rPr>
          <w:rFonts w:ascii="黑体" w:eastAsia="黑体" w:hAnsi="黑体" w:hint="eastAsia"/>
          <w:color w:val="000000"/>
        </w:rPr>
        <w:t>3.5.2</w:t>
      </w:r>
      <w:r>
        <w:rPr>
          <w:rFonts w:ascii="黑体" w:eastAsia="黑体" w:hAnsi="黑体" w:hint="eastAsia"/>
          <w:color w:val="000000"/>
        </w:rPr>
        <w:tab/>
      </w:r>
      <w:r>
        <w:rPr>
          <w:rFonts w:ascii="黑体" w:eastAsia="黑体" w:hAnsi="黑体" w:hint="eastAsia"/>
          <w:color w:val="000000"/>
        </w:rPr>
        <w:t>不存在各转让方未向各受让方披露的任何对公司及其业务有或可能有不利影响的事实。</w:t>
      </w:r>
    </w:p>
    <w:p w14:paraId="71C92827" w14:textId="77777777" w:rsidR="00210231" w:rsidRDefault="00210231">
      <w:pPr>
        <w:adjustRightInd w:val="0"/>
        <w:snapToGrid w:val="0"/>
        <w:ind w:left="540" w:hanging="540"/>
        <w:rPr>
          <w:rFonts w:ascii="黑体" w:eastAsia="黑体" w:hAnsi="黑体" w:hint="eastAsia"/>
          <w:color w:val="000000"/>
          <w:sz w:val="24"/>
        </w:rPr>
      </w:pPr>
    </w:p>
    <w:p w14:paraId="4D16610B" w14:textId="77777777" w:rsidR="00210231" w:rsidRDefault="00210231">
      <w:pPr>
        <w:adjustRightInd w:val="0"/>
        <w:snapToGrid w:val="0"/>
        <w:ind w:left="540" w:hanging="540"/>
        <w:rPr>
          <w:rFonts w:ascii="黑体" w:eastAsia="黑体" w:hAnsi="黑体" w:hint="eastAsia"/>
          <w:color w:val="000000"/>
          <w:sz w:val="24"/>
        </w:rPr>
      </w:pPr>
      <w:r>
        <w:rPr>
          <w:rFonts w:ascii="黑体" w:eastAsia="黑体" w:hAnsi="黑体" w:hint="eastAsia"/>
          <w:color w:val="000000"/>
          <w:sz w:val="24"/>
        </w:rPr>
        <w:t>3.6</w:t>
      </w: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sz w:val="24"/>
          <w:u w:val="single"/>
        </w:rPr>
        <w:t>无未披露债务</w:t>
      </w:r>
    </w:p>
    <w:p w14:paraId="6E95CD04" w14:textId="77777777" w:rsidR="00210231" w:rsidRDefault="00210231">
      <w:pPr>
        <w:adjustRightInd w:val="0"/>
        <w:snapToGrid w:val="0"/>
        <w:ind w:left="540" w:hanging="540"/>
        <w:rPr>
          <w:rFonts w:ascii="黑体" w:eastAsia="黑体" w:hAnsi="黑体" w:hint="eastAsia"/>
          <w:color w:val="000000"/>
          <w:sz w:val="24"/>
        </w:rPr>
      </w:pPr>
    </w:p>
    <w:p w14:paraId="03E7137C" w14:textId="77777777" w:rsidR="00210231" w:rsidRDefault="00210231">
      <w:pPr>
        <w:adjustRightInd w:val="0"/>
        <w:snapToGrid w:val="0"/>
        <w:ind w:left="840"/>
        <w:rPr>
          <w:rFonts w:ascii="黑体" w:eastAsia="黑体" w:hAnsi="黑体" w:hint="eastAsia"/>
          <w:color w:val="000000"/>
          <w:sz w:val="24"/>
        </w:rPr>
      </w:pPr>
      <w:r>
        <w:rPr>
          <w:rFonts w:ascii="黑体" w:eastAsia="黑体" w:hAnsi="黑体" w:hint="eastAsia"/>
          <w:color w:val="000000"/>
          <w:sz w:val="24"/>
        </w:rPr>
        <w:t>各转让方向各受让方已披露的公司的债务情况均是真实、准确、无遗漏和无误导的。除已披露的以外，公司不存在其他任何债务，包括但不限于在任何合同、协议或其他法律文件下的应付款项。</w:t>
      </w:r>
    </w:p>
    <w:p w14:paraId="52E3276E" w14:textId="77777777" w:rsidR="00210231" w:rsidRDefault="00210231">
      <w:pPr>
        <w:adjustRightInd w:val="0"/>
        <w:snapToGrid w:val="0"/>
        <w:rPr>
          <w:rFonts w:ascii="黑体" w:eastAsia="黑体" w:hAnsi="黑体" w:hint="eastAsia"/>
          <w:color w:val="000000"/>
          <w:sz w:val="24"/>
        </w:rPr>
      </w:pPr>
    </w:p>
    <w:p w14:paraId="6F6C8751" w14:textId="77777777" w:rsidR="00210231" w:rsidRDefault="00210231">
      <w:pPr>
        <w:adjustRightInd w:val="0"/>
        <w:snapToGrid w:val="0"/>
        <w:ind w:left="540" w:hanging="540"/>
        <w:rPr>
          <w:rFonts w:ascii="黑体" w:eastAsia="黑体" w:hAnsi="黑体" w:hint="eastAsia"/>
          <w:color w:val="000000"/>
          <w:sz w:val="24"/>
        </w:rPr>
      </w:pPr>
      <w:r>
        <w:rPr>
          <w:rFonts w:ascii="黑体" w:eastAsia="黑体" w:hAnsi="黑体" w:hint="eastAsia"/>
          <w:color w:val="000000"/>
          <w:sz w:val="24"/>
        </w:rPr>
        <w:t>3.7</w:t>
      </w: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sz w:val="24"/>
          <w:u w:val="single"/>
        </w:rPr>
        <w:t>遵守法律</w:t>
      </w:r>
    </w:p>
    <w:p w14:paraId="31901EE5" w14:textId="77777777" w:rsidR="00210231" w:rsidRDefault="00210231">
      <w:pPr>
        <w:adjustRightInd w:val="0"/>
        <w:snapToGrid w:val="0"/>
        <w:ind w:left="540" w:hanging="540"/>
        <w:rPr>
          <w:rFonts w:ascii="黑体" w:eastAsia="黑体" w:hAnsi="黑体" w:hint="eastAsia"/>
          <w:color w:val="000000"/>
          <w:sz w:val="24"/>
        </w:rPr>
      </w:pPr>
      <w:r>
        <w:rPr>
          <w:rFonts w:ascii="黑体" w:eastAsia="黑体" w:hAnsi="黑体" w:hint="eastAsia"/>
          <w:color w:val="000000"/>
          <w:sz w:val="24"/>
        </w:rPr>
        <w:tab/>
      </w:r>
    </w:p>
    <w:p w14:paraId="00FE0366" w14:textId="77777777" w:rsidR="00210231" w:rsidRDefault="00210231">
      <w:pPr>
        <w:adjustRightInd w:val="0"/>
        <w:snapToGrid w:val="0"/>
        <w:ind w:left="840"/>
        <w:rPr>
          <w:rFonts w:ascii="黑体" w:eastAsia="黑体" w:hAnsi="黑体" w:hint="eastAsia"/>
          <w:color w:val="000000"/>
          <w:sz w:val="24"/>
        </w:rPr>
      </w:pPr>
      <w:r>
        <w:rPr>
          <w:rFonts w:ascii="黑体" w:eastAsia="黑体" w:hAnsi="黑体" w:hint="eastAsia"/>
          <w:color w:val="000000"/>
          <w:sz w:val="24"/>
        </w:rPr>
        <w:t>公司根据所有对其适用的中国法律、政府命令以及电信运营商的政策开展业务，公司未曾违背或违反任何该等中国法律、政府命令以及电信运营商的政策。公司在各方面始终根据公司章程和营业执照中规定的经营范围经营业务。</w:t>
      </w:r>
    </w:p>
    <w:p w14:paraId="2BD5091E" w14:textId="77777777" w:rsidR="00210231" w:rsidRDefault="00210231">
      <w:pPr>
        <w:adjustRightInd w:val="0"/>
        <w:snapToGrid w:val="0"/>
        <w:ind w:left="540" w:hanging="540"/>
        <w:rPr>
          <w:rFonts w:ascii="黑体" w:eastAsia="黑体" w:hAnsi="黑体" w:hint="eastAsia"/>
          <w:color w:val="000000"/>
          <w:sz w:val="24"/>
        </w:rPr>
      </w:pPr>
    </w:p>
    <w:p w14:paraId="26CB8C0F" w14:textId="77777777" w:rsidR="00210231" w:rsidRDefault="00210231">
      <w:pPr>
        <w:adjustRightInd w:val="0"/>
        <w:snapToGrid w:val="0"/>
        <w:ind w:left="540" w:hanging="540"/>
        <w:rPr>
          <w:rFonts w:ascii="黑体" w:eastAsia="黑体" w:hAnsi="黑体" w:hint="eastAsia"/>
          <w:color w:val="000000"/>
          <w:sz w:val="24"/>
        </w:rPr>
      </w:pPr>
      <w:r>
        <w:rPr>
          <w:rFonts w:ascii="黑体" w:eastAsia="黑体" w:hAnsi="黑体" w:hint="eastAsia"/>
          <w:color w:val="000000"/>
          <w:sz w:val="24"/>
        </w:rPr>
        <w:t>3.8</w:t>
      </w: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sz w:val="24"/>
          <w:u w:val="single"/>
        </w:rPr>
        <w:t>诉讼</w:t>
      </w:r>
    </w:p>
    <w:p w14:paraId="69C8D75A" w14:textId="77777777" w:rsidR="00210231" w:rsidRDefault="00210231">
      <w:pPr>
        <w:adjustRightInd w:val="0"/>
        <w:snapToGrid w:val="0"/>
        <w:ind w:left="540" w:hanging="540"/>
        <w:rPr>
          <w:rFonts w:ascii="黑体" w:eastAsia="黑体" w:hAnsi="黑体" w:hint="eastAsia"/>
          <w:color w:val="000000"/>
          <w:sz w:val="24"/>
        </w:rPr>
      </w:pPr>
    </w:p>
    <w:p w14:paraId="58FA8D38" w14:textId="77777777" w:rsidR="00210231" w:rsidRDefault="00210231">
      <w:pPr>
        <w:adjustRightInd w:val="0"/>
        <w:snapToGrid w:val="0"/>
        <w:ind w:left="840"/>
        <w:rPr>
          <w:rFonts w:ascii="黑体" w:eastAsia="黑体" w:hAnsi="黑体" w:hint="eastAsia"/>
          <w:color w:val="000000"/>
          <w:sz w:val="24"/>
        </w:rPr>
      </w:pPr>
      <w:r>
        <w:rPr>
          <w:rFonts w:ascii="黑体" w:eastAsia="黑体" w:hAnsi="黑体" w:hint="eastAsia"/>
          <w:color w:val="000000"/>
          <w:sz w:val="24"/>
        </w:rPr>
        <w:t>不存在可能对公司带来重大不利影响，或者消极影响本协议的订立、效力与可执行性以及本协议下股权转让的下列情形，无论是已经完成的、未决的或是可能发生的：</w:t>
      </w:r>
    </w:p>
    <w:p w14:paraId="1F0886B2" w14:textId="77777777" w:rsidR="00210231" w:rsidRDefault="00210231">
      <w:pPr>
        <w:adjustRightInd w:val="0"/>
        <w:snapToGrid w:val="0"/>
        <w:ind w:left="540" w:hanging="540"/>
        <w:rPr>
          <w:rFonts w:ascii="黑体" w:eastAsia="黑体" w:hAnsi="黑体" w:hint="eastAsia"/>
          <w:color w:val="000000"/>
          <w:sz w:val="24"/>
        </w:rPr>
      </w:pPr>
    </w:p>
    <w:p w14:paraId="25241CFA" w14:textId="77777777" w:rsidR="00210231" w:rsidRDefault="00210231">
      <w:pPr>
        <w:adjustRightInd w:val="0"/>
        <w:snapToGrid w:val="0"/>
        <w:ind w:left="540" w:firstLine="300"/>
        <w:rPr>
          <w:rFonts w:ascii="黑体" w:eastAsia="黑体" w:hAnsi="黑体" w:hint="eastAsia"/>
          <w:color w:val="000000"/>
          <w:sz w:val="24"/>
        </w:rPr>
      </w:pPr>
      <w:r>
        <w:rPr>
          <w:rFonts w:ascii="黑体" w:eastAsia="黑体" w:hAnsi="黑体" w:hint="eastAsia"/>
          <w:color w:val="000000"/>
          <w:sz w:val="24"/>
        </w:rPr>
        <w:t>(1)</w:t>
      </w: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sz w:val="24"/>
        </w:rPr>
        <w:t>电信运营商对公司或者各转让方的制裁或限制；</w:t>
      </w:r>
    </w:p>
    <w:p w14:paraId="75787324" w14:textId="77777777" w:rsidR="00210231" w:rsidRDefault="00210231">
      <w:pPr>
        <w:adjustRightInd w:val="0"/>
        <w:snapToGrid w:val="0"/>
        <w:ind w:left="540" w:firstLine="300"/>
        <w:rPr>
          <w:rFonts w:ascii="黑体" w:eastAsia="黑体" w:hAnsi="黑体" w:hint="eastAsia"/>
          <w:color w:val="000000"/>
          <w:sz w:val="24"/>
        </w:rPr>
      </w:pPr>
      <w:r>
        <w:rPr>
          <w:rFonts w:ascii="黑体" w:eastAsia="黑体" w:hAnsi="黑体" w:hint="eastAsia"/>
          <w:color w:val="000000"/>
          <w:sz w:val="24"/>
        </w:rPr>
        <w:t>(2)</w:t>
      </w: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sz w:val="24"/>
        </w:rPr>
        <w:t>政府部门对公司或者各转让方的处罚、禁令或指令；</w:t>
      </w:r>
    </w:p>
    <w:p w14:paraId="28E6217E" w14:textId="77777777" w:rsidR="00210231" w:rsidRDefault="00210231">
      <w:pPr>
        <w:adjustRightInd w:val="0"/>
        <w:snapToGrid w:val="0"/>
        <w:ind w:left="1676" w:hanging="836"/>
        <w:rPr>
          <w:rFonts w:ascii="黑体" w:eastAsia="黑体" w:hAnsi="黑体" w:hint="eastAsia"/>
          <w:color w:val="000000"/>
          <w:sz w:val="24"/>
        </w:rPr>
      </w:pPr>
      <w:r>
        <w:rPr>
          <w:rFonts w:ascii="黑体" w:eastAsia="黑体" w:hAnsi="黑体" w:hint="eastAsia"/>
          <w:color w:val="000000"/>
          <w:sz w:val="24"/>
        </w:rPr>
        <w:t>(3)</w:t>
      </w: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sz w:val="24"/>
        </w:rPr>
        <w:t>针对公司或各转让方的民事、刑事、行政诉讼，仲裁等其他程序或争议。</w:t>
      </w:r>
    </w:p>
    <w:p w14:paraId="1F9FAA87" w14:textId="77777777" w:rsidR="00210231" w:rsidRDefault="00210231">
      <w:pPr>
        <w:adjustRightInd w:val="0"/>
        <w:snapToGrid w:val="0"/>
        <w:ind w:left="540" w:hanging="540"/>
        <w:rPr>
          <w:rFonts w:ascii="黑体" w:eastAsia="黑体" w:hAnsi="黑体" w:hint="eastAsia"/>
          <w:color w:val="000000"/>
          <w:sz w:val="24"/>
        </w:rPr>
      </w:pPr>
    </w:p>
    <w:p w14:paraId="4B5DC905" w14:textId="77777777" w:rsidR="00210231" w:rsidRDefault="00210231">
      <w:pPr>
        <w:adjustRightInd w:val="0"/>
        <w:snapToGrid w:val="0"/>
        <w:ind w:left="540" w:hanging="540"/>
        <w:rPr>
          <w:rFonts w:ascii="黑体" w:eastAsia="黑体" w:hAnsi="黑体" w:hint="eastAsia"/>
          <w:color w:val="000000"/>
          <w:sz w:val="24"/>
        </w:rPr>
      </w:pPr>
      <w:r>
        <w:rPr>
          <w:rFonts w:ascii="黑体" w:eastAsia="黑体" w:hAnsi="黑体" w:hint="eastAsia"/>
          <w:color w:val="000000"/>
          <w:sz w:val="24"/>
        </w:rPr>
        <w:t>3.9</w:t>
      </w: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sz w:val="24"/>
          <w:u w:val="single"/>
        </w:rPr>
        <w:t>合同</w:t>
      </w:r>
    </w:p>
    <w:p w14:paraId="67F5A5B2" w14:textId="77777777" w:rsidR="00210231" w:rsidRDefault="00210231">
      <w:pPr>
        <w:adjustRightInd w:val="0"/>
        <w:snapToGrid w:val="0"/>
        <w:ind w:left="540" w:hanging="540"/>
        <w:rPr>
          <w:rFonts w:ascii="黑体" w:eastAsia="黑体" w:hAnsi="黑体" w:hint="eastAsia"/>
          <w:color w:val="000000"/>
          <w:sz w:val="24"/>
        </w:rPr>
      </w:pPr>
    </w:p>
    <w:p w14:paraId="55E2988C" w14:textId="77777777" w:rsidR="00210231" w:rsidRDefault="00210231">
      <w:pPr>
        <w:adjustRightInd w:val="0"/>
        <w:snapToGrid w:val="0"/>
        <w:ind w:left="836" w:hanging="836"/>
        <w:rPr>
          <w:rFonts w:ascii="黑体" w:eastAsia="黑体" w:hAnsi="黑体" w:hint="eastAsia"/>
          <w:color w:val="000000"/>
          <w:sz w:val="24"/>
        </w:rPr>
      </w:pPr>
      <w:r>
        <w:rPr>
          <w:rFonts w:ascii="黑体" w:eastAsia="黑体" w:hAnsi="黑体" w:hint="eastAsia"/>
          <w:color w:val="000000"/>
          <w:sz w:val="24"/>
        </w:rPr>
        <w:t>3.9.1</w:t>
      </w: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sz w:val="24"/>
        </w:rPr>
        <w:t>各转让方已经向各受让方提供了自公司成立以来的所有公司为一方的或与公司业务相关的合同、协议与其他法律文件。</w:t>
      </w:r>
    </w:p>
    <w:p w14:paraId="71030880" w14:textId="77777777" w:rsidR="00210231" w:rsidRDefault="00210231">
      <w:pPr>
        <w:adjustRightInd w:val="0"/>
        <w:snapToGrid w:val="0"/>
        <w:ind w:left="540" w:hanging="540"/>
        <w:rPr>
          <w:rFonts w:ascii="黑体" w:eastAsia="黑体" w:hAnsi="黑体" w:hint="eastAsia"/>
          <w:color w:val="000000"/>
          <w:sz w:val="24"/>
        </w:rPr>
      </w:pPr>
    </w:p>
    <w:p w14:paraId="1C6A07F2" w14:textId="77777777" w:rsidR="00210231" w:rsidRDefault="00210231">
      <w:pPr>
        <w:adjustRightInd w:val="0"/>
        <w:snapToGrid w:val="0"/>
        <w:ind w:left="840" w:hanging="836"/>
        <w:rPr>
          <w:rFonts w:ascii="黑体" w:eastAsia="黑体" w:hAnsi="黑体" w:hint="eastAsia"/>
          <w:color w:val="000000"/>
          <w:sz w:val="24"/>
        </w:rPr>
      </w:pPr>
      <w:r>
        <w:rPr>
          <w:rFonts w:ascii="黑体" w:eastAsia="黑体" w:hAnsi="黑体" w:hint="eastAsia"/>
          <w:color w:val="000000"/>
          <w:sz w:val="24"/>
        </w:rPr>
        <w:t>3.9.2</w:t>
      </w:r>
      <w:r>
        <w:rPr>
          <w:rFonts w:ascii="黑体" w:eastAsia="黑体" w:hAnsi="黑体" w:hint="eastAsia"/>
          <w:color w:val="000000"/>
          <w:sz w:val="24"/>
        </w:rPr>
        <w:tab/>
      </w:r>
      <w:r>
        <w:rPr>
          <w:rFonts w:ascii="黑体" w:eastAsia="黑体" w:hAnsi="黑体" w:hint="eastAsia"/>
          <w:color w:val="000000"/>
          <w:sz w:val="24"/>
        </w:rPr>
        <w:t>公司不是任一合同、协议或其他文件的一方，或受任一合同、协议或其他文件的约束，如果该等合同、协议或其他文件：</w:t>
      </w:r>
    </w:p>
    <w:p w14:paraId="2ABF82B1" w14:textId="77777777" w:rsidR="00210231" w:rsidRDefault="00210231">
      <w:pPr>
        <w:adjustRightInd w:val="0"/>
        <w:snapToGrid w:val="0"/>
        <w:ind w:left="540" w:hanging="540"/>
        <w:rPr>
          <w:rFonts w:ascii="黑体" w:eastAsia="黑体" w:hAnsi="黑体" w:hint="eastAsia"/>
          <w:color w:val="000000"/>
          <w:sz w:val="24"/>
        </w:rPr>
      </w:pPr>
    </w:p>
    <w:p w14:paraId="1005877C" w14:textId="77777777" w:rsidR="00210231" w:rsidRDefault="00210231">
      <w:pPr>
        <w:adjustRightInd w:val="0"/>
        <w:snapToGrid w:val="0"/>
        <w:ind w:left="540" w:hanging="540"/>
        <w:rPr>
          <w:rFonts w:ascii="黑体" w:eastAsia="黑体" w:hAnsi="黑体" w:hint="eastAsia"/>
          <w:color w:val="000000"/>
          <w:sz w:val="24"/>
        </w:rPr>
      </w:pP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sz w:val="24"/>
        </w:rPr>
        <w:t>(1)</w:t>
      </w:r>
      <w:r>
        <w:rPr>
          <w:rFonts w:ascii="黑体" w:eastAsia="黑体" w:hAnsi="黑体" w:hint="eastAsia"/>
          <w:color w:val="000000"/>
          <w:sz w:val="24"/>
        </w:rPr>
        <w:tab/>
      </w:r>
      <w:r>
        <w:rPr>
          <w:rFonts w:ascii="黑体" w:eastAsia="黑体" w:hAnsi="黑体" w:hint="eastAsia"/>
          <w:color w:val="000000"/>
          <w:sz w:val="24"/>
        </w:rPr>
        <w:t>不是在公司正常的经营过程中形成的；</w:t>
      </w:r>
    </w:p>
    <w:p w14:paraId="3F2B68F4" w14:textId="77777777" w:rsidR="00210231" w:rsidRDefault="00210231">
      <w:pPr>
        <w:adjustRightInd w:val="0"/>
        <w:snapToGrid w:val="0"/>
        <w:ind w:left="540" w:hanging="540"/>
        <w:rPr>
          <w:rFonts w:ascii="黑体" w:eastAsia="黑体" w:hAnsi="黑体" w:hint="eastAsia"/>
          <w:color w:val="000000"/>
          <w:sz w:val="24"/>
        </w:rPr>
      </w:pPr>
    </w:p>
    <w:p w14:paraId="7F66285C" w14:textId="77777777" w:rsidR="00210231" w:rsidRDefault="00210231">
      <w:pPr>
        <w:adjustRightInd w:val="0"/>
        <w:snapToGrid w:val="0"/>
        <w:ind w:left="540" w:hanging="540"/>
        <w:rPr>
          <w:rFonts w:ascii="黑体" w:eastAsia="黑体" w:hAnsi="黑体" w:hint="eastAsia"/>
          <w:color w:val="000000"/>
          <w:sz w:val="24"/>
        </w:rPr>
      </w:pP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sz w:val="24"/>
        </w:rPr>
        <w:t>(2)</w:t>
      </w:r>
      <w:r>
        <w:rPr>
          <w:rFonts w:ascii="黑体" w:eastAsia="黑体" w:hAnsi="黑体" w:hint="eastAsia"/>
          <w:color w:val="000000"/>
          <w:sz w:val="24"/>
        </w:rPr>
        <w:tab/>
      </w:r>
      <w:r>
        <w:rPr>
          <w:rFonts w:ascii="黑体" w:eastAsia="黑体" w:hAnsi="黑体" w:hint="eastAsia"/>
          <w:color w:val="000000"/>
          <w:sz w:val="24"/>
        </w:rPr>
        <w:t>不是完全基于公平原则形成的；</w:t>
      </w:r>
    </w:p>
    <w:p w14:paraId="0D275BD1" w14:textId="77777777" w:rsidR="00210231" w:rsidRDefault="00210231">
      <w:pPr>
        <w:adjustRightInd w:val="0"/>
        <w:snapToGrid w:val="0"/>
        <w:ind w:left="540" w:hanging="540"/>
        <w:rPr>
          <w:rFonts w:ascii="黑体" w:eastAsia="黑体" w:hAnsi="黑体" w:hint="eastAsia"/>
          <w:color w:val="000000"/>
          <w:sz w:val="24"/>
        </w:rPr>
      </w:pPr>
    </w:p>
    <w:p w14:paraId="39FA2749" w14:textId="77777777" w:rsidR="00210231" w:rsidRDefault="00210231">
      <w:pPr>
        <w:adjustRightInd w:val="0"/>
        <w:snapToGrid w:val="0"/>
        <w:ind w:left="540" w:hanging="540"/>
        <w:rPr>
          <w:rFonts w:ascii="黑体" w:eastAsia="黑体" w:hAnsi="黑体" w:hint="eastAsia"/>
          <w:color w:val="000000"/>
          <w:sz w:val="24"/>
        </w:rPr>
      </w:pP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sz w:val="24"/>
        </w:rPr>
        <w:t>(3)</w:t>
      </w:r>
      <w:r>
        <w:rPr>
          <w:rFonts w:ascii="黑体" w:eastAsia="黑体" w:hAnsi="黑体" w:hint="eastAsia"/>
          <w:color w:val="000000"/>
          <w:sz w:val="24"/>
        </w:rPr>
        <w:tab/>
      </w:r>
      <w:r>
        <w:rPr>
          <w:rFonts w:ascii="黑体" w:eastAsia="黑体" w:hAnsi="黑体" w:hint="eastAsia"/>
          <w:color w:val="000000"/>
          <w:sz w:val="24"/>
        </w:rPr>
        <w:t>致使公司亏损或者损害公司利益的；</w:t>
      </w:r>
    </w:p>
    <w:p w14:paraId="4CC1E480" w14:textId="77777777" w:rsidR="00210231" w:rsidRDefault="00210231">
      <w:pPr>
        <w:adjustRightInd w:val="0"/>
        <w:snapToGrid w:val="0"/>
        <w:ind w:left="540" w:hanging="540"/>
        <w:rPr>
          <w:rFonts w:ascii="黑体" w:eastAsia="黑体" w:hAnsi="黑体" w:hint="eastAsia"/>
          <w:color w:val="000000"/>
          <w:sz w:val="24"/>
        </w:rPr>
      </w:pPr>
    </w:p>
    <w:p w14:paraId="4567D931" w14:textId="77777777" w:rsidR="00210231" w:rsidRDefault="00210231">
      <w:pPr>
        <w:adjustRightInd w:val="0"/>
        <w:snapToGrid w:val="0"/>
        <w:ind w:left="540" w:hanging="540"/>
        <w:rPr>
          <w:rFonts w:ascii="黑体" w:eastAsia="黑体" w:hAnsi="黑体" w:hint="eastAsia"/>
          <w:color w:val="000000"/>
          <w:sz w:val="24"/>
        </w:rPr>
      </w:pP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sz w:val="24"/>
        </w:rPr>
        <w:t>(4)</w:t>
      </w:r>
      <w:r>
        <w:rPr>
          <w:rFonts w:ascii="黑体" w:eastAsia="黑体" w:hAnsi="黑体" w:hint="eastAsia"/>
          <w:color w:val="000000"/>
          <w:sz w:val="24"/>
        </w:rPr>
        <w:tab/>
      </w:r>
      <w:r>
        <w:rPr>
          <w:rFonts w:ascii="黑体" w:eastAsia="黑体" w:hAnsi="黑体" w:hint="eastAsia"/>
          <w:color w:val="000000"/>
          <w:sz w:val="24"/>
        </w:rPr>
        <w:t>投入适当的精力与支出仍然无法完成的；</w:t>
      </w:r>
    </w:p>
    <w:p w14:paraId="3C040CB6" w14:textId="77777777" w:rsidR="00210231" w:rsidRDefault="00210231">
      <w:pPr>
        <w:adjustRightInd w:val="0"/>
        <w:snapToGrid w:val="0"/>
        <w:ind w:left="540" w:hanging="540"/>
        <w:rPr>
          <w:rFonts w:ascii="黑体" w:eastAsia="黑体" w:hAnsi="黑体" w:hint="eastAsia"/>
          <w:color w:val="000000"/>
          <w:sz w:val="24"/>
        </w:rPr>
      </w:pPr>
    </w:p>
    <w:p w14:paraId="026868C7" w14:textId="77777777" w:rsidR="00210231" w:rsidRDefault="00210231">
      <w:pPr>
        <w:adjustRightInd w:val="0"/>
        <w:snapToGrid w:val="0"/>
        <w:ind w:left="540" w:hanging="540"/>
        <w:rPr>
          <w:rFonts w:ascii="黑体" w:eastAsia="黑体" w:hAnsi="黑体" w:hint="eastAsia"/>
          <w:color w:val="000000"/>
          <w:sz w:val="24"/>
        </w:rPr>
      </w:pP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sz w:val="24"/>
        </w:rPr>
        <w:t>(5)</w:t>
      </w:r>
      <w:r>
        <w:rPr>
          <w:rFonts w:ascii="黑体" w:eastAsia="黑体" w:hAnsi="黑体" w:hint="eastAsia"/>
          <w:color w:val="000000"/>
          <w:sz w:val="24"/>
        </w:rPr>
        <w:tab/>
      </w:r>
      <w:r>
        <w:rPr>
          <w:rFonts w:ascii="黑体" w:eastAsia="黑体" w:hAnsi="黑体" w:hint="eastAsia"/>
          <w:color w:val="000000"/>
          <w:sz w:val="24"/>
        </w:rPr>
        <w:t>限制公司从事经营的自由的；</w:t>
      </w:r>
    </w:p>
    <w:p w14:paraId="7A8858C8" w14:textId="77777777" w:rsidR="00210231" w:rsidRDefault="00210231">
      <w:pPr>
        <w:adjustRightInd w:val="0"/>
        <w:snapToGrid w:val="0"/>
        <w:rPr>
          <w:rFonts w:ascii="黑体" w:eastAsia="黑体" w:hAnsi="黑体" w:hint="eastAsia"/>
          <w:color w:val="000000"/>
          <w:sz w:val="24"/>
        </w:rPr>
      </w:pPr>
    </w:p>
    <w:p w14:paraId="5BC2DD3A" w14:textId="77777777" w:rsidR="00210231" w:rsidRDefault="00210231">
      <w:pPr>
        <w:adjustRightInd w:val="0"/>
        <w:snapToGrid w:val="0"/>
        <w:ind w:left="836" w:hanging="836"/>
        <w:rPr>
          <w:rFonts w:ascii="黑体" w:eastAsia="黑体" w:hAnsi="黑体" w:hint="eastAsia"/>
          <w:color w:val="000000"/>
          <w:sz w:val="24"/>
        </w:rPr>
      </w:pPr>
      <w:r>
        <w:rPr>
          <w:rFonts w:ascii="黑体" w:eastAsia="黑体" w:hAnsi="黑体" w:hint="eastAsia"/>
          <w:color w:val="000000"/>
          <w:sz w:val="24"/>
        </w:rPr>
        <w:t>3.9.3</w:t>
      </w:r>
      <w:r>
        <w:rPr>
          <w:rFonts w:ascii="黑体" w:eastAsia="黑体" w:hAnsi="黑体" w:hint="eastAsia"/>
          <w:color w:val="000000"/>
          <w:sz w:val="24"/>
        </w:rPr>
        <w:tab/>
      </w:r>
      <w:r>
        <w:rPr>
          <w:rFonts w:ascii="黑体" w:eastAsia="黑体" w:hAnsi="黑体" w:hint="eastAsia"/>
          <w:color w:val="000000"/>
          <w:sz w:val="24"/>
        </w:rPr>
        <w:t>不存在公司违反以公司为一方或者对公司有约束力的合同、协议或文件下的条款或义务的情形。</w:t>
      </w:r>
    </w:p>
    <w:p w14:paraId="5DADF27B" w14:textId="77777777" w:rsidR="00210231" w:rsidRDefault="00210231">
      <w:pPr>
        <w:adjustRightInd w:val="0"/>
        <w:snapToGrid w:val="0"/>
        <w:rPr>
          <w:rFonts w:ascii="黑体" w:eastAsia="黑体" w:hAnsi="黑体" w:hint="eastAsia"/>
          <w:color w:val="000000"/>
          <w:sz w:val="24"/>
        </w:rPr>
      </w:pPr>
    </w:p>
    <w:p w14:paraId="753C2E8C" w14:textId="77777777" w:rsidR="00210231" w:rsidRDefault="00210231">
      <w:pPr>
        <w:adjustRightInd w:val="0"/>
        <w:snapToGrid w:val="0"/>
        <w:ind w:left="540" w:hanging="540"/>
        <w:rPr>
          <w:rFonts w:ascii="黑体" w:eastAsia="黑体" w:hAnsi="黑体" w:hint="eastAsia"/>
          <w:color w:val="000000"/>
          <w:sz w:val="24"/>
        </w:rPr>
      </w:pPr>
      <w:r>
        <w:rPr>
          <w:rFonts w:ascii="黑体" w:eastAsia="黑体" w:hAnsi="黑体" w:hint="eastAsia"/>
          <w:color w:val="000000"/>
          <w:sz w:val="24"/>
        </w:rPr>
        <w:t>3.10</w:t>
      </w: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sz w:val="24"/>
          <w:u w:val="single"/>
        </w:rPr>
        <w:t>知识产权</w:t>
      </w:r>
    </w:p>
    <w:p w14:paraId="20D2B735" w14:textId="77777777" w:rsidR="00210231" w:rsidRDefault="00210231">
      <w:pPr>
        <w:adjustRightInd w:val="0"/>
        <w:snapToGrid w:val="0"/>
        <w:ind w:left="540" w:hanging="540"/>
        <w:rPr>
          <w:rFonts w:ascii="黑体" w:eastAsia="黑体" w:hAnsi="黑体" w:hint="eastAsia"/>
          <w:color w:val="000000"/>
          <w:sz w:val="24"/>
        </w:rPr>
      </w:pPr>
    </w:p>
    <w:p w14:paraId="4ECB39F4" w14:textId="77777777" w:rsidR="00210231" w:rsidRDefault="00210231">
      <w:pPr>
        <w:adjustRightInd w:val="0"/>
        <w:snapToGrid w:val="0"/>
        <w:ind w:left="836" w:hanging="836"/>
        <w:rPr>
          <w:rFonts w:ascii="黑体" w:eastAsia="黑体" w:hAnsi="黑体" w:hint="eastAsia"/>
          <w:color w:val="000000"/>
          <w:sz w:val="24"/>
        </w:rPr>
      </w:pPr>
      <w:r>
        <w:rPr>
          <w:rFonts w:ascii="黑体" w:eastAsia="黑体" w:hAnsi="黑体" w:hint="eastAsia"/>
          <w:color w:val="000000"/>
          <w:sz w:val="24"/>
        </w:rPr>
        <w:t>3.10.1</w:t>
      </w:r>
      <w:r>
        <w:rPr>
          <w:rFonts w:ascii="黑体" w:eastAsia="黑体" w:hAnsi="黑体" w:hint="eastAsia"/>
          <w:color w:val="000000"/>
          <w:sz w:val="24"/>
        </w:rPr>
        <w:tab/>
      </w:r>
      <w:r>
        <w:rPr>
          <w:rFonts w:ascii="黑体" w:eastAsia="黑体" w:hAnsi="黑体" w:hint="eastAsia"/>
          <w:color w:val="000000"/>
          <w:sz w:val="24"/>
        </w:rPr>
        <w:t>各转让方已于本协议附件三中向各受让方充分披露了所有公司拥有所有权的知识产权以及被授权或被许可的知识产权，且公司正在开展的业务未侵犯任何第三方的知识产权。</w:t>
      </w:r>
    </w:p>
    <w:p w14:paraId="657B2D57" w14:textId="77777777" w:rsidR="00210231" w:rsidRDefault="00210231">
      <w:pPr>
        <w:adjustRightInd w:val="0"/>
        <w:snapToGrid w:val="0"/>
        <w:ind w:left="540" w:hanging="540"/>
        <w:rPr>
          <w:rFonts w:ascii="黑体" w:eastAsia="黑体" w:hAnsi="黑体" w:hint="eastAsia"/>
          <w:color w:val="000000"/>
          <w:sz w:val="24"/>
        </w:rPr>
      </w:pPr>
    </w:p>
    <w:p w14:paraId="41874B6E" w14:textId="77777777" w:rsidR="00210231" w:rsidRDefault="00210231">
      <w:pPr>
        <w:adjustRightInd w:val="0"/>
        <w:snapToGrid w:val="0"/>
        <w:ind w:left="540" w:hanging="540"/>
        <w:rPr>
          <w:rFonts w:ascii="黑体" w:eastAsia="黑体" w:hAnsi="黑体" w:hint="eastAsia"/>
          <w:color w:val="000000"/>
          <w:sz w:val="24"/>
        </w:rPr>
      </w:pPr>
      <w:r>
        <w:rPr>
          <w:rFonts w:ascii="黑体" w:eastAsia="黑体" w:hAnsi="黑体" w:hint="eastAsia"/>
          <w:color w:val="000000"/>
          <w:sz w:val="24"/>
        </w:rPr>
        <w:t>3.11</w:t>
      </w: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sz w:val="24"/>
          <w:u w:val="single"/>
        </w:rPr>
        <w:t>资产</w:t>
      </w:r>
    </w:p>
    <w:p w14:paraId="7E659938" w14:textId="77777777" w:rsidR="00210231" w:rsidRDefault="00210231">
      <w:pPr>
        <w:adjustRightInd w:val="0"/>
        <w:snapToGrid w:val="0"/>
        <w:ind w:left="840"/>
        <w:rPr>
          <w:rFonts w:ascii="黑体" w:eastAsia="黑体" w:hAnsi="黑体" w:hint="eastAsia"/>
          <w:color w:val="000000"/>
          <w:sz w:val="24"/>
        </w:rPr>
      </w:pPr>
    </w:p>
    <w:p w14:paraId="1AB3E684" w14:textId="77777777" w:rsidR="00210231" w:rsidRDefault="00210231">
      <w:pPr>
        <w:adjustRightInd w:val="0"/>
        <w:snapToGrid w:val="0"/>
        <w:ind w:left="836" w:hanging="836"/>
        <w:rPr>
          <w:rFonts w:ascii="黑体" w:eastAsia="黑体" w:hAnsi="黑体" w:hint="eastAsia"/>
          <w:color w:val="000000"/>
          <w:sz w:val="24"/>
        </w:rPr>
      </w:pPr>
      <w:r>
        <w:rPr>
          <w:rFonts w:ascii="黑体" w:eastAsia="黑体" w:hAnsi="黑体" w:hint="eastAsia"/>
          <w:color w:val="000000"/>
          <w:sz w:val="24"/>
        </w:rPr>
        <w:t>3.11.1</w:t>
      </w:r>
      <w:r>
        <w:rPr>
          <w:rFonts w:ascii="黑体" w:eastAsia="黑体" w:hAnsi="黑体" w:hint="eastAsia"/>
          <w:color w:val="000000"/>
          <w:sz w:val="24"/>
        </w:rPr>
        <w:tab/>
      </w:r>
      <w:r>
        <w:rPr>
          <w:rFonts w:ascii="黑体" w:eastAsia="黑体" w:hAnsi="黑体" w:hint="eastAsia"/>
          <w:color w:val="000000"/>
          <w:sz w:val="24"/>
        </w:rPr>
        <w:t>公司对所有其自有资产具有完整、充分、不存在任何权利负担的所有权。公司对所有其租赁的资产具有有效持续、良好、不受干扰或限制的使用权。</w:t>
      </w:r>
    </w:p>
    <w:p w14:paraId="029F2276" w14:textId="77777777" w:rsidR="00210231" w:rsidRDefault="00210231">
      <w:pPr>
        <w:adjustRightInd w:val="0"/>
        <w:snapToGrid w:val="0"/>
        <w:ind w:left="836" w:hanging="836"/>
        <w:rPr>
          <w:rFonts w:ascii="黑体" w:eastAsia="黑体" w:hAnsi="黑体" w:hint="eastAsia"/>
          <w:color w:val="000000"/>
          <w:sz w:val="24"/>
        </w:rPr>
      </w:pPr>
    </w:p>
    <w:p w14:paraId="2DF9A770" w14:textId="77777777" w:rsidR="00210231" w:rsidRDefault="00210231">
      <w:pPr>
        <w:adjustRightInd w:val="0"/>
        <w:snapToGrid w:val="0"/>
        <w:ind w:left="836" w:hanging="836"/>
        <w:rPr>
          <w:rFonts w:ascii="黑体" w:eastAsia="黑体" w:hAnsi="黑体" w:hint="eastAsia"/>
          <w:color w:val="000000"/>
          <w:sz w:val="24"/>
        </w:rPr>
      </w:pPr>
      <w:r>
        <w:rPr>
          <w:rFonts w:ascii="黑体" w:eastAsia="黑体" w:hAnsi="黑体" w:hint="eastAsia"/>
          <w:color w:val="000000"/>
          <w:sz w:val="24"/>
        </w:rPr>
        <w:t>3.11.2</w:t>
      </w:r>
      <w:r>
        <w:rPr>
          <w:rFonts w:ascii="黑体" w:eastAsia="黑体" w:hAnsi="黑体" w:hint="eastAsia"/>
          <w:color w:val="000000"/>
          <w:sz w:val="24"/>
        </w:rPr>
        <w:tab/>
      </w:r>
      <w:r>
        <w:rPr>
          <w:rFonts w:ascii="黑体" w:eastAsia="黑体" w:hAnsi="黑体" w:hint="eastAsia"/>
          <w:color w:val="000000"/>
          <w:sz w:val="24"/>
        </w:rPr>
        <w:t>该等公司拥有所有权或使用权的资产构成使公司能在正常的业务经营过程中全面和有效地开展业务所必需的所有资产。</w:t>
      </w:r>
    </w:p>
    <w:p w14:paraId="5D9951B9" w14:textId="77777777" w:rsidR="00210231" w:rsidRDefault="00210231">
      <w:pPr>
        <w:adjustRightInd w:val="0"/>
        <w:snapToGrid w:val="0"/>
        <w:ind w:left="540" w:hanging="540"/>
        <w:rPr>
          <w:rFonts w:ascii="黑体" w:eastAsia="黑体" w:hAnsi="黑体" w:hint="eastAsia"/>
          <w:color w:val="000000"/>
          <w:sz w:val="24"/>
        </w:rPr>
      </w:pPr>
    </w:p>
    <w:p w14:paraId="5DE11579" w14:textId="77777777" w:rsidR="00210231" w:rsidRDefault="00210231">
      <w:pPr>
        <w:adjustRightInd w:val="0"/>
        <w:snapToGrid w:val="0"/>
        <w:ind w:left="540" w:hanging="540"/>
        <w:rPr>
          <w:rFonts w:ascii="黑体" w:eastAsia="黑体" w:hAnsi="黑体" w:hint="eastAsia"/>
          <w:color w:val="000000"/>
          <w:sz w:val="24"/>
        </w:rPr>
      </w:pPr>
      <w:r>
        <w:rPr>
          <w:rFonts w:ascii="黑体" w:eastAsia="黑体" w:hAnsi="黑体" w:hint="eastAsia"/>
          <w:color w:val="000000"/>
          <w:sz w:val="24"/>
        </w:rPr>
        <w:t>3.12</w:t>
      </w: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sz w:val="24"/>
          <w:u w:val="single"/>
        </w:rPr>
        <w:t>员工</w:t>
      </w:r>
    </w:p>
    <w:p w14:paraId="1F01B90C" w14:textId="77777777" w:rsidR="00210231" w:rsidRDefault="00210231">
      <w:pPr>
        <w:adjustRightInd w:val="0"/>
        <w:snapToGrid w:val="0"/>
        <w:ind w:left="540" w:hanging="540"/>
        <w:rPr>
          <w:rFonts w:ascii="黑体" w:eastAsia="黑体" w:hAnsi="黑体" w:hint="eastAsia"/>
          <w:color w:val="000000"/>
          <w:sz w:val="24"/>
        </w:rPr>
      </w:pPr>
    </w:p>
    <w:p w14:paraId="2024BF07" w14:textId="77777777" w:rsidR="00210231" w:rsidRDefault="00210231">
      <w:pPr>
        <w:adjustRightInd w:val="0"/>
        <w:snapToGrid w:val="0"/>
        <w:ind w:left="540" w:hanging="540"/>
        <w:rPr>
          <w:rFonts w:ascii="黑体" w:eastAsia="黑体" w:hAnsi="黑体" w:hint="eastAsia"/>
          <w:color w:val="000000"/>
          <w:sz w:val="24"/>
        </w:rPr>
      </w:pP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sz w:val="24"/>
        </w:rPr>
        <w:t>除各转让方已向各受让方披露的以外：</w:t>
      </w:r>
    </w:p>
    <w:p w14:paraId="3CC135D4" w14:textId="77777777" w:rsidR="00210231" w:rsidRDefault="00210231">
      <w:pPr>
        <w:adjustRightInd w:val="0"/>
        <w:snapToGrid w:val="0"/>
        <w:ind w:left="540" w:hanging="540"/>
        <w:rPr>
          <w:rFonts w:ascii="黑体" w:eastAsia="黑体" w:hAnsi="黑体" w:hint="eastAsia"/>
          <w:color w:val="000000"/>
          <w:sz w:val="24"/>
        </w:rPr>
      </w:pPr>
    </w:p>
    <w:p w14:paraId="5B3AC807" w14:textId="77777777" w:rsidR="00210231" w:rsidRDefault="00210231">
      <w:pPr>
        <w:adjustRightInd w:val="0"/>
        <w:snapToGrid w:val="0"/>
        <w:ind w:left="1260" w:hanging="416"/>
        <w:rPr>
          <w:rFonts w:ascii="黑体" w:eastAsia="黑体" w:hAnsi="黑体" w:hint="eastAsia"/>
          <w:color w:val="000000"/>
          <w:sz w:val="24"/>
        </w:rPr>
      </w:pPr>
      <w:r>
        <w:rPr>
          <w:rFonts w:ascii="黑体" w:eastAsia="黑体" w:hAnsi="黑体" w:hint="eastAsia"/>
          <w:color w:val="000000"/>
          <w:sz w:val="24"/>
        </w:rPr>
        <w:t>(1)</w:t>
      </w:r>
      <w:r>
        <w:rPr>
          <w:rFonts w:ascii="黑体" w:eastAsia="黑体" w:hAnsi="黑体" w:hint="eastAsia"/>
          <w:color w:val="000000"/>
          <w:sz w:val="24"/>
        </w:rPr>
        <w:tab/>
      </w:r>
      <w:r>
        <w:rPr>
          <w:rFonts w:ascii="黑体" w:eastAsia="黑体" w:hAnsi="黑体" w:hint="eastAsia"/>
          <w:color w:val="000000"/>
          <w:sz w:val="24"/>
        </w:rPr>
        <w:t>公司雇用员工遵守对其适用的相关劳动法律法规。</w:t>
      </w:r>
    </w:p>
    <w:p w14:paraId="79188F5A" w14:textId="77777777" w:rsidR="00210231" w:rsidRDefault="00210231">
      <w:pPr>
        <w:adjustRightInd w:val="0"/>
        <w:snapToGrid w:val="0"/>
        <w:ind w:left="1260" w:hanging="420"/>
        <w:rPr>
          <w:rFonts w:ascii="黑体" w:eastAsia="黑体" w:hAnsi="黑体" w:hint="eastAsia"/>
          <w:color w:val="000000"/>
          <w:sz w:val="24"/>
        </w:rPr>
      </w:pPr>
      <w:r>
        <w:rPr>
          <w:rFonts w:ascii="黑体" w:eastAsia="黑体" w:hAnsi="黑体" w:hint="eastAsia"/>
          <w:color w:val="000000"/>
          <w:sz w:val="24"/>
        </w:rPr>
        <w:t>(2)</w:t>
      </w:r>
      <w:r>
        <w:rPr>
          <w:rFonts w:ascii="黑体" w:eastAsia="黑体" w:hAnsi="黑体" w:hint="eastAsia"/>
          <w:color w:val="000000"/>
          <w:sz w:val="24"/>
        </w:rPr>
        <w:tab/>
      </w:r>
      <w:r>
        <w:rPr>
          <w:rFonts w:ascii="黑体" w:eastAsia="黑体" w:hAnsi="黑体" w:hint="eastAsia"/>
          <w:color w:val="000000"/>
          <w:sz w:val="24"/>
        </w:rPr>
        <w:t>公司与其现有员工或者其以往聘用的员工之间不存在任何现存的劳动争议或纠纷，亦不存在任何潜在的劳动争议或者纠纷；</w:t>
      </w:r>
    </w:p>
    <w:p w14:paraId="3E407598" w14:textId="77777777" w:rsidR="00210231" w:rsidRDefault="00210231">
      <w:pPr>
        <w:adjustRightInd w:val="0"/>
        <w:snapToGrid w:val="0"/>
        <w:ind w:left="540" w:hanging="540"/>
        <w:rPr>
          <w:rFonts w:ascii="黑体" w:eastAsia="黑体" w:hAnsi="黑体" w:hint="eastAsia"/>
          <w:color w:val="000000"/>
          <w:sz w:val="24"/>
        </w:rPr>
      </w:pPr>
    </w:p>
    <w:p w14:paraId="49EC1279" w14:textId="77777777" w:rsidR="00210231" w:rsidRDefault="00210231">
      <w:pPr>
        <w:adjustRightInd w:val="0"/>
        <w:snapToGrid w:val="0"/>
        <w:ind w:left="540" w:hanging="540"/>
        <w:rPr>
          <w:rFonts w:ascii="黑体" w:eastAsia="黑体" w:hAnsi="黑体" w:hint="eastAsia"/>
          <w:color w:val="000000"/>
          <w:sz w:val="24"/>
        </w:rPr>
      </w:pPr>
      <w:r>
        <w:rPr>
          <w:rFonts w:ascii="黑体" w:eastAsia="黑体" w:hAnsi="黑体" w:hint="eastAsia"/>
          <w:color w:val="000000"/>
          <w:sz w:val="24"/>
        </w:rPr>
        <w:t>3.13</w:t>
      </w: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sz w:val="24"/>
          <w:u w:val="single"/>
        </w:rPr>
        <w:t>关联交易</w:t>
      </w:r>
    </w:p>
    <w:p w14:paraId="008D8606" w14:textId="77777777" w:rsidR="00210231" w:rsidRDefault="00210231">
      <w:pPr>
        <w:pStyle w:val="a7"/>
        <w:rPr>
          <w:rFonts w:ascii="黑体" w:eastAsia="黑体" w:hAnsi="黑体" w:hint="eastAsia"/>
          <w:color w:val="000000"/>
        </w:rPr>
      </w:pPr>
    </w:p>
    <w:p w14:paraId="505B5464" w14:textId="77777777" w:rsidR="00210231" w:rsidRDefault="00210231">
      <w:pPr>
        <w:adjustRightInd w:val="0"/>
        <w:snapToGrid w:val="0"/>
        <w:ind w:left="836" w:hanging="836"/>
        <w:rPr>
          <w:rFonts w:ascii="黑体" w:eastAsia="黑体" w:hAnsi="黑体" w:hint="eastAsia"/>
          <w:color w:val="000000"/>
          <w:sz w:val="24"/>
        </w:rPr>
      </w:pPr>
      <w:r>
        <w:rPr>
          <w:rFonts w:ascii="黑体" w:eastAsia="黑体" w:hAnsi="黑体" w:hint="eastAsia"/>
          <w:color w:val="000000"/>
          <w:sz w:val="24"/>
        </w:rPr>
        <w:t>3.13.1</w:t>
      </w:r>
      <w:r>
        <w:rPr>
          <w:rFonts w:ascii="黑体" w:eastAsia="黑体" w:hAnsi="黑体" w:hint="eastAsia"/>
          <w:color w:val="000000"/>
          <w:sz w:val="24"/>
        </w:rPr>
        <w:tab/>
      </w:r>
      <w:r>
        <w:rPr>
          <w:rFonts w:ascii="黑体" w:eastAsia="黑体" w:hAnsi="黑体" w:hint="eastAsia"/>
          <w:color w:val="000000"/>
          <w:sz w:val="24"/>
        </w:rPr>
        <w:t>就各转让方、公司的任何现任的或已退任的高级管理人员、公司的任何现任董事或已退任的董事、或者与上述人员有直接或间接的利益关系的个人或组织（以下合称为“</w:t>
      </w:r>
      <w:r>
        <w:rPr>
          <w:rFonts w:ascii="黑体" w:eastAsia="黑体" w:hAnsi="黑体" w:hint="eastAsia"/>
          <w:b/>
          <w:bCs/>
          <w:color w:val="000000"/>
          <w:sz w:val="24"/>
        </w:rPr>
        <w:t>关联方</w:t>
      </w:r>
      <w:r>
        <w:rPr>
          <w:rFonts w:ascii="黑体" w:eastAsia="黑体" w:hAnsi="黑体" w:hint="eastAsia"/>
          <w:color w:val="000000"/>
          <w:sz w:val="24"/>
        </w:rPr>
        <w:t>”），其与公司之间不存在任何实际或者或有债务或任何担保关系。</w:t>
      </w:r>
    </w:p>
    <w:p w14:paraId="5AC173B8" w14:textId="77777777" w:rsidR="00210231" w:rsidRDefault="00210231">
      <w:pPr>
        <w:adjustRightInd w:val="0"/>
        <w:snapToGrid w:val="0"/>
        <w:ind w:left="836" w:hanging="836"/>
        <w:rPr>
          <w:rFonts w:ascii="黑体" w:eastAsia="黑体" w:hAnsi="黑体" w:hint="eastAsia"/>
          <w:color w:val="000000"/>
          <w:sz w:val="24"/>
        </w:rPr>
      </w:pPr>
    </w:p>
    <w:p w14:paraId="4A8134A8" w14:textId="77777777" w:rsidR="00210231" w:rsidRDefault="00210231">
      <w:pPr>
        <w:adjustRightInd w:val="0"/>
        <w:snapToGrid w:val="0"/>
        <w:ind w:left="836" w:hanging="836"/>
        <w:rPr>
          <w:rFonts w:ascii="黑体" w:eastAsia="黑体" w:hAnsi="黑体" w:hint="eastAsia"/>
          <w:color w:val="000000"/>
          <w:sz w:val="24"/>
        </w:rPr>
      </w:pPr>
      <w:r>
        <w:rPr>
          <w:rFonts w:ascii="黑体" w:eastAsia="黑体" w:hAnsi="黑体" w:hint="eastAsia"/>
          <w:color w:val="000000"/>
          <w:sz w:val="24"/>
        </w:rPr>
        <w:t>3.13.2</w:t>
      </w:r>
      <w:r>
        <w:rPr>
          <w:rFonts w:ascii="黑体" w:eastAsia="黑体" w:hAnsi="黑体" w:hint="eastAsia"/>
          <w:color w:val="000000"/>
          <w:sz w:val="24"/>
        </w:rPr>
        <w:tab/>
      </w:r>
      <w:r>
        <w:rPr>
          <w:rFonts w:ascii="黑体" w:eastAsia="黑体" w:hAnsi="黑体" w:hint="eastAsia"/>
          <w:color w:val="000000"/>
          <w:sz w:val="24"/>
        </w:rPr>
        <w:t>各关联方与公司之间不存在任何仍有效的对公司具有约束力的任何合同、协议或其他文件。</w:t>
      </w:r>
    </w:p>
    <w:p w14:paraId="59CDF090" w14:textId="77777777" w:rsidR="00210231" w:rsidRDefault="00210231">
      <w:pPr>
        <w:adjustRightInd w:val="0"/>
        <w:snapToGrid w:val="0"/>
        <w:rPr>
          <w:rFonts w:ascii="黑体" w:eastAsia="黑体" w:hAnsi="黑体" w:hint="eastAsia"/>
          <w:color w:val="000000"/>
          <w:sz w:val="24"/>
        </w:rPr>
      </w:pPr>
    </w:p>
    <w:p w14:paraId="4C92B4DB" w14:textId="77777777" w:rsidR="00210231" w:rsidRDefault="00210231">
      <w:pPr>
        <w:adjustRightInd w:val="0"/>
        <w:snapToGrid w:val="0"/>
        <w:rPr>
          <w:rFonts w:ascii="黑体" w:eastAsia="黑体" w:hAnsi="黑体" w:hint="eastAsia"/>
          <w:color w:val="000000"/>
          <w:sz w:val="24"/>
        </w:rPr>
      </w:pPr>
    </w:p>
    <w:p w14:paraId="333108A8" w14:textId="77777777" w:rsidR="00210231" w:rsidRDefault="00210231">
      <w:pPr>
        <w:adjustRightInd w:val="0"/>
        <w:snapToGrid w:val="0"/>
        <w:ind w:left="540" w:hanging="540"/>
        <w:rPr>
          <w:rFonts w:ascii="黑体" w:eastAsia="黑体" w:hAnsi="黑体" w:hint="eastAsia"/>
          <w:color w:val="000000"/>
          <w:sz w:val="24"/>
        </w:rPr>
      </w:pPr>
      <w:r>
        <w:rPr>
          <w:rFonts w:ascii="黑体" w:eastAsia="黑体" w:hAnsi="黑体" w:hint="eastAsia"/>
          <w:color w:val="000000"/>
          <w:sz w:val="24"/>
        </w:rPr>
        <w:t>3.14</w:t>
      </w:r>
      <w:r>
        <w:rPr>
          <w:rFonts w:ascii="黑体" w:eastAsia="黑体" w:hAnsi="黑体" w:hint="eastAsia"/>
          <w:color w:val="000000"/>
          <w:sz w:val="24"/>
        </w:rPr>
        <w:tab/>
      </w:r>
      <w:r>
        <w:rPr>
          <w:rFonts w:ascii="黑体" w:eastAsia="黑体" w:hAnsi="黑体" w:hint="eastAsia"/>
          <w:color w:val="000000"/>
          <w:sz w:val="24"/>
        </w:rPr>
        <w:t xml:space="preserve">  </w:t>
      </w:r>
      <w:r>
        <w:rPr>
          <w:rFonts w:ascii="黑体" w:eastAsia="黑体" w:hAnsi="黑体" w:hint="eastAsia"/>
          <w:color w:val="000000"/>
          <w:sz w:val="24"/>
          <w:u w:val="single"/>
        </w:rPr>
        <w:t>税务</w:t>
      </w:r>
    </w:p>
    <w:p w14:paraId="7B25D95D" w14:textId="77777777" w:rsidR="00210231" w:rsidRDefault="00210231">
      <w:pPr>
        <w:adjustRightInd w:val="0"/>
        <w:snapToGrid w:val="0"/>
        <w:ind w:left="540" w:hanging="540"/>
        <w:rPr>
          <w:rFonts w:ascii="黑体" w:eastAsia="黑体" w:hAnsi="黑体" w:hint="eastAsia"/>
          <w:color w:val="000000"/>
          <w:sz w:val="24"/>
        </w:rPr>
      </w:pPr>
    </w:p>
    <w:p w14:paraId="7610B7CC" w14:textId="77777777" w:rsidR="00210231" w:rsidRDefault="00210231">
      <w:pPr>
        <w:adjustRightInd w:val="0"/>
        <w:snapToGrid w:val="0"/>
        <w:ind w:left="836" w:hanging="836"/>
        <w:rPr>
          <w:rFonts w:ascii="黑体" w:eastAsia="黑体" w:hAnsi="黑体" w:hint="eastAsia"/>
          <w:color w:val="000000"/>
          <w:sz w:val="24"/>
        </w:rPr>
      </w:pPr>
      <w:r>
        <w:rPr>
          <w:rFonts w:ascii="黑体" w:eastAsia="黑体" w:hAnsi="黑体" w:hint="eastAsia"/>
          <w:color w:val="000000"/>
          <w:sz w:val="24"/>
        </w:rPr>
        <w:t>3.14.1</w:t>
      </w:r>
      <w:r>
        <w:rPr>
          <w:rFonts w:ascii="黑体" w:eastAsia="黑体" w:hAnsi="黑体" w:hint="eastAsia"/>
          <w:color w:val="000000"/>
          <w:sz w:val="24"/>
        </w:rPr>
        <w:tab/>
      </w:r>
      <w:r>
        <w:rPr>
          <w:rFonts w:ascii="黑体" w:eastAsia="黑体" w:hAnsi="黑体" w:hint="eastAsia"/>
          <w:color w:val="000000"/>
          <w:sz w:val="24"/>
        </w:rPr>
        <w:t>除各转让方已向各受让方披露的以外，公司依照法律以及税务机关的要求充分、及时和足额履行申报税款、缴纳税款以及代扣代缴税款的义务，包括但不限于个人和企业所得税、营业税和增值税，且并不存在任何延迟或扣减支付税款的行为或责任。</w:t>
      </w:r>
    </w:p>
    <w:p w14:paraId="7A68066A" w14:textId="77777777" w:rsidR="00210231" w:rsidRDefault="00210231">
      <w:pPr>
        <w:adjustRightInd w:val="0"/>
        <w:snapToGrid w:val="0"/>
        <w:rPr>
          <w:rFonts w:ascii="黑体" w:eastAsia="黑体" w:hAnsi="黑体" w:hint="eastAsia"/>
          <w:color w:val="000000"/>
          <w:sz w:val="24"/>
        </w:rPr>
      </w:pPr>
    </w:p>
    <w:p w14:paraId="03CB13B6" w14:textId="77777777" w:rsidR="00210231" w:rsidRDefault="00210231">
      <w:pPr>
        <w:adjustRightInd w:val="0"/>
        <w:snapToGrid w:val="0"/>
        <w:rPr>
          <w:rFonts w:ascii="黑体" w:eastAsia="黑体" w:hAnsi="黑体" w:hint="eastAsia"/>
          <w:color w:val="000000"/>
          <w:sz w:val="24"/>
        </w:rPr>
      </w:pPr>
    </w:p>
    <w:p w14:paraId="20BFE2B1" w14:textId="77777777" w:rsidR="00210231" w:rsidRDefault="00210231">
      <w:pPr>
        <w:pStyle w:val="1"/>
        <w:spacing w:before="0" w:after="0" w:line="240" w:lineRule="auto"/>
        <w:jc w:val="center"/>
        <w:rPr>
          <w:rFonts w:ascii="黑体" w:eastAsia="黑体" w:hAnsi="黑体" w:hint="eastAsia"/>
          <w:color w:val="000000"/>
          <w:sz w:val="24"/>
        </w:rPr>
      </w:pPr>
      <w:r>
        <w:rPr>
          <w:rFonts w:ascii="黑体" w:eastAsia="黑体" w:hAnsi="黑体" w:hint="eastAsia"/>
          <w:color w:val="000000"/>
          <w:sz w:val="24"/>
        </w:rPr>
        <w:t>第四条</w:t>
      </w:r>
      <w:r>
        <w:rPr>
          <w:rFonts w:ascii="黑体" w:eastAsia="黑体" w:hAnsi="黑体" w:hint="eastAsia"/>
          <w:color w:val="000000"/>
          <w:sz w:val="24"/>
        </w:rPr>
        <w:t xml:space="preserve">  </w:t>
      </w:r>
      <w:r>
        <w:rPr>
          <w:rFonts w:ascii="黑体" w:eastAsia="黑体" w:hAnsi="黑体" w:hint="eastAsia"/>
          <w:color w:val="000000"/>
          <w:sz w:val="24"/>
        </w:rPr>
        <w:t>受让方的陈述与保证</w:t>
      </w:r>
    </w:p>
    <w:p w14:paraId="7C687544" w14:textId="77777777" w:rsidR="00210231" w:rsidRDefault="00210231">
      <w:pPr>
        <w:adjustRightInd w:val="0"/>
        <w:snapToGrid w:val="0"/>
        <w:ind w:left="540"/>
        <w:rPr>
          <w:rFonts w:ascii="黑体" w:eastAsia="黑体" w:hAnsi="黑体" w:hint="eastAsia"/>
          <w:color w:val="000000"/>
          <w:sz w:val="24"/>
        </w:rPr>
      </w:pPr>
    </w:p>
    <w:p w14:paraId="4E67B128" w14:textId="77777777" w:rsidR="00210231" w:rsidRDefault="00210231">
      <w:pPr>
        <w:adjustRightInd w:val="0"/>
        <w:snapToGrid w:val="0"/>
        <w:ind w:left="540" w:hanging="540"/>
        <w:rPr>
          <w:rFonts w:ascii="黑体" w:eastAsia="黑体" w:hAnsi="黑体" w:hint="eastAsia"/>
          <w:color w:val="000000"/>
          <w:sz w:val="24"/>
        </w:rPr>
      </w:pPr>
      <w:r>
        <w:rPr>
          <w:rFonts w:ascii="黑体" w:eastAsia="黑体" w:hAnsi="黑体" w:hint="eastAsia"/>
          <w:color w:val="000000"/>
          <w:sz w:val="24"/>
        </w:rPr>
        <w:t>4.1</w:t>
      </w: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sz w:val="24"/>
          <w:u w:val="single"/>
        </w:rPr>
        <w:t>各受让方的法律地位与能力</w:t>
      </w:r>
    </w:p>
    <w:p w14:paraId="7B042451" w14:textId="77777777" w:rsidR="00210231" w:rsidRDefault="00210231">
      <w:pPr>
        <w:adjustRightInd w:val="0"/>
        <w:snapToGrid w:val="0"/>
        <w:rPr>
          <w:rFonts w:ascii="黑体" w:eastAsia="黑体" w:hAnsi="黑体" w:hint="eastAsia"/>
          <w:color w:val="000000"/>
          <w:sz w:val="24"/>
        </w:rPr>
      </w:pPr>
    </w:p>
    <w:p w14:paraId="68F240FE" w14:textId="77777777" w:rsidR="00210231" w:rsidRDefault="00210231">
      <w:pPr>
        <w:adjustRightInd w:val="0"/>
        <w:snapToGrid w:val="0"/>
        <w:ind w:left="840"/>
        <w:rPr>
          <w:rFonts w:ascii="黑体" w:eastAsia="黑体" w:hAnsi="黑体" w:hint="eastAsia"/>
          <w:color w:val="000000"/>
          <w:sz w:val="24"/>
        </w:rPr>
      </w:pPr>
      <w:r>
        <w:rPr>
          <w:rFonts w:ascii="黑体" w:eastAsia="黑体" w:hAnsi="黑体" w:hint="eastAsia"/>
          <w:color w:val="000000"/>
          <w:sz w:val="24"/>
        </w:rPr>
        <w:t>各受让方具有完全、独立的法律地位和法律能力签署、交付并履行本协议，可以独立地作为一方诉讼主体。各受让方签署本协议并履行本协议项下义务不会违反任何有关法律、法规以及政府命令，亦不会与以其为一方或者对其资产有约束力的合同或者协议产生冲突。</w:t>
      </w:r>
    </w:p>
    <w:p w14:paraId="30B43CFF" w14:textId="77777777" w:rsidR="00210231" w:rsidRDefault="00210231">
      <w:pPr>
        <w:adjustRightInd w:val="0"/>
        <w:snapToGrid w:val="0"/>
        <w:ind w:left="540"/>
        <w:rPr>
          <w:rFonts w:ascii="黑体" w:eastAsia="黑体" w:hAnsi="黑体" w:hint="eastAsia"/>
          <w:color w:val="000000"/>
          <w:sz w:val="24"/>
        </w:rPr>
      </w:pPr>
    </w:p>
    <w:p w14:paraId="0D94CB9F" w14:textId="77777777" w:rsidR="00210231" w:rsidRDefault="00210231">
      <w:pPr>
        <w:adjustRightInd w:val="0"/>
        <w:snapToGrid w:val="0"/>
        <w:ind w:left="540" w:hanging="540"/>
        <w:rPr>
          <w:rFonts w:ascii="黑体" w:eastAsia="黑体" w:hAnsi="黑体" w:hint="eastAsia"/>
          <w:color w:val="000000"/>
          <w:sz w:val="24"/>
        </w:rPr>
      </w:pPr>
      <w:r>
        <w:rPr>
          <w:rFonts w:ascii="黑体" w:eastAsia="黑体" w:hAnsi="黑体" w:hint="eastAsia"/>
          <w:color w:val="000000"/>
          <w:sz w:val="24"/>
        </w:rPr>
        <w:t>4.2</w:t>
      </w: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sz w:val="24"/>
          <w:u w:val="single"/>
        </w:rPr>
        <w:t>转让价款的合法性</w:t>
      </w:r>
    </w:p>
    <w:p w14:paraId="20544318" w14:textId="77777777" w:rsidR="00210231" w:rsidRDefault="00210231">
      <w:pPr>
        <w:adjustRightInd w:val="0"/>
        <w:snapToGrid w:val="0"/>
        <w:ind w:left="540"/>
        <w:rPr>
          <w:rFonts w:ascii="黑体" w:eastAsia="黑体" w:hAnsi="黑体" w:hint="eastAsia"/>
          <w:color w:val="000000"/>
          <w:sz w:val="24"/>
        </w:rPr>
      </w:pPr>
    </w:p>
    <w:p w14:paraId="5B9EA943" w14:textId="77777777" w:rsidR="00210231" w:rsidRDefault="00210231">
      <w:pPr>
        <w:adjustRightInd w:val="0"/>
        <w:snapToGrid w:val="0"/>
        <w:ind w:left="840"/>
        <w:rPr>
          <w:rFonts w:ascii="黑体" w:eastAsia="黑体" w:hAnsi="黑体" w:hint="eastAsia"/>
          <w:color w:val="000000"/>
          <w:sz w:val="24"/>
        </w:rPr>
      </w:pPr>
      <w:r>
        <w:rPr>
          <w:rFonts w:ascii="黑体" w:eastAsia="黑体" w:hAnsi="黑体" w:hint="eastAsia"/>
          <w:color w:val="000000"/>
          <w:sz w:val="24"/>
        </w:rPr>
        <w:t>各受让方保证其依据本协议向各转让方支付的转让价款来源合法，并且其有足够的能力依据本协议的条款与条件向各转让方支付转让价款。</w:t>
      </w:r>
    </w:p>
    <w:p w14:paraId="70D05C5C" w14:textId="77777777" w:rsidR="00210231" w:rsidRDefault="00210231">
      <w:pPr>
        <w:adjustRightInd w:val="0"/>
        <w:snapToGrid w:val="0"/>
        <w:ind w:left="540" w:hanging="540"/>
        <w:rPr>
          <w:rFonts w:ascii="黑体" w:eastAsia="黑体" w:hAnsi="黑体" w:hint="eastAsia"/>
          <w:color w:val="000000"/>
          <w:sz w:val="24"/>
        </w:rPr>
      </w:pPr>
    </w:p>
    <w:p w14:paraId="04741A48" w14:textId="77777777" w:rsidR="00210231" w:rsidRDefault="00210231">
      <w:pPr>
        <w:adjustRightInd w:val="0"/>
        <w:snapToGrid w:val="0"/>
        <w:ind w:left="540" w:hanging="540"/>
        <w:rPr>
          <w:rFonts w:ascii="黑体" w:eastAsia="黑体" w:hAnsi="黑体" w:hint="eastAsia"/>
          <w:color w:val="000000"/>
          <w:sz w:val="24"/>
        </w:rPr>
      </w:pPr>
    </w:p>
    <w:p w14:paraId="7520DC26" w14:textId="77777777" w:rsidR="00210231" w:rsidRDefault="00210231">
      <w:pPr>
        <w:adjustRightInd w:val="0"/>
        <w:snapToGrid w:val="0"/>
        <w:ind w:left="540" w:hanging="540"/>
        <w:jc w:val="center"/>
        <w:rPr>
          <w:rFonts w:ascii="黑体" w:eastAsia="黑体" w:hAnsi="黑体" w:hint="eastAsia"/>
          <w:b/>
          <w:bCs/>
          <w:color w:val="000000"/>
          <w:sz w:val="24"/>
        </w:rPr>
      </w:pPr>
      <w:r>
        <w:rPr>
          <w:rFonts w:ascii="黑体" w:eastAsia="黑体" w:hAnsi="黑体" w:hint="eastAsia"/>
          <w:b/>
          <w:bCs/>
          <w:color w:val="000000"/>
          <w:sz w:val="24"/>
        </w:rPr>
        <w:t>第五条</w:t>
      </w:r>
      <w:r>
        <w:rPr>
          <w:rFonts w:ascii="黑体" w:eastAsia="黑体" w:hAnsi="黑体" w:hint="eastAsia"/>
          <w:b/>
          <w:bCs/>
          <w:color w:val="000000"/>
          <w:sz w:val="24"/>
        </w:rPr>
        <w:tab/>
      </w:r>
      <w:r>
        <w:rPr>
          <w:rFonts w:ascii="黑体" w:eastAsia="黑体" w:hAnsi="黑体" w:hint="eastAsia"/>
          <w:b/>
          <w:bCs/>
          <w:color w:val="000000"/>
          <w:sz w:val="24"/>
        </w:rPr>
        <w:tab/>
      </w:r>
      <w:r>
        <w:rPr>
          <w:rFonts w:ascii="黑体" w:eastAsia="黑体" w:hAnsi="黑体" w:hint="eastAsia"/>
          <w:b/>
          <w:bCs/>
          <w:color w:val="000000"/>
          <w:sz w:val="24"/>
        </w:rPr>
        <w:t>登记前安排</w:t>
      </w:r>
    </w:p>
    <w:p w14:paraId="08AA8D27" w14:textId="77777777" w:rsidR="00210231" w:rsidRDefault="00210231">
      <w:pPr>
        <w:adjustRightInd w:val="0"/>
        <w:snapToGrid w:val="0"/>
        <w:ind w:left="540" w:hanging="540"/>
        <w:rPr>
          <w:rFonts w:ascii="黑体" w:eastAsia="黑体" w:hAnsi="黑体" w:hint="eastAsia"/>
          <w:color w:val="000000"/>
          <w:sz w:val="24"/>
        </w:rPr>
      </w:pPr>
    </w:p>
    <w:p w14:paraId="11F5C1A6" w14:textId="77777777" w:rsidR="00210231" w:rsidRDefault="00210231">
      <w:pPr>
        <w:adjustRightInd w:val="0"/>
        <w:snapToGrid w:val="0"/>
        <w:ind w:left="836" w:hanging="836"/>
        <w:rPr>
          <w:rFonts w:ascii="黑体" w:eastAsia="黑体" w:hAnsi="黑体" w:hint="eastAsia"/>
          <w:color w:val="000000"/>
          <w:sz w:val="24"/>
        </w:rPr>
      </w:pPr>
      <w:r>
        <w:rPr>
          <w:rFonts w:ascii="黑体" w:eastAsia="黑体" w:hAnsi="黑体" w:hint="eastAsia"/>
          <w:color w:val="000000"/>
          <w:sz w:val="24"/>
        </w:rPr>
        <w:t>5.1</w:t>
      </w:r>
      <w:r>
        <w:rPr>
          <w:rFonts w:ascii="黑体" w:eastAsia="黑体" w:hAnsi="黑体" w:hint="eastAsia"/>
          <w:color w:val="000000"/>
          <w:sz w:val="24"/>
        </w:rPr>
        <w:tab/>
      </w:r>
      <w:r>
        <w:rPr>
          <w:rFonts w:ascii="黑体" w:eastAsia="黑体" w:hAnsi="黑体" w:hint="eastAsia"/>
          <w:color w:val="000000"/>
          <w:sz w:val="24"/>
        </w:rPr>
        <w:t>各转让方作为登记日前公司的股东，在本协议签署之日起至登记日的期间内不得做出或允许公司做出任何可能对转让股权及</w:t>
      </w:r>
      <w:r>
        <w:rPr>
          <w:rFonts w:ascii="黑体" w:eastAsia="黑体" w:hAnsi="黑体" w:hint="eastAsia"/>
          <w:color w:val="000000"/>
          <w:sz w:val="24"/>
        </w:rPr>
        <w:t>/</w:t>
      </w:r>
      <w:r>
        <w:rPr>
          <w:rFonts w:ascii="黑体" w:eastAsia="黑体" w:hAnsi="黑体" w:hint="eastAsia"/>
          <w:color w:val="000000"/>
          <w:sz w:val="24"/>
        </w:rPr>
        <w:t>或公司有不利影响的行为，包括但不限于放弃公司任何重大权利或利益，或使公司承担任何重大责任或义务。除非经各受让方事先书面同意，转让方应尽其所能促使公司的管理层在本协议签署之日起至登记日的期间内：</w:t>
      </w:r>
    </w:p>
    <w:p w14:paraId="1C12C4CA" w14:textId="77777777" w:rsidR="00210231" w:rsidRDefault="00210231">
      <w:pPr>
        <w:adjustRightInd w:val="0"/>
        <w:snapToGrid w:val="0"/>
        <w:ind w:left="540" w:hanging="540"/>
        <w:rPr>
          <w:rFonts w:ascii="黑体" w:eastAsia="黑体" w:hAnsi="黑体" w:hint="eastAsia"/>
          <w:color w:val="000000"/>
          <w:sz w:val="24"/>
        </w:rPr>
      </w:pPr>
    </w:p>
    <w:p w14:paraId="171437CD" w14:textId="77777777" w:rsidR="00210231" w:rsidRDefault="00210231">
      <w:pPr>
        <w:adjustRightInd w:val="0"/>
        <w:snapToGrid w:val="0"/>
        <w:ind w:left="836"/>
        <w:rPr>
          <w:rFonts w:ascii="黑体" w:eastAsia="黑体" w:hAnsi="黑体" w:hint="eastAsia"/>
          <w:color w:val="000000"/>
          <w:sz w:val="24"/>
        </w:rPr>
      </w:pPr>
      <w:r>
        <w:rPr>
          <w:rFonts w:ascii="黑体" w:eastAsia="黑体" w:hAnsi="黑体" w:hint="eastAsia"/>
          <w:color w:val="000000"/>
          <w:sz w:val="24"/>
        </w:rPr>
        <w:t>(1)</w:t>
      </w:r>
      <w:r>
        <w:rPr>
          <w:rFonts w:ascii="黑体" w:eastAsia="黑体" w:hAnsi="黑体" w:hint="eastAsia"/>
          <w:color w:val="000000"/>
          <w:sz w:val="24"/>
        </w:rPr>
        <w:tab/>
      </w:r>
      <w:r>
        <w:rPr>
          <w:rFonts w:ascii="黑体" w:eastAsia="黑体" w:hAnsi="黑体" w:hint="eastAsia"/>
          <w:color w:val="000000"/>
          <w:sz w:val="24"/>
        </w:rPr>
        <w:t>以正常及惯例的方式开展业务，维持良好运营；</w:t>
      </w:r>
    </w:p>
    <w:p w14:paraId="7DAD72B5" w14:textId="77777777" w:rsidR="00210231" w:rsidRDefault="00210231">
      <w:pPr>
        <w:adjustRightInd w:val="0"/>
        <w:snapToGrid w:val="0"/>
        <w:ind w:left="540" w:hanging="540"/>
        <w:rPr>
          <w:rFonts w:ascii="黑体" w:eastAsia="黑体" w:hAnsi="黑体" w:hint="eastAsia"/>
          <w:color w:val="000000"/>
          <w:sz w:val="24"/>
        </w:rPr>
      </w:pPr>
    </w:p>
    <w:p w14:paraId="021695A6" w14:textId="77777777" w:rsidR="00210231" w:rsidRDefault="00210231">
      <w:pPr>
        <w:adjustRightInd w:val="0"/>
        <w:snapToGrid w:val="0"/>
        <w:ind w:left="1252" w:hanging="416"/>
        <w:rPr>
          <w:rFonts w:ascii="黑体" w:eastAsia="黑体" w:hAnsi="黑体" w:hint="eastAsia"/>
          <w:color w:val="000000"/>
          <w:sz w:val="24"/>
        </w:rPr>
      </w:pPr>
      <w:r>
        <w:rPr>
          <w:rFonts w:ascii="黑体" w:eastAsia="黑体" w:hAnsi="黑体" w:hint="eastAsia"/>
          <w:color w:val="000000"/>
          <w:sz w:val="24"/>
        </w:rPr>
        <w:t>(2)</w:t>
      </w:r>
      <w:r>
        <w:rPr>
          <w:rFonts w:ascii="黑体" w:eastAsia="黑体" w:hAnsi="黑体" w:hint="eastAsia"/>
          <w:color w:val="000000"/>
          <w:sz w:val="24"/>
        </w:rPr>
        <w:tab/>
      </w:r>
      <w:r>
        <w:rPr>
          <w:rFonts w:ascii="黑体" w:eastAsia="黑体" w:hAnsi="黑体" w:hint="eastAsia"/>
          <w:color w:val="000000"/>
          <w:sz w:val="24"/>
        </w:rPr>
        <w:t>不签订或承诺签订标的金额高于人民币拾万元</w:t>
      </w:r>
      <w:r>
        <w:rPr>
          <w:rFonts w:ascii="黑体" w:eastAsia="黑体" w:hAnsi="黑体" w:hint="eastAsia"/>
          <w:color w:val="000000"/>
          <w:sz w:val="24"/>
        </w:rPr>
        <w:t>(RMB100,000)</w:t>
      </w:r>
      <w:r>
        <w:rPr>
          <w:rFonts w:ascii="黑体" w:eastAsia="黑体" w:hAnsi="黑体" w:hint="eastAsia"/>
          <w:color w:val="000000"/>
          <w:sz w:val="24"/>
        </w:rPr>
        <w:t>的任何协议；</w:t>
      </w:r>
    </w:p>
    <w:p w14:paraId="3777B994" w14:textId="77777777" w:rsidR="00210231" w:rsidRDefault="00210231">
      <w:pPr>
        <w:adjustRightInd w:val="0"/>
        <w:snapToGrid w:val="0"/>
        <w:ind w:left="836"/>
        <w:rPr>
          <w:rFonts w:ascii="黑体" w:eastAsia="黑体" w:hAnsi="黑体" w:hint="eastAsia"/>
          <w:color w:val="000000"/>
          <w:sz w:val="24"/>
        </w:rPr>
      </w:pPr>
    </w:p>
    <w:p w14:paraId="0717260F" w14:textId="77777777" w:rsidR="00210231" w:rsidRDefault="00210231">
      <w:pPr>
        <w:adjustRightInd w:val="0"/>
        <w:snapToGrid w:val="0"/>
        <w:ind w:left="1252" w:hanging="416"/>
        <w:rPr>
          <w:rFonts w:ascii="黑体" w:eastAsia="黑体" w:hAnsi="黑体" w:hint="eastAsia"/>
          <w:color w:val="000000"/>
          <w:sz w:val="24"/>
        </w:rPr>
      </w:pPr>
      <w:r>
        <w:rPr>
          <w:rFonts w:ascii="黑体" w:eastAsia="黑体" w:hAnsi="黑体" w:hint="eastAsia"/>
          <w:color w:val="000000"/>
          <w:sz w:val="24"/>
        </w:rPr>
        <w:t>(3)</w:t>
      </w:r>
      <w:r>
        <w:rPr>
          <w:rFonts w:ascii="黑体" w:eastAsia="黑体" w:hAnsi="黑体" w:hint="eastAsia"/>
          <w:color w:val="000000"/>
          <w:sz w:val="24"/>
        </w:rPr>
        <w:tab/>
      </w:r>
      <w:r>
        <w:rPr>
          <w:rFonts w:ascii="黑体" w:eastAsia="黑体" w:hAnsi="黑体" w:hint="eastAsia"/>
          <w:color w:val="000000"/>
          <w:sz w:val="24"/>
        </w:rPr>
        <w:t>在以正常及惯例的方式开展业务的范围之外不签订或承诺签订任何协议；</w:t>
      </w:r>
    </w:p>
    <w:p w14:paraId="1E1BB5EA" w14:textId="77777777" w:rsidR="00210231" w:rsidRDefault="00210231">
      <w:pPr>
        <w:adjustRightInd w:val="0"/>
        <w:snapToGrid w:val="0"/>
        <w:ind w:left="1252" w:hanging="416"/>
        <w:rPr>
          <w:rFonts w:ascii="黑体" w:eastAsia="黑体" w:hAnsi="黑体" w:hint="eastAsia"/>
          <w:color w:val="000000"/>
          <w:sz w:val="24"/>
        </w:rPr>
      </w:pPr>
    </w:p>
    <w:p w14:paraId="281E88C8" w14:textId="77777777" w:rsidR="00210231" w:rsidRDefault="00210231">
      <w:pPr>
        <w:adjustRightInd w:val="0"/>
        <w:snapToGrid w:val="0"/>
        <w:ind w:left="1252" w:hanging="416"/>
        <w:rPr>
          <w:rFonts w:ascii="黑体" w:eastAsia="黑体" w:hAnsi="黑体" w:hint="eastAsia"/>
          <w:color w:val="000000"/>
          <w:sz w:val="24"/>
        </w:rPr>
      </w:pPr>
      <w:r>
        <w:rPr>
          <w:rFonts w:ascii="黑体" w:eastAsia="黑体" w:hAnsi="黑体" w:hint="eastAsia"/>
          <w:color w:val="000000"/>
          <w:sz w:val="24"/>
        </w:rPr>
        <w:t>(4)</w:t>
      </w:r>
      <w:r>
        <w:rPr>
          <w:rFonts w:ascii="黑体" w:eastAsia="黑体" w:hAnsi="黑体" w:hint="eastAsia"/>
          <w:color w:val="000000"/>
          <w:sz w:val="24"/>
        </w:rPr>
        <w:tab/>
      </w:r>
      <w:r>
        <w:rPr>
          <w:rFonts w:ascii="黑体" w:eastAsia="黑体" w:hAnsi="黑体" w:hint="eastAsia"/>
          <w:color w:val="000000"/>
          <w:sz w:val="24"/>
        </w:rPr>
        <w:t>不处分或承诺处分公司任何重要资产；</w:t>
      </w:r>
    </w:p>
    <w:p w14:paraId="36723207" w14:textId="77777777" w:rsidR="00210231" w:rsidRDefault="00210231">
      <w:pPr>
        <w:adjustRightInd w:val="0"/>
        <w:snapToGrid w:val="0"/>
        <w:ind w:left="836" w:hanging="836"/>
        <w:rPr>
          <w:rFonts w:ascii="黑体" w:eastAsia="黑体" w:hAnsi="黑体" w:hint="eastAsia"/>
          <w:color w:val="000000"/>
          <w:sz w:val="24"/>
        </w:rPr>
      </w:pPr>
    </w:p>
    <w:p w14:paraId="55F61A6C" w14:textId="77777777" w:rsidR="00210231" w:rsidRDefault="00210231">
      <w:pPr>
        <w:adjustRightInd w:val="0"/>
        <w:snapToGrid w:val="0"/>
        <w:ind w:left="1252" w:hanging="412"/>
        <w:rPr>
          <w:rFonts w:ascii="黑体" w:eastAsia="黑体" w:hAnsi="黑体" w:hint="eastAsia"/>
          <w:color w:val="000000"/>
          <w:sz w:val="24"/>
        </w:rPr>
      </w:pPr>
      <w:r>
        <w:rPr>
          <w:rFonts w:ascii="黑体" w:eastAsia="黑体" w:hAnsi="黑体" w:hint="eastAsia"/>
          <w:color w:val="000000"/>
          <w:sz w:val="24"/>
        </w:rPr>
        <w:t>(5)</w:t>
      </w:r>
      <w:r>
        <w:rPr>
          <w:rFonts w:ascii="黑体" w:eastAsia="黑体" w:hAnsi="黑体" w:hint="eastAsia"/>
          <w:color w:val="000000"/>
          <w:sz w:val="24"/>
        </w:rPr>
        <w:tab/>
      </w:r>
      <w:r>
        <w:rPr>
          <w:rFonts w:ascii="黑体" w:eastAsia="黑体" w:hAnsi="黑体" w:hint="eastAsia"/>
          <w:color w:val="000000"/>
          <w:sz w:val="24"/>
        </w:rPr>
        <w:t>不购买或承诺购买任何其他公司的任何股权、股份或其他权益，或其他任何组织中的权益；</w:t>
      </w:r>
    </w:p>
    <w:p w14:paraId="5D607FF1" w14:textId="77777777" w:rsidR="00210231" w:rsidRDefault="00210231">
      <w:pPr>
        <w:adjustRightInd w:val="0"/>
        <w:snapToGrid w:val="0"/>
        <w:ind w:left="1252" w:hanging="412"/>
        <w:rPr>
          <w:rFonts w:ascii="黑体" w:eastAsia="黑体" w:hAnsi="黑体" w:hint="eastAsia"/>
          <w:color w:val="000000"/>
          <w:sz w:val="24"/>
        </w:rPr>
      </w:pPr>
    </w:p>
    <w:p w14:paraId="5A19312B" w14:textId="77777777" w:rsidR="00210231" w:rsidRDefault="00210231">
      <w:pPr>
        <w:adjustRightInd w:val="0"/>
        <w:snapToGrid w:val="0"/>
        <w:ind w:left="1252" w:hanging="412"/>
        <w:rPr>
          <w:rFonts w:ascii="黑体" w:eastAsia="黑体" w:hAnsi="黑体" w:hint="eastAsia"/>
          <w:color w:val="000000"/>
          <w:sz w:val="24"/>
        </w:rPr>
      </w:pPr>
      <w:r>
        <w:rPr>
          <w:rFonts w:ascii="黑体" w:eastAsia="黑体" w:hAnsi="黑体" w:hint="eastAsia"/>
          <w:color w:val="000000"/>
          <w:sz w:val="24"/>
        </w:rPr>
        <w:t>(6)</w:t>
      </w:r>
      <w:r>
        <w:rPr>
          <w:rFonts w:ascii="黑体" w:eastAsia="黑体" w:hAnsi="黑体" w:hint="eastAsia"/>
          <w:color w:val="000000"/>
          <w:sz w:val="24"/>
        </w:rPr>
        <w:tab/>
      </w:r>
      <w:r>
        <w:rPr>
          <w:rFonts w:ascii="黑体" w:eastAsia="黑体" w:hAnsi="黑体" w:hint="eastAsia"/>
          <w:color w:val="000000"/>
          <w:sz w:val="24"/>
        </w:rPr>
        <w:t>不举借任何贷款或承担任何其他债务；</w:t>
      </w:r>
    </w:p>
    <w:p w14:paraId="138018B0" w14:textId="77777777" w:rsidR="00210231" w:rsidRDefault="00210231">
      <w:pPr>
        <w:adjustRightInd w:val="0"/>
        <w:snapToGrid w:val="0"/>
        <w:ind w:left="1252" w:hanging="412"/>
        <w:rPr>
          <w:rFonts w:ascii="黑体" w:eastAsia="黑体" w:hAnsi="黑体" w:hint="eastAsia"/>
          <w:color w:val="000000"/>
          <w:sz w:val="24"/>
        </w:rPr>
      </w:pPr>
    </w:p>
    <w:p w14:paraId="343FD827" w14:textId="77777777" w:rsidR="00210231" w:rsidRDefault="00210231">
      <w:pPr>
        <w:adjustRightInd w:val="0"/>
        <w:snapToGrid w:val="0"/>
        <w:ind w:left="1252" w:hanging="416"/>
        <w:rPr>
          <w:rFonts w:ascii="黑体" w:eastAsia="黑体" w:hAnsi="黑体" w:hint="eastAsia"/>
          <w:color w:val="000000"/>
          <w:sz w:val="24"/>
        </w:rPr>
      </w:pPr>
      <w:r>
        <w:rPr>
          <w:rFonts w:ascii="黑体" w:eastAsia="黑体" w:hAnsi="黑体" w:hint="eastAsia"/>
          <w:color w:val="000000"/>
          <w:sz w:val="24"/>
        </w:rPr>
        <w:t>(7)</w:t>
      </w:r>
      <w:r>
        <w:rPr>
          <w:rFonts w:ascii="黑体" w:eastAsia="黑体" w:hAnsi="黑体" w:hint="eastAsia"/>
          <w:color w:val="000000"/>
          <w:sz w:val="24"/>
        </w:rPr>
        <w:tab/>
      </w:r>
      <w:r>
        <w:rPr>
          <w:rFonts w:ascii="黑体" w:eastAsia="黑体" w:hAnsi="黑体" w:hint="eastAsia"/>
          <w:color w:val="000000"/>
          <w:sz w:val="24"/>
        </w:rPr>
        <w:t>除正常及惯例业务所需的款项外，不支付（或同意支付）任何其他非必要的款项；</w:t>
      </w:r>
    </w:p>
    <w:p w14:paraId="10541D33" w14:textId="77777777" w:rsidR="00210231" w:rsidRDefault="00210231">
      <w:pPr>
        <w:adjustRightInd w:val="0"/>
        <w:snapToGrid w:val="0"/>
        <w:ind w:left="1252" w:hanging="412"/>
        <w:rPr>
          <w:rFonts w:ascii="黑体" w:eastAsia="黑体" w:hAnsi="黑体" w:hint="eastAsia"/>
          <w:color w:val="000000"/>
          <w:sz w:val="24"/>
        </w:rPr>
      </w:pPr>
    </w:p>
    <w:p w14:paraId="05F0D684" w14:textId="77777777" w:rsidR="00210231" w:rsidRDefault="00210231">
      <w:pPr>
        <w:adjustRightInd w:val="0"/>
        <w:snapToGrid w:val="0"/>
        <w:ind w:left="836" w:hanging="836"/>
        <w:rPr>
          <w:rFonts w:ascii="黑体" w:eastAsia="黑体" w:hAnsi="黑体" w:hint="eastAsia"/>
          <w:color w:val="000000"/>
          <w:sz w:val="24"/>
        </w:rPr>
      </w:pPr>
      <w:r>
        <w:rPr>
          <w:rFonts w:ascii="黑体" w:eastAsia="黑体" w:hAnsi="黑体" w:hint="eastAsia"/>
          <w:color w:val="000000"/>
          <w:sz w:val="24"/>
        </w:rPr>
        <w:tab/>
      </w:r>
      <w:r>
        <w:rPr>
          <w:rFonts w:ascii="黑体" w:eastAsia="黑体" w:hAnsi="黑体" w:hint="eastAsia"/>
          <w:color w:val="000000"/>
          <w:sz w:val="24"/>
        </w:rPr>
        <w:t>(8)</w:t>
      </w:r>
      <w:r>
        <w:rPr>
          <w:rFonts w:ascii="黑体" w:eastAsia="黑体" w:hAnsi="黑体" w:hint="eastAsia"/>
          <w:color w:val="000000"/>
          <w:sz w:val="24"/>
        </w:rPr>
        <w:tab/>
      </w:r>
      <w:r>
        <w:rPr>
          <w:rFonts w:ascii="黑体" w:eastAsia="黑体" w:hAnsi="黑体" w:hint="eastAsia"/>
          <w:color w:val="000000"/>
          <w:sz w:val="24"/>
        </w:rPr>
        <w:t>不宣布分配、不支付或准备支付股息或任何其他利润分配。</w:t>
      </w:r>
    </w:p>
    <w:p w14:paraId="03624725" w14:textId="77777777" w:rsidR="00210231" w:rsidRDefault="00210231">
      <w:pPr>
        <w:adjustRightInd w:val="0"/>
        <w:snapToGrid w:val="0"/>
        <w:rPr>
          <w:rFonts w:ascii="黑体" w:eastAsia="黑体" w:hAnsi="黑体" w:hint="eastAsia"/>
          <w:color w:val="000000"/>
          <w:sz w:val="24"/>
        </w:rPr>
      </w:pPr>
    </w:p>
    <w:p w14:paraId="6C500AF7" w14:textId="77777777" w:rsidR="00210231" w:rsidRDefault="00210231">
      <w:pPr>
        <w:adjustRightInd w:val="0"/>
        <w:snapToGrid w:val="0"/>
        <w:ind w:left="1252" w:hanging="416"/>
        <w:rPr>
          <w:rFonts w:ascii="黑体" w:eastAsia="黑体" w:hAnsi="黑体" w:hint="eastAsia"/>
          <w:color w:val="000000"/>
          <w:sz w:val="24"/>
        </w:rPr>
      </w:pPr>
      <w:r>
        <w:rPr>
          <w:rFonts w:ascii="黑体" w:eastAsia="黑体" w:hAnsi="黑体" w:hint="eastAsia"/>
          <w:color w:val="000000"/>
          <w:sz w:val="24"/>
        </w:rPr>
        <w:t>(9)</w:t>
      </w:r>
      <w:r>
        <w:rPr>
          <w:rFonts w:ascii="黑体" w:eastAsia="黑体" w:hAnsi="黑体" w:hint="eastAsia"/>
          <w:color w:val="000000"/>
          <w:sz w:val="24"/>
        </w:rPr>
        <w:tab/>
      </w:r>
      <w:r>
        <w:rPr>
          <w:rFonts w:ascii="黑体" w:eastAsia="黑体" w:hAnsi="黑体" w:hint="eastAsia"/>
          <w:color w:val="000000"/>
          <w:sz w:val="24"/>
        </w:rPr>
        <w:t>采取所有合理行动维持及保护其自有的或拥有使用权的资产</w:t>
      </w:r>
      <w:r>
        <w:rPr>
          <w:rFonts w:ascii="黑体" w:eastAsia="黑体" w:hAnsi="黑体" w:hint="eastAsia"/>
          <w:color w:val="000000"/>
          <w:sz w:val="24"/>
        </w:rPr>
        <w:t>(</w:t>
      </w:r>
      <w:r>
        <w:rPr>
          <w:rFonts w:ascii="黑体" w:eastAsia="黑体" w:hAnsi="黑体" w:hint="eastAsia"/>
          <w:color w:val="000000"/>
          <w:sz w:val="24"/>
        </w:rPr>
        <w:t>包括但不限于任何知识产权</w:t>
      </w:r>
      <w:r>
        <w:rPr>
          <w:rFonts w:ascii="黑体" w:eastAsia="黑体" w:hAnsi="黑体" w:hint="eastAsia"/>
          <w:color w:val="000000"/>
          <w:sz w:val="24"/>
        </w:rPr>
        <w:t>)</w:t>
      </w:r>
      <w:r>
        <w:rPr>
          <w:rFonts w:ascii="黑体" w:eastAsia="黑体" w:hAnsi="黑体" w:hint="eastAsia"/>
          <w:color w:val="000000"/>
          <w:sz w:val="24"/>
        </w:rPr>
        <w:t>；</w:t>
      </w:r>
    </w:p>
    <w:p w14:paraId="55C18C3B" w14:textId="77777777" w:rsidR="00210231" w:rsidRDefault="00210231">
      <w:pPr>
        <w:adjustRightInd w:val="0"/>
        <w:snapToGrid w:val="0"/>
        <w:ind w:left="1252" w:hanging="416"/>
        <w:rPr>
          <w:rFonts w:ascii="黑体" w:eastAsia="黑体" w:hAnsi="黑体" w:hint="eastAsia"/>
          <w:color w:val="000000"/>
          <w:sz w:val="24"/>
        </w:rPr>
      </w:pPr>
      <w:r>
        <w:rPr>
          <w:rFonts w:ascii="黑体" w:eastAsia="黑体" w:hAnsi="黑体" w:hint="eastAsia"/>
          <w:color w:val="000000"/>
          <w:sz w:val="24"/>
        </w:rPr>
        <w:t>(10)</w:t>
      </w:r>
      <w:r>
        <w:rPr>
          <w:rFonts w:ascii="黑体" w:eastAsia="黑体" w:hAnsi="黑体" w:hint="eastAsia"/>
          <w:color w:val="000000"/>
          <w:sz w:val="24"/>
        </w:rPr>
        <w:tab/>
      </w:r>
      <w:r>
        <w:rPr>
          <w:rFonts w:ascii="黑体" w:eastAsia="黑体" w:hAnsi="黑体" w:hint="eastAsia"/>
          <w:color w:val="000000"/>
          <w:sz w:val="24"/>
        </w:rPr>
        <w:t>不修改任何公司的会计准则或政策；</w:t>
      </w:r>
    </w:p>
    <w:p w14:paraId="7D2D9FDA" w14:textId="77777777" w:rsidR="00210231" w:rsidRDefault="00210231">
      <w:pPr>
        <w:adjustRightInd w:val="0"/>
        <w:snapToGrid w:val="0"/>
        <w:ind w:left="836" w:firstLine="4"/>
        <w:rPr>
          <w:rFonts w:ascii="黑体" w:eastAsia="黑体" w:hAnsi="黑体" w:hint="eastAsia"/>
          <w:color w:val="000000"/>
          <w:sz w:val="24"/>
        </w:rPr>
      </w:pPr>
    </w:p>
    <w:p w14:paraId="5A5A6807" w14:textId="77777777" w:rsidR="00210231" w:rsidRDefault="00210231">
      <w:pPr>
        <w:adjustRightInd w:val="0"/>
        <w:snapToGrid w:val="0"/>
        <w:ind w:left="836" w:firstLine="4"/>
        <w:rPr>
          <w:rFonts w:ascii="黑体" w:eastAsia="黑体" w:hAnsi="黑体" w:hint="eastAsia"/>
          <w:color w:val="000000"/>
          <w:sz w:val="24"/>
        </w:rPr>
      </w:pPr>
      <w:r>
        <w:rPr>
          <w:rFonts w:ascii="黑体" w:eastAsia="黑体" w:hAnsi="黑体" w:hint="eastAsia"/>
          <w:color w:val="000000"/>
          <w:sz w:val="24"/>
        </w:rPr>
        <w:t>(11)</w:t>
      </w:r>
      <w:r>
        <w:rPr>
          <w:rFonts w:ascii="黑体" w:eastAsia="黑体" w:hAnsi="黑体" w:hint="eastAsia"/>
          <w:color w:val="000000"/>
          <w:sz w:val="24"/>
        </w:rPr>
        <w:tab/>
      </w:r>
      <w:r>
        <w:rPr>
          <w:rFonts w:ascii="黑体" w:eastAsia="黑体" w:hAnsi="黑体" w:hint="eastAsia"/>
          <w:color w:val="000000"/>
          <w:sz w:val="24"/>
        </w:rPr>
        <w:t>不修改公司章程；</w:t>
      </w:r>
    </w:p>
    <w:p w14:paraId="5955BBDE" w14:textId="77777777" w:rsidR="00210231" w:rsidRDefault="00210231">
      <w:pPr>
        <w:adjustRightInd w:val="0"/>
        <w:snapToGrid w:val="0"/>
        <w:ind w:left="836" w:firstLine="4"/>
        <w:rPr>
          <w:rFonts w:ascii="黑体" w:eastAsia="黑体" w:hAnsi="黑体" w:hint="eastAsia"/>
          <w:color w:val="000000"/>
          <w:sz w:val="24"/>
        </w:rPr>
      </w:pPr>
    </w:p>
    <w:p w14:paraId="49151FFF" w14:textId="77777777" w:rsidR="00210231" w:rsidRDefault="00210231">
      <w:pPr>
        <w:adjustRightInd w:val="0"/>
        <w:snapToGrid w:val="0"/>
        <w:ind w:left="836" w:firstLine="4"/>
        <w:rPr>
          <w:rFonts w:ascii="黑体" w:eastAsia="黑体" w:hAnsi="黑体" w:hint="eastAsia"/>
          <w:color w:val="000000"/>
          <w:sz w:val="24"/>
        </w:rPr>
      </w:pPr>
      <w:r>
        <w:rPr>
          <w:rFonts w:ascii="黑体" w:eastAsia="黑体" w:hAnsi="黑体" w:hint="eastAsia"/>
          <w:color w:val="000000"/>
          <w:sz w:val="24"/>
        </w:rPr>
        <w:t>(12)</w:t>
      </w:r>
      <w:r>
        <w:rPr>
          <w:rFonts w:ascii="黑体" w:eastAsia="黑体" w:hAnsi="黑体" w:hint="eastAsia"/>
          <w:color w:val="000000"/>
          <w:sz w:val="24"/>
        </w:rPr>
        <w:tab/>
      </w:r>
      <w:r>
        <w:rPr>
          <w:rFonts w:ascii="黑体" w:eastAsia="黑体" w:hAnsi="黑体" w:hint="eastAsia"/>
          <w:color w:val="000000"/>
          <w:sz w:val="24"/>
        </w:rPr>
        <w:t>不为任何第三方提供担保；</w:t>
      </w:r>
      <w:r>
        <w:rPr>
          <w:rFonts w:ascii="黑体" w:eastAsia="黑体" w:hAnsi="黑体" w:hint="eastAsia"/>
          <w:color w:val="000000"/>
          <w:sz w:val="24"/>
        </w:rPr>
        <w:t xml:space="preserve"> </w:t>
      </w:r>
    </w:p>
    <w:p w14:paraId="4A794623" w14:textId="77777777" w:rsidR="00210231" w:rsidRDefault="00210231">
      <w:pPr>
        <w:adjustRightInd w:val="0"/>
        <w:snapToGrid w:val="0"/>
        <w:ind w:left="836" w:firstLine="4"/>
        <w:rPr>
          <w:rFonts w:ascii="黑体" w:eastAsia="黑体" w:hAnsi="黑体" w:hint="eastAsia"/>
          <w:color w:val="000000"/>
          <w:sz w:val="24"/>
        </w:rPr>
      </w:pPr>
    </w:p>
    <w:p w14:paraId="29849804" w14:textId="77777777" w:rsidR="00210231" w:rsidRDefault="00210231">
      <w:pPr>
        <w:adjustRightInd w:val="0"/>
        <w:snapToGrid w:val="0"/>
        <w:ind w:left="836" w:firstLine="4"/>
        <w:rPr>
          <w:rFonts w:ascii="黑体" w:eastAsia="黑体" w:hAnsi="黑体" w:hint="eastAsia"/>
          <w:color w:val="000000"/>
          <w:sz w:val="24"/>
        </w:rPr>
      </w:pPr>
      <w:r>
        <w:rPr>
          <w:rFonts w:ascii="黑体" w:eastAsia="黑体" w:hAnsi="黑体" w:hint="eastAsia"/>
          <w:color w:val="000000"/>
          <w:sz w:val="24"/>
        </w:rPr>
        <w:t>(13)</w:t>
      </w:r>
      <w:r>
        <w:rPr>
          <w:rFonts w:ascii="黑体" w:eastAsia="黑体" w:hAnsi="黑体" w:hint="eastAsia"/>
          <w:color w:val="000000"/>
          <w:sz w:val="24"/>
        </w:rPr>
        <w:tab/>
      </w:r>
      <w:r>
        <w:rPr>
          <w:rFonts w:ascii="黑体" w:eastAsia="黑体" w:hAnsi="黑体" w:hint="eastAsia"/>
          <w:color w:val="000000"/>
          <w:sz w:val="24"/>
        </w:rPr>
        <w:t>不在任何转让股权上设定任何权利负担；</w:t>
      </w:r>
      <w:r>
        <w:rPr>
          <w:rFonts w:ascii="黑体" w:eastAsia="黑体" w:hAnsi="黑体" w:hint="eastAsia"/>
          <w:color w:val="000000"/>
          <w:sz w:val="24"/>
        </w:rPr>
        <w:t xml:space="preserve"> </w:t>
      </w:r>
    </w:p>
    <w:p w14:paraId="5EC88920" w14:textId="77777777" w:rsidR="00210231" w:rsidRDefault="00210231">
      <w:pPr>
        <w:adjustRightInd w:val="0"/>
        <w:snapToGrid w:val="0"/>
        <w:ind w:left="1260" w:hanging="416"/>
        <w:rPr>
          <w:rFonts w:ascii="黑体" w:eastAsia="黑体" w:hAnsi="黑体" w:hint="eastAsia"/>
          <w:color w:val="000000"/>
          <w:sz w:val="24"/>
        </w:rPr>
      </w:pPr>
    </w:p>
    <w:p w14:paraId="4E4168E4" w14:textId="77777777" w:rsidR="00210231" w:rsidRDefault="00210231">
      <w:pPr>
        <w:adjustRightInd w:val="0"/>
        <w:snapToGrid w:val="0"/>
        <w:ind w:left="1260" w:hanging="416"/>
        <w:rPr>
          <w:rFonts w:ascii="黑体" w:eastAsia="黑体" w:hAnsi="黑体" w:hint="eastAsia"/>
          <w:color w:val="000000"/>
          <w:sz w:val="24"/>
        </w:rPr>
      </w:pPr>
      <w:r>
        <w:rPr>
          <w:rFonts w:ascii="黑体" w:eastAsia="黑体" w:hAnsi="黑体" w:hint="eastAsia"/>
          <w:color w:val="000000"/>
          <w:sz w:val="24"/>
        </w:rPr>
        <w:t>(14)</w:t>
      </w:r>
      <w:r>
        <w:rPr>
          <w:rFonts w:ascii="黑体" w:eastAsia="黑体" w:hAnsi="黑体" w:hint="eastAsia"/>
          <w:color w:val="000000"/>
          <w:sz w:val="24"/>
        </w:rPr>
        <w:tab/>
      </w:r>
      <w:r>
        <w:rPr>
          <w:rFonts w:ascii="黑体" w:eastAsia="黑体" w:hAnsi="黑体" w:hint="eastAsia"/>
          <w:color w:val="000000"/>
          <w:sz w:val="24"/>
        </w:rPr>
        <w:t>尽快披露任何转让方获悉的任何可能违反本协议下的任何陈述、保证与承诺的事实（不论其在本协议签署日期前已存在或在本协议签署日期后与登记日前发生）</w:t>
      </w:r>
    </w:p>
    <w:p w14:paraId="3E61CB9E" w14:textId="77777777" w:rsidR="00210231" w:rsidRDefault="00210231">
      <w:pPr>
        <w:adjustRightInd w:val="0"/>
        <w:snapToGrid w:val="0"/>
        <w:ind w:left="836" w:firstLine="4"/>
        <w:rPr>
          <w:rFonts w:ascii="黑体" w:eastAsia="黑体" w:hAnsi="黑体" w:hint="eastAsia"/>
          <w:color w:val="000000"/>
          <w:sz w:val="24"/>
        </w:rPr>
      </w:pPr>
    </w:p>
    <w:p w14:paraId="48CD4F9A" w14:textId="77777777" w:rsidR="00210231" w:rsidRDefault="00210231">
      <w:pPr>
        <w:adjustRightInd w:val="0"/>
        <w:snapToGrid w:val="0"/>
        <w:ind w:left="836" w:hanging="836"/>
        <w:rPr>
          <w:rFonts w:ascii="黑体" w:eastAsia="黑体" w:hAnsi="黑体" w:hint="eastAsia"/>
          <w:color w:val="000000"/>
          <w:sz w:val="24"/>
        </w:rPr>
      </w:pPr>
      <w:r>
        <w:rPr>
          <w:rFonts w:ascii="黑体" w:eastAsia="黑体" w:hAnsi="黑体" w:hint="eastAsia"/>
          <w:color w:val="000000"/>
          <w:sz w:val="24"/>
        </w:rPr>
        <w:t>5.2</w:t>
      </w: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sz w:val="24"/>
        </w:rPr>
        <w:t>在不违反第</w:t>
      </w:r>
      <w:r>
        <w:rPr>
          <w:rFonts w:ascii="黑体" w:eastAsia="黑体" w:hAnsi="黑体" w:hint="eastAsia"/>
          <w:color w:val="000000"/>
          <w:sz w:val="24"/>
        </w:rPr>
        <w:t>5.1</w:t>
      </w:r>
      <w:r>
        <w:rPr>
          <w:rFonts w:ascii="黑体" w:eastAsia="黑体" w:hAnsi="黑体" w:hint="eastAsia"/>
          <w:color w:val="000000"/>
          <w:sz w:val="24"/>
        </w:rPr>
        <w:t>条规定的前提下，转让方作为登记日前公司的股东，在本协议签署之日起至登记日的期间内，应尽其所能促使公司的管理层确保在本协议签署之后：</w:t>
      </w:r>
    </w:p>
    <w:p w14:paraId="0773B3AC" w14:textId="77777777" w:rsidR="00210231" w:rsidRDefault="00210231">
      <w:pPr>
        <w:adjustRightInd w:val="0"/>
        <w:snapToGrid w:val="0"/>
        <w:ind w:left="836" w:firstLine="4"/>
        <w:rPr>
          <w:rFonts w:ascii="黑体" w:eastAsia="黑体" w:hAnsi="黑体" w:hint="eastAsia"/>
          <w:color w:val="000000"/>
          <w:sz w:val="24"/>
        </w:rPr>
      </w:pPr>
    </w:p>
    <w:p w14:paraId="7CC07019" w14:textId="77777777" w:rsidR="00210231" w:rsidRDefault="00210231">
      <w:pPr>
        <w:adjustRightInd w:val="0"/>
        <w:snapToGrid w:val="0"/>
        <w:ind w:left="1252" w:hanging="416"/>
        <w:rPr>
          <w:rFonts w:ascii="黑体" w:eastAsia="黑体" w:hAnsi="黑体" w:hint="eastAsia"/>
          <w:color w:val="000000"/>
          <w:sz w:val="24"/>
        </w:rPr>
      </w:pPr>
      <w:r>
        <w:rPr>
          <w:rFonts w:ascii="黑体" w:eastAsia="黑体" w:hAnsi="黑体" w:hint="eastAsia"/>
          <w:color w:val="000000"/>
          <w:sz w:val="24"/>
        </w:rPr>
        <w:t>(1)</w:t>
      </w:r>
      <w:r>
        <w:rPr>
          <w:rFonts w:ascii="黑体" w:eastAsia="黑体" w:hAnsi="黑体" w:hint="eastAsia"/>
          <w:color w:val="000000"/>
          <w:sz w:val="24"/>
        </w:rPr>
        <w:tab/>
      </w:r>
      <w:r>
        <w:rPr>
          <w:rFonts w:ascii="黑体" w:eastAsia="黑体" w:hAnsi="黑体" w:hint="eastAsia"/>
          <w:color w:val="000000"/>
          <w:sz w:val="24"/>
        </w:rPr>
        <w:t>公司与各受让方就公司运营事项进行全面交接合作；</w:t>
      </w:r>
    </w:p>
    <w:p w14:paraId="7D996C22" w14:textId="77777777" w:rsidR="00210231" w:rsidRDefault="00210231">
      <w:pPr>
        <w:adjustRightInd w:val="0"/>
        <w:snapToGrid w:val="0"/>
        <w:ind w:left="1252" w:hanging="416"/>
        <w:rPr>
          <w:rFonts w:ascii="黑体" w:eastAsia="黑体" w:hAnsi="黑体" w:hint="eastAsia"/>
          <w:color w:val="000000"/>
          <w:sz w:val="24"/>
        </w:rPr>
      </w:pPr>
    </w:p>
    <w:p w14:paraId="01D65AB4" w14:textId="77777777" w:rsidR="00210231" w:rsidRDefault="00210231">
      <w:pPr>
        <w:adjustRightInd w:val="0"/>
        <w:snapToGrid w:val="0"/>
        <w:ind w:left="1252" w:hanging="416"/>
        <w:rPr>
          <w:rFonts w:ascii="黑体" w:eastAsia="黑体" w:hAnsi="黑体" w:hint="eastAsia"/>
          <w:color w:val="000000"/>
          <w:sz w:val="24"/>
        </w:rPr>
      </w:pPr>
      <w:r>
        <w:rPr>
          <w:rFonts w:ascii="黑体" w:eastAsia="黑体" w:hAnsi="黑体" w:hint="eastAsia"/>
          <w:color w:val="000000"/>
          <w:sz w:val="24"/>
        </w:rPr>
        <w:t>(2)</w:t>
      </w:r>
      <w:r>
        <w:rPr>
          <w:rFonts w:ascii="黑体" w:eastAsia="黑体" w:hAnsi="黑体" w:hint="eastAsia"/>
          <w:color w:val="000000"/>
          <w:sz w:val="24"/>
        </w:rPr>
        <w:tab/>
      </w:r>
      <w:r>
        <w:rPr>
          <w:rFonts w:ascii="黑体" w:eastAsia="黑体" w:hAnsi="黑体" w:hint="eastAsia"/>
          <w:color w:val="000000"/>
          <w:sz w:val="24"/>
        </w:rPr>
        <w:t>各受让方的授权代表可充分参与公司日常的管理和运营过程，且对于对公司业务有重大影响的事项，公司管理层或相关人员应征询该等授权代表的意见；以及</w:t>
      </w:r>
    </w:p>
    <w:p w14:paraId="176252BB" w14:textId="77777777" w:rsidR="00210231" w:rsidRDefault="00210231">
      <w:pPr>
        <w:adjustRightInd w:val="0"/>
        <w:snapToGrid w:val="0"/>
        <w:ind w:left="1252" w:hanging="416"/>
        <w:rPr>
          <w:rFonts w:ascii="黑体" w:eastAsia="黑体" w:hAnsi="黑体" w:hint="eastAsia"/>
          <w:color w:val="000000"/>
          <w:sz w:val="24"/>
        </w:rPr>
      </w:pPr>
    </w:p>
    <w:p w14:paraId="320C9146" w14:textId="77777777" w:rsidR="00210231" w:rsidRDefault="00210231">
      <w:pPr>
        <w:numPr>
          <w:ilvl w:val="0"/>
          <w:numId w:val="2"/>
        </w:numPr>
        <w:adjustRightInd w:val="0"/>
        <w:snapToGrid w:val="0"/>
        <w:rPr>
          <w:rFonts w:ascii="黑体" w:eastAsia="黑体" w:hAnsi="黑体" w:hint="eastAsia"/>
          <w:color w:val="000000"/>
          <w:sz w:val="24"/>
        </w:rPr>
      </w:pPr>
      <w:r>
        <w:rPr>
          <w:rFonts w:ascii="黑体" w:eastAsia="黑体" w:hAnsi="黑体" w:hint="eastAsia"/>
          <w:color w:val="000000"/>
          <w:sz w:val="24"/>
        </w:rPr>
        <w:t>为了以上第</w:t>
      </w:r>
      <w:r>
        <w:rPr>
          <w:rFonts w:ascii="黑体" w:eastAsia="黑体" w:hAnsi="黑体" w:hint="eastAsia"/>
          <w:color w:val="000000"/>
          <w:sz w:val="24"/>
        </w:rPr>
        <w:t>(2)</w:t>
      </w:r>
      <w:r>
        <w:rPr>
          <w:rFonts w:ascii="黑体" w:eastAsia="黑体" w:hAnsi="黑体" w:hint="eastAsia"/>
          <w:color w:val="000000"/>
          <w:sz w:val="24"/>
        </w:rPr>
        <w:t>项所述之目的，应各受让方或其授权代表的要求，公司应向其提供公司的文件、资料以及人员。</w:t>
      </w:r>
    </w:p>
    <w:p w14:paraId="272E03E5" w14:textId="77777777" w:rsidR="00210231" w:rsidRDefault="00210231">
      <w:pPr>
        <w:adjustRightInd w:val="0"/>
        <w:snapToGrid w:val="0"/>
        <w:ind w:left="840"/>
        <w:rPr>
          <w:rFonts w:ascii="黑体" w:eastAsia="黑体" w:hAnsi="黑体" w:hint="eastAsia"/>
          <w:color w:val="000000"/>
          <w:sz w:val="24"/>
        </w:rPr>
      </w:pPr>
    </w:p>
    <w:p w14:paraId="2B583D63" w14:textId="77777777" w:rsidR="00210231" w:rsidRDefault="00210231">
      <w:pPr>
        <w:adjustRightInd w:val="0"/>
        <w:snapToGrid w:val="0"/>
        <w:rPr>
          <w:rFonts w:ascii="黑体" w:eastAsia="黑体" w:hAnsi="黑体" w:hint="eastAsia"/>
          <w:color w:val="000000"/>
          <w:sz w:val="24"/>
        </w:rPr>
      </w:pPr>
    </w:p>
    <w:p w14:paraId="7337C698" w14:textId="77777777" w:rsidR="00210231" w:rsidRDefault="00210231">
      <w:pPr>
        <w:adjustRightInd w:val="0"/>
        <w:snapToGrid w:val="0"/>
        <w:ind w:left="836" w:hanging="836"/>
        <w:rPr>
          <w:rFonts w:ascii="黑体" w:eastAsia="黑体" w:hAnsi="黑体" w:hint="eastAsia"/>
          <w:color w:val="000000"/>
          <w:sz w:val="24"/>
        </w:rPr>
      </w:pPr>
    </w:p>
    <w:p w14:paraId="3DCAA7EF" w14:textId="77777777" w:rsidR="00210231" w:rsidRDefault="00210231">
      <w:pPr>
        <w:pStyle w:val="1"/>
        <w:spacing w:before="0" w:after="0" w:line="240" w:lineRule="auto"/>
        <w:jc w:val="center"/>
        <w:rPr>
          <w:rFonts w:ascii="黑体" w:eastAsia="黑体" w:hAnsi="黑体" w:hint="eastAsia"/>
          <w:color w:val="000000"/>
          <w:sz w:val="24"/>
          <w:highlight w:val="yellow"/>
        </w:rPr>
      </w:pPr>
      <w:r>
        <w:rPr>
          <w:rFonts w:ascii="黑体" w:eastAsia="黑体" w:hAnsi="黑体" w:hint="eastAsia"/>
          <w:color w:val="000000"/>
          <w:sz w:val="24"/>
          <w:highlight w:val="yellow"/>
        </w:rPr>
        <w:t>第六条</w:t>
      </w:r>
      <w:r>
        <w:rPr>
          <w:rFonts w:ascii="黑体" w:eastAsia="黑体" w:hAnsi="黑体" w:hint="eastAsia"/>
          <w:color w:val="000000"/>
          <w:sz w:val="24"/>
          <w:highlight w:val="yellow"/>
        </w:rPr>
        <w:t xml:space="preserve">  </w:t>
      </w:r>
      <w:r>
        <w:rPr>
          <w:rFonts w:ascii="黑体" w:eastAsia="黑体" w:hAnsi="黑体" w:hint="eastAsia"/>
          <w:color w:val="000000"/>
          <w:sz w:val="24"/>
          <w:highlight w:val="yellow"/>
        </w:rPr>
        <w:t>先决条件</w:t>
      </w:r>
    </w:p>
    <w:p w14:paraId="22995943" w14:textId="77777777" w:rsidR="00210231" w:rsidRDefault="00210231">
      <w:pPr>
        <w:adjustRightInd w:val="0"/>
        <w:snapToGrid w:val="0"/>
        <w:ind w:left="540"/>
        <w:rPr>
          <w:rFonts w:ascii="黑体" w:eastAsia="黑体" w:hAnsi="黑体" w:hint="eastAsia"/>
          <w:color w:val="000000"/>
          <w:sz w:val="24"/>
          <w:highlight w:val="yellow"/>
        </w:rPr>
      </w:pPr>
    </w:p>
    <w:p w14:paraId="70022638" w14:textId="77777777" w:rsidR="00210231" w:rsidRDefault="00210231">
      <w:pPr>
        <w:adjustRightInd w:val="0"/>
        <w:snapToGrid w:val="0"/>
        <w:ind w:left="836" w:hanging="836"/>
        <w:rPr>
          <w:rFonts w:ascii="黑体" w:eastAsia="黑体" w:hAnsi="黑体" w:hint="eastAsia"/>
          <w:color w:val="000000"/>
          <w:sz w:val="24"/>
          <w:highlight w:val="yellow"/>
        </w:rPr>
      </w:pPr>
      <w:r>
        <w:rPr>
          <w:rFonts w:ascii="黑体" w:eastAsia="黑体" w:hAnsi="黑体" w:hint="eastAsia"/>
          <w:color w:val="000000"/>
          <w:sz w:val="24"/>
          <w:highlight w:val="yellow"/>
        </w:rPr>
        <w:t>6.1</w:t>
      </w:r>
      <w:r>
        <w:rPr>
          <w:rFonts w:ascii="黑体" w:eastAsia="黑体" w:hAnsi="黑体" w:hint="eastAsia"/>
          <w:color w:val="000000"/>
          <w:sz w:val="24"/>
          <w:highlight w:val="yellow"/>
        </w:rPr>
        <w:tab/>
      </w:r>
      <w:r>
        <w:rPr>
          <w:rFonts w:ascii="黑体" w:eastAsia="黑体" w:hAnsi="黑体" w:hint="eastAsia"/>
          <w:color w:val="000000"/>
          <w:sz w:val="24"/>
          <w:highlight w:val="yellow"/>
        </w:rPr>
        <w:t>转让方义务的先决条件</w:t>
      </w:r>
    </w:p>
    <w:p w14:paraId="1D812C1B" w14:textId="77777777" w:rsidR="00210231" w:rsidRDefault="00210231">
      <w:pPr>
        <w:adjustRightInd w:val="0"/>
        <w:snapToGrid w:val="0"/>
        <w:ind w:left="836" w:hanging="836"/>
        <w:rPr>
          <w:rFonts w:ascii="黑体" w:eastAsia="黑体" w:hAnsi="黑体" w:hint="eastAsia"/>
          <w:color w:val="000000"/>
          <w:sz w:val="24"/>
          <w:highlight w:val="yellow"/>
        </w:rPr>
      </w:pPr>
    </w:p>
    <w:p w14:paraId="7F85C1BA" w14:textId="77777777" w:rsidR="00210231" w:rsidRDefault="00210231">
      <w:pPr>
        <w:adjustRightInd w:val="0"/>
        <w:snapToGrid w:val="0"/>
        <w:ind w:left="836"/>
        <w:rPr>
          <w:rFonts w:ascii="黑体" w:eastAsia="黑体" w:hAnsi="黑体" w:hint="eastAsia"/>
          <w:color w:val="000000"/>
          <w:sz w:val="24"/>
          <w:highlight w:val="yellow"/>
        </w:rPr>
      </w:pPr>
      <w:r>
        <w:rPr>
          <w:rFonts w:ascii="黑体" w:eastAsia="黑体" w:hAnsi="黑体" w:hint="eastAsia"/>
          <w:color w:val="000000"/>
          <w:sz w:val="24"/>
          <w:highlight w:val="yellow"/>
        </w:rPr>
        <w:t>各转让方完成本协议下的股权转让的义务以以下各项条件得到满足或被各转让方书面放弃为前提：</w:t>
      </w:r>
    </w:p>
    <w:p w14:paraId="4965E612" w14:textId="77777777" w:rsidR="00210231" w:rsidRDefault="00210231">
      <w:pPr>
        <w:adjustRightInd w:val="0"/>
        <w:snapToGrid w:val="0"/>
        <w:ind w:left="836" w:hanging="836"/>
        <w:rPr>
          <w:rFonts w:ascii="黑体" w:eastAsia="黑体" w:hAnsi="黑体" w:hint="eastAsia"/>
          <w:color w:val="000000"/>
          <w:sz w:val="24"/>
          <w:highlight w:val="yellow"/>
        </w:rPr>
      </w:pPr>
    </w:p>
    <w:p w14:paraId="653810C9" w14:textId="77777777" w:rsidR="00210231" w:rsidRDefault="00210231">
      <w:pPr>
        <w:adjustRightInd w:val="0"/>
        <w:snapToGrid w:val="0"/>
        <w:ind w:left="836" w:hanging="836"/>
        <w:rPr>
          <w:rFonts w:ascii="黑体" w:eastAsia="黑体" w:hAnsi="黑体" w:hint="eastAsia"/>
          <w:color w:val="000000"/>
          <w:sz w:val="24"/>
          <w:highlight w:val="yellow"/>
        </w:rPr>
      </w:pPr>
      <w:r>
        <w:rPr>
          <w:rFonts w:ascii="黑体" w:eastAsia="黑体" w:hAnsi="黑体" w:hint="eastAsia"/>
          <w:color w:val="000000"/>
          <w:sz w:val="24"/>
          <w:highlight w:val="yellow"/>
        </w:rPr>
        <w:t>6.1.1</w:t>
      </w:r>
      <w:r>
        <w:rPr>
          <w:rFonts w:ascii="黑体" w:eastAsia="黑体" w:hAnsi="黑体" w:hint="eastAsia"/>
          <w:color w:val="000000"/>
          <w:sz w:val="24"/>
          <w:highlight w:val="yellow"/>
        </w:rPr>
        <w:tab/>
      </w:r>
      <w:r>
        <w:rPr>
          <w:rFonts w:ascii="黑体" w:eastAsia="黑体" w:hAnsi="黑体" w:hint="eastAsia"/>
          <w:color w:val="000000"/>
          <w:sz w:val="24"/>
          <w:highlight w:val="yellow"/>
          <w:u w:val="single"/>
        </w:rPr>
        <w:t>陈述、保证与承诺</w:t>
      </w:r>
    </w:p>
    <w:p w14:paraId="32E8DD77" w14:textId="77777777" w:rsidR="00210231" w:rsidRDefault="00210231">
      <w:pPr>
        <w:adjustRightInd w:val="0"/>
        <w:snapToGrid w:val="0"/>
        <w:ind w:left="836" w:hanging="836"/>
        <w:rPr>
          <w:rFonts w:ascii="黑体" w:eastAsia="黑体" w:hAnsi="黑体" w:hint="eastAsia"/>
          <w:color w:val="000000"/>
          <w:sz w:val="24"/>
          <w:highlight w:val="yellow"/>
        </w:rPr>
      </w:pPr>
    </w:p>
    <w:p w14:paraId="2A84EE08" w14:textId="77777777" w:rsidR="00210231" w:rsidRDefault="00210231">
      <w:pPr>
        <w:adjustRightInd w:val="0"/>
        <w:snapToGrid w:val="0"/>
        <w:ind w:left="836"/>
        <w:rPr>
          <w:rFonts w:ascii="黑体" w:eastAsia="黑体" w:hAnsi="黑体" w:hint="eastAsia"/>
          <w:color w:val="000000"/>
          <w:sz w:val="24"/>
          <w:highlight w:val="yellow"/>
        </w:rPr>
      </w:pPr>
      <w:r>
        <w:rPr>
          <w:rFonts w:ascii="黑体" w:eastAsia="黑体" w:hAnsi="黑体" w:hint="eastAsia"/>
          <w:color w:val="000000"/>
          <w:sz w:val="24"/>
          <w:highlight w:val="yellow"/>
        </w:rPr>
        <w:t>各受让方在本协议下做出的陈述、保证与承诺截至登记都是真实、完整和准确的，如同该等陈述、保证与承诺是在登记所做出的同样有效。</w:t>
      </w:r>
    </w:p>
    <w:p w14:paraId="48AC6D8A" w14:textId="77777777" w:rsidR="00210231" w:rsidRDefault="00210231">
      <w:pPr>
        <w:adjustRightInd w:val="0"/>
        <w:snapToGrid w:val="0"/>
        <w:ind w:left="836" w:hanging="836"/>
        <w:rPr>
          <w:rFonts w:ascii="黑体" w:eastAsia="黑体" w:hAnsi="黑体" w:hint="eastAsia"/>
          <w:color w:val="000000"/>
          <w:sz w:val="24"/>
          <w:highlight w:val="yellow"/>
        </w:rPr>
      </w:pPr>
    </w:p>
    <w:p w14:paraId="19F32FA9" w14:textId="77777777" w:rsidR="00210231" w:rsidRDefault="00210231">
      <w:pPr>
        <w:adjustRightInd w:val="0"/>
        <w:snapToGrid w:val="0"/>
        <w:ind w:left="836" w:hanging="836"/>
        <w:rPr>
          <w:rFonts w:ascii="黑体" w:eastAsia="黑体" w:hAnsi="黑体" w:hint="eastAsia"/>
          <w:color w:val="000000"/>
          <w:sz w:val="24"/>
          <w:highlight w:val="yellow"/>
        </w:rPr>
      </w:pPr>
      <w:r>
        <w:rPr>
          <w:rFonts w:ascii="黑体" w:eastAsia="黑体" w:hAnsi="黑体" w:hint="eastAsia"/>
          <w:color w:val="000000"/>
          <w:sz w:val="24"/>
          <w:highlight w:val="yellow"/>
        </w:rPr>
        <w:t>6.2</w:t>
      </w:r>
      <w:r>
        <w:rPr>
          <w:rFonts w:ascii="黑体" w:eastAsia="黑体" w:hAnsi="黑体" w:hint="eastAsia"/>
          <w:color w:val="000000"/>
          <w:sz w:val="24"/>
          <w:highlight w:val="yellow"/>
        </w:rPr>
        <w:tab/>
      </w:r>
      <w:r>
        <w:rPr>
          <w:rFonts w:ascii="黑体" w:eastAsia="黑体" w:hAnsi="黑体" w:hint="eastAsia"/>
          <w:color w:val="000000"/>
          <w:sz w:val="24"/>
          <w:highlight w:val="yellow"/>
          <w:u w:val="single"/>
        </w:rPr>
        <w:t>受让方义务的先决条件</w:t>
      </w:r>
    </w:p>
    <w:p w14:paraId="217828C8" w14:textId="77777777" w:rsidR="00210231" w:rsidRDefault="00210231">
      <w:pPr>
        <w:adjustRightInd w:val="0"/>
        <w:snapToGrid w:val="0"/>
        <w:ind w:left="836" w:hanging="836"/>
        <w:rPr>
          <w:rFonts w:ascii="黑体" w:eastAsia="黑体" w:hAnsi="黑体" w:hint="eastAsia"/>
          <w:color w:val="000000"/>
          <w:sz w:val="24"/>
          <w:highlight w:val="yellow"/>
        </w:rPr>
      </w:pPr>
    </w:p>
    <w:p w14:paraId="19C157F3" w14:textId="77777777" w:rsidR="00210231" w:rsidRDefault="00210231">
      <w:pPr>
        <w:adjustRightInd w:val="0"/>
        <w:snapToGrid w:val="0"/>
        <w:ind w:left="836"/>
        <w:rPr>
          <w:rFonts w:ascii="黑体" w:eastAsia="黑体" w:hAnsi="黑体" w:hint="eastAsia"/>
          <w:color w:val="000000"/>
          <w:sz w:val="24"/>
          <w:highlight w:val="yellow"/>
        </w:rPr>
      </w:pPr>
      <w:r>
        <w:rPr>
          <w:rFonts w:ascii="黑体" w:eastAsia="黑体" w:hAnsi="黑体" w:hint="eastAsia"/>
          <w:color w:val="000000"/>
          <w:sz w:val="24"/>
          <w:highlight w:val="yellow"/>
        </w:rPr>
        <w:t>各受让方完成本协议下的股权转让的义务以以下各项条件得到满足或被各受让方书面放弃为前提：</w:t>
      </w:r>
    </w:p>
    <w:p w14:paraId="2957D035" w14:textId="77777777" w:rsidR="00210231" w:rsidRDefault="00210231">
      <w:pPr>
        <w:adjustRightInd w:val="0"/>
        <w:snapToGrid w:val="0"/>
        <w:ind w:left="836" w:hanging="836"/>
        <w:rPr>
          <w:rFonts w:ascii="黑体" w:eastAsia="黑体" w:hAnsi="黑体" w:hint="eastAsia"/>
          <w:color w:val="000000"/>
          <w:sz w:val="24"/>
          <w:highlight w:val="yellow"/>
        </w:rPr>
      </w:pPr>
    </w:p>
    <w:p w14:paraId="28DB4D4F" w14:textId="77777777" w:rsidR="00210231" w:rsidRDefault="00210231">
      <w:pPr>
        <w:adjustRightInd w:val="0"/>
        <w:snapToGrid w:val="0"/>
        <w:ind w:left="836" w:hanging="836"/>
        <w:rPr>
          <w:rFonts w:ascii="黑体" w:eastAsia="黑体" w:hAnsi="黑体" w:hint="eastAsia"/>
          <w:color w:val="000000"/>
          <w:sz w:val="24"/>
          <w:highlight w:val="yellow"/>
        </w:rPr>
      </w:pPr>
      <w:r>
        <w:rPr>
          <w:rFonts w:ascii="黑体" w:eastAsia="黑体" w:hAnsi="黑体" w:hint="eastAsia"/>
          <w:color w:val="000000"/>
          <w:sz w:val="24"/>
          <w:highlight w:val="yellow"/>
        </w:rPr>
        <w:t>6.2.1</w:t>
      </w:r>
      <w:r>
        <w:rPr>
          <w:rFonts w:ascii="黑体" w:eastAsia="黑体" w:hAnsi="黑体" w:hint="eastAsia"/>
          <w:color w:val="000000"/>
          <w:sz w:val="24"/>
          <w:highlight w:val="yellow"/>
        </w:rPr>
        <w:tab/>
      </w:r>
      <w:r>
        <w:rPr>
          <w:rFonts w:ascii="黑体" w:eastAsia="黑体" w:hAnsi="黑体" w:hint="eastAsia"/>
          <w:color w:val="000000"/>
          <w:sz w:val="24"/>
          <w:highlight w:val="yellow"/>
          <w:u w:val="single"/>
        </w:rPr>
        <w:t>陈述、保证与承诺</w:t>
      </w:r>
    </w:p>
    <w:p w14:paraId="00319131" w14:textId="77777777" w:rsidR="00210231" w:rsidRDefault="00210231">
      <w:pPr>
        <w:adjustRightInd w:val="0"/>
        <w:snapToGrid w:val="0"/>
        <w:ind w:left="836" w:hanging="836"/>
        <w:rPr>
          <w:rFonts w:ascii="黑体" w:eastAsia="黑体" w:hAnsi="黑体" w:hint="eastAsia"/>
          <w:color w:val="000000"/>
          <w:sz w:val="24"/>
          <w:highlight w:val="yellow"/>
        </w:rPr>
      </w:pPr>
    </w:p>
    <w:p w14:paraId="089BAED7" w14:textId="77777777" w:rsidR="00210231" w:rsidRDefault="00210231">
      <w:pPr>
        <w:pStyle w:val="3"/>
        <w:rPr>
          <w:rFonts w:ascii="黑体" w:eastAsia="黑体" w:hAnsi="黑体" w:hint="eastAsia"/>
          <w:color w:val="000000"/>
          <w:highlight w:val="yellow"/>
        </w:rPr>
      </w:pPr>
      <w:r>
        <w:rPr>
          <w:rFonts w:ascii="黑体" w:eastAsia="黑体" w:hAnsi="黑体" w:hint="eastAsia"/>
          <w:color w:val="000000"/>
          <w:highlight w:val="yellow"/>
        </w:rPr>
        <w:t>各转让方在本协议下做出的陈述、保证与承诺截至登记日都是真实、完整和准确的，如同该等陈述、保证与承诺是在登记日所做出的同样有效。</w:t>
      </w:r>
    </w:p>
    <w:p w14:paraId="578F1DC3" w14:textId="77777777" w:rsidR="00210231" w:rsidRDefault="00210231">
      <w:pPr>
        <w:adjustRightInd w:val="0"/>
        <w:snapToGrid w:val="0"/>
        <w:ind w:left="836" w:hanging="836"/>
        <w:rPr>
          <w:rFonts w:ascii="黑体" w:eastAsia="黑体" w:hAnsi="黑体" w:hint="eastAsia"/>
          <w:color w:val="000000"/>
          <w:sz w:val="24"/>
          <w:highlight w:val="yellow"/>
        </w:rPr>
      </w:pPr>
    </w:p>
    <w:p w14:paraId="287597C6" w14:textId="77777777" w:rsidR="00210231" w:rsidRDefault="00210231">
      <w:pPr>
        <w:adjustRightInd w:val="0"/>
        <w:snapToGrid w:val="0"/>
        <w:ind w:left="836" w:hanging="836"/>
        <w:rPr>
          <w:rFonts w:ascii="黑体" w:eastAsia="黑体" w:hAnsi="黑体" w:hint="eastAsia"/>
          <w:color w:val="000000"/>
          <w:sz w:val="24"/>
          <w:highlight w:val="yellow"/>
        </w:rPr>
      </w:pPr>
      <w:r>
        <w:rPr>
          <w:rFonts w:ascii="黑体" w:eastAsia="黑体" w:hAnsi="黑体" w:hint="eastAsia"/>
          <w:color w:val="000000"/>
          <w:sz w:val="24"/>
          <w:highlight w:val="yellow"/>
        </w:rPr>
        <w:t>6.2.2</w:t>
      </w:r>
      <w:r>
        <w:rPr>
          <w:rFonts w:ascii="黑体" w:eastAsia="黑体" w:hAnsi="黑体" w:hint="eastAsia"/>
          <w:color w:val="000000"/>
          <w:sz w:val="24"/>
          <w:highlight w:val="yellow"/>
        </w:rPr>
        <w:tab/>
      </w:r>
      <w:r>
        <w:rPr>
          <w:rFonts w:ascii="黑体" w:eastAsia="黑体" w:hAnsi="黑体" w:hint="eastAsia"/>
          <w:color w:val="000000"/>
          <w:sz w:val="24"/>
          <w:highlight w:val="yellow"/>
          <w:u w:val="single"/>
        </w:rPr>
        <w:t>尽职调查</w:t>
      </w:r>
    </w:p>
    <w:p w14:paraId="424C5E99" w14:textId="77777777" w:rsidR="00210231" w:rsidRDefault="00210231">
      <w:pPr>
        <w:adjustRightInd w:val="0"/>
        <w:snapToGrid w:val="0"/>
        <w:ind w:left="836" w:hanging="836"/>
        <w:rPr>
          <w:rFonts w:ascii="黑体" w:eastAsia="黑体" w:hAnsi="黑体" w:hint="eastAsia"/>
          <w:color w:val="000000"/>
          <w:sz w:val="24"/>
          <w:highlight w:val="yellow"/>
        </w:rPr>
      </w:pPr>
    </w:p>
    <w:p w14:paraId="06D5DAFE" w14:textId="77777777" w:rsidR="00210231" w:rsidRDefault="00210231">
      <w:pPr>
        <w:pStyle w:val="3"/>
        <w:rPr>
          <w:rFonts w:ascii="黑体" w:eastAsia="黑体" w:hAnsi="黑体" w:hint="eastAsia"/>
          <w:color w:val="000000"/>
          <w:highlight w:val="yellow"/>
        </w:rPr>
      </w:pPr>
      <w:r>
        <w:rPr>
          <w:rFonts w:ascii="黑体" w:eastAsia="黑体" w:hAnsi="黑体" w:hint="eastAsia"/>
          <w:color w:val="000000"/>
          <w:highlight w:val="yellow"/>
        </w:rPr>
        <w:t>各转让方应已按照各受让方在对公司进行尽职调查时可能提出的合理要求，向各受让方提供了全力支持和协助，包括但不限于向由各受让方委派的律师、会计师与其他代表充分提供公司的所有账目、记录、合同、技术资料、人员资料、管理情况以及其他文件。上述尽职调查应包括但不限于对公司运作、法律、财务、技术与人事方面所进行的尽职调查。该等尽职调查的结果令各受让方感到满意。</w:t>
      </w:r>
    </w:p>
    <w:p w14:paraId="553EF9B8" w14:textId="77777777" w:rsidR="00210231" w:rsidRDefault="00210231">
      <w:pPr>
        <w:adjustRightInd w:val="0"/>
        <w:snapToGrid w:val="0"/>
        <w:ind w:left="836" w:hanging="836"/>
        <w:rPr>
          <w:rFonts w:ascii="黑体" w:eastAsia="黑体" w:hAnsi="黑体" w:hint="eastAsia"/>
          <w:color w:val="000000"/>
          <w:sz w:val="24"/>
          <w:highlight w:val="yellow"/>
        </w:rPr>
      </w:pPr>
    </w:p>
    <w:p w14:paraId="6BFEF191" w14:textId="77777777" w:rsidR="00210231" w:rsidRDefault="00210231">
      <w:pPr>
        <w:adjustRightInd w:val="0"/>
        <w:snapToGrid w:val="0"/>
        <w:ind w:left="836" w:hanging="836"/>
        <w:rPr>
          <w:rFonts w:ascii="黑体" w:eastAsia="黑体" w:hAnsi="黑体" w:hint="eastAsia"/>
          <w:color w:val="000000"/>
          <w:sz w:val="24"/>
          <w:highlight w:val="yellow"/>
        </w:rPr>
      </w:pPr>
      <w:r>
        <w:rPr>
          <w:rFonts w:ascii="黑体" w:eastAsia="黑体" w:hAnsi="黑体" w:hint="eastAsia"/>
          <w:color w:val="000000"/>
          <w:sz w:val="24"/>
          <w:highlight w:val="yellow"/>
        </w:rPr>
        <w:t>6.2.3</w:t>
      </w:r>
      <w:r>
        <w:rPr>
          <w:rFonts w:ascii="黑体" w:eastAsia="黑体" w:hAnsi="黑体" w:hint="eastAsia"/>
          <w:color w:val="000000"/>
          <w:sz w:val="24"/>
          <w:highlight w:val="yellow"/>
        </w:rPr>
        <w:tab/>
      </w:r>
      <w:r>
        <w:rPr>
          <w:rFonts w:ascii="黑体" w:eastAsia="黑体" w:hAnsi="黑体" w:hint="eastAsia"/>
          <w:color w:val="000000"/>
          <w:sz w:val="24"/>
          <w:highlight w:val="yellow"/>
          <w:u w:val="single"/>
        </w:rPr>
        <w:t>股东会决议</w:t>
      </w:r>
    </w:p>
    <w:p w14:paraId="2E862CD5" w14:textId="77777777" w:rsidR="00210231" w:rsidRDefault="00210231">
      <w:pPr>
        <w:adjustRightInd w:val="0"/>
        <w:snapToGrid w:val="0"/>
        <w:ind w:left="836" w:hanging="836"/>
        <w:rPr>
          <w:rFonts w:ascii="黑体" w:eastAsia="黑体" w:hAnsi="黑体" w:hint="eastAsia"/>
          <w:color w:val="000000"/>
          <w:sz w:val="24"/>
          <w:highlight w:val="yellow"/>
        </w:rPr>
      </w:pPr>
    </w:p>
    <w:p w14:paraId="6C72A33F" w14:textId="77777777" w:rsidR="00210231" w:rsidRDefault="00210231">
      <w:pPr>
        <w:adjustRightInd w:val="0"/>
        <w:snapToGrid w:val="0"/>
        <w:ind w:left="836" w:hanging="836"/>
        <w:rPr>
          <w:rFonts w:ascii="黑体" w:eastAsia="黑体" w:hAnsi="黑体" w:hint="eastAsia"/>
          <w:color w:val="000000"/>
          <w:sz w:val="24"/>
          <w:highlight w:val="yellow"/>
        </w:rPr>
      </w:pPr>
      <w:r>
        <w:rPr>
          <w:rFonts w:ascii="黑体" w:eastAsia="黑体" w:hAnsi="黑体" w:hint="eastAsia"/>
          <w:color w:val="000000"/>
          <w:sz w:val="24"/>
          <w:highlight w:val="yellow"/>
        </w:rPr>
        <w:tab/>
      </w:r>
      <w:r>
        <w:rPr>
          <w:rFonts w:ascii="黑体" w:eastAsia="黑体" w:hAnsi="黑体" w:hint="eastAsia"/>
          <w:color w:val="000000"/>
          <w:sz w:val="24"/>
          <w:highlight w:val="yellow"/>
        </w:rPr>
        <w:tab/>
      </w:r>
      <w:r>
        <w:rPr>
          <w:rFonts w:ascii="黑体" w:eastAsia="黑体" w:hAnsi="黑体" w:hint="eastAsia"/>
          <w:color w:val="000000"/>
          <w:sz w:val="24"/>
          <w:highlight w:val="yellow"/>
        </w:rPr>
        <w:t>各受让方已收到了各转让方依据法律规定以及公司届时有效的章程做出的有效的股东会决议，其中各转让方一致同意本协议下的股权转让且各转让方书面明确放弃各自对转让股权的任何部分的优先购买权。</w:t>
      </w:r>
    </w:p>
    <w:p w14:paraId="04ED86C0" w14:textId="77777777" w:rsidR="00210231" w:rsidRDefault="00210231">
      <w:pPr>
        <w:adjustRightInd w:val="0"/>
        <w:snapToGrid w:val="0"/>
        <w:rPr>
          <w:rFonts w:ascii="黑体" w:eastAsia="黑体" w:hAnsi="黑体" w:hint="eastAsia"/>
          <w:color w:val="000000"/>
          <w:sz w:val="24"/>
          <w:highlight w:val="yellow"/>
        </w:rPr>
      </w:pPr>
    </w:p>
    <w:p w14:paraId="275725BB" w14:textId="77777777" w:rsidR="00210231" w:rsidRDefault="00210231">
      <w:pPr>
        <w:adjustRightInd w:val="0"/>
        <w:snapToGrid w:val="0"/>
        <w:ind w:left="836" w:hanging="836"/>
        <w:rPr>
          <w:rFonts w:ascii="黑体" w:eastAsia="黑体" w:hAnsi="黑体" w:hint="eastAsia"/>
          <w:color w:val="000000"/>
          <w:sz w:val="24"/>
          <w:highlight w:val="yellow"/>
        </w:rPr>
      </w:pPr>
      <w:r>
        <w:rPr>
          <w:rFonts w:ascii="黑体" w:eastAsia="黑体" w:hAnsi="黑体" w:hint="eastAsia"/>
          <w:color w:val="000000"/>
          <w:sz w:val="24"/>
          <w:highlight w:val="yellow"/>
        </w:rPr>
        <w:t>6.2.4</w:t>
      </w:r>
      <w:r>
        <w:rPr>
          <w:rFonts w:ascii="黑体" w:eastAsia="黑体" w:hAnsi="黑体" w:hint="eastAsia"/>
          <w:color w:val="000000"/>
          <w:sz w:val="24"/>
          <w:highlight w:val="yellow"/>
        </w:rPr>
        <w:tab/>
      </w:r>
      <w:r>
        <w:rPr>
          <w:rFonts w:ascii="黑体" w:eastAsia="黑体" w:hAnsi="黑体" w:hint="eastAsia"/>
          <w:color w:val="000000"/>
          <w:sz w:val="24"/>
          <w:highlight w:val="yellow"/>
          <w:u w:val="single"/>
        </w:rPr>
        <w:t>执行董事、总经理与监事辞职</w:t>
      </w:r>
    </w:p>
    <w:p w14:paraId="554F3054" w14:textId="77777777" w:rsidR="00210231" w:rsidRDefault="00210231">
      <w:pPr>
        <w:adjustRightInd w:val="0"/>
        <w:snapToGrid w:val="0"/>
        <w:ind w:left="836" w:hanging="836"/>
        <w:rPr>
          <w:rFonts w:ascii="黑体" w:eastAsia="黑体" w:hAnsi="黑体" w:hint="eastAsia"/>
          <w:color w:val="000000"/>
          <w:sz w:val="24"/>
          <w:highlight w:val="yellow"/>
        </w:rPr>
      </w:pPr>
    </w:p>
    <w:p w14:paraId="59FDE599" w14:textId="77777777" w:rsidR="00210231" w:rsidRDefault="00210231">
      <w:pPr>
        <w:pStyle w:val="3"/>
        <w:rPr>
          <w:rFonts w:ascii="黑体" w:eastAsia="黑体" w:hAnsi="黑体" w:hint="eastAsia"/>
          <w:color w:val="000000"/>
          <w:highlight w:val="yellow"/>
        </w:rPr>
      </w:pPr>
      <w:r>
        <w:rPr>
          <w:rFonts w:ascii="黑体" w:eastAsia="黑体" w:hAnsi="黑体" w:hint="eastAsia"/>
          <w:color w:val="000000"/>
          <w:highlight w:val="yellow"/>
        </w:rPr>
        <w:t>各受让方已收到于登记日生效的公司现任执行董事、总经理与监事的书面辞呈。</w:t>
      </w:r>
    </w:p>
    <w:p w14:paraId="7C5E0BAD" w14:textId="77777777" w:rsidR="00210231" w:rsidRDefault="00210231">
      <w:pPr>
        <w:adjustRightInd w:val="0"/>
        <w:snapToGrid w:val="0"/>
        <w:ind w:left="836" w:hanging="836"/>
        <w:rPr>
          <w:rFonts w:ascii="黑体" w:eastAsia="黑体" w:hAnsi="黑体" w:hint="eastAsia"/>
          <w:color w:val="000000"/>
          <w:sz w:val="24"/>
          <w:highlight w:val="yellow"/>
        </w:rPr>
      </w:pPr>
    </w:p>
    <w:p w14:paraId="3EF2D7AB" w14:textId="77777777" w:rsidR="00210231" w:rsidRDefault="00210231">
      <w:pPr>
        <w:adjustRightInd w:val="0"/>
        <w:snapToGrid w:val="0"/>
        <w:ind w:left="836" w:hanging="836"/>
        <w:rPr>
          <w:rFonts w:ascii="黑体" w:eastAsia="黑体" w:hAnsi="黑体" w:hint="eastAsia"/>
          <w:color w:val="000000"/>
          <w:sz w:val="24"/>
          <w:highlight w:val="yellow"/>
        </w:rPr>
      </w:pPr>
      <w:r>
        <w:rPr>
          <w:rFonts w:ascii="黑体" w:eastAsia="黑体" w:hAnsi="黑体" w:hint="eastAsia"/>
          <w:color w:val="000000"/>
          <w:sz w:val="24"/>
          <w:highlight w:val="yellow"/>
        </w:rPr>
        <w:t>6.2.5</w:t>
      </w:r>
      <w:r>
        <w:rPr>
          <w:rFonts w:ascii="黑体" w:eastAsia="黑体" w:hAnsi="黑体" w:hint="eastAsia"/>
          <w:color w:val="000000"/>
          <w:sz w:val="24"/>
          <w:highlight w:val="yellow"/>
        </w:rPr>
        <w:tab/>
      </w:r>
      <w:r>
        <w:rPr>
          <w:rFonts w:ascii="黑体" w:eastAsia="黑体" w:hAnsi="黑体" w:hint="eastAsia"/>
          <w:color w:val="000000"/>
          <w:sz w:val="24"/>
          <w:highlight w:val="yellow"/>
          <w:u w:val="single"/>
        </w:rPr>
        <w:t>法定代表人辞职</w:t>
      </w:r>
    </w:p>
    <w:p w14:paraId="0548A3A6" w14:textId="77777777" w:rsidR="00210231" w:rsidRDefault="00210231">
      <w:pPr>
        <w:adjustRightInd w:val="0"/>
        <w:snapToGrid w:val="0"/>
        <w:ind w:left="836" w:hanging="836"/>
        <w:rPr>
          <w:rFonts w:ascii="黑体" w:eastAsia="黑体" w:hAnsi="黑体" w:hint="eastAsia"/>
          <w:color w:val="000000"/>
          <w:sz w:val="24"/>
          <w:highlight w:val="yellow"/>
        </w:rPr>
      </w:pPr>
    </w:p>
    <w:p w14:paraId="4EBAD9B1" w14:textId="77777777" w:rsidR="00210231" w:rsidRDefault="00210231">
      <w:pPr>
        <w:adjustRightInd w:val="0"/>
        <w:snapToGrid w:val="0"/>
        <w:ind w:left="836"/>
        <w:rPr>
          <w:rFonts w:ascii="黑体" w:eastAsia="黑体" w:hAnsi="黑体" w:hint="eastAsia"/>
          <w:color w:val="000000"/>
          <w:sz w:val="24"/>
          <w:highlight w:val="yellow"/>
        </w:rPr>
      </w:pPr>
      <w:r>
        <w:rPr>
          <w:rFonts w:ascii="黑体" w:eastAsia="黑体" w:hAnsi="黑体" w:hint="eastAsia"/>
          <w:color w:val="000000"/>
          <w:sz w:val="24"/>
          <w:highlight w:val="yellow"/>
        </w:rPr>
        <w:t>各受让方已收到于登记日生效的公司法定代表人的书面辞呈。</w:t>
      </w:r>
    </w:p>
    <w:p w14:paraId="713E3297" w14:textId="77777777" w:rsidR="00210231" w:rsidRDefault="00210231">
      <w:pPr>
        <w:adjustRightInd w:val="0"/>
        <w:snapToGrid w:val="0"/>
        <w:ind w:left="836" w:hanging="836"/>
        <w:rPr>
          <w:rFonts w:ascii="黑体" w:eastAsia="黑体" w:hAnsi="黑体" w:hint="eastAsia"/>
          <w:color w:val="000000"/>
          <w:sz w:val="24"/>
          <w:highlight w:val="yellow"/>
        </w:rPr>
      </w:pPr>
    </w:p>
    <w:p w14:paraId="7A27BC25" w14:textId="77777777" w:rsidR="00210231" w:rsidRDefault="00210231">
      <w:pPr>
        <w:adjustRightInd w:val="0"/>
        <w:snapToGrid w:val="0"/>
        <w:ind w:left="836" w:hanging="836"/>
        <w:rPr>
          <w:rFonts w:ascii="黑体" w:eastAsia="黑体" w:hAnsi="黑体" w:hint="eastAsia"/>
          <w:color w:val="000000"/>
          <w:sz w:val="24"/>
          <w:highlight w:val="yellow"/>
        </w:rPr>
      </w:pPr>
      <w:r>
        <w:rPr>
          <w:rFonts w:ascii="黑体" w:eastAsia="黑体" w:hAnsi="黑体" w:hint="eastAsia"/>
          <w:color w:val="000000"/>
          <w:sz w:val="24"/>
          <w:highlight w:val="yellow"/>
        </w:rPr>
        <w:t>6.2.6</w:t>
      </w:r>
      <w:r>
        <w:rPr>
          <w:rFonts w:ascii="黑体" w:eastAsia="黑体" w:hAnsi="黑体" w:hint="eastAsia"/>
          <w:color w:val="000000"/>
          <w:sz w:val="24"/>
          <w:highlight w:val="yellow"/>
        </w:rPr>
        <w:tab/>
      </w:r>
      <w:r>
        <w:rPr>
          <w:rFonts w:ascii="黑体" w:eastAsia="黑体" w:hAnsi="黑体" w:hint="eastAsia"/>
          <w:color w:val="000000"/>
          <w:sz w:val="24"/>
          <w:highlight w:val="yellow"/>
          <w:u w:val="single"/>
        </w:rPr>
        <w:t>无重大不利影响</w:t>
      </w:r>
    </w:p>
    <w:p w14:paraId="6169C9DB" w14:textId="77777777" w:rsidR="00210231" w:rsidRDefault="00210231">
      <w:pPr>
        <w:adjustRightInd w:val="0"/>
        <w:snapToGrid w:val="0"/>
        <w:ind w:left="836" w:hanging="836"/>
        <w:rPr>
          <w:rFonts w:ascii="黑体" w:eastAsia="黑体" w:hAnsi="黑体" w:hint="eastAsia"/>
          <w:color w:val="000000"/>
          <w:sz w:val="24"/>
          <w:highlight w:val="yellow"/>
        </w:rPr>
      </w:pPr>
    </w:p>
    <w:p w14:paraId="3271BE7C" w14:textId="77777777" w:rsidR="00210231" w:rsidRDefault="00210231">
      <w:pPr>
        <w:adjustRightInd w:val="0"/>
        <w:snapToGrid w:val="0"/>
        <w:ind w:left="836"/>
        <w:rPr>
          <w:rFonts w:ascii="黑体" w:eastAsia="黑体" w:hAnsi="黑体" w:hint="eastAsia"/>
          <w:color w:val="000000"/>
          <w:sz w:val="24"/>
          <w:highlight w:val="yellow"/>
        </w:rPr>
      </w:pPr>
      <w:r>
        <w:rPr>
          <w:rFonts w:ascii="黑体" w:eastAsia="黑体" w:hAnsi="黑体" w:hint="eastAsia"/>
          <w:color w:val="000000"/>
          <w:sz w:val="24"/>
          <w:highlight w:val="yellow"/>
        </w:rPr>
        <w:t>未发生或者可能发生任何受让方认为对公司产生重大不利影响的事件。</w:t>
      </w:r>
    </w:p>
    <w:p w14:paraId="50A5726A" w14:textId="77777777" w:rsidR="00210231" w:rsidRDefault="00210231">
      <w:pPr>
        <w:adjustRightInd w:val="0"/>
        <w:snapToGrid w:val="0"/>
        <w:ind w:left="836" w:hanging="836"/>
        <w:rPr>
          <w:rFonts w:ascii="黑体" w:eastAsia="黑体" w:hAnsi="黑体" w:hint="eastAsia"/>
          <w:color w:val="000000"/>
          <w:sz w:val="24"/>
          <w:highlight w:val="yellow"/>
        </w:rPr>
      </w:pPr>
    </w:p>
    <w:p w14:paraId="76231E67" w14:textId="77777777" w:rsidR="00210231" w:rsidRDefault="00210231">
      <w:pPr>
        <w:adjustRightInd w:val="0"/>
        <w:snapToGrid w:val="0"/>
        <w:ind w:left="836" w:hanging="836"/>
        <w:rPr>
          <w:rFonts w:ascii="黑体" w:eastAsia="黑体" w:hAnsi="黑体" w:hint="eastAsia"/>
          <w:color w:val="000000"/>
          <w:sz w:val="24"/>
          <w:highlight w:val="yellow"/>
        </w:rPr>
      </w:pPr>
      <w:r>
        <w:rPr>
          <w:rFonts w:ascii="黑体" w:eastAsia="黑体" w:hAnsi="黑体" w:hint="eastAsia"/>
          <w:color w:val="000000"/>
          <w:sz w:val="24"/>
          <w:highlight w:val="yellow"/>
        </w:rPr>
        <w:t>6.2.7</w:t>
      </w:r>
      <w:r>
        <w:rPr>
          <w:rFonts w:ascii="黑体" w:eastAsia="黑体" w:hAnsi="黑体" w:hint="eastAsia"/>
          <w:color w:val="000000"/>
          <w:sz w:val="24"/>
          <w:highlight w:val="yellow"/>
        </w:rPr>
        <w:tab/>
      </w:r>
      <w:r>
        <w:rPr>
          <w:rFonts w:ascii="黑体" w:eastAsia="黑体" w:hAnsi="黑体" w:hint="eastAsia"/>
          <w:color w:val="000000"/>
          <w:sz w:val="24"/>
          <w:highlight w:val="yellow"/>
          <w:u w:val="single"/>
        </w:rPr>
        <w:t>无重大变动</w:t>
      </w:r>
    </w:p>
    <w:p w14:paraId="3C5243B7" w14:textId="77777777" w:rsidR="00210231" w:rsidRDefault="00210231">
      <w:pPr>
        <w:adjustRightInd w:val="0"/>
        <w:snapToGrid w:val="0"/>
        <w:ind w:left="836" w:hanging="836"/>
        <w:rPr>
          <w:rFonts w:ascii="黑体" w:eastAsia="黑体" w:hAnsi="黑体" w:hint="eastAsia"/>
          <w:color w:val="000000"/>
          <w:sz w:val="24"/>
          <w:highlight w:val="yellow"/>
        </w:rPr>
      </w:pPr>
    </w:p>
    <w:p w14:paraId="3AFC8558" w14:textId="77777777" w:rsidR="00210231" w:rsidRDefault="00210231">
      <w:pPr>
        <w:pStyle w:val="3"/>
        <w:rPr>
          <w:rFonts w:ascii="黑体" w:eastAsia="黑体" w:hAnsi="黑体" w:hint="eastAsia"/>
          <w:color w:val="000000"/>
          <w:highlight w:val="yellow"/>
        </w:rPr>
      </w:pPr>
      <w:r>
        <w:rPr>
          <w:rFonts w:ascii="黑体" w:eastAsia="黑体" w:hAnsi="黑体" w:hint="eastAsia"/>
          <w:color w:val="000000"/>
          <w:highlight w:val="yellow"/>
        </w:rPr>
        <w:t>除了书面向各受让方披露并获得各受让方的同意以外，公司的业务截至登记日未发生任何受让方认为属于实质性的变化。</w:t>
      </w:r>
      <w:r>
        <w:rPr>
          <w:rFonts w:ascii="黑体" w:eastAsia="黑体" w:hAnsi="黑体" w:hint="eastAsia"/>
          <w:color w:val="000000"/>
          <w:highlight w:val="yellow"/>
        </w:rPr>
        <w:t xml:space="preserve"> </w:t>
      </w:r>
    </w:p>
    <w:p w14:paraId="04944DD9" w14:textId="77777777" w:rsidR="00210231" w:rsidRDefault="00210231">
      <w:pPr>
        <w:adjustRightInd w:val="0"/>
        <w:snapToGrid w:val="0"/>
        <w:ind w:left="836" w:hanging="836"/>
        <w:rPr>
          <w:rFonts w:ascii="黑体" w:eastAsia="黑体" w:hAnsi="黑体" w:hint="eastAsia"/>
          <w:color w:val="000000"/>
          <w:sz w:val="24"/>
          <w:highlight w:val="yellow"/>
        </w:rPr>
      </w:pPr>
    </w:p>
    <w:p w14:paraId="487B3F3F" w14:textId="77777777" w:rsidR="00210231" w:rsidRDefault="00210231">
      <w:pPr>
        <w:adjustRightInd w:val="0"/>
        <w:snapToGrid w:val="0"/>
        <w:ind w:left="836" w:hanging="836"/>
        <w:rPr>
          <w:rFonts w:ascii="黑体" w:eastAsia="黑体" w:hAnsi="黑体" w:hint="eastAsia"/>
          <w:color w:val="000000"/>
          <w:sz w:val="24"/>
          <w:highlight w:val="yellow"/>
        </w:rPr>
      </w:pPr>
      <w:r>
        <w:rPr>
          <w:rFonts w:ascii="黑体" w:eastAsia="黑体" w:hAnsi="黑体" w:hint="eastAsia"/>
          <w:color w:val="000000"/>
          <w:sz w:val="24"/>
          <w:highlight w:val="yellow"/>
        </w:rPr>
        <w:t>6.2.8</w:t>
      </w:r>
      <w:r>
        <w:rPr>
          <w:rFonts w:ascii="黑体" w:eastAsia="黑体" w:hAnsi="黑体" w:hint="eastAsia"/>
          <w:color w:val="000000"/>
          <w:sz w:val="24"/>
          <w:highlight w:val="yellow"/>
        </w:rPr>
        <w:tab/>
      </w:r>
      <w:r>
        <w:rPr>
          <w:rFonts w:ascii="黑体" w:eastAsia="黑体" w:hAnsi="黑体" w:hint="eastAsia"/>
          <w:color w:val="000000"/>
          <w:sz w:val="24"/>
          <w:highlight w:val="yellow"/>
          <w:u w:val="single"/>
        </w:rPr>
        <w:t>登记前安排的完成</w:t>
      </w:r>
    </w:p>
    <w:p w14:paraId="3B361D51" w14:textId="77777777" w:rsidR="00210231" w:rsidRDefault="00210231">
      <w:pPr>
        <w:adjustRightInd w:val="0"/>
        <w:snapToGrid w:val="0"/>
        <w:ind w:left="836" w:hanging="836"/>
        <w:rPr>
          <w:rFonts w:ascii="黑体" w:eastAsia="黑体" w:hAnsi="黑体" w:hint="eastAsia"/>
          <w:color w:val="000000"/>
          <w:sz w:val="24"/>
          <w:highlight w:val="yellow"/>
        </w:rPr>
      </w:pPr>
    </w:p>
    <w:p w14:paraId="260F8691" w14:textId="77777777" w:rsidR="00210231" w:rsidRDefault="00210231">
      <w:pPr>
        <w:adjustRightInd w:val="0"/>
        <w:snapToGrid w:val="0"/>
        <w:ind w:left="836" w:hanging="836"/>
        <w:rPr>
          <w:rFonts w:ascii="黑体" w:eastAsia="黑体" w:hAnsi="黑体" w:hint="eastAsia"/>
          <w:color w:val="000000"/>
          <w:sz w:val="24"/>
        </w:rPr>
      </w:pPr>
      <w:r>
        <w:rPr>
          <w:rFonts w:ascii="黑体" w:eastAsia="黑体" w:hAnsi="黑体" w:hint="eastAsia"/>
          <w:color w:val="000000"/>
          <w:sz w:val="24"/>
          <w:highlight w:val="yellow"/>
        </w:rPr>
        <w:tab/>
      </w:r>
      <w:r>
        <w:rPr>
          <w:rFonts w:ascii="黑体" w:eastAsia="黑体" w:hAnsi="黑体" w:hint="eastAsia"/>
          <w:color w:val="000000"/>
          <w:sz w:val="24"/>
          <w:highlight w:val="yellow"/>
        </w:rPr>
        <w:t>各转让方以令各受让方满意的方式完成了第</w:t>
      </w:r>
      <w:r>
        <w:rPr>
          <w:rFonts w:ascii="黑体" w:eastAsia="黑体" w:hAnsi="黑体" w:hint="eastAsia"/>
          <w:color w:val="000000"/>
          <w:sz w:val="24"/>
          <w:highlight w:val="yellow"/>
        </w:rPr>
        <w:t>5</w:t>
      </w:r>
      <w:r>
        <w:rPr>
          <w:rFonts w:ascii="黑体" w:eastAsia="黑体" w:hAnsi="黑体" w:hint="eastAsia"/>
          <w:color w:val="000000"/>
          <w:sz w:val="24"/>
          <w:highlight w:val="yellow"/>
        </w:rPr>
        <w:t>条下的承诺。</w:t>
      </w:r>
    </w:p>
    <w:p w14:paraId="3CAA2FDC" w14:textId="77777777" w:rsidR="00210231" w:rsidRDefault="00210231">
      <w:pPr>
        <w:adjustRightInd w:val="0"/>
        <w:snapToGrid w:val="0"/>
        <w:rPr>
          <w:rFonts w:ascii="黑体" w:eastAsia="黑体" w:hAnsi="黑体" w:hint="eastAsia"/>
          <w:color w:val="000000"/>
          <w:sz w:val="24"/>
        </w:rPr>
      </w:pPr>
    </w:p>
    <w:p w14:paraId="67FAD3D3" w14:textId="77777777" w:rsidR="00210231" w:rsidRDefault="00210231">
      <w:pPr>
        <w:adjustRightInd w:val="0"/>
        <w:snapToGrid w:val="0"/>
        <w:ind w:left="836" w:hanging="836"/>
        <w:rPr>
          <w:rFonts w:ascii="黑体" w:eastAsia="黑体" w:hAnsi="黑体" w:hint="eastAsia"/>
          <w:color w:val="000000"/>
          <w:sz w:val="24"/>
        </w:rPr>
      </w:pPr>
    </w:p>
    <w:p w14:paraId="1C9D3BBE" w14:textId="77777777" w:rsidR="00210231" w:rsidRDefault="00210231">
      <w:pPr>
        <w:pStyle w:val="1"/>
        <w:spacing w:before="0" w:after="0" w:line="240" w:lineRule="auto"/>
        <w:jc w:val="center"/>
        <w:rPr>
          <w:rFonts w:ascii="黑体" w:eastAsia="黑体" w:hAnsi="黑体" w:hint="eastAsia"/>
          <w:color w:val="000000"/>
          <w:sz w:val="24"/>
        </w:rPr>
      </w:pPr>
      <w:r>
        <w:rPr>
          <w:rFonts w:ascii="黑体" w:eastAsia="黑体" w:hAnsi="黑体" w:hint="eastAsia"/>
          <w:color w:val="000000"/>
          <w:sz w:val="24"/>
        </w:rPr>
        <w:t>第七条</w:t>
      </w:r>
      <w:r>
        <w:rPr>
          <w:rFonts w:ascii="黑体" w:eastAsia="黑体" w:hAnsi="黑体" w:hint="eastAsia"/>
          <w:color w:val="000000"/>
          <w:sz w:val="24"/>
        </w:rPr>
        <w:t xml:space="preserve">  </w:t>
      </w:r>
      <w:r>
        <w:rPr>
          <w:rFonts w:ascii="黑体" w:eastAsia="黑体" w:hAnsi="黑体" w:hint="eastAsia"/>
          <w:color w:val="000000"/>
          <w:sz w:val="24"/>
        </w:rPr>
        <w:t>工商登记；付款交割</w:t>
      </w:r>
    </w:p>
    <w:p w14:paraId="5709A5B0" w14:textId="77777777" w:rsidR="00210231" w:rsidRDefault="00210231">
      <w:pPr>
        <w:adjustRightInd w:val="0"/>
        <w:snapToGrid w:val="0"/>
        <w:ind w:left="540"/>
        <w:rPr>
          <w:rFonts w:ascii="黑体" w:eastAsia="黑体" w:hAnsi="黑体" w:hint="eastAsia"/>
          <w:color w:val="000000"/>
          <w:sz w:val="24"/>
        </w:rPr>
      </w:pPr>
    </w:p>
    <w:p w14:paraId="28263D96" w14:textId="77777777" w:rsidR="00210231" w:rsidRDefault="00210231">
      <w:pPr>
        <w:adjustRightInd w:val="0"/>
        <w:snapToGrid w:val="0"/>
        <w:ind w:left="836" w:hanging="836"/>
        <w:rPr>
          <w:rFonts w:ascii="黑体" w:eastAsia="黑体" w:hAnsi="黑体" w:hint="eastAsia"/>
          <w:color w:val="000000"/>
          <w:sz w:val="24"/>
        </w:rPr>
      </w:pPr>
      <w:r>
        <w:rPr>
          <w:rFonts w:ascii="黑体" w:eastAsia="黑体" w:hAnsi="黑体" w:hint="eastAsia"/>
          <w:color w:val="000000"/>
          <w:sz w:val="24"/>
        </w:rPr>
        <w:t>7.1</w:t>
      </w: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sz w:val="24"/>
        </w:rPr>
        <w:t>在根据各受让方判断本协议第</w:t>
      </w:r>
      <w:r>
        <w:rPr>
          <w:rFonts w:ascii="黑体" w:eastAsia="黑体" w:hAnsi="黑体" w:hint="eastAsia"/>
          <w:color w:val="000000"/>
          <w:sz w:val="24"/>
        </w:rPr>
        <w:t>6</w:t>
      </w:r>
      <w:r>
        <w:rPr>
          <w:rFonts w:ascii="黑体" w:eastAsia="黑体" w:hAnsi="黑体" w:hint="eastAsia"/>
          <w:color w:val="000000"/>
          <w:sz w:val="24"/>
        </w:rPr>
        <w:t>条下所有先决条件均得到满足或被放弃的情况下，受让方将书面通知转让方股权转让交易可以进行</w:t>
      </w:r>
      <w:r>
        <w:rPr>
          <w:rFonts w:ascii="黑体" w:eastAsia="黑体" w:hAnsi="黑体" w:hint="eastAsia"/>
          <w:color w:val="000000"/>
          <w:sz w:val="24"/>
        </w:rPr>
        <w:t>(</w:t>
      </w:r>
      <w:r>
        <w:rPr>
          <w:rFonts w:ascii="黑体" w:eastAsia="黑体" w:hAnsi="黑体" w:hint="eastAsia"/>
          <w:color w:val="000000"/>
          <w:sz w:val="24"/>
        </w:rPr>
        <w:t>“</w:t>
      </w:r>
      <w:r>
        <w:rPr>
          <w:rFonts w:ascii="黑体" w:eastAsia="黑体" w:hAnsi="黑体" w:hint="eastAsia"/>
          <w:b/>
          <w:bCs/>
          <w:color w:val="000000"/>
          <w:sz w:val="24"/>
        </w:rPr>
        <w:t>确认通知</w:t>
      </w:r>
      <w:r>
        <w:rPr>
          <w:rFonts w:ascii="黑体" w:eastAsia="黑体" w:hAnsi="黑体" w:hint="eastAsia"/>
          <w:color w:val="000000"/>
          <w:sz w:val="24"/>
        </w:rPr>
        <w:t>”</w:t>
      </w:r>
      <w:r>
        <w:rPr>
          <w:rFonts w:ascii="黑体" w:eastAsia="黑体" w:hAnsi="黑体" w:hint="eastAsia"/>
          <w:color w:val="000000"/>
          <w:sz w:val="24"/>
        </w:rPr>
        <w:t>)</w:t>
      </w:r>
      <w:r>
        <w:rPr>
          <w:rFonts w:ascii="黑体" w:eastAsia="黑体" w:hAnsi="黑体" w:hint="eastAsia"/>
          <w:color w:val="000000"/>
          <w:sz w:val="24"/>
        </w:rPr>
        <w:t>。自确认通知发出之时，</w:t>
      </w:r>
      <w:r>
        <w:rPr>
          <w:rFonts w:ascii="黑体" w:eastAsia="黑体" w:hAnsi="黑体" w:hint="eastAsia"/>
          <w:color w:val="000000"/>
          <w:sz w:val="24"/>
        </w:rPr>
        <w:t xml:space="preserve"> </w:t>
      </w:r>
      <w:r>
        <w:rPr>
          <w:rFonts w:ascii="黑体" w:eastAsia="黑体" w:hAnsi="黑体" w:hint="eastAsia"/>
          <w:color w:val="000000"/>
          <w:sz w:val="24"/>
        </w:rPr>
        <w:t>本协议下的股权转让交易即被认为确定、不附条件（除工商登记外）和不可逆转的，而本协议以及股权转让即可被递交至工商部门就进行变更登记（“</w:t>
      </w:r>
      <w:r>
        <w:rPr>
          <w:rFonts w:ascii="黑体" w:eastAsia="黑体" w:hAnsi="黑体" w:hint="eastAsia"/>
          <w:b/>
          <w:bCs/>
          <w:color w:val="000000"/>
          <w:sz w:val="24"/>
        </w:rPr>
        <w:t>登记</w:t>
      </w:r>
      <w:r>
        <w:rPr>
          <w:rFonts w:ascii="黑体" w:eastAsia="黑体" w:hAnsi="黑体" w:hint="eastAsia"/>
          <w:color w:val="000000"/>
          <w:sz w:val="24"/>
        </w:rPr>
        <w:t>”）。但该等确认通知并不解除各转让方对其在本协议下所做出的承诺、保证与声明的责任。双方应尽其最大努力在</w:t>
      </w:r>
      <w:r>
        <w:rPr>
          <w:rFonts w:ascii="黑体" w:eastAsia="黑体" w:hAnsi="黑体" w:hint="eastAsia"/>
          <w:color w:val="000000"/>
          <w:sz w:val="24"/>
        </w:rPr>
        <w:t xml:space="preserve">200 </w:t>
      </w:r>
      <w:r>
        <w:rPr>
          <w:rFonts w:ascii="黑体" w:eastAsia="黑体" w:hAnsi="黑体" w:hint="eastAsia"/>
          <w:color w:val="000000"/>
          <w:sz w:val="24"/>
        </w:rPr>
        <w:t>年</w:t>
      </w:r>
      <w:r>
        <w:rPr>
          <w:rFonts w:ascii="黑体" w:eastAsia="黑体" w:hAnsi="黑体" w:hint="eastAsia"/>
          <w:color w:val="000000"/>
          <w:sz w:val="24"/>
        </w:rPr>
        <w:t xml:space="preserve">   </w:t>
      </w:r>
      <w:r>
        <w:rPr>
          <w:rFonts w:ascii="黑体" w:eastAsia="黑体" w:hAnsi="黑体" w:hint="eastAsia"/>
          <w:color w:val="000000"/>
          <w:sz w:val="24"/>
        </w:rPr>
        <w:t>月</w:t>
      </w:r>
      <w:r>
        <w:rPr>
          <w:rFonts w:ascii="黑体" w:eastAsia="黑体" w:hAnsi="黑体" w:hint="eastAsia"/>
          <w:color w:val="000000"/>
          <w:sz w:val="24"/>
        </w:rPr>
        <w:t xml:space="preserve">   </w:t>
      </w:r>
      <w:r>
        <w:rPr>
          <w:rFonts w:ascii="黑体" w:eastAsia="黑体" w:hAnsi="黑体" w:hint="eastAsia"/>
          <w:color w:val="000000"/>
          <w:sz w:val="24"/>
        </w:rPr>
        <w:t>日之前向工商部门递交变更登记的申请。</w:t>
      </w:r>
    </w:p>
    <w:p w14:paraId="5E156581" w14:textId="77777777" w:rsidR="00210231" w:rsidRDefault="00210231">
      <w:pPr>
        <w:adjustRightInd w:val="0"/>
        <w:snapToGrid w:val="0"/>
        <w:ind w:left="540" w:hanging="540"/>
        <w:rPr>
          <w:rFonts w:ascii="黑体" w:eastAsia="黑体" w:hAnsi="黑体" w:hint="eastAsia"/>
          <w:color w:val="000000"/>
          <w:sz w:val="24"/>
        </w:rPr>
      </w:pPr>
    </w:p>
    <w:p w14:paraId="75E3E0AC" w14:textId="77777777" w:rsidR="00210231" w:rsidRDefault="00210231">
      <w:pPr>
        <w:numPr>
          <w:ilvl w:val="1"/>
          <w:numId w:val="4"/>
        </w:numPr>
        <w:adjustRightInd w:val="0"/>
        <w:snapToGrid w:val="0"/>
        <w:rPr>
          <w:rFonts w:ascii="黑体" w:eastAsia="黑体" w:hAnsi="黑体" w:hint="eastAsia"/>
          <w:color w:val="000000"/>
          <w:sz w:val="24"/>
        </w:rPr>
      </w:pPr>
      <w:r>
        <w:rPr>
          <w:rFonts w:ascii="黑体" w:eastAsia="黑体" w:hAnsi="黑体" w:hint="eastAsia"/>
          <w:color w:val="000000"/>
          <w:sz w:val="24"/>
        </w:rPr>
        <w:t xml:space="preserve">  </w:t>
      </w:r>
      <w:r>
        <w:rPr>
          <w:rFonts w:ascii="黑体" w:eastAsia="黑体" w:hAnsi="黑体" w:hint="eastAsia"/>
          <w:color w:val="000000"/>
          <w:sz w:val="24"/>
        </w:rPr>
        <w:t>一俟收到各受让方确认通知，</w:t>
      </w:r>
      <w:r>
        <w:rPr>
          <w:rFonts w:ascii="黑体" w:eastAsia="黑体" w:hAnsi="黑体" w:hint="eastAsia"/>
          <w:color w:val="000000"/>
          <w:sz w:val="24"/>
        </w:rPr>
        <w:t xml:space="preserve"> </w:t>
      </w:r>
      <w:r>
        <w:rPr>
          <w:rFonts w:ascii="黑体" w:eastAsia="黑体" w:hAnsi="黑体" w:hint="eastAsia"/>
          <w:color w:val="000000"/>
          <w:sz w:val="24"/>
        </w:rPr>
        <w:t>各转让方应立即采取行动确保公司立即就本</w:t>
      </w:r>
      <w:r>
        <w:rPr>
          <w:rFonts w:ascii="黑体" w:eastAsia="黑体" w:hAnsi="黑体" w:hint="eastAsia"/>
          <w:color w:val="000000"/>
          <w:sz w:val="24"/>
        </w:rPr>
        <w:t xml:space="preserve">    </w:t>
      </w:r>
      <w:r>
        <w:rPr>
          <w:rFonts w:ascii="黑体" w:eastAsia="黑体" w:hAnsi="黑体" w:hint="eastAsia"/>
          <w:color w:val="000000"/>
          <w:sz w:val="24"/>
        </w:rPr>
        <w:t>次股权转让向工商部门进行变更登记。在各方收到工商部门出具的受理变更登记的确认书之日</w:t>
      </w:r>
      <w:r>
        <w:rPr>
          <w:rFonts w:ascii="黑体" w:eastAsia="黑体" w:hAnsi="黑体" w:hint="eastAsia"/>
          <w:color w:val="000000"/>
          <w:sz w:val="24"/>
        </w:rPr>
        <w:t>(</w:t>
      </w:r>
      <w:r>
        <w:rPr>
          <w:rFonts w:ascii="黑体" w:eastAsia="黑体" w:hAnsi="黑体" w:hint="eastAsia"/>
          <w:color w:val="000000"/>
          <w:sz w:val="24"/>
        </w:rPr>
        <w:t>“</w:t>
      </w:r>
      <w:r>
        <w:rPr>
          <w:rFonts w:ascii="黑体" w:eastAsia="黑体" w:hAnsi="黑体" w:hint="eastAsia"/>
          <w:b/>
          <w:bCs/>
          <w:color w:val="000000"/>
          <w:sz w:val="24"/>
        </w:rPr>
        <w:t>交割日</w:t>
      </w:r>
      <w:r>
        <w:rPr>
          <w:rFonts w:ascii="黑体" w:eastAsia="黑体" w:hAnsi="黑体" w:hint="eastAsia"/>
          <w:color w:val="000000"/>
          <w:sz w:val="24"/>
        </w:rPr>
        <w:t>”</w:t>
      </w:r>
      <w:r>
        <w:rPr>
          <w:rFonts w:ascii="黑体" w:eastAsia="黑体" w:hAnsi="黑体" w:hint="eastAsia"/>
          <w:color w:val="000000"/>
          <w:sz w:val="24"/>
        </w:rPr>
        <w:t>)</w:t>
      </w:r>
      <w:r>
        <w:rPr>
          <w:rFonts w:ascii="黑体" w:eastAsia="黑体" w:hAnsi="黑体" w:hint="eastAsia"/>
          <w:color w:val="000000"/>
          <w:sz w:val="24"/>
        </w:rPr>
        <w:t>，各方就股权转让进行交割。股权转让在工商部门完成登记且工商部门颁发公司新的营业执照之日为股权转让的“</w:t>
      </w:r>
      <w:r>
        <w:rPr>
          <w:rFonts w:ascii="黑体" w:eastAsia="黑体" w:hAnsi="黑体" w:hint="eastAsia"/>
          <w:b/>
          <w:bCs/>
          <w:color w:val="000000"/>
          <w:sz w:val="24"/>
        </w:rPr>
        <w:t>登记日</w:t>
      </w:r>
      <w:r>
        <w:rPr>
          <w:rFonts w:ascii="黑体" w:eastAsia="黑体" w:hAnsi="黑体" w:hint="eastAsia"/>
          <w:color w:val="000000"/>
          <w:sz w:val="24"/>
        </w:rPr>
        <w:t>”。</w:t>
      </w:r>
    </w:p>
    <w:p w14:paraId="422F2C62" w14:textId="77777777" w:rsidR="00210231" w:rsidRDefault="00210231">
      <w:pPr>
        <w:numPr>
          <w:ilvl w:val="1"/>
          <w:numId w:val="4"/>
        </w:numPr>
        <w:adjustRightInd w:val="0"/>
        <w:snapToGrid w:val="0"/>
        <w:rPr>
          <w:rFonts w:ascii="黑体" w:eastAsia="黑体" w:hAnsi="黑体" w:hint="eastAsia"/>
          <w:color w:val="000000"/>
          <w:sz w:val="24"/>
        </w:rPr>
      </w:pPr>
      <w:r>
        <w:rPr>
          <w:rFonts w:ascii="黑体" w:eastAsia="黑体" w:hAnsi="黑体" w:hint="eastAsia"/>
          <w:color w:val="000000"/>
          <w:sz w:val="24"/>
        </w:rPr>
        <w:t xml:space="preserve">  </w:t>
      </w:r>
      <w:r>
        <w:rPr>
          <w:rFonts w:ascii="黑体" w:eastAsia="黑体" w:hAnsi="黑体" w:hint="eastAsia"/>
          <w:color w:val="000000"/>
          <w:sz w:val="24"/>
        </w:rPr>
        <w:t>转让方按照附件四的交割清单，在交割日将清单内容交接给受让方并保证所交付内容真实有效，同时对于之前签定的未到期合同做出受让方认可的妥善处理后，则视为交割完成。</w:t>
      </w:r>
    </w:p>
    <w:p w14:paraId="26C675DB" w14:textId="77777777" w:rsidR="00210231" w:rsidRDefault="00210231">
      <w:pPr>
        <w:adjustRightInd w:val="0"/>
        <w:snapToGrid w:val="0"/>
        <w:ind w:left="836" w:hanging="836"/>
        <w:rPr>
          <w:rFonts w:ascii="黑体" w:eastAsia="黑体" w:hAnsi="黑体" w:hint="eastAsia"/>
          <w:color w:val="000000"/>
          <w:sz w:val="24"/>
        </w:rPr>
      </w:pPr>
    </w:p>
    <w:p w14:paraId="26A42CA0" w14:textId="77777777" w:rsidR="00210231" w:rsidRDefault="00210231">
      <w:pPr>
        <w:adjustRightInd w:val="0"/>
        <w:snapToGrid w:val="0"/>
        <w:ind w:left="836" w:hanging="836"/>
        <w:rPr>
          <w:rFonts w:ascii="黑体" w:eastAsia="黑体" w:hAnsi="黑体" w:hint="eastAsia"/>
          <w:color w:val="000000"/>
          <w:sz w:val="24"/>
        </w:rPr>
      </w:pPr>
    </w:p>
    <w:p w14:paraId="0350B658" w14:textId="77777777" w:rsidR="00210231" w:rsidRDefault="00210231">
      <w:pPr>
        <w:pStyle w:val="1"/>
        <w:spacing w:before="0" w:after="0" w:line="240" w:lineRule="auto"/>
        <w:jc w:val="center"/>
        <w:rPr>
          <w:rFonts w:ascii="黑体" w:eastAsia="黑体" w:hAnsi="黑体" w:hint="eastAsia"/>
          <w:color w:val="000000"/>
          <w:sz w:val="24"/>
        </w:rPr>
      </w:pPr>
      <w:r>
        <w:rPr>
          <w:rFonts w:ascii="黑体" w:eastAsia="黑体" w:hAnsi="黑体" w:hint="eastAsia"/>
          <w:color w:val="000000"/>
          <w:sz w:val="24"/>
        </w:rPr>
        <w:t>第八条</w:t>
      </w:r>
      <w:r>
        <w:rPr>
          <w:rFonts w:ascii="黑体" w:eastAsia="黑体" w:hAnsi="黑体" w:hint="eastAsia"/>
          <w:color w:val="000000"/>
          <w:sz w:val="24"/>
        </w:rPr>
        <w:t xml:space="preserve">  </w:t>
      </w:r>
      <w:r>
        <w:rPr>
          <w:rFonts w:ascii="黑体" w:eastAsia="黑体" w:hAnsi="黑体" w:hint="eastAsia"/>
          <w:color w:val="000000"/>
          <w:sz w:val="24"/>
        </w:rPr>
        <w:t>其他约定</w:t>
      </w:r>
    </w:p>
    <w:p w14:paraId="4A6FF4A2" w14:textId="77777777" w:rsidR="00210231" w:rsidRDefault="00210231">
      <w:pPr>
        <w:pStyle w:val="TOC2"/>
        <w:tabs>
          <w:tab w:val="left" w:pos="540"/>
        </w:tabs>
        <w:spacing w:beforeLines="100" w:before="312"/>
        <w:ind w:left="835" w:hanging="836"/>
        <w:rPr>
          <w:rFonts w:ascii="黑体" w:eastAsia="黑体" w:hAnsi="黑体" w:hint="eastAsia"/>
          <w:color w:val="000000"/>
          <w:lang w:eastAsia="zh-CN"/>
        </w:rPr>
      </w:pPr>
      <w:r>
        <w:rPr>
          <w:rFonts w:ascii="黑体" w:eastAsia="黑体" w:hAnsi="黑体" w:hint="eastAsia"/>
          <w:color w:val="000000"/>
          <w:lang w:val="en-US" w:eastAsia="zh-CN"/>
        </w:rPr>
        <w:t>8</w:t>
      </w:r>
      <w:r>
        <w:rPr>
          <w:rFonts w:ascii="黑体" w:eastAsia="黑体" w:hAnsi="黑体" w:hint="eastAsia"/>
          <w:color w:val="000000"/>
          <w:lang w:eastAsia="zh-CN"/>
        </w:rPr>
        <w:t xml:space="preserve">.1  </w:t>
      </w:r>
      <w:r>
        <w:rPr>
          <w:rFonts w:ascii="黑体" w:eastAsia="黑体" w:hAnsi="黑体" w:hint="eastAsia"/>
          <w:color w:val="000000"/>
          <w:lang w:eastAsia="zh-CN"/>
        </w:rPr>
        <w:tab/>
      </w:r>
      <w:r>
        <w:rPr>
          <w:rFonts w:ascii="黑体" w:eastAsia="黑体" w:hAnsi="黑体" w:hint="eastAsia"/>
          <w:color w:val="000000"/>
          <w:lang w:eastAsia="zh-CN"/>
        </w:rPr>
        <w:tab/>
      </w:r>
      <w:r>
        <w:rPr>
          <w:rFonts w:ascii="黑体" w:eastAsia="黑体" w:hAnsi="黑体" w:hint="eastAsia"/>
          <w:color w:val="000000"/>
          <w:lang w:eastAsia="zh-CN"/>
        </w:rPr>
        <w:t>各方均应进一步签署为本协议的充分实施以及本协议下的股权转让的完成而可能需要签署的文件，并进一步做出为本协议的充分实施以及本协议下的股权转让的完成而可能需要各方做出的行为。</w:t>
      </w:r>
    </w:p>
    <w:p w14:paraId="4408BA34" w14:textId="77777777" w:rsidR="00210231" w:rsidRDefault="00210231">
      <w:pPr>
        <w:pStyle w:val="TOC2"/>
        <w:tabs>
          <w:tab w:val="left" w:pos="540"/>
        </w:tabs>
        <w:spacing w:beforeLines="100" w:before="312"/>
        <w:ind w:left="835" w:hanging="836"/>
        <w:rPr>
          <w:rFonts w:ascii="黑体" w:eastAsia="黑体" w:hAnsi="黑体" w:hint="eastAsia"/>
          <w:color w:val="000000"/>
          <w:lang w:val="en-US" w:eastAsia="zh-CN"/>
        </w:rPr>
      </w:pPr>
      <w:r>
        <w:rPr>
          <w:rFonts w:ascii="黑体" w:eastAsia="黑体" w:hAnsi="黑体" w:hint="eastAsia"/>
          <w:color w:val="000000"/>
          <w:lang w:eastAsia="zh-CN"/>
        </w:rPr>
        <w:t xml:space="preserve">8.2  </w:t>
      </w:r>
      <w:r>
        <w:rPr>
          <w:rFonts w:ascii="黑体" w:eastAsia="黑体" w:hAnsi="黑体" w:hint="eastAsia"/>
          <w:color w:val="000000"/>
          <w:lang w:eastAsia="zh-CN"/>
        </w:rPr>
        <w:tab/>
      </w:r>
      <w:r>
        <w:rPr>
          <w:rFonts w:ascii="黑体" w:eastAsia="黑体" w:hAnsi="黑体" w:hint="eastAsia"/>
          <w:color w:val="000000"/>
          <w:lang w:eastAsia="zh-CN"/>
        </w:rPr>
        <w:tab/>
      </w:r>
      <w:r>
        <w:rPr>
          <w:rFonts w:ascii="黑体" w:eastAsia="黑体" w:hAnsi="黑体" w:hint="eastAsia"/>
          <w:color w:val="000000"/>
          <w:lang w:eastAsia="zh-CN"/>
        </w:rPr>
        <w:t>各转让方就其在本协议下向各受让方所作的陈述、保证和承诺彼此承担连带责任，包括但不限于所有在登记日前发生的以及虽在登记日后发生但应全部或部分归因于登记日之前之情势的事件。</w:t>
      </w:r>
    </w:p>
    <w:p w14:paraId="1DDC3515" w14:textId="77777777" w:rsidR="00210231" w:rsidRDefault="00210231">
      <w:pPr>
        <w:pStyle w:val="TOC2"/>
        <w:tabs>
          <w:tab w:val="left" w:pos="540"/>
        </w:tabs>
        <w:spacing w:beforeLines="100" w:before="312"/>
        <w:ind w:left="835" w:hanging="836"/>
        <w:rPr>
          <w:rFonts w:ascii="黑体" w:eastAsia="黑体" w:hAnsi="黑体" w:hint="eastAsia"/>
          <w:color w:val="000000"/>
          <w:lang w:eastAsia="zh-CN"/>
        </w:rPr>
      </w:pPr>
      <w:r>
        <w:rPr>
          <w:rFonts w:ascii="黑体" w:eastAsia="黑体" w:hAnsi="黑体" w:hint="eastAsia"/>
          <w:color w:val="000000"/>
          <w:lang w:eastAsia="zh-CN"/>
        </w:rPr>
        <w:t>8.3</w:t>
      </w:r>
      <w:r>
        <w:rPr>
          <w:rFonts w:ascii="黑体" w:eastAsia="黑体" w:hAnsi="黑体" w:hint="eastAsia"/>
          <w:color w:val="000000"/>
          <w:lang w:eastAsia="zh-CN"/>
        </w:rPr>
        <w:tab/>
      </w:r>
      <w:r>
        <w:rPr>
          <w:rFonts w:ascii="黑体" w:eastAsia="黑体" w:hAnsi="黑体" w:hint="eastAsia"/>
          <w:color w:val="000000"/>
          <w:lang w:eastAsia="zh-CN"/>
        </w:rPr>
        <w:t xml:space="preserve">  </w:t>
      </w:r>
      <w:r>
        <w:rPr>
          <w:rFonts w:ascii="黑体" w:eastAsia="黑体" w:hAnsi="黑体" w:hint="eastAsia"/>
          <w:color w:val="000000"/>
          <w:lang w:eastAsia="zh-CN"/>
        </w:rPr>
        <w:t>在协议签署日至登记日前，各受让方与公司将对公司在登记日前的全部员工进行审查和评估，并根据公司届时的业务情况和员工的工作能力决定是否留用有关员工。如各受让方决定留用有关员工的，则公司将继续履行与该员工的劳动合同或经双向选择与之签订新的劳动合同，各转让方应向公司提供一切协助；如公司决定不留用有关员工的，则公司将终止与该等员工的劳动合同，各转让方应负责并确保该等员工与公司解除劳动关系并书面放弃对公司任何的权利主张与索赔要求，因此对公司或各受让方产生的损失，应当由各转让方向公司承担连带赔偿责任。</w:t>
      </w:r>
    </w:p>
    <w:p w14:paraId="23ED3874" w14:textId="77777777" w:rsidR="00210231" w:rsidRDefault="00210231">
      <w:pPr>
        <w:ind w:left="835" w:hanging="835"/>
        <w:rPr>
          <w:rFonts w:ascii="黑体" w:eastAsia="黑体" w:hAnsi="黑体" w:hint="eastAsia"/>
          <w:color w:val="000000"/>
          <w:kern w:val="0"/>
          <w:sz w:val="24"/>
          <w:szCs w:val="20"/>
          <w:lang w:val="en-GB"/>
        </w:rPr>
      </w:pPr>
      <w:r>
        <w:rPr>
          <w:rFonts w:ascii="黑体" w:eastAsia="黑体" w:hAnsi="黑体" w:hint="eastAsia"/>
          <w:color w:val="000000"/>
          <w:kern w:val="0"/>
          <w:sz w:val="24"/>
          <w:szCs w:val="20"/>
          <w:lang w:val="en-GB"/>
        </w:rPr>
        <w:t>8.4</w:t>
      </w:r>
      <w:r>
        <w:rPr>
          <w:rFonts w:ascii="黑体" w:eastAsia="黑体" w:hAnsi="黑体" w:hint="eastAsia"/>
          <w:color w:val="000000"/>
          <w:kern w:val="0"/>
          <w:sz w:val="24"/>
          <w:szCs w:val="20"/>
          <w:lang w:val="en-GB"/>
        </w:rPr>
        <w:tab/>
      </w:r>
      <w:r>
        <w:rPr>
          <w:rFonts w:ascii="黑体" w:eastAsia="黑体" w:hAnsi="黑体" w:hint="eastAsia"/>
          <w:color w:val="000000"/>
          <w:kern w:val="0"/>
          <w:sz w:val="24"/>
          <w:szCs w:val="20"/>
          <w:lang w:val="en-GB"/>
        </w:rPr>
        <w:tab/>
      </w:r>
      <w:r>
        <w:rPr>
          <w:rFonts w:ascii="黑体" w:eastAsia="黑体" w:hAnsi="黑体" w:hint="eastAsia"/>
          <w:color w:val="000000"/>
          <w:kern w:val="0"/>
          <w:sz w:val="24"/>
          <w:szCs w:val="20"/>
          <w:lang w:val="en-GB"/>
        </w:rPr>
        <w:t>对于登记日仍有效的、公司为一方的或对公司或其资产有约束力的合同、协议，各方应协商处理。</w:t>
      </w:r>
    </w:p>
    <w:p w14:paraId="5E9B7B1A" w14:textId="77777777" w:rsidR="00210231" w:rsidRDefault="00210231">
      <w:pPr>
        <w:rPr>
          <w:rFonts w:ascii="黑体" w:eastAsia="黑体" w:hAnsi="黑体" w:hint="eastAsia"/>
          <w:color w:val="000000"/>
          <w:lang w:val="en-GB"/>
        </w:rPr>
      </w:pPr>
    </w:p>
    <w:p w14:paraId="0DCE80CC" w14:textId="77777777" w:rsidR="00210231" w:rsidRDefault="00210231">
      <w:pPr>
        <w:numPr>
          <w:ilvl w:val="1"/>
          <w:numId w:val="5"/>
        </w:numPr>
        <w:rPr>
          <w:rFonts w:ascii="黑体" w:eastAsia="黑体" w:hAnsi="黑体" w:hint="eastAsia"/>
          <w:color w:val="000000"/>
          <w:sz w:val="24"/>
        </w:rPr>
      </w:pPr>
      <w:r>
        <w:rPr>
          <w:rFonts w:ascii="黑体" w:eastAsia="黑体" w:hAnsi="黑体" w:hint="eastAsia"/>
          <w:color w:val="000000"/>
          <w:sz w:val="24"/>
          <w:lang w:val="en-GB"/>
        </w:rPr>
        <w:t>自本协议约定的交割之日起，深圳市泰特科技</w:t>
      </w:r>
      <w:r>
        <w:rPr>
          <w:rFonts w:ascii="黑体" w:eastAsia="黑体" w:hAnsi="黑体" w:hint="eastAsia"/>
          <w:color w:val="000000"/>
          <w:sz w:val="24"/>
        </w:rPr>
        <w:t>有限公司所有债权、</w:t>
      </w:r>
    </w:p>
    <w:p w14:paraId="462FB83F" w14:textId="77777777" w:rsidR="00210231" w:rsidRDefault="00210231">
      <w:pPr>
        <w:ind w:leftChars="456" w:left="1078" w:hangingChars="50" w:hanging="120"/>
        <w:rPr>
          <w:rFonts w:ascii="黑体" w:eastAsia="黑体" w:hAnsi="黑体" w:hint="eastAsia"/>
          <w:color w:val="000000"/>
          <w:sz w:val="24"/>
        </w:rPr>
      </w:pPr>
      <w:r>
        <w:rPr>
          <w:rFonts w:ascii="黑体" w:eastAsia="黑体" w:hAnsi="黑体" w:hint="eastAsia"/>
          <w:color w:val="000000"/>
          <w:sz w:val="24"/>
        </w:rPr>
        <w:t>债务归新股东承担；</w:t>
      </w:r>
      <w:r>
        <w:rPr>
          <w:rFonts w:ascii="黑体" w:eastAsia="黑体" w:hAnsi="黑体" w:hint="eastAsia"/>
          <w:color w:val="000000"/>
          <w:sz w:val="24"/>
          <w:lang w:val="en-GB"/>
        </w:rPr>
        <w:t>本协议约定的交割之日之前深圳市泰特科技</w:t>
      </w:r>
      <w:r>
        <w:rPr>
          <w:rFonts w:ascii="黑体" w:eastAsia="黑体" w:hAnsi="黑体" w:hint="eastAsia"/>
          <w:color w:val="000000"/>
          <w:sz w:val="24"/>
        </w:rPr>
        <w:t>有限公司所有债权、债务归原股东承担。</w:t>
      </w:r>
    </w:p>
    <w:p w14:paraId="2FBC342F" w14:textId="77777777" w:rsidR="00210231" w:rsidRDefault="00210231">
      <w:pPr>
        <w:ind w:leftChars="456" w:left="1078" w:hangingChars="50" w:hanging="120"/>
        <w:rPr>
          <w:rFonts w:ascii="黑体" w:eastAsia="黑体" w:hAnsi="黑体" w:hint="eastAsia"/>
          <w:color w:val="000000"/>
          <w:sz w:val="24"/>
        </w:rPr>
      </w:pPr>
    </w:p>
    <w:p w14:paraId="622ACD1C" w14:textId="77777777" w:rsidR="00210231" w:rsidRDefault="00210231">
      <w:pPr>
        <w:numPr>
          <w:ilvl w:val="1"/>
          <w:numId w:val="5"/>
        </w:numPr>
        <w:tabs>
          <w:tab w:val="left" w:pos="720"/>
          <w:tab w:val="left" w:pos="810"/>
        </w:tabs>
        <w:autoSpaceDE w:val="0"/>
        <w:autoSpaceDN w:val="0"/>
        <w:adjustRightInd w:val="0"/>
        <w:ind w:right="18"/>
        <w:jc w:val="left"/>
        <w:rPr>
          <w:rFonts w:ascii="黑体" w:eastAsia="黑体" w:hAnsi="黑体" w:hint="eastAsia"/>
          <w:color w:val="000000"/>
          <w:sz w:val="24"/>
        </w:rPr>
      </w:pPr>
      <w:r>
        <w:rPr>
          <w:rFonts w:ascii="黑体" w:eastAsia="黑体" w:hAnsi="黑体" w:hint="eastAsia"/>
          <w:color w:val="000000"/>
          <w:sz w:val="24"/>
        </w:rPr>
        <w:t>转让方有权将交割日</w:t>
      </w:r>
      <w:r>
        <w:rPr>
          <w:rFonts w:ascii="黑体" w:eastAsia="黑体" w:hAnsi="黑体" w:cs="Arial" w:hint="eastAsia"/>
          <w:color w:val="000000"/>
          <w:sz w:val="24"/>
        </w:rPr>
        <w:t>之前所有实际发生的“营业利润”全数提取</w:t>
      </w:r>
      <w:r>
        <w:rPr>
          <w:rFonts w:ascii="黑体" w:eastAsia="黑体" w:hAnsi="黑体" w:cs="Arial" w:hint="eastAsia"/>
          <w:color w:val="000000"/>
          <w:sz w:val="24"/>
        </w:rPr>
        <w:t xml:space="preserve">. </w:t>
      </w:r>
      <w:r>
        <w:rPr>
          <w:rFonts w:ascii="黑体" w:eastAsia="黑体" w:hAnsi="黑体" w:cs="Arial" w:hint="eastAsia"/>
          <w:color w:val="000000"/>
          <w:sz w:val="24"/>
        </w:rPr>
        <w:t>“营业利润”的定义为</w:t>
      </w:r>
      <w:r>
        <w:rPr>
          <w:rFonts w:ascii="黑体" w:eastAsia="黑体" w:hAnsi="黑体" w:cs="Arial" w:hint="eastAsia"/>
          <w:color w:val="000000"/>
          <w:sz w:val="24"/>
        </w:rPr>
        <w:t xml:space="preserve"> (</w:t>
      </w:r>
      <w:r>
        <w:rPr>
          <w:rFonts w:ascii="黑体" w:eastAsia="黑体" w:hAnsi="黑体" w:cs="Arial" w:hint="eastAsia"/>
          <w:color w:val="000000"/>
          <w:sz w:val="24"/>
        </w:rPr>
        <w:t>现金</w:t>
      </w:r>
      <w:r>
        <w:rPr>
          <w:rFonts w:ascii="黑体" w:eastAsia="黑体" w:hAnsi="黑体" w:cs="Arial" w:hint="eastAsia"/>
          <w:color w:val="000000"/>
          <w:sz w:val="24"/>
        </w:rPr>
        <w:t>-</w:t>
      </w:r>
      <w:r>
        <w:rPr>
          <w:rFonts w:ascii="黑体" w:eastAsia="黑体" w:hAnsi="黑体" w:cs="Arial" w:hint="eastAsia"/>
          <w:color w:val="000000"/>
          <w:sz w:val="24"/>
        </w:rPr>
        <w:t>未缴付个人所得税</w:t>
      </w:r>
      <w:r>
        <w:rPr>
          <w:rFonts w:ascii="黑体" w:eastAsia="黑体" w:hAnsi="黑体" w:cs="Arial" w:hint="eastAsia"/>
          <w:color w:val="000000"/>
          <w:sz w:val="24"/>
        </w:rPr>
        <w:t>-</w:t>
      </w:r>
      <w:r>
        <w:rPr>
          <w:rFonts w:ascii="黑体" w:eastAsia="黑体" w:hAnsi="黑体" w:cs="Arial" w:hint="eastAsia"/>
          <w:color w:val="000000"/>
          <w:sz w:val="24"/>
        </w:rPr>
        <w:t>未缴付员工福利金</w:t>
      </w:r>
      <w:r>
        <w:rPr>
          <w:rFonts w:ascii="黑体" w:eastAsia="黑体" w:hAnsi="黑体" w:cs="Arial" w:hint="eastAsia"/>
          <w:color w:val="000000"/>
          <w:sz w:val="24"/>
        </w:rPr>
        <w:t>,</w:t>
      </w:r>
      <w:r>
        <w:rPr>
          <w:rFonts w:ascii="黑体" w:eastAsia="黑体" w:hAnsi="黑体" w:cs="Arial" w:hint="eastAsia"/>
          <w:color w:val="000000"/>
          <w:sz w:val="24"/>
        </w:rPr>
        <w:t>社保金</w:t>
      </w:r>
      <w:r>
        <w:rPr>
          <w:rFonts w:ascii="黑体" w:eastAsia="黑体" w:hAnsi="黑体" w:cs="Arial" w:hint="eastAsia"/>
          <w:color w:val="000000"/>
          <w:sz w:val="24"/>
        </w:rPr>
        <w:t>)</w:t>
      </w:r>
      <w:r>
        <w:rPr>
          <w:rFonts w:ascii="黑体" w:eastAsia="黑体" w:hAnsi="黑体" w:cs="Arial" w:hint="eastAsia"/>
          <w:color w:val="000000"/>
          <w:sz w:val="24"/>
        </w:rPr>
        <w:t>。对于交割日之前发生的公司的未到帐收入属于转让方股东所有，由受让方收到款后的三个工作日内转给转让方指定账号。对于交割日所在当月份的收入，依据有效统计，交割日以及交割日之前发生的当月收入，属于转让方原股东所有。交割日以后发生的当月收入归属受让方。</w:t>
      </w:r>
    </w:p>
    <w:p w14:paraId="1F0B8371" w14:textId="77777777" w:rsidR="00210231" w:rsidRDefault="00210231">
      <w:pPr>
        <w:ind w:left="840" w:hangingChars="350" w:hanging="840"/>
        <w:rPr>
          <w:rFonts w:ascii="黑体" w:eastAsia="黑体" w:hAnsi="黑体" w:hint="eastAsia"/>
          <w:color w:val="000000"/>
          <w:sz w:val="24"/>
        </w:rPr>
      </w:pPr>
      <w:r>
        <w:rPr>
          <w:rFonts w:ascii="黑体" w:eastAsia="黑体" w:hAnsi="黑体" w:hint="eastAsia"/>
          <w:color w:val="000000"/>
          <w:sz w:val="24"/>
        </w:rPr>
        <w:t xml:space="preserve">8.7    </w:t>
      </w:r>
      <w:r>
        <w:rPr>
          <w:rFonts w:ascii="黑体" w:eastAsia="黑体" w:hAnsi="黑体" w:hint="eastAsia"/>
          <w:color w:val="000000"/>
          <w:sz w:val="24"/>
        </w:rPr>
        <w:t>对于附件四交接清单中的未到期合同，转让方将根据备注说明，协助受让方处理。</w:t>
      </w:r>
    </w:p>
    <w:p w14:paraId="17BE387B" w14:textId="77777777" w:rsidR="00210231" w:rsidRDefault="00210231">
      <w:pPr>
        <w:adjustRightInd w:val="0"/>
        <w:snapToGrid w:val="0"/>
        <w:ind w:left="836" w:hanging="836"/>
        <w:rPr>
          <w:rFonts w:ascii="黑体" w:eastAsia="黑体" w:hAnsi="黑体" w:hint="eastAsia"/>
          <w:color w:val="000000"/>
          <w:kern w:val="0"/>
          <w:sz w:val="24"/>
          <w:szCs w:val="20"/>
        </w:rPr>
      </w:pPr>
    </w:p>
    <w:p w14:paraId="77898386" w14:textId="77777777" w:rsidR="00210231" w:rsidRDefault="00210231">
      <w:pPr>
        <w:pStyle w:val="1"/>
        <w:spacing w:before="0" w:after="0" w:line="240" w:lineRule="auto"/>
        <w:jc w:val="center"/>
        <w:rPr>
          <w:rFonts w:ascii="黑体" w:eastAsia="黑体" w:hAnsi="黑体" w:hint="eastAsia"/>
          <w:color w:val="000000"/>
          <w:sz w:val="24"/>
        </w:rPr>
      </w:pPr>
      <w:r>
        <w:rPr>
          <w:rFonts w:ascii="黑体" w:eastAsia="黑体" w:hAnsi="黑体" w:hint="eastAsia"/>
          <w:color w:val="000000"/>
          <w:sz w:val="24"/>
        </w:rPr>
        <w:t>第九条</w:t>
      </w:r>
      <w:r>
        <w:rPr>
          <w:rFonts w:ascii="黑体" w:eastAsia="黑体" w:hAnsi="黑体" w:hint="eastAsia"/>
          <w:color w:val="000000"/>
          <w:sz w:val="24"/>
        </w:rPr>
        <w:t xml:space="preserve">  </w:t>
      </w:r>
      <w:r>
        <w:rPr>
          <w:rFonts w:ascii="黑体" w:eastAsia="黑体" w:hAnsi="黑体" w:hint="eastAsia"/>
          <w:color w:val="000000"/>
          <w:sz w:val="24"/>
        </w:rPr>
        <w:t>违约责任</w:t>
      </w:r>
    </w:p>
    <w:p w14:paraId="71879866" w14:textId="77777777" w:rsidR="00210231" w:rsidRDefault="00210231">
      <w:pPr>
        <w:adjustRightInd w:val="0"/>
        <w:snapToGrid w:val="0"/>
        <w:ind w:left="540"/>
        <w:rPr>
          <w:rFonts w:ascii="黑体" w:eastAsia="黑体" w:hAnsi="黑体" w:hint="eastAsia"/>
          <w:color w:val="000000"/>
          <w:sz w:val="24"/>
        </w:rPr>
      </w:pPr>
    </w:p>
    <w:p w14:paraId="79EE7078" w14:textId="77777777" w:rsidR="00210231" w:rsidRDefault="00210231">
      <w:pPr>
        <w:adjustRightInd w:val="0"/>
        <w:snapToGrid w:val="0"/>
        <w:ind w:left="836" w:hanging="836"/>
        <w:rPr>
          <w:rFonts w:ascii="黑体" w:eastAsia="黑体" w:hAnsi="黑体" w:hint="eastAsia"/>
          <w:color w:val="000000"/>
          <w:sz w:val="24"/>
        </w:rPr>
      </w:pPr>
      <w:r>
        <w:rPr>
          <w:rFonts w:ascii="黑体" w:eastAsia="黑体" w:hAnsi="黑体" w:hint="eastAsia"/>
          <w:color w:val="000000"/>
          <w:sz w:val="24"/>
        </w:rPr>
        <w:t>9.1</w:t>
      </w: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kern w:val="0"/>
          <w:sz w:val="24"/>
        </w:rPr>
        <w:t>本协议对各方均有约束力和可执行性，如任何一方未充分履行其在本协议下的义务或者任何一方在本协议下所作的陈述、保证与承诺是不真实的或者有重大遗漏或误导，该方应被视为违约。</w:t>
      </w:r>
    </w:p>
    <w:p w14:paraId="4B5DAFB1" w14:textId="77777777" w:rsidR="00210231" w:rsidRDefault="00210231">
      <w:pPr>
        <w:adjustRightInd w:val="0"/>
        <w:snapToGrid w:val="0"/>
        <w:ind w:left="540"/>
        <w:rPr>
          <w:rFonts w:ascii="黑体" w:eastAsia="黑体" w:hAnsi="黑体" w:hint="eastAsia"/>
          <w:color w:val="000000"/>
          <w:sz w:val="24"/>
        </w:rPr>
      </w:pPr>
    </w:p>
    <w:p w14:paraId="6429FC21" w14:textId="77777777" w:rsidR="00210231" w:rsidRDefault="00210231">
      <w:pPr>
        <w:widowControl/>
        <w:ind w:left="833" w:hanging="833"/>
        <w:rPr>
          <w:rFonts w:ascii="黑体" w:eastAsia="黑体" w:hAnsi="黑体" w:hint="eastAsia"/>
          <w:color w:val="000000"/>
          <w:kern w:val="0"/>
          <w:sz w:val="24"/>
        </w:rPr>
      </w:pPr>
      <w:r>
        <w:rPr>
          <w:rFonts w:ascii="黑体" w:eastAsia="黑体" w:hAnsi="黑体" w:hint="eastAsia"/>
          <w:color w:val="000000"/>
          <w:sz w:val="24"/>
        </w:rPr>
        <w:t>9.2</w:t>
      </w: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kern w:val="0"/>
          <w:sz w:val="24"/>
        </w:rPr>
        <w:t>若转让方违约，受让方有权采取如下一种或者多种救济措施以维护其权利；</w:t>
      </w:r>
    </w:p>
    <w:p w14:paraId="39BA6E3B" w14:textId="77777777" w:rsidR="00210231" w:rsidRDefault="00210231">
      <w:pPr>
        <w:widowControl/>
        <w:spacing w:line="360" w:lineRule="exact"/>
        <w:rPr>
          <w:rFonts w:ascii="黑体" w:eastAsia="黑体" w:hAnsi="黑体" w:hint="eastAsia"/>
          <w:color w:val="000000"/>
          <w:kern w:val="0"/>
          <w:sz w:val="24"/>
        </w:rPr>
      </w:pPr>
    </w:p>
    <w:p w14:paraId="4023AB05" w14:textId="77777777" w:rsidR="00210231" w:rsidRDefault="00210231">
      <w:pPr>
        <w:adjustRightInd w:val="0"/>
        <w:snapToGrid w:val="0"/>
        <w:ind w:left="1256" w:hanging="420"/>
        <w:rPr>
          <w:rFonts w:ascii="黑体" w:eastAsia="黑体" w:hAnsi="黑体" w:hint="eastAsia"/>
          <w:color w:val="000000"/>
          <w:sz w:val="24"/>
        </w:rPr>
      </w:pPr>
      <w:r>
        <w:rPr>
          <w:rFonts w:ascii="黑体" w:eastAsia="黑体" w:hAnsi="黑体" w:hint="eastAsia"/>
          <w:color w:val="000000"/>
          <w:sz w:val="24"/>
        </w:rPr>
        <w:t>(1)</w:t>
      </w: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sz w:val="24"/>
        </w:rPr>
        <w:t>暂时停止履行其在本协议项下的义务，待相关违约情势消除后恢复履行，</w:t>
      </w:r>
      <w:r>
        <w:rPr>
          <w:rFonts w:ascii="黑体" w:eastAsia="黑体" w:hAnsi="黑体" w:hint="eastAsia"/>
          <w:color w:val="000000"/>
          <w:kern w:val="0"/>
          <w:sz w:val="24"/>
        </w:rPr>
        <w:t>受让方</w:t>
      </w:r>
      <w:r>
        <w:rPr>
          <w:rFonts w:ascii="黑体" w:eastAsia="黑体" w:hAnsi="黑体" w:hint="eastAsia"/>
          <w:color w:val="000000"/>
          <w:sz w:val="24"/>
        </w:rPr>
        <w:t>根据此款规定暂停履行义务不构成</w:t>
      </w:r>
      <w:r>
        <w:rPr>
          <w:rFonts w:ascii="黑体" w:eastAsia="黑体" w:hAnsi="黑体" w:hint="eastAsia"/>
          <w:color w:val="000000"/>
          <w:kern w:val="0"/>
          <w:sz w:val="24"/>
        </w:rPr>
        <w:t>受让方</w:t>
      </w:r>
      <w:r>
        <w:rPr>
          <w:rFonts w:ascii="黑体" w:eastAsia="黑体" w:hAnsi="黑体" w:hint="eastAsia"/>
          <w:color w:val="000000"/>
          <w:sz w:val="24"/>
        </w:rPr>
        <w:t>不履行或者迟延履行义务；</w:t>
      </w:r>
    </w:p>
    <w:p w14:paraId="3364B3A3" w14:textId="77777777" w:rsidR="00210231" w:rsidRDefault="00210231">
      <w:pPr>
        <w:adjustRightInd w:val="0"/>
        <w:snapToGrid w:val="0"/>
        <w:ind w:left="540"/>
        <w:rPr>
          <w:rFonts w:ascii="黑体" w:eastAsia="黑体" w:hAnsi="黑体" w:hint="eastAsia"/>
          <w:color w:val="000000"/>
          <w:sz w:val="24"/>
        </w:rPr>
      </w:pPr>
    </w:p>
    <w:p w14:paraId="394C3F5E" w14:textId="77777777" w:rsidR="00210231" w:rsidRDefault="00210231">
      <w:pPr>
        <w:adjustRightInd w:val="0"/>
        <w:snapToGrid w:val="0"/>
        <w:ind w:left="1256" w:hanging="420"/>
        <w:rPr>
          <w:rFonts w:ascii="黑体" w:eastAsia="黑体" w:hAnsi="黑体" w:hint="eastAsia"/>
          <w:color w:val="000000"/>
          <w:sz w:val="24"/>
        </w:rPr>
      </w:pPr>
      <w:r>
        <w:rPr>
          <w:rFonts w:ascii="黑体" w:eastAsia="黑体" w:hAnsi="黑体" w:hint="eastAsia"/>
          <w:color w:val="000000"/>
          <w:sz w:val="24"/>
        </w:rPr>
        <w:t>(2)</w:t>
      </w: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sz w:val="24"/>
        </w:rPr>
        <w:t>如</w:t>
      </w:r>
      <w:r>
        <w:rPr>
          <w:rFonts w:ascii="黑体" w:eastAsia="黑体" w:hAnsi="黑体" w:hint="eastAsia"/>
          <w:color w:val="000000"/>
          <w:kern w:val="0"/>
          <w:sz w:val="24"/>
        </w:rPr>
        <w:t>转让方</w:t>
      </w:r>
      <w:r>
        <w:rPr>
          <w:rFonts w:ascii="黑体" w:eastAsia="黑体" w:hAnsi="黑体" w:hint="eastAsia"/>
          <w:color w:val="000000"/>
          <w:sz w:val="24"/>
        </w:rPr>
        <w:t>的违约行为造成了本协议下的交易无法继续进行，则受让方有权向</w:t>
      </w:r>
      <w:r>
        <w:rPr>
          <w:rFonts w:ascii="黑体" w:eastAsia="黑体" w:hAnsi="黑体" w:hint="eastAsia"/>
          <w:color w:val="000000"/>
          <w:kern w:val="0"/>
          <w:sz w:val="24"/>
        </w:rPr>
        <w:t>转让方</w:t>
      </w:r>
      <w:r>
        <w:rPr>
          <w:rFonts w:ascii="黑体" w:eastAsia="黑体" w:hAnsi="黑体" w:hint="eastAsia"/>
          <w:color w:val="000000"/>
          <w:sz w:val="24"/>
        </w:rPr>
        <w:t>发出书面通知单方解除本协议，解除通知自发出之日起生效；</w:t>
      </w:r>
    </w:p>
    <w:p w14:paraId="3D27DA1B" w14:textId="77777777" w:rsidR="00210231" w:rsidRDefault="00210231">
      <w:pPr>
        <w:adjustRightInd w:val="0"/>
        <w:snapToGrid w:val="0"/>
        <w:ind w:left="540"/>
        <w:rPr>
          <w:rFonts w:ascii="黑体" w:eastAsia="黑体" w:hAnsi="黑体" w:hint="eastAsia"/>
          <w:color w:val="000000"/>
          <w:sz w:val="24"/>
        </w:rPr>
      </w:pPr>
    </w:p>
    <w:p w14:paraId="3CE7194C" w14:textId="77777777" w:rsidR="00210231" w:rsidRDefault="00210231">
      <w:pPr>
        <w:adjustRightInd w:val="0"/>
        <w:snapToGrid w:val="0"/>
        <w:ind w:left="540" w:firstLine="296"/>
        <w:rPr>
          <w:rFonts w:ascii="黑体" w:eastAsia="黑体" w:hAnsi="黑体" w:hint="eastAsia"/>
          <w:color w:val="000000"/>
          <w:sz w:val="24"/>
        </w:rPr>
      </w:pPr>
      <w:r>
        <w:rPr>
          <w:rFonts w:ascii="黑体" w:eastAsia="黑体" w:hAnsi="黑体" w:hint="eastAsia"/>
          <w:color w:val="000000"/>
          <w:sz w:val="24"/>
        </w:rPr>
        <w:t>(3)</w:t>
      </w:r>
      <w:r>
        <w:rPr>
          <w:rFonts w:ascii="黑体" w:eastAsia="黑体" w:hAnsi="黑体" w:hint="eastAsia"/>
          <w:color w:val="000000"/>
          <w:sz w:val="24"/>
        </w:rPr>
        <w:tab/>
      </w:r>
      <w:r>
        <w:rPr>
          <w:rFonts w:ascii="黑体" w:eastAsia="黑体" w:hAnsi="黑体" w:hint="eastAsia"/>
          <w:color w:val="000000"/>
          <w:sz w:val="24"/>
        </w:rPr>
        <w:t>要求</w:t>
      </w:r>
      <w:r>
        <w:rPr>
          <w:rFonts w:ascii="黑体" w:eastAsia="黑体" w:hAnsi="黑体" w:hint="eastAsia"/>
          <w:color w:val="000000"/>
          <w:kern w:val="0"/>
          <w:sz w:val="24"/>
        </w:rPr>
        <w:t>转让方</w:t>
      </w:r>
      <w:r>
        <w:rPr>
          <w:rFonts w:ascii="黑体" w:eastAsia="黑体" w:hAnsi="黑体" w:hint="eastAsia"/>
          <w:color w:val="000000"/>
          <w:sz w:val="24"/>
        </w:rPr>
        <w:t>实际履行；</w:t>
      </w:r>
    </w:p>
    <w:p w14:paraId="08C24A23" w14:textId="77777777" w:rsidR="00210231" w:rsidRDefault="00210231">
      <w:pPr>
        <w:adjustRightInd w:val="0"/>
        <w:snapToGrid w:val="0"/>
        <w:ind w:left="540"/>
        <w:rPr>
          <w:rFonts w:ascii="黑体" w:eastAsia="黑体" w:hAnsi="黑体" w:hint="eastAsia"/>
          <w:color w:val="000000"/>
          <w:sz w:val="24"/>
        </w:rPr>
      </w:pPr>
    </w:p>
    <w:p w14:paraId="20A2C5CE" w14:textId="77777777" w:rsidR="00210231" w:rsidRDefault="00210231">
      <w:pPr>
        <w:adjustRightInd w:val="0"/>
        <w:snapToGrid w:val="0"/>
        <w:ind w:left="1256" w:hanging="420"/>
        <w:rPr>
          <w:rFonts w:ascii="黑体" w:eastAsia="黑体" w:hAnsi="黑体" w:hint="eastAsia"/>
          <w:color w:val="000000"/>
          <w:sz w:val="24"/>
        </w:rPr>
      </w:pPr>
      <w:r>
        <w:rPr>
          <w:rFonts w:ascii="黑体" w:eastAsia="黑体" w:hAnsi="黑体" w:hint="eastAsia"/>
          <w:color w:val="000000"/>
          <w:sz w:val="24"/>
        </w:rPr>
        <w:t>(4)</w:t>
      </w: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sz w:val="24"/>
        </w:rPr>
        <w:t>若转让方在自违约发生起的十五</w:t>
      </w:r>
      <w:r>
        <w:rPr>
          <w:rFonts w:ascii="黑体" w:eastAsia="黑体" w:hAnsi="黑体" w:hint="eastAsia"/>
          <w:color w:val="000000"/>
          <w:sz w:val="24"/>
        </w:rPr>
        <w:t>(15)</w:t>
      </w:r>
      <w:r>
        <w:rPr>
          <w:rFonts w:ascii="黑体" w:eastAsia="黑体" w:hAnsi="黑体" w:hint="eastAsia"/>
          <w:color w:val="000000"/>
          <w:sz w:val="24"/>
        </w:rPr>
        <w:t>个工作日内或在受让方要求的其他补救期间内未能弥补违约，或其弥补措施毫无效果致使受让方仍遭受不利影响，受让方有权中止或终止本协议；</w:t>
      </w:r>
      <w:r>
        <w:rPr>
          <w:rFonts w:ascii="黑体" w:eastAsia="黑体" w:hAnsi="黑体" w:hint="eastAsia"/>
          <w:color w:val="000000"/>
          <w:sz w:val="24"/>
        </w:rPr>
        <w:t xml:space="preserve"> </w:t>
      </w:r>
    </w:p>
    <w:p w14:paraId="1F8B464E" w14:textId="77777777" w:rsidR="00210231" w:rsidRDefault="00210231">
      <w:pPr>
        <w:adjustRightInd w:val="0"/>
        <w:snapToGrid w:val="0"/>
        <w:ind w:left="540"/>
        <w:rPr>
          <w:rFonts w:ascii="黑体" w:eastAsia="黑体" w:hAnsi="黑体" w:hint="eastAsia"/>
          <w:color w:val="000000"/>
          <w:sz w:val="24"/>
        </w:rPr>
      </w:pPr>
    </w:p>
    <w:p w14:paraId="3D14E957" w14:textId="77777777" w:rsidR="00210231" w:rsidRDefault="00210231">
      <w:pPr>
        <w:adjustRightInd w:val="0"/>
        <w:snapToGrid w:val="0"/>
        <w:ind w:left="540" w:firstLine="296"/>
        <w:rPr>
          <w:rFonts w:ascii="黑体" w:eastAsia="黑体" w:hAnsi="黑体" w:hint="eastAsia"/>
          <w:color w:val="000000"/>
          <w:sz w:val="24"/>
        </w:rPr>
      </w:pPr>
      <w:r>
        <w:rPr>
          <w:rFonts w:ascii="黑体" w:eastAsia="黑体" w:hAnsi="黑体" w:hint="eastAsia"/>
          <w:color w:val="000000"/>
          <w:sz w:val="24"/>
        </w:rPr>
        <w:t>(5)</w:t>
      </w:r>
      <w:r>
        <w:rPr>
          <w:rFonts w:ascii="黑体" w:eastAsia="黑体" w:hAnsi="黑体" w:hint="eastAsia"/>
          <w:color w:val="000000"/>
          <w:sz w:val="24"/>
        </w:rPr>
        <w:tab/>
      </w:r>
      <w:r>
        <w:rPr>
          <w:rFonts w:ascii="黑体" w:eastAsia="黑体" w:hAnsi="黑体" w:hint="eastAsia"/>
          <w:color w:val="000000"/>
          <w:sz w:val="24"/>
        </w:rPr>
        <w:t>要求转让方赔偿受让方因转让方违约遭受的一切经济损失；</w:t>
      </w:r>
    </w:p>
    <w:p w14:paraId="664881A0" w14:textId="77777777" w:rsidR="00210231" w:rsidRDefault="00210231">
      <w:pPr>
        <w:adjustRightInd w:val="0"/>
        <w:snapToGrid w:val="0"/>
        <w:ind w:left="540"/>
        <w:rPr>
          <w:rFonts w:ascii="黑体" w:eastAsia="黑体" w:hAnsi="黑体" w:hint="eastAsia"/>
          <w:color w:val="000000"/>
          <w:sz w:val="24"/>
        </w:rPr>
      </w:pPr>
    </w:p>
    <w:p w14:paraId="06A1BADC" w14:textId="77777777" w:rsidR="00210231" w:rsidRDefault="00210231">
      <w:pPr>
        <w:adjustRightInd w:val="0"/>
        <w:snapToGrid w:val="0"/>
        <w:ind w:left="540" w:firstLine="296"/>
        <w:rPr>
          <w:rFonts w:ascii="黑体" w:eastAsia="黑体" w:hAnsi="黑体" w:hint="eastAsia"/>
          <w:color w:val="000000"/>
          <w:sz w:val="24"/>
        </w:rPr>
      </w:pPr>
      <w:r>
        <w:rPr>
          <w:rFonts w:ascii="黑体" w:eastAsia="黑体" w:hAnsi="黑体" w:hint="eastAsia"/>
          <w:color w:val="000000"/>
          <w:sz w:val="24"/>
        </w:rPr>
        <w:t>(6)</w:t>
      </w:r>
      <w:r>
        <w:rPr>
          <w:rFonts w:ascii="黑体" w:eastAsia="黑体" w:hAnsi="黑体" w:hint="eastAsia"/>
          <w:color w:val="000000"/>
          <w:sz w:val="24"/>
        </w:rPr>
        <w:tab/>
      </w:r>
      <w:r>
        <w:rPr>
          <w:rFonts w:ascii="黑体" w:eastAsia="黑体" w:hAnsi="黑体" w:hint="eastAsia"/>
          <w:color w:val="000000"/>
          <w:sz w:val="24"/>
        </w:rPr>
        <w:t>按照第</w:t>
      </w:r>
      <w:r>
        <w:rPr>
          <w:rFonts w:ascii="黑体" w:eastAsia="黑体" w:hAnsi="黑体" w:hint="eastAsia"/>
          <w:color w:val="000000"/>
          <w:sz w:val="24"/>
        </w:rPr>
        <w:t>2.2</w:t>
      </w:r>
      <w:r>
        <w:rPr>
          <w:rFonts w:ascii="黑体" w:eastAsia="黑体" w:hAnsi="黑体" w:hint="eastAsia"/>
          <w:color w:val="000000"/>
          <w:sz w:val="24"/>
        </w:rPr>
        <w:t>条的约定于第二期付款中扣除相应款项。</w:t>
      </w:r>
    </w:p>
    <w:p w14:paraId="058A3456" w14:textId="77777777" w:rsidR="00210231" w:rsidRDefault="00210231">
      <w:pPr>
        <w:adjustRightInd w:val="0"/>
        <w:snapToGrid w:val="0"/>
        <w:rPr>
          <w:rFonts w:ascii="黑体" w:eastAsia="黑体" w:hAnsi="黑体" w:hint="eastAsia"/>
          <w:color w:val="000000"/>
          <w:sz w:val="24"/>
        </w:rPr>
      </w:pPr>
    </w:p>
    <w:p w14:paraId="22067361" w14:textId="77777777" w:rsidR="00210231" w:rsidRDefault="00210231">
      <w:pPr>
        <w:widowControl/>
        <w:ind w:left="515" w:hanging="515"/>
        <w:rPr>
          <w:rFonts w:ascii="黑体" w:eastAsia="黑体" w:hAnsi="黑体" w:hint="eastAsia"/>
          <w:color w:val="000000"/>
          <w:sz w:val="24"/>
        </w:rPr>
      </w:pPr>
      <w:r>
        <w:rPr>
          <w:rFonts w:ascii="黑体" w:eastAsia="黑体" w:hAnsi="黑体" w:hint="eastAsia"/>
          <w:color w:val="000000"/>
          <w:sz w:val="24"/>
        </w:rPr>
        <w:t>9.3</w:t>
      </w: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sz w:val="24"/>
        </w:rPr>
        <w:t>各转让方对其在本协议下的各项义务与责任承担连带责任。</w:t>
      </w:r>
    </w:p>
    <w:p w14:paraId="6C850330" w14:textId="77777777" w:rsidR="00210231" w:rsidRDefault="00210231">
      <w:pPr>
        <w:widowControl/>
        <w:rPr>
          <w:rFonts w:ascii="黑体" w:eastAsia="黑体" w:hAnsi="黑体" w:hint="eastAsia"/>
          <w:color w:val="000000"/>
          <w:sz w:val="24"/>
        </w:rPr>
      </w:pPr>
    </w:p>
    <w:p w14:paraId="45D8360F" w14:textId="77777777" w:rsidR="00210231" w:rsidRDefault="00210231">
      <w:pPr>
        <w:widowControl/>
        <w:ind w:left="836" w:hanging="836"/>
        <w:rPr>
          <w:rFonts w:ascii="黑体" w:eastAsia="黑体" w:hAnsi="黑体" w:hint="eastAsia"/>
          <w:color w:val="000000"/>
          <w:sz w:val="24"/>
        </w:rPr>
      </w:pPr>
      <w:r>
        <w:rPr>
          <w:rFonts w:ascii="黑体" w:eastAsia="黑体" w:hAnsi="黑体" w:hint="eastAsia"/>
          <w:color w:val="000000"/>
          <w:sz w:val="24"/>
        </w:rPr>
        <w:t>9.4</w:t>
      </w: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sz w:val="24"/>
        </w:rPr>
        <w:t>在各转让方未违约的前提下，如各受让方未按照本协议的规定在约定期限内向各转让方履行支付第三期付款的，则就任何未按照本协议规定按期支付的部分，每延期支付一天，各受让方应向各转让方支付相当于该等未支付部分</w:t>
      </w:r>
      <w:r>
        <w:rPr>
          <w:rFonts w:ascii="黑体" w:eastAsia="黑体" w:hAnsi="黑体" w:hint="eastAsia"/>
          <w:color w:val="000000"/>
          <w:sz w:val="24"/>
        </w:rPr>
        <w:t>5</w:t>
      </w:r>
      <w:r>
        <w:rPr>
          <w:rFonts w:ascii="黑体" w:eastAsia="黑体" w:hAnsi="黑体" w:hint="eastAsia"/>
          <w:color w:val="000000"/>
          <w:sz w:val="24"/>
        </w:rPr>
        <w:t>‰的罚金。</w:t>
      </w:r>
    </w:p>
    <w:p w14:paraId="129EAD67" w14:textId="77777777" w:rsidR="00210231" w:rsidRDefault="00210231">
      <w:pPr>
        <w:widowControl/>
        <w:ind w:left="516" w:hanging="516"/>
        <w:rPr>
          <w:rFonts w:ascii="黑体" w:eastAsia="黑体" w:hAnsi="黑体" w:hint="eastAsia"/>
          <w:color w:val="000000"/>
          <w:sz w:val="24"/>
        </w:rPr>
      </w:pPr>
    </w:p>
    <w:p w14:paraId="6C6EF4A0" w14:textId="77777777" w:rsidR="00210231" w:rsidRDefault="00210231">
      <w:pPr>
        <w:pStyle w:val="1"/>
        <w:spacing w:before="0" w:after="0" w:line="240" w:lineRule="auto"/>
        <w:jc w:val="center"/>
        <w:rPr>
          <w:rFonts w:ascii="黑体" w:eastAsia="黑体" w:hAnsi="黑体" w:hint="eastAsia"/>
          <w:color w:val="000000"/>
          <w:sz w:val="24"/>
        </w:rPr>
      </w:pPr>
      <w:r>
        <w:rPr>
          <w:rFonts w:ascii="黑体" w:eastAsia="黑体" w:hAnsi="黑体" w:hint="eastAsia"/>
          <w:color w:val="000000"/>
          <w:sz w:val="24"/>
        </w:rPr>
        <w:t>第十条</w:t>
      </w:r>
      <w:r>
        <w:rPr>
          <w:rFonts w:ascii="黑体" w:eastAsia="黑体" w:hAnsi="黑体" w:hint="eastAsia"/>
          <w:color w:val="000000"/>
          <w:sz w:val="24"/>
        </w:rPr>
        <w:t xml:space="preserve">  </w:t>
      </w:r>
      <w:r>
        <w:rPr>
          <w:rFonts w:ascii="黑体" w:eastAsia="黑体" w:hAnsi="黑体" w:hint="eastAsia"/>
          <w:color w:val="000000"/>
          <w:sz w:val="24"/>
        </w:rPr>
        <w:t>生效与终止</w:t>
      </w:r>
    </w:p>
    <w:p w14:paraId="77AB7E68" w14:textId="77777777" w:rsidR="00210231" w:rsidRDefault="00210231">
      <w:pPr>
        <w:widowControl/>
        <w:ind w:left="516" w:hanging="516"/>
        <w:rPr>
          <w:rFonts w:ascii="黑体" w:eastAsia="黑体" w:hAnsi="黑体" w:hint="eastAsia"/>
          <w:color w:val="000000"/>
          <w:sz w:val="24"/>
        </w:rPr>
      </w:pPr>
    </w:p>
    <w:p w14:paraId="091D455C" w14:textId="77777777" w:rsidR="00210231" w:rsidRDefault="00210231">
      <w:pPr>
        <w:widowControl/>
        <w:ind w:left="836" w:hanging="836"/>
        <w:rPr>
          <w:rFonts w:ascii="黑体" w:eastAsia="黑体" w:hAnsi="黑体" w:hint="eastAsia"/>
          <w:color w:val="000000"/>
          <w:sz w:val="24"/>
        </w:rPr>
      </w:pPr>
      <w:r>
        <w:rPr>
          <w:rFonts w:ascii="黑体" w:eastAsia="黑体" w:hAnsi="黑体" w:hint="eastAsia"/>
          <w:color w:val="000000"/>
          <w:sz w:val="24"/>
        </w:rPr>
        <w:t>10.1</w:t>
      </w: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sz w:val="24"/>
        </w:rPr>
        <w:t>本协议自经各方或其授权代表全部正式签署并向各方有效送达之日起生效。</w:t>
      </w:r>
    </w:p>
    <w:p w14:paraId="42FA8B5A" w14:textId="77777777" w:rsidR="00210231" w:rsidRDefault="00210231">
      <w:pPr>
        <w:widowControl/>
        <w:ind w:left="516" w:hanging="516"/>
        <w:rPr>
          <w:rFonts w:ascii="黑体" w:eastAsia="黑体" w:hAnsi="黑体" w:hint="eastAsia"/>
          <w:color w:val="000000"/>
          <w:sz w:val="24"/>
        </w:rPr>
      </w:pPr>
    </w:p>
    <w:p w14:paraId="20C0C6A0" w14:textId="77777777" w:rsidR="00210231" w:rsidRDefault="00210231">
      <w:pPr>
        <w:widowControl/>
        <w:tabs>
          <w:tab w:val="left" w:pos="515"/>
        </w:tabs>
        <w:snapToGrid w:val="0"/>
        <w:spacing w:line="360" w:lineRule="exact"/>
        <w:ind w:left="515" w:hanging="515"/>
        <w:rPr>
          <w:rFonts w:ascii="黑体" w:eastAsia="黑体" w:hAnsi="黑体" w:hint="eastAsia"/>
          <w:color w:val="000000"/>
          <w:sz w:val="24"/>
        </w:rPr>
      </w:pPr>
      <w:r>
        <w:rPr>
          <w:rFonts w:ascii="黑体" w:eastAsia="黑体" w:hAnsi="黑体" w:hint="eastAsia"/>
          <w:color w:val="000000"/>
          <w:sz w:val="24"/>
        </w:rPr>
        <w:t>10.2</w:t>
      </w: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sz w:val="24"/>
        </w:rPr>
        <w:t>各方同意，本协议自以下任何情形之一发生之日起终止或中止：</w:t>
      </w:r>
    </w:p>
    <w:p w14:paraId="1E90B42E" w14:textId="77777777" w:rsidR="00210231" w:rsidRDefault="00210231">
      <w:pPr>
        <w:widowControl/>
        <w:tabs>
          <w:tab w:val="left" w:pos="515"/>
        </w:tabs>
        <w:snapToGrid w:val="0"/>
        <w:ind w:left="515" w:hanging="515"/>
        <w:rPr>
          <w:rFonts w:ascii="黑体" w:eastAsia="黑体" w:hAnsi="黑体" w:hint="eastAsia"/>
          <w:color w:val="000000"/>
          <w:sz w:val="24"/>
        </w:rPr>
      </w:pPr>
    </w:p>
    <w:p w14:paraId="305D0A33" w14:textId="77777777" w:rsidR="00210231" w:rsidRDefault="00210231">
      <w:pPr>
        <w:adjustRightInd w:val="0"/>
        <w:snapToGrid w:val="0"/>
        <w:ind w:left="540" w:firstLine="296"/>
        <w:rPr>
          <w:rFonts w:ascii="黑体" w:eastAsia="黑体" w:hAnsi="黑体" w:hint="eastAsia"/>
          <w:color w:val="000000"/>
          <w:sz w:val="24"/>
        </w:rPr>
      </w:pPr>
      <w:r>
        <w:rPr>
          <w:rFonts w:ascii="黑体" w:eastAsia="黑体" w:hAnsi="黑体" w:hint="eastAsia"/>
          <w:color w:val="000000"/>
          <w:sz w:val="24"/>
        </w:rPr>
        <w:tab/>
      </w:r>
      <w:r>
        <w:rPr>
          <w:rFonts w:ascii="黑体" w:eastAsia="黑体" w:hAnsi="黑体" w:hint="eastAsia"/>
          <w:color w:val="000000"/>
          <w:sz w:val="24"/>
        </w:rPr>
        <w:t xml:space="preserve">(1) </w:t>
      </w:r>
      <w:r>
        <w:rPr>
          <w:rFonts w:ascii="黑体" w:eastAsia="黑体" w:hAnsi="黑体" w:hint="eastAsia"/>
          <w:color w:val="000000"/>
          <w:sz w:val="24"/>
        </w:rPr>
        <w:t>各方协商一致以书面形式终止本协议；</w:t>
      </w:r>
    </w:p>
    <w:p w14:paraId="7C5D16EC" w14:textId="77777777" w:rsidR="00210231" w:rsidRDefault="00210231">
      <w:pPr>
        <w:adjustRightInd w:val="0"/>
        <w:snapToGrid w:val="0"/>
        <w:ind w:left="540" w:firstLine="296"/>
        <w:rPr>
          <w:rFonts w:ascii="黑体" w:eastAsia="黑体" w:hAnsi="黑体" w:hint="eastAsia"/>
          <w:color w:val="000000"/>
          <w:sz w:val="24"/>
        </w:rPr>
      </w:pPr>
    </w:p>
    <w:p w14:paraId="1A45581E" w14:textId="77777777" w:rsidR="00210231" w:rsidRDefault="00210231">
      <w:pPr>
        <w:adjustRightInd w:val="0"/>
        <w:snapToGrid w:val="0"/>
        <w:ind w:left="540" w:firstLine="296"/>
        <w:rPr>
          <w:rFonts w:ascii="黑体" w:eastAsia="黑体" w:hAnsi="黑体" w:hint="eastAsia"/>
          <w:color w:val="000000"/>
          <w:sz w:val="24"/>
        </w:rPr>
      </w:pPr>
      <w:r>
        <w:rPr>
          <w:rFonts w:ascii="黑体" w:eastAsia="黑体" w:hAnsi="黑体" w:hint="eastAsia"/>
          <w:color w:val="000000"/>
          <w:sz w:val="24"/>
        </w:rPr>
        <w:tab/>
      </w:r>
      <w:r>
        <w:rPr>
          <w:rFonts w:ascii="黑体" w:eastAsia="黑体" w:hAnsi="黑体" w:hint="eastAsia"/>
          <w:color w:val="000000"/>
          <w:sz w:val="24"/>
        </w:rPr>
        <w:t xml:space="preserve">(2) </w:t>
      </w:r>
      <w:r>
        <w:rPr>
          <w:rFonts w:ascii="黑体" w:eastAsia="黑体" w:hAnsi="黑体" w:hint="eastAsia"/>
          <w:color w:val="000000"/>
          <w:sz w:val="24"/>
        </w:rPr>
        <w:t>本协议经各方履行完毕；</w:t>
      </w:r>
    </w:p>
    <w:p w14:paraId="71523E74" w14:textId="77777777" w:rsidR="00210231" w:rsidRDefault="00210231">
      <w:pPr>
        <w:adjustRightInd w:val="0"/>
        <w:snapToGrid w:val="0"/>
        <w:ind w:left="540" w:firstLine="296"/>
        <w:rPr>
          <w:rFonts w:ascii="黑体" w:eastAsia="黑体" w:hAnsi="黑体" w:hint="eastAsia"/>
          <w:color w:val="000000"/>
          <w:sz w:val="24"/>
        </w:rPr>
      </w:pPr>
    </w:p>
    <w:p w14:paraId="7B32D3E2" w14:textId="77777777" w:rsidR="00210231" w:rsidRDefault="00210231">
      <w:pPr>
        <w:adjustRightInd w:val="0"/>
        <w:snapToGrid w:val="0"/>
        <w:ind w:left="540" w:firstLine="296"/>
        <w:rPr>
          <w:rFonts w:ascii="黑体" w:eastAsia="黑体" w:hAnsi="黑体" w:hint="eastAsia"/>
          <w:color w:val="000000"/>
          <w:sz w:val="24"/>
        </w:rPr>
      </w:pPr>
      <w:r>
        <w:rPr>
          <w:rFonts w:ascii="黑体" w:eastAsia="黑体" w:hAnsi="黑体" w:hint="eastAsia"/>
          <w:color w:val="000000"/>
          <w:sz w:val="24"/>
        </w:rPr>
        <w:tab/>
      </w:r>
      <w:r>
        <w:rPr>
          <w:rFonts w:ascii="黑体" w:eastAsia="黑体" w:hAnsi="黑体" w:hint="eastAsia"/>
          <w:color w:val="000000"/>
          <w:sz w:val="24"/>
        </w:rPr>
        <w:t xml:space="preserve">(3) </w:t>
      </w:r>
      <w:r>
        <w:rPr>
          <w:rFonts w:ascii="黑体" w:eastAsia="黑体" w:hAnsi="黑体" w:hint="eastAsia"/>
          <w:color w:val="000000"/>
          <w:sz w:val="24"/>
        </w:rPr>
        <w:t>受让方根据第</w:t>
      </w:r>
      <w:r>
        <w:rPr>
          <w:rFonts w:ascii="黑体" w:eastAsia="黑体" w:hAnsi="黑体" w:hint="eastAsia"/>
          <w:color w:val="000000"/>
          <w:sz w:val="24"/>
        </w:rPr>
        <w:t>9.2</w:t>
      </w:r>
      <w:r>
        <w:rPr>
          <w:rFonts w:ascii="黑体" w:eastAsia="黑体" w:hAnsi="黑体" w:hint="eastAsia"/>
          <w:color w:val="000000"/>
          <w:sz w:val="24"/>
        </w:rPr>
        <w:t>条终止本协议；</w:t>
      </w:r>
    </w:p>
    <w:p w14:paraId="67F78D18" w14:textId="77777777" w:rsidR="00210231" w:rsidRDefault="00210231">
      <w:pPr>
        <w:adjustRightInd w:val="0"/>
        <w:snapToGrid w:val="0"/>
        <w:ind w:left="540" w:firstLine="296"/>
        <w:rPr>
          <w:rFonts w:ascii="黑体" w:eastAsia="黑体" w:hAnsi="黑体" w:hint="eastAsia"/>
          <w:color w:val="000000"/>
          <w:sz w:val="24"/>
        </w:rPr>
      </w:pPr>
      <w:r>
        <w:rPr>
          <w:rFonts w:ascii="黑体" w:eastAsia="黑体" w:hAnsi="黑体" w:hint="eastAsia"/>
          <w:color w:val="000000"/>
          <w:sz w:val="24"/>
        </w:rPr>
        <w:tab/>
      </w:r>
      <w:r>
        <w:rPr>
          <w:rFonts w:ascii="黑体" w:eastAsia="黑体" w:hAnsi="黑体" w:hint="eastAsia"/>
          <w:color w:val="000000"/>
          <w:sz w:val="24"/>
        </w:rPr>
        <w:tab/>
      </w:r>
    </w:p>
    <w:p w14:paraId="1EECC5A3" w14:textId="77777777" w:rsidR="00210231" w:rsidRDefault="00210231">
      <w:pPr>
        <w:adjustRightInd w:val="0"/>
        <w:snapToGrid w:val="0"/>
        <w:ind w:left="1256" w:hanging="420"/>
        <w:rPr>
          <w:rFonts w:ascii="黑体" w:eastAsia="黑体" w:hAnsi="黑体" w:hint="eastAsia"/>
          <w:color w:val="000000"/>
          <w:sz w:val="24"/>
        </w:rPr>
      </w:pPr>
      <w:r>
        <w:rPr>
          <w:rFonts w:ascii="黑体" w:eastAsia="黑体" w:hAnsi="黑体" w:hint="eastAsia"/>
          <w:color w:val="000000"/>
          <w:sz w:val="24"/>
        </w:rPr>
        <w:t>(4)</w:t>
      </w: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sz w:val="24"/>
        </w:rPr>
        <w:t>依据有关法律、法规和本协议的其它规定而中止或终止本协议的其他情形。</w:t>
      </w:r>
    </w:p>
    <w:p w14:paraId="7C66B19D" w14:textId="77777777" w:rsidR="00210231" w:rsidRDefault="00210231">
      <w:pPr>
        <w:widowControl/>
        <w:rPr>
          <w:rFonts w:ascii="黑体" w:eastAsia="黑体" w:hAnsi="黑体" w:hint="eastAsia"/>
          <w:color w:val="000000"/>
          <w:sz w:val="24"/>
        </w:rPr>
      </w:pPr>
    </w:p>
    <w:p w14:paraId="0AB8C51B" w14:textId="77777777" w:rsidR="00210231" w:rsidRDefault="00210231">
      <w:pPr>
        <w:widowControl/>
        <w:ind w:left="836" w:hanging="836"/>
        <w:rPr>
          <w:rFonts w:ascii="黑体" w:eastAsia="黑体" w:hAnsi="黑体" w:hint="eastAsia"/>
          <w:color w:val="000000"/>
          <w:sz w:val="24"/>
        </w:rPr>
      </w:pPr>
      <w:r>
        <w:rPr>
          <w:rFonts w:ascii="黑体" w:eastAsia="黑体" w:hAnsi="黑体" w:hint="eastAsia"/>
          <w:color w:val="000000"/>
          <w:sz w:val="24"/>
        </w:rPr>
        <w:t>10.3</w:t>
      </w: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sz w:val="24"/>
        </w:rPr>
        <w:t>尽管有本协议其它规定，本协议第九条、第十条与第十一条的效力不受本协议中止或者终止的影响。</w:t>
      </w:r>
    </w:p>
    <w:p w14:paraId="6D6E5407" w14:textId="77777777" w:rsidR="00210231" w:rsidRDefault="00210231">
      <w:pPr>
        <w:widowControl/>
        <w:ind w:left="516" w:hanging="516"/>
        <w:rPr>
          <w:rFonts w:ascii="黑体" w:eastAsia="黑体" w:hAnsi="黑体" w:hint="eastAsia"/>
          <w:color w:val="000000"/>
          <w:sz w:val="24"/>
        </w:rPr>
      </w:pPr>
    </w:p>
    <w:p w14:paraId="3C9A8BBA" w14:textId="77777777" w:rsidR="00210231" w:rsidRDefault="00210231">
      <w:pPr>
        <w:widowControl/>
        <w:ind w:left="516" w:hanging="516"/>
        <w:rPr>
          <w:rFonts w:ascii="黑体" w:eastAsia="黑体" w:hAnsi="黑体" w:hint="eastAsia"/>
          <w:color w:val="000000"/>
          <w:sz w:val="24"/>
        </w:rPr>
      </w:pPr>
    </w:p>
    <w:p w14:paraId="0FEF29BA" w14:textId="77777777" w:rsidR="00210231" w:rsidRDefault="00210231">
      <w:pPr>
        <w:pStyle w:val="1"/>
        <w:spacing w:before="0" w:after="0" w:line="240" w:lineRule="auto"/>
        <w:jc w:val="center"/>
        <w:rPr>
          <w:rFonts w:ascii="黑体" w:eastAsia="黑体" w:hAnsi="黑体" w:hint="eastAsia"/>
          <w:color w:val="000000"/>
          <w:sz w:val="24"/>
        </w:rPr>
      </w:pPr>
      <w:r>
        <w:rPr>
          <w:rFonts w:ascii="黑体" w:eastAsia="黑体" w:hAnsi="黑体" w:hint="eastAsia"/>
          <w:color w:val="000000"/>
          <w:sz w:val="24"/>
        </w:rPr>
        <w:t>第十一条</w:t>
      </w:r>
      <w:r>
        <w:rPr>
          <w:rFonts w:ascii="黑体" w:eastAsia="黑体" w:hAnsi="黑体" w:hint="eastAsia"/>
          <w:color w:val="000000"/>
          <w:sz w:val="24"/>
        </w:rPr>
        <w:t xml:space="preserve">  </w:t>
      </w:r>
      <w:r>
        <w:rPr>
          <w:rFonts w:ascii="黑体" w:eastAsia="黑体" w:hAnsi="黑体" w:hint="eastAsia"/>
          <w:color w:val="000000"/>
          <w:sz w:val="24"/>
        </w:rPr>
        <w:t>其他事项</w:t>
      </w:r>
    </w:p>
    <w:p w14:paraId="65207F2A" w14:textId="77777777" w:rsidR="00210231" w:rsidRDefault="00210231">
      <w:pPr>
        <w:ind w:left="539" w:hanging="540"/>
        <w:rPr>
          <w:rFonts w:ascii="黑体" w:eastAsia="黑体" w:hAnsi="黑体" w:hint="eastAsia"/>
          <w:color w:val="000000"/>
          <w:sz w:val="24"/>
        </w:rPr>
      </w:pPr>
    </w:p>
    <w:p w14:paraId="2ABB49BF" w14:textId="77777777" w:rsidR="00210231" w:rsidRDefault="00210231">
      <w:pPr>
        <w:ind w:left="539" w:hanging="540"/>
        <w:rPr>
          <w:rFonts w:ascii="黑体" w:eastAsia="黑体" w:hAnsi="黑体" w:hint="eastAsia"/>
          <w:color w:val="000000"/>
          <w:sz w:val="24"/>
        </w:rPr>
      </w:pPr>
      <w:r>
        <w:rPr>
          <w:rFonts w:ascii="黑体" w:eastAsia="黑体" w:hAnsi="黑体" w:hint="eastAsia"/>
          <w:color w:val="000000"/>
          <w:sz w:val="24"/>
        </w:rPr>
        <w:t>11.1</w:t>
      </w: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sz w:val="24"/>
          <w:u w:val="single"/>
        </w:rPr>
        <w:t>费用和税收</w:t>
      </w:r>
    </w:p>
    <w:p w14:paraId="6E08F5E8" w14:textId="77777777" w:rsidR="00210231" w:rsidRDefault="00210231">
      <w:pPr>
        <w:ind w:left="539" w:hanging="540"/>
        <w:rPr>
          <w:rFonts w:ascii="黑体" w:eastAsia="黑体" w:hAnsi="黑体" w:hint="eastAsia"/>
          <w:color w:val="000000"/>
          <w:sz w:val="24"/>
        </w:rPr>
      </w:pPr>
    </w:p>
    <w:p w14:paraId="68CEB718" w14:textId="77777777" w:rsidR="00210231" w:rsidRDefault="00210231">
      <w:pPr>
        <w:pStyle w:val="a7"/>
        <w:rPr>
          <w:rFonts w:ascii="黑体" w:eastAsia="黑体" w:hAnsi="黑体" w:hint="eastAsia"/>
          <w:color w:val="000000"/>
        </w:rPr>
      </w:pPr>
      <w:r>
        <w:rPr>
          <w:rFonts w:ascii="黑体" w:eastAsia="黑体" w:hAnsi="黑体" w:hint="eastAsia"/>
          <w:color w:val="000000"/>
        </w:rPr>
        <w:t>各方应支付与本协议下股权转让的谈判有关的，以及与本协议的准备、签署和实施有关的其各自的开支、成本和费用，包括但不限于聘用律师费、聘用会计师费以及聘用顾问费。各方应负责支付因本协议下股权转让而可能应由其支付的任何税项。</w:t>
      </w:r>
    </w:p>
    <w:p w14:paraId="5D53109F" w14:textId="77777777" w:rsidR="00210231" w:rsidRDefault="00210231">
      <w:pPr>
        <w:adjustRightInd w:val="0"/>
        <w:snapToGrid w:val="0"/>
        <w:ind w:left="540"/>
        <w:rPr>
          <w:rFonts w:ascii="黑体" w:eastAsia="黑体" w:hAnsi="黑体" w:hint="eastAsia"/>
          <w:color w:val="000000"/>
          <w:sz w:val="24"/>
        </w:rPr>
      </w:pPr>
    </w:p>
    <w:p w14:paraId="56B19C18" w14:textId="77777777" w:rsidR="00210231" w:rsidRDefault="00210231">
      <w:pPr>
        <w:widowControl/>
        <w:ind w:left="515" w:hanging="515"/>
        <w:rPr>
          <w:rFonts w:ascii="黑体" w:eastAsia="黑体" w:hAnsi="黑体" w:hint="eastAsia"/>
          <w:color w:val="000000"/>
          <w:sz w:val="24"/>
        </w:rPr>
      </w:pPr>
      <w:r>
        <w:rPr>
          <w:rFonts w:ascii="黑体" w:eastAsia="黑体" w:hAnsi="黑体" w:hint="eastAsia"/>
          <w:color w:val="000000"/>
          <w:sz w:val="24"/>
        </w:rPr>
        <w:t>11.2</w:t>
      </w: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sz w:val="24"/>
          <w:u w:val="single"/>
        </w:rPr>
        <w:t>通知</w:t>
      </w:r>
    </w:p>
    <w:p w14:paraId="76BE39FA" w14:textId="77777777" w:rsidR="00210231" w:rsidRDefault="00210231">
      <w:pPr>
        <w:widowControl/>
        <w:ind w:left="515" w:hanging="1"/>
        <w:rPr>
          <w:rFonts w:ascii="黑体" w:eastAsia="黑体" w:hAnsi="黑体" w:hint="eastAsia"/>
          <w:color w:val="000000"/>
          <w:sz w:val="24"/>
        </w:rPr>
      </w:pPr>
    </w:p>
    <w:p w14:paraId="7AC33649" w14:textId="77777777" w:rsidR="00210231" w:rsidRDefault="00210231">
      <w:pPr>
        <w:ind w:left="836" w:hanging="836"/>
        <w:rPr>
          <w:rFonts w:ascii="黑体" w:eastAsia="黑体" w:hAnsi="黑体" w:hint="eastAsia"/>
          <w:color w:val="000000"/>
          <w:sz w:val="24"/>
        </w:rPr>
      </w:pPr>
      <w:r>
        <w:rPr>
          <w:rFonts w:ascii="黑体" w:eastAsia="黑体" w:hAnsi="黑体" w:hint="eastAsia"/>
          <w:color w:val="000000"/>
          <w:sz w:val="24"/>
        </w:rPr>
        <w:t>11.2.1</w:t>
      </w:r>
      <w:r>
        <w:rPr>
          <w:rFonts w:ascii="黑体" w:eastAsia="黑体" w:hAnsi="黑体" w:hint="eastAsia"/>
          <w:color w:val="000000"/>
          <w:sz w:val="24"/>
        </w:rPr>
        <w:tab/>
      </w:r>
      <w:r>
        <w:rPr>
          <w:rFonts w:ascii="黑体" w:eastAsia="黑体" w:hAnsi="黑体" w:hint="eastAsia"/>
          <w:color w:val="000000"/>
          <w:sz w:val="24"/>
        </w:rPr>
        <w:t>本协议要求的或根据本协议做出的任何通知、请求、要求和其他通信往来应以书面形式按照以下信息送达相关方：</w:t>
      </w:r>
    </w:p>
    <w:p w14:paraId="2E068223" w14:textId="77777777" w:rsidR="00210231" w:rsidRDefault="00210231">
      <w:pPr>
        <w:ind w:left="539" w:firstLine="297"/>
        <w:rPr>
          <w:rFonts w:ascii="黑体" w:eastAsia="黑体" w:hAnsi="黑体" w:hint="eastAsia"/>
          <w:color w:val="000000"/>
          <w:sz w:val="24"/>
        </w:rPr>
      </w:pPr>
    </w:p>
    <w:p w14:paraId="4ABB36AE" w14:textId="77777777" w:rsidR="00210231" w:rsidRDefault="00210231">
      <w:pPr>
        <w:ind w:left="539" w:firstLine="297"/>
        <w:rPr>
          <w:rFonts w:ascii="黑体" w:eastAsia="黑体" w:hAnsi="黑体" w:hint="eastAsia"/>
          <w:color w:val="000000"/>
          <w:sz w:val="24"/>
        </w:rPr>
      </w:pPr>
      <w:r>
        <w:rPr>
          <w:rFonts w:ascii="黑体" w:eastAsia="黑体" w:hAnsi="黑体" w:hint="eastAsia"/>
          <w:color w:val="000000"/>
          <w:sz w:val="24"/>
        </w:rPr>
        <w:t>转让方股东名称（一）</w:t>
      </w:r>
    </w:p>
    <w:p w14:paraId="0B2D935F" w14:textId="77777777" w:rsidR="00210231" w:rsidRDefault="00210231">
      <w:pPr>
        <w:ind w:left="539" w:firstLine="297"/>
        <w:rPr>
          <w:rFonts w:ascii="黑体" w:eastAsia="黑体" w:hAnsi="黑体" w:hint="eastAsia"/>
          <w:color w:val="000000"/>
          <w:sz w:val="24"/>
        </w:rPr>
      </w:pPr>
      <w:r>
        <w:rPr>
          <w:rFonts w:ascii="黑体" w:eastAsia="黑体" w:hAnsi="黑体" w:hint="eastAsia"/>
          <w:color w:val="000000"/>
          <w:sz w:val="24"/>
        </w:rPr>
        <w:t>地址：</w:t>
      </w:r>
      <w:r>
        <w:rPr>
          <w:rFonts w:ascii="黑体" w:eastAsia="黑体" w:hAnsi="黑体" w:hint="eastAsia"/>
          <w:color w:val="000000"/>
          <w:sz w:val="24"/>
        </w:rPr>
        <w:t xml:space="preserve"> </w:t>
      </w:r>
    </w:p>
    <w:p w14:paraId="6E7B5509" w14:textId="77777777" w:rsidR="00210231" w:rsidRDefault="00210231">
      <w:pPr>
        <w:ind w:left="539" w:firstLine="297"/>
        <w:rPr>
          <w:rFonts w:ascii="黑体" w:eastAsia="黑体" w:hAnsi="黑体" w:hint="eastAsia"/>
          <w:color w:val="000000"/>
          <w:sz w:val="24"/>
        </w:rPr>
      </w:pPr>
      <w:r>
        <w:rPr>
          <w:rFonts w:ascii="黑体" w:eastAsia="黑体" w:hAnsi="黑体" w:hint="eastAsia"/>
          <w:color w:val="000000"/>
          <w:sz w:val="24"/>
        </w:rPr>
        <w:t>电话：</w:t>
      </w:r>
      <w:r>
        <w:rPr>
          <w:rFonts w:ascii="黑体" w:eastAsia="黑体" w:hAnsi="黑体" w:hint="eastAsia"/>
          <w:color w:val="000000"/>
          <w:sz w:val="24"/>
        </w:rPr>
        <w:t xml:space="preserve"> </w:t>
      </w:r>
    </w:p>
    <w:p w14:paraId="0C7A3CF3" w14:textId="77777777" w:rsidR="00210231" w:rsidRDefault="00210231">
      <w:pPr>
        <w:ind w:left="539" w:firstLine="297"/>
        <w:rPr>
          <w:rFonts w:ascii="黑体" w:eastAsia="黑体" w:hAnsi="黑体" w:hint="eastAsia"/>
          <w:color w:val="000000"/>
          <w:sz w:val="24"/>
        </w:rPr>
      </w:pPr>
      <w:r>
        <w:rPr>
          <w:rFonts w:ascii="黑体" w:eastAsia="黑体" w:hAnsi="黑体" w:hint="eastAsia"/>
          <w:color w:val="000000"/>
          <w:sz w:val="24"/>
        </w:rPr>
        <w:t>传真：</w:t>
      </w:r>
      <w:r>
        <w:rPr>
          <w:rFonts w:ascii="黑体" w:eastAsia="黑体" w:hAnsi="黑体" w:hint="eastAsia"/>
          <w:color w:val="000000"/>
          <w:sz w:val="24"/>
        </w:rPr>
        <w:t xml:space="preserve"> </w:t>
      </w:r>
    </w:p>
    <w:p w14:paraId="4880E15C" w14:textId="77777777" w:rsidR="00210231" w:rsidRDefault="00210231">
      <w:pPr>
        <w:ind w:left="539" w:firstLine="297"/>
        <w:rPr>
          <w:rFonts w:ascii="黑体" w:eastAsia="黑体" w:hAnsi="黑体" w:hint="eastAsia"/>
          <w:bCs/>
          <w:color w:val="000000"/>
          <w:sz w:val="24"/>
        </w:rPr>
      </w:pPr>
    </w:p>
    <w:p w14:paraId="13527146" w14:textId="77777777" w:rsidR="00210231" w:rsidRDefault="00210231">
      <w:pPr>
        <w:ind w:left="539" w:firstLine="297"/>
        <w:rPr>
          <w:rFonts w:ascii="黑体" w:eastAsia="黑体" w:hAnsi="黑体" w:hint="eastAsia"/>
          <w:color w:val="000000"/>
          <w:sz w:val="24"/>
        </w:rPr>
      </w:pPr>
      <w:r>
        <w:rPr>
          <w:rFonts w:ascii="黑体" w:eastAsia="黑体" w:hAnsi="黑体" w:hint="eastAsia"/>
          <w:color w:val="000000"/>
          <w:sz w:val="24"/>
        </w:rPr>
        <w:t>转让方股东名称（二）</w:t>
      </w:r>
    </w:p>
    <w:p w14:paraId="5CD03EA7" w14:textId="77777777" w:rsidR="00210231" w:rsidRDefault="00210231">
      <w:pPr>
        <w:ind w:left="539" w:firstLine="297"/>
        <w:rPr>
          <w:rFonts w:ascii="黑体" w:eastAsia="黑体" w:hAnsi="黑体" w:hint="eastAsia"/>
          <w:color w:val="000000"/>
          <w:sz w:val="24"/>
        </w:rPr>
      </w:pPr>
      <w:r>
        <w:rPr>
          <w:rFonts w:ascii="黑体" w:eastAsia="黑体" w:hAnsi="黑体" w:hint="eastAsia"/>
          <w:color w:val="000000"/>
          <w:sz w:val="24"/>
        </w:rPr>
        <w:t>地址：</w:t>
      </w:r>
      <w:r>
        <w:rPr>
          <w:rFonts w:ascii="黑体" w:eastAsia="黑体" w:hAnsi="黑体" w:hint="eastAsia"/>
          <w:color w:val="000000"/>
          <w:sz w:val="24"/>
        </w:rPr>
        <w:t xml:space="preserve"> </w:t>
      </w:r>
    </w:p>
    <w:p w14:paraId="3C007DA9" w14:textId="77777777" w:rsidR="00210231" w:rsidRDefault="00210231">
      <w:pPr>
        <w:ind w:left="539" w:firstLine="297"/>
        <w:rPr>
          <w:rFonts w:ascii="黑体" w:eastAsia="黑体" w:hAnsi="黑体" w:hint="eastAsia"/>
          <w:color w:val="000000"/>
          <w:sz w:val="24"/>
        </w:rPr>
      </w:pPr>
      <w:r>
        <w:rPr>
          <w:rFonts w:ascii="黑体" w:eastAsia="黑体" w:hAnsi="黑体" w:hint="eastAsia"/>
          <w:color w:val="000000"/>
          <w:sz w:val="24"/>
        </w:rPr>
        <w:t>电话：</w:t>
      </w:r>
      <w:r>
        <w:rPr>
          <w:rFonts w:ascii="黑体" w:eastAsia="黑体" w:hAnsi="黑体" w:hint="eastAsia"/>
          <w:color w:val="000000"/>
          <w:sz w:val="24"/>
        </w:rPr>
        <w:t xml:space="preserve"> </w:t>
      </w:r>
    </w:p>
    <w:p w14:paraId="79E192EF" w14:textId="77777777" w:rsidR="00210231" w:rsidRDefault="00210231">
      <w:pPr>
        <w:ind w:left="539" w:firstLine="297"/>
        <w:rPr>
          <w:rFonts w:ascii="黑体" w:eastAsia="黑体" w:hAnsi="黑体" w:hint="eastAsia"/>
          <w:color w:val="000000"/>
          <w:sz w:val="24"/>
        </w:rPr>
      </w:pPr>
      <w:r>
        <w:rPr>
          <w:rFonts w:ascii="黑体" w:eastAsia="黑体" w:hAnsi="黑体" w:hint="eastAsia"/>
          <w:color w:val="000000"/>
          <w:sz w:val="24"/>
        </w:rPr>
        <w:t>传真：</w:t>
      </w:r>
      <w:r>
        <w:rPr>
          <w:rFonts w:ascii="黑体" w:eastAsia="黑体" w:hAnsi="黑体" w:hint="eastAsia"/>
          <w:color w:val="000000"/>
          <w:sz w:val="24"/>
        </w:rPr>
        <w:t xml:space="preserve"> </w:t>
      </w:r>
    </w:p>
    <w:p w14:paraId="5DCED328" w14:textId="77777777" w:rsidR="00210231" w:rsidRDefault="00210231">
      <w:pPr>
        <w:rPr>
          <w:rFonts w:ascii="黑体" w:eastAsia="黑体" w:hAnsi="黑体" w:hint="eastAsia"/>
          <w:color w:val="000000"/>
          <w:sz w:val="24"/>
        </w:rPr>
      </w:pPr>
    </w:p>
    <w:p w14:paraId="62879AF1" w14:textId="77777777" w:rsidR="00210231" w:rsidRDefault="00210231">
      <w:pPr>
        <w:rPr>
          <w:rFonts w:ascii="黑体" w:eastAsia="黑体" w:hAnsi="黑体" w:hint="eastAsia"/>
          <w:color w:val="000000"/>
          <w:sz w:val="24"/>
        </w:rPr>
      </w:pPr>
    </w:p>
    <w:p w14:paraId="07500198" w14:textId="77777777" w:rsidR="00210231" w:rsidRDefault="00210231">
      <w:pPr>
        <w:ind w:left="539" w:firstLine="297"/>
        <w:rPr>
          <w:rFonts w:ascii="黑体" w:eastAsia="黑体" w:hAnsi="黑体" w:hint="eastAsia"/>
          <w:color w:val="000000"/>
          <w:sz w:val="24"/>
        </w:rPr>
      </w:pPr>
    </w:p>
    <w:p w14:paraId="2359E93B" w14:textId="77777777" w:rsidR="00210231" w:rsidRDefault="00210231">
      <w:pPr>
        <w:ind w:left="539" w:firstLine="297"/>
        <w:rPr>
          <w:rFonts w:ascii="黑体" w:eastAsia="黑体" w:hAnsi="黑体" w:hint="eastAsia"/>
          <w:color w:val="000000"/>
          <w:sz w:val="24"/>
        </w:rPr>
      </w:pPr>
      <w:r>
        <w:rPr>
          <w:rFonts w:ascii="黑体" w:eastAsia="黑体" w:hAnsi="黑体" w:hint="eastAsia"/>
          <w:color w:val="000000"/>
          <w:sz w:val="24"/>
        </w:rPr>
        <w:t>受让方股东（一）</w:t>
      </w:r>
    </w:p>
    <w:p w14:paraId="4B553B13" w14:textId="77777777" w:rsidR="00210231" w:rsidRDefault="00210231">
      <w:pPr>
        <w:ind w:left="539" w:firstLine="297"/>
        <w:rPr>
          <w:rFonts w:ascii="黑体" w:eastAsia="黑体" w:hAnsi="黑体" w:hint="eastAsia"/>
          <w:color w:val="000000"/>
          <w:sz w:val="24"/>
        </w:rPr>
      </w:pPr>
      <w:r>
        <w:rPr>
          <w:rFonts w:ascii="黑体" w:eastAsia="黑体" w:hAnsi="黑体" w:hint="eastAsia"/>
          <w:color w:val="000000"/>
          <w:sz w:val="24"/>
        </w:rPr>
        <w:t>地址：</w:t>
      </w:r>
      <w:r>
        <w:rPr>
          <w:rFonts w:ascii="黑体" w:eastAsia="黑体" w:hAnsi="黑体" w:hint="eastAsia"/>
          <w:color w:val="000000"/>
          <w:sz w:val="24"/>
        </w:rPr>
        <w:t xml:space="preserve"> </w:t>
      </w:r>
    </w:p>
    <w:p w14:paraId="1FC81C0D" w14:textId="77777777" w:rsidR="00210231" w:rsidRDefault="00210231">
      <w:pPr>
        <w:ind w:left="539" w:firstLine="297"/>
        <w:rPr>
          <w:rFonts w:ascii="黑体" w:eastAsia="黑体" w:hAnsi="黑体" w:hint="eastAsia"/>
          <w:color w:val="000000"/>
          <w:sz w:val="24"/>
        </w:rPr>
      </w:pPr>
      <w:r>
        <w:rPr>
          <w:rFonts w:ascii="黑体" w:eastAsia="黑体" w:hAnsi="黑体" w:hint="eastAsia"/>
          <w:color w:val="000000"/>
          <w:sz w:val="24"/>
        </w:rPr>
        <w:t>电话：</w:t>
      </w:r>
      <w:r>
        <w:rPr>
          <w:rFonts w:ascii="黑体" w:eastAsia="黑体" w:hAnsi="黑体" w:hint="eastAsia"/>
          <w:color w:val="000000"/>
          <w:sz w:val="24"/>
        </w:rPr>
        <w:t xml:space="preserve">  </w:t>
      </w:r>
    </w:p>
    <w:p w14:paraId="5AE8D186" w14:textId="77777777" w:rsidR="00210231" w:rsidRDefault="00210231">
      <w:pPr>
        <w:ind w:left="539" w:firstLine="297"/>
        <w:rPr>
          <w:rFonts w:ascii="黑体" w:eastAsia="黑体" w:hAnsi="黑体" w:hint="eastAsia"/>
          <w:color w:val="000000"/>
          <w:sz w:val="24"/>
        </w:rPr>
      </w:pPr>
      <w:r>
        <w:rPr>
          <w:rFonts w:ascii="黑体" w:eastAsia="黑体" w:hAnsi="黑体" w:hint="eastAsia"/>
          <w:color w:val="000000"/>
          <w:sz w:val="24"/>
        </w:rPr>
        <w:t>传真：</w:t>
      </w:r>
      <w:r>
        <w:rPr>
          <w:rFonts w:ascii="黑体" w:eastAsia="黑体" w:hAnsi="黑体" w:hint="eastAsia"/>
          <w:color w:val="000000"/>
          <w:sz w:val="24"/>
        </w:rPr>
        <w:t xml:space="preserve">  </w:t>
      </w:r>
    </w:p>
    <w:p w14:paraId="30BAE15D" w14:textId="77777777" w:rsidR="00210231" w:rsidRDefault="00210231">
      <w:pPr>
        <w:ind w:left="539" w:hanging="540"/>
        <w:rPr>
          <w:rFonts w:ascii="黑体" w:eastAsia="黑体" w:hAnsi="黑体" w:hint="eastAsia"/>
          <w:color w:val="000000"/>
          <w:sz w:val="24"/>
        </w:rPr>
      </w:pPr>
    </w:p>
    <w:p w14:paraId="0C6484E8" w14:textId="77777777" w:rsidR="00210231" w:rsidRDefault="00210231">
      <w:pPr>
        <w:ind w:left="539" w:firstLine="297"/>
        <w:rPr>
          <w:rFonts w:ascii="黑体" w:eastAsia="黑体" w:hAnsi="黑体" w:hint="eastAsia"/>
          <w:color w:val="000000"/>
          <w:sz w:val="24"/>
        </w:rPr>
      </w:pPr>
      <w:r>
        <w:rPr>
          <w:rFonts w:ascii="黑体" w:eastAsia="黑体" w:hAnsi="黑体" w:hint="eastAsia"/>
          <w:color w:val="000000"/>
          <w:sz w:val="24"/>
        </w:rPr>
        <w:t>受让方股东（二）</w:t>
      </w:r>
    </w:p>
    <w:p w14:paraId="074B5CC6" w14:textId="77777777" w:rsidR="00210231" w:rsidRDefault="00210231">
      <w:pPr>
        <w:ind w:left="539" w:firstLine="297"/>
        <w:rPr>
          <w:rFonts w:ascii="黑体" w:eastAsia="黑体" w:hAnsi="黑体" w:hint="eastAsia"/>
          <w:color w:val="000000"/>
          <w:sz w:val="24"/>
        </w:rPr>
      </w:pPr>
      <w:r>
        <w:rPr>
          <w:rFonts w:ascii="黑体" w:eastAsia="黑体" w:hAnsi="黑体" w:hint="eastAsia"/>
          <w:color w:val="000000"/>
          <w:sz w:val="24"/>
        </w:rPr>
        <w:t>地址：</w:t>
      </w:r>
      <w:r>
        <w:rPr>
          <w:rFonts w:ascii="黑体" w:eastAsia="黑体" w:hAnsi="黑体" w:hint="eastAsia"/>
          <w:color w:val="000000"/>
          <w:sz w:val="24"/>
        </w:rPr>
        <w:t xml:space="preserve">  </w:t>
      </w:r>
    </w:p>
    <w:p w14:paraId="7132DD03" w14:textId="77777777" w:rsidR="00210231" w:rsidRDefault="00210231">
      <w:pPr>
        <w:ind w:left="539" w:firstLine="297"/>
        <w:rPr>
          <w:rFonts w:ascii="黑体" w:eastAsia="黑体" w:hAnsi="黑体" w:hint="eastAsia"/>
          <w:color w:val="000000"/>
          <w:sz w:val="24"/>
        </w:rPr>
      </w:pPr>
      <w:r>
        <w:rPr>
          <w:rFonts w:ascii="黑体" w:eastAsia="黑体" w:hAnsi="黑体" w:hint="eastAsia"/>
          <w:color w:val="000000"/>
          <w:sz w:val="24"/>
        </w:rPr>
        <w:t>电话：</w:t>
      </w:r>
      <w:r>
        <w:rPr>
          <w:rFonts w:ascii="黑体" w:eastAsia="黑体" w:hAnsi="黑体" w:hint="eastAsia"/>
          <w:color w:val="000000"/>
          <w:sz w:val="24"/>
        </w:rPr>
        <w:t xml:space="preserve">  </w:t>
      </w:r>
    </w:p>
    <w:p w14:paraId="4755A810" w14:textId="77777777" w:rsidR="00210231" w:rsidRDefault="00210231">
      <w:pPr>
        <w:ind w:left="539" w:firstLine="297"/>
        <w:rPr>
          <w:rFonts w:ascii="黑体" w:eastAsia="黑体" w:hAnsi="黑体" w:hint="eastAsia"/>
          <w:color w:val="000000"/>
          <w:sz w:val="24"/>
        </w:rPr>
      </w:pPr>
      <w:r>
        <w:rPr>
          <w:rFonts w:ascii="黑体" w:eastAsia="黑体" w:hAnsi="黑体" w:hint="eastAsia"/>
          <w:color w:val="000000"/>
          <w:sz w:val="24"/>
        </w:rPr>
        <w:t>传真：</w:t>
      </w:r>
      <w:r>
        <w:rPr>
          <w:rFonts w:ascii="黑体" w:eastAsia="黑体" w:hAnsi="黑体" w:hint="eastAsia"/>
          <w:color w:val="000000"/>
          <w:sz w:val="24"/>
        </w:rPr>
        <w:t xml:space="preserve">  </w:t>
      </w:r>
    </w:p>
    <w:p w14:paraId="3C1D3DE9" w14:textId="77777777" w:rsidR="00210231" w:rsidRDefault="00210231">
      <w:pPr>
        <w:ind w:left="539" w:firstLine="297"/>
        <w:rPr>
          <w:rFonts w:ascii="黑体" w:eastAsia="黑体" w:hAnsi="黑体" w:hint="eastAsia"/>
          <w:color w:val="000000"/>
          <w:sz w:val="24"/>
        </w:rPr>
      </w:pPr>
    </w:p>
    <w:p w14:paraId="48DCF427" w14:textId="77777777" w:rsidR="00210231" w:rsidRDefault="00210231">
      <w:pPr>
        <w:ind w:left="539" w:firstLine="297"/>
        <w:rPr>
          <w:rFonts w:ascii="黑体" w:eastAsia="黑体" w:hAnsi="黑体" w:hint="eastAsia"/>
          <w:color w:val="000000"/>
          <w:sz w:val="24"/>
        </w:rPr>
      </w:pPr>
      <w:r>
        <w:rPr>
          <w:rFonts w:ascii="黑体" w:eastAsia="黑体" w:hAnsi="黑体" w:hint="eastAsia"/>
          <w:color w:val="000000"/>
          <w:sz w:val="24"/>
        </w:rPr>
        <w:t>受让方公司名称</w:t>
      </w:r>
    </w:p>
    <w:p w14:paraId="5F8F5435" w14:textId="77777777" w:rsidR="00210231" w:rsidRDefault="00210231">
      <w:pPr>
        <w:ind w:left="539" w:firstLine="297"/>
        <w:rPr>
          <w:rFonts w:ascii="黑体" w:eastAsia="黑体" w:hAnsi="黑体" w:hint="eastAsia"/>
          <w:color w:val="000000"/>
          <w:sz w:val="24"/>
        </w:rPr>
      </w:pPr>
      <w:r>
        <w:rPr>
          <w:rFonts w:ascii="黑体" w:eastAsia="黑体" w:hAnsi="黑体" w:hint="eastAsia"/>
          <w:color w:val="000000"/>
          <w:sz w:val="24"/>
        </w:rPr>
        <w:t>地址：</w:t>
      </w:r>
      <w:r>
        <w:rPr>
          <w:rFonts w:ascii="黑体" w:eastAsia="黑体" w:hAnsi="黑体" w:hint="eastAsia"/>
          <w:color w:val="000000"/>
          <w:sz w:val="24"/>
        </w:rPr>
        <w:t xml:space="preserve">  </w:t>
      </w:r>
    </w:p>
    <w:p w14:paraId="189E5F81" w14:textId="77777777" w:rsidR="00210231" w:rsidRDefault="00210231">
      <w:pPr>
        <w:ind w:left="539" w:firstLine="297"/>
        <w:rPr>
          <w:rFonts w:ascii="黑体" w:eastAsia="黑体" w:hAnsi="黑体" w:hint="eastAsia"/>
          <w:color w:val="000000"/>
          <w:sz w:val="24"/>
        </w:rPr>
      </w:pPr>
      <w:r>
        <w:rPr>
          <w:rFonts w:ascii="黑体" w:eastAsia="黑体" w:hAnsi="黑体" w:hint="eastAsia"/>
          <w:color w:val="000000"/>
          <w:sz w:val="24"/>
        </w:rPr>
        <w:t>电话：</w:t>
      </w:r>
      <w:r>
        <w:rPr>
          <w:rFonts w:ascii="黑体" w:eastAsia="黑体" w:hAnsi="黑体" w:hint="eastAsia"/>
          <w:color w:val="000000"/>
          <w:sz w:val="24"/>
        </w:rPr>
        <w:t xml:space="preserve">  </w:t>
      </w:r>
    </w:p>
    <w:p w14:paraId="0EC2A112" w14:textId="77777777" w:rsidR="00210231" w:rsidRDefault="00210231">
      <w:pPr>
        <w:ind w:left="539" w:firstLine="297"/>
        <w:rPr>
          <w:rFonts w:ascii="黑体" w:eastAsia="黑体" w:hAnsi="黑体" w:hint="eastAsia"/>
          <w:color w:val="000000"/>
          <w:sz w:val="24"/>
        </w:rPr>
      </w:pPr>
      <w:r>
        <w:rPr>
          <w:rFonts w:ascii="黑体" w:eastAsia="黑体" w:hAnsi="黑体" w:hint="eastAsia"/>
          <w:color w:val="000000"/>
          <w:sz w:val="24"/>
        </w:rPr>
        <w:t>传真：</w:t>
      </w:r>
      <w:r>
        <w:rPr>
          <w:rFonts w:ascii="黑体" w:eastAsia="黑体" w:hAnsi="黑体" w:hint="eastAsia"/>
          <w:color w:val="000000"/>
          <w:sz w:val="24"/>
        </w:rPr>
        <w:t xml:space="preserve">  </w:t>
      </w:r>
    </w:p>
    <w:p w14:paraId="5BA9F4C5" w14:textId="77777777" w:rsidR="00210231" w:rsidRDefault="00210231">
      <w:pPr>
        <w:ind w:left="539" w:firstLine="297"/>
        <w:rPr>
          <w:rFonts w:ascii="黑体" w:eastAsia="黑体" w:hAnsi="黑体" w:hint="eastAsia"/>
          <w:color w:val="000000"/>
          <w:sz w:val="24"/>
        </w:rPr>
      </w:pPr>
      <w:r>
        <w:rPr>
          <w:rFonts w:ascii="黑体" w:eastAsia="黑体" w:hAnsi="黑体" w:hint="eastAsia"/>
          <w:color w:val="000000"/>
          <w:sz w:val="24"/>
        </w:rPr>
        <w:t>收件人：</w:t>
      </w:r>
      <w:r>
        <w:rPr>
          <w:rFonts w:ascii="黑体" w:eastAsia="黑体" w:hAnsi="黑体" w:hint="eastAsia"/>
          <w:color w:val="000000"/>
          <w:sz w:val="24"/>
        </w:rPr>
        <w:t xml:space="preserve">  </w:t>
      </w:r>
    </w:p>
    <w:p w14:paraId="2220237A" w14:textId="77777777" w:rsidR="00210231" w:rsidRDefault="00210231">
      <w:pPr>
        <w:ind w:left="539" w:hanging="540"/>
        <w:rPr>
          <w:rFonts w:ascii="黑体" w:eastAsia="黑体" w:hAnsi="黑体" w:hint="eastAsia"/>
          <w:color w:val="000000"/>
          <w:sz w:val="24"/>
        </w:rPr>
      </w:pPr>
    </w:p>
    <w:p w14:paraId="45FDC71A" w14:textId="77777777" w:rsidR="00210231" w:rsidRDefault="00210231">
      <w:pPr>
        <w:ind w:left="835" w:hanging="836"/>
        <w:rPr>
          <w:rFonts w:ascii="黑体" w:eastAsia="黑体" w:hAnsi="黑体" w:hint="eastAsia"/>
          <w:color w:val="000000"/>
          <w:sz w:val="24"/>
        </w:rPr>
      </w:pPr>
      <w:r>
        <w:rPr>
          <w:rFonts w:ascii="黑体" w:eastAsia="黑体" w:hAnsi="黑体" w:hint="eastAsia"/>
          <w:color w:val="000000"/>
          <w:sz w:val="24"/>
        </w:rPr>
        <w:t>11.2.2</w:t>
      </w:r>
      <w:r>
        <w:rPr>
          <w:rFonts w:ascii="黑体" w:eastAsia="黑体" w:hAnsi="黑体" w:hint="eastAsia"/>
          <w:color w:val="000000"/>
          <w:sz w:val="24"/>
        </w:rPr>
        <w:tab/>
      </w:r>
      <w:r>
        <w:rPr>
          <w:rFonts w:ascii="黑体" w:eastAsia="黑体" w:hAnsi="黑体" w:hint="eastAsia"/>
          <w:color w:val="000000"/>
          <w:sz w:val="24"/>
        </w:rPr>
        <w:t>本协议要求的或根据本协议做出的任何通知、要求和其他通信往来若以挂号信函方式发出</w:t>
      </w:r>
      <w:r>
        <w:rPr>
          <w:rFonts w:ascii="黑体" w:eastAsia="黑体" w:hAnsi="黑体" w:hint="eastAsia"/>
          <w:color w:val="000000"/>
          <w:sz w:val="24"/>
        </w:rPr>
        <w:t xml:space="preserve">, </w:t>
      </w:r>
      <w:r>
        <w:rPr>
          <w:rFonts w:ascii="黑体" w:eastAsia="黑体" w:hAnsi="黑体" w:hint="eastAsia"/>
          <w:color w:val="000000"/>
          <w:sz w:val="24"/>
        </w:rPr>
        <w:t>在投邮五</w:t>
      </w:r>
      <w:r>
        <w:rPr>
          <w:rFonts w:ascii="黑体" w:eastAsia="黑体" w:hAnsi="黑体" w:hint="eastAsia"/>
          <w:color w:val="000000"/>
          <w:sz w:val="24"/>
        </w:rPr>
        <w:t>(5)</w:t>
      </w:r>
      <w:r>
        <w:rPr>
          <w:rFonts w:ascii="黑体" w:eastAsia="黑体" w:hAnsi="黑体" w:hint="eastAsia"/>
          <w:color w:val="000000"/>
          <w:sz w:val="24"/>
        </w:rPr>
        <w:t>天后视为送达；若以特快专递方式发出，在投邮后</w:t>
      </w:r>
      <w:r>
        <w:rPr>
          <w:rFonts w:ascii="黑体" w:eastAsia="黑体" w:hAnsi="黑体" w:hint="eastAsia"/>
          <w:color w:val="000000"/>
          <w:sz w:val="24"/>
        </w:rPr>
        <w:t>48</w:t>
      </w:r>
      <w:r>
        <w:rPr>
          <w:rFonts w:ascii="黑体" w:eastAsia="黑体" w:hAnsi="黑体" w:hint="eastAsia"/>
          <w:color w:val="000000"/>
          <w:sz w:val="24"/>
        </w:rPr>
        <w:t>小时视为送达；若以传真方式发出，送达日以发件方完整的传真报告为准；若以电子邮件发送，则一经发出即视为送达；若当面递交，一经面交即视为送达。</w:t>
      </w:r>
    </w:p>
    <w:p w14:paraId="33CC0ABC" w14:textId="77777777" w:rsidR="00210231" w:rsidRDefault="00210231">
      <w:pPr>
        <w:ind w:left="539" w:hanging="540"/>
        <w:rPr>
          <w:rFonts w:ascii="黑体" w:eastAsia="黑体" w:hAnsi="黑体" w:hint="eastAsia"/>
          <w:color w:val="000000"/>
          <w:sz w:val="24"/>
        </w:rPr>
      </w:pPr>
    </w:p>
    <w:p w14:paraId="35C4A36B" w14:textId="77777777" w:rsidR="00210231" w:rsidRDefault="00210231">
      <w:pPr>
        <w:ind w:left="539" w:hanging="540"/>
        <w:rPr>
          <w:rFonts w:ascii="黑体" w:eastAsia="黑体" w:hAnsi="黑体" w:hint="eastAsia"/>
          <w:color w:val="000000"/>
          <w:sz w:val="24"/>
        </w:rPr>
      </w:pPr>
      <w:r>
        <w:rPr>
          <w:rFonts w:ascii="黑体" w:eastAsia="黑体" w:hAnsi="黑体" w:hint="eastAsia"/>
          <w:color w:val="000000"/>
          <w:sz w:val="24"/>
        </w:rPr>
        <w:t>11.3</w:t>
      </w: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sz w:val="24"/>
          <w:u w:val="single"/>
        </w:rPr>
        <w:t>保密义务</w:t>
      </w:r>
    </w:p>
    <w:p w14:paraId="53BE0089" w14:textId="77777777" w:rsidR="00210231" w:rsidRDefault="00210231">
      <w:pPr>
        <w:ind w:left="539" w:hanging="540"/>
        <w:rPr>
          <w:rFonts w:ascii="黑体" w:eastAsia="黑体" w:hAnsi="黑体" w:hint="eastAsia"/>
          <w:color w:val="000000"/>
          <w:sz w:val="24"/>
        </w:rPr>
      </w:pPr>
    </w:p>
    <w:p w14:paraId="3B27583E" w14:textId="77777777" w:rsidR="00210231" w:rsidRDefault="00210231">
      <w:pPr>
        <w:ind w:left="840"/>
        <w:rPr>
          <w:rFonts w:ascii="黑体" w:eastAsia="黑体" w:hAnsi="黑体" w:hint="eastAsia"/>
          <w:color w:val="000000"/>
          <w:sz w:val="24"/>
        </w:rPr>
      </w:pPr>
      <w:r>
        <w:rPr>
          <w:rFonts w:ascii="黑体" w:eastAsia="黑体" w:hAnsi="黑体" w:hint="eastAsia"/>
          <w:color w:val="000000"/>
          <w:sz w:val="24"/>
        </w:rPr>
        <w:t>除非法律或有管辖权的法院要求或者本协议各方同意，本协议任一方不得向本协议各方以外的任何第三方披露本协议任何内容、与本协议有关的信息以及各自从其他方获得的任何文件、资料、信息，以及公司的任何文件、资料、信息、技术秘密或者商业秘密；但本协议各方在以下范围内进行披露不违反本协议项下的保密义务：</w:t>
      </w:r>
    </w:p>
    <w:p w14:paraId="6F711F82" w14:textId="77777777" w:rsidR="00210231" w:rsidRDefault="00210231">
      <w:pPr>
        <w:ind w:left="539" w:hanging="540"/>
        <w:rPr>
          <w:rFonts w:ascii="黑体" w:eastAsia="黑体" w:hAnsi="黑体" w:hint="eastAsia"/>
          <w:color w:val="000000"/>
          <w:sz w:val="24"/>
        </w:rPr>
      </w:pPr>
    </w:p>
    <w:p w14:paraId="61D2A806" w14:textId="77777777" w:rsidR="00210231" w:rsidRDefault="00210231">
      <w:pPr>
        <w:ind w:left="539" w:firstLine="301"/>
        <w:rPr>
          <w:rFonts w:ascii="黑体" w:eastAsia="黑体" w:hAnsi="黑体" w:hint="eastAsia"/>
          <w:color w:val="000000"/>
          <w:sz w:val="24"/>
        </w:rPr>
      </w:pPr>
      <w:r>
        <w:rPr>
          <w:rFonts w:ascii="黑体" w:eastAsia="黑体" w:hAnsi="黑体" w:hint="eastAsia"/>
          <w:color w:val="000000"/>
          <w:sz w:val="24"/>
        </w:rPr>
        <w:t xml:space="preserve">(1) </w:t>
      </w:r>
      <w:r>
        <w:rPr>
          <w:rFonts w:ascii="黑体" w:eastAsia="黑体" w:hAnsi="黑体" w:hint="eastAsia"/>
          <w:color w:val="000000"/>
          <w:sz w:val="24"/>
        </w:rPr>
        <w:t>经本协议各方共同同意的披露；</w:t>
      </w:r>
    </w:p>
    <w:p w14:paraId="6984DA4D" w14:textId="77777777" w:rsidR="00210231" w:rsidRDefault="00210231">
      <w:pPr>
        <w:ind w:left="539" w:hanging="540"/>
        <w:rPr>
          <w:rFonts w:ascii="黑体" w:eastAsia="黑体" w:hAnsi="黑体" w:hint="eastAsia"/>
          <w:color w:val="000000"/>
          <w:sz w:val="24"/>
        </w:rPr>
      </w:pPr>
    </w:p>
    <w:p w14:paraId="28B799EF" w14:textId="77777777" w:rsidR="00210231" w:rsidRDefault="00210231">
      <w:pPr>
        <w:ind w:left="539" w:firstLine="301"/>
        <w:rPr>
          <w:rFonts w:ascii="黑体" w:eastAsia="黑体" w:hAnsi="黑体" w:hint="eastAsia"/>
          <w:color w:val="000000"/>
          <w:sz w:val="24"/>
        </w:rPr>
      </w:pPr>
      <w:r>
        <w:rPr>
          <w:rFonts w:ascii="黑体" w:eastAsia="黑体" w:hAnsi="黑体" w:hint="eastAsia"/>
          <w:color w:val="000000"/>
          <w:sz w:val="24"/>
        </w:rPr>
        <w:t xml:space="preserve">(2) </w:t>
      </w:r>
      <w:r>
        <w:rPr>
          <w:rFonts w:ascii="黑体" w:eastAsia="黑体" w:hAnsi="黑体" w:hint="eastAsia"/>
          <w:color w:val="000000"/>
          <w:sz w:val="24"/>
        </w:rPr>
        <w:t>在必要的范围内向各自的律师、会计师进行的披露；</w:t>
      </w:r>
    </w:p>
    <w:p w14:paraId="26993720" w14:textId="77777777" w:rsidR="00210231" w:rsidRDefault="00210231">
      <w:pPr>
        <w:ind w:left="539" w:hanging="540"/>
        <w:rPr>
          <w:rFonts w:ascii="黑体" w:eastAsia="黑体" w:hAnsi="黑体" w:hint="eastAsia"/>
          <w:color w:val="000000"/>
          <w:sz w:val="24"/>
        </w:rPr>
      </w:pPr>
    </w:p>
    <w:p w14:paraId="5EE47D2C" w14:textId="77777777" w:rsidR="00210231" w:rsidRDefault="00210231">
      <w:pPr>
        <w:adjustRightInd w:val="0"/>
        <w:snapToGrid w:val="0"/>
        <w:ind w:left="1252" w:hanging="416"/>
        <w:rPr>
          <w:rFonts w:ascii="黑体" w:eastAsia="黑体" w:hAnsi="黑体" w:hint="eastAsia"/>
          <w:color w:val="000000"/>
          <w:sz w:val="24"/>
        </w:rPr>
      </w:pPr>
      <w:r>
        <w:rPr>
          <w:rFonts w:ascii="黑体" w:eastAsia="黑体" w:hAnsi="黑体" w:hint="eastAsia"/>
          <w:color w:val="000000"/>
          <w:sz w:val="24"/>
        </w:rPr>
        <w:t xml:space="preserve">(3) </w:t>
      </w:r>
      <w:r>
        <w:rPr>
          <w:rFonts w:ascii="黑体" w:eastAsia="黑体" w:hAnsi="黑体" w:hint="eastAsia"/>
          <w:color w:val="000000"/>
          <w:sz w:val="24"/>
        </w:rPr>
        <w:t>在必要的范围内并经相关方同意，为本协议下的股权转让之目的所进行的披露；</w:t>
      </w:r>
    </w:p>
    <w:p w14:paraId="7EA2E3D0" w14:textId="77777777" w:rsidR="00210231" w:rsidRDefault="00210231">
      <w:pPr>
        <w:adjustRightInd w:val="0"/>
        <w:snapToGrid w:val="0"/>
        <w:ind w:left="1252" w:hanging="416"/>
        <w:rPr>
          <w:rFonts w:ascii="黑体" w:eastAsia="黑体" w:hAnsi="黑体" w:hint="eastAsia"/>
          <w:color w:val="000000"/>
          <w:sz w:val="24"/>
        </w:rPr>
      </w:pPr>
    </w:p>
    <w:p w14:paraId="4A0A92CE" w14:textId="77777777" w:rsidR="00210231" w:rsidRDefault="00210231">
      <w:pPr>
        <w:adjustRightInd w:val="0"/>
        <w:snapToGrid w:val="0"/>
        <w:ind w:left="1252" w:hanging="416"/>
        <w:rPr>
          <w:rFonts w:ascii="黑体" w:eastAsia="黑体" w:hAnsi="黑体" w:hint="eastAsia"/>
          <w:color w:val="000000"/>
          <w:sz w:val="24"/>
        </w:rPr>
      </w:pPr>
      <w:r>
        <w:rPr>
          <w:rFonts w:ascii="黑体" w:eastAsia="黑体" w:hAnsi="黑体" w:hint="eastAsia"/>
          <w:color w:val="000000"/>
          <w:sz w:val="24"/>
        </w:rPr>
        <w:t xml:space="preserve">(4) </w:t>
      </w:r>
      <w:r>
        <w:rPr>
          <w:rFonts w:ascii="黑体" w:eastAsia="黑体" w:hAnsi="黑体" w:hint="eastAsia"/>
          <w:color w:val="000000"/>
          <w:sz w:val="24"/>
        </w:rPr>
        <w:t>上述许可的披露不得超过必要的限度，并且，披露方必须采取措施促使接受上述文件、资料和信息的第三方遵守本条的约定；以及</w:t>
      </w:r>
    </w:p>
    <w:p w14:paraId="12AEC693" w14:textId="77777777" w:rsidR="00210231" w:rsidRDefault="00210231">
      <w:pPr>
        <w:adjustRightInd w:val="0"/>
        <w:snapToGrid w:val="0"/>
        <w:ind w:left="1252" w:hanging="416"/>
        <w:rPr>
          <w:rFonts w:ascii="黑体" w:eastAsia="黑体" w:hAnsi="黑体" w:hint="eastAsia"/>
          <w:color w:val="000000"/>
          <w:sz w:val="24"/>
        </w:rPr>
      </w:pPr>
    </w:p>
    <w:p w14:paraId="5604B1CB" w14:textId="77777777" w:rsidR="00210231" w:rsidRDefault="00210231">
      <w:pPr>
        <w:adjustRightInd w:val="0"/>
        <w:snapToGrid w:val="0"/>
        <w:ind w:left="1252" w:hanging="416"/>
        <w:rPr>
          <w:rFonts w:ascii="黑体" w:eastAsia="黑体" w:hAnsi="黑体" w:hint="eastAsia"/>
          <w:color w:val="000000"/>
          <w:sz w:val="24"/>
        </w:rPr>
      </w:pPr>
      <w:r>
        <w:rPr>
          <w:rFonts w:ascii="黑体" w:eastAsia="黑体" w:hAnsi="黑体" w:hint="eastAsia"/>
          <w:color w:val="000000"/>
          <w:sz w:val="24"/>
        </w:rPr>
        <w:t xml:space="preserve">(5) </w:t>
      </w:r>
      <w:r>
        <w:rPr>
          <w:rFonts w:ascii="黑体" w:eastAsia="黑体" w:hAnsi="黑体" w:hint="eastAsia"/>
          <w:color w:val="000000"/>
          <w:sz w:val="24"/>
        </w:rPr>
        <w:t>本协议任何一方按本条披露信息不得损害其他方的利益。</w:t>
      </w:r>
    </w:p>
    <w:p w14:paraId="0D25A206" w14:textId="77777777" w:rsidR="00210231" w:rsidRDefault="00210231">
      <w:pPr>
        <w:ind w:left="539" w:hanging="540"/>
        <w:rPr>
          <w:rFonts w:ascii="黑体" w:eastAsia="黑体" w:hAnsi="黑体" w:hint="eastAsia"/>
          <w:color w:val="000000"/>
          <w:sz w:val="24"/>
        </w:rPr>
      </w:pPr>
      <w:r>
        <w:rPr>
          <w:rFonts w:ascii="黑体" w:eastAsia="黑体" w:hAnsi="黑体" w:hint="eastAsia"/>
          <w:color w:val="000000"/>
          <w:sz w:val="24"/>
        </w:rPr>
        <w:tab/>
      </w:r>
    </w:p>
    <w:p w14:paraId="77C57B85" w14:textId="77777777" w:rsidR="00210231" w:rsidRDefault="00210231">
      <w:pPr>
        <w:ind w:left="836"/>
        <w:rPr>
          <w:rFonts w:ascii="黑体" w:eastAsia="黑体" w:hAnsi="黑体" w:hint="eastAsia"/>
          <w:color w:val="000000"/>
          <w:sz w:val="24"/>
        </w:rPr>
      </w:pPr>
      <w:r>
        <w:rPr>
          <w:rFonts w:ascii="黑体" w:eastAsia="黑体" w:hAnsi="黑体" w:hint="eastAsia"/>
          <w:color w:val="000000"/>
          <w:sz w:val="24"/>
        </w:rPr>
        <w:t>本第</w:t>
      </w:r>
      <w:r>
        <w:rPr>
          <w:rFonts w:ascii="黑体" w:eastAsia="黑体" w:hAnsi="黑体" w:hint="eastAsia"/>
          <w:color w:val="000000"/>
          <w:sz w:val="24"/>
        </w:rPr>
        <w:t>11.3</w:t>
      </w:r>
      <w:r>
        <w:rPr>
          <w:rFonts w:ascii="黑体" w:eastAsia="黑体" w:hAnsi="黑体" w:hint="eastAsia"/>
          <w:color w:val="000000"/>
          <w:sz w:val="24"/>
        </w:rPr>
        <w:t>条下的保密义务在本协议被解除或终止后仍对本协议各方具有约束力。</w:t>
      </w:r>
    </w:p>
    <w:p w14:paraId="6E20981F" w14:textId="77777777" w:rsidR="00210231" w:rsidRDefault="00210231">
      <w:pPr>
        <w:ind w:left="539" w:hanging="540"/>
        <w:rPr>
          <w:rFonts w:ascii="黑体" w:eastAsia="黑体" w:hAnsi="黑体" w:hint="eastAsia"/>
          <w:color w:val="000000"/>
          <w:sz w:val="24"/>
        </w:rPr>
      </w:pPr>
    </w:p>
    <w:p w14:paraId="7378D25F" w14:textId="77777777" w:rsidR="00210231" w:rsidRDefault="00210231">
      <w:pPr>
        <w:ind w:left="539" w:hanging="540"/>
        <w:rPr>
          <w:rFonts w:ascii="黑体" w:eastAsia="黑体" w:hAnsi="黑体" w:hint="eastAsia"/>
          <w:color w:val="000000"/>
          <w:sz w:val="24"/>
        </w:rPr>
      </w:pPr>
      <w:r>
        <w:rPr>
          <w:rFonts w:ascii="黑体" w:eastAsia="黑体" w:hAnsi="黑体" w:hint="eastAsia"/>
          <w:color w:val="000000"/>
          <w:sz w:val="24"/>
        </w:rPr>
        <w:t>11.4</w:t>
      </w: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sz w:val="24"/>
          <w:u w:val="single"/>
        </w:rPr>
        <w:t>不可抗力</w:t>
      </w:r>
    </w:p>
    <w:p w14:paraId="7D2B831D" w14:textId="77777777" w:rsidR="00210231" w:rsidRDefault="00210231">
      <w:pPr>
        <w:ind w:left="539" w:hanging="540"/>
        <w:rPr>
          <w:rFonts w:ascii="黑体" w:eastAsia="黑体" w:hAnsi="黑体" w:hint="eastAsia"/>
          <w:color w:val="000000"/>
          <w:sz w:val="24"/>
        </w:rPr>
      </w:pPr>
    </w:p>
    <w:p w14:paraId="0951F270" w14:textId="77777777" w:rsidR="00210231" w:rsidRDefault="00210231">
      <w:pPr>
        <w:ind w:left="836" w:hanging="836"/>
        <w:rPr>
          <w:rFonts w:ascii="黑体" w:eastAsia="黑体" w:hAnsi="黑体" w:hint="eastAsia"/>
          <w:color w:val="000000"/>
          <w:sz w:val="24"/>
        </w:rPr>
      </w:pPr>
      <w:r>
        <w:rPr>
          <w:rFonts w:ascii="黑体" w:eastAsia="黑体" w:hAnsi="黑体" w:hint="eastAsia"/>
          <w:color w:val="000000"/>
          <w:sz w:val="24"/>
        </w:rPr>
        <w:t>11.4.1</w:t>
      </w: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sz w:val="24"/>
        </w:rPr>
        <w:t>“</w:t>
      </w:r>
      <w:r>
        <w:rPr>
          <w:rFonts w:ascii="黑体" w:eastAsia="黑体" w:hAnsi="黑体" w:hint="eastAsia"/>
          <w:b/>
          <w:bCs/>
          <w:color w:val="000000"/>
          <w:sz w:val="24"/>
        </w:rPr>
        <w:t>不可抗力</w:t>
      </w:r>
      <w:r>
        <w:rPr>
          <w:rFonts w:ascii="黑体" w:eastAsia="黑体" w:hAnsi="黑体" w:hint="eastAsia"/>
          <w:color w:val="000000"/>
          <w:sz w:val="24"/>
        </w:rPr>
        <w:t>”指各方无法控制也不可预见的、如可以预见其发生亦不可避免且其结果不可克服的，并且阻碍一方履行本协议的任何事件，包括但不限于地震、台风、洪水、火灾、战争、暴风雨以及法律与政策的变化。</w:t>
      </w:r>
    </w:p>
    <w:p w14:paraId="27CE72C1" w14:textId="77777777" w:rsidR="00210231" w:rsidRDefault="00210231">
      <w:pPr>
        <w:ind w:left="720" w:hanging="720"/>
        <w:rPr>
          <w:rFonts w:ascii="黑体" w:eastAsia="黑体" w:hAnsi="黑体" w:hint="eastAsia"/>
          <w:color w:val="000000"/>
          <w:sz w:val="24"/>
        </w:rPr>
      </w:pPr>
    </w:p>
    <w:p w14:paraId="36151534" w14:textId="77777777" w:rsidR="00210231" w:rsidRDefault="00210231">
      <w:pPr>
        <w:ind w:left="836" w:hanging="836"/>
        <w:rPr>
          <w:rFonts w:ascii="黑体" w:eastAsia="黑体" w:hAnsi="黑体" w:hint="eastAsia"/>
          <w:color w:val="000000"/>
          <w:sz w:val="24"/>
        </w:rPr>
      </w:pPr>
      <w:r>
        <w:rPr>
          <w:rFonts w:ascii="黑体" w:eastAsia="黑体" w:hAnsi="黑体" w:hint="eastAsia"/>
          <w:color w:val="000000"/>
          <w:sz w:val="24"/>
        </w:rPr>
        <w:t>11.4.2</w:t>
      </w: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sz w:val="24"/>
        </w:rPr>
        <w:t>如果一方因不可抗力事件无法履行其义务，该方应在受不可抗力事件影响的范围内免除其义务的履行。遭遇不可抗力事件的一方应立即通知其他方并应尽一切合理努力，减轻不可抗力事件的影响。</w:t>
      </w:r>
    </w:p>
    <w:p w14:paraId="61DB437B" w14:textId="77777777" w:rsidR="00210231" w:rsidRDefault="00210231">
      <w:pPr>
        <w:rPr>
          <w:rFonts w:ascii="黑体" w:eastAsia="黑体" w:hAnsi="黑体" w:hint="eastAsia"/>
          <w:color w:val="000000"/>
          <w:sz w:val="24"/>
        </w:rPr>
      </w:pPr>
    </w:p>
    <w:p w14:paraId="33B8AC7C" w14:textId="77777777" w:rsidR="00210231" w:rsidRDefault="00210231">
      <w:pPr>
        <w:ind w:left="539" w:hanging="540"/>
        <w:rPr>
          <w:rFonts w:ascii="黑体" w:eastAsia="黑体" w:hAnsi="黑体" w:hint="eastAsia"/>
          <w:color w:val="000000"/>
          <w:sz w:val="24"/>
        </w:rPr>
      </w:pPr>
      <w:r>
        <w:rPr>
          <w:rFonts w:ascii="黑体" w:eastAsia="黑体" w:hAnsi="黑体" w:hint="eastAsia"/>
          <w:color w:val="000000"/>
          <w:sz w:val="24"/>
        </w:rPr>
        <w:t>11.5</w:t>
      </w: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sz w:val="24"/>
          <w:u w:val="single"/>
        </w:rPr>
        <w:t>法律适用及争议解决</w:t>
      </w:r>
    </w:p>
    <w:p w14:paraId="4EBDF2FA" w14:textId="77777777" w:rsidR="00210231" w:rsidRDefault="00210231">
      <w:pPr>
        <w:ind w:left="539" w:hanging="540"/>
        <w:rPr>
          <w:rFonts w:ascii="黑体" w:eastAsia="黑体" w:hAnsi="黑体" w:hint="eastAsia"/>
          <w:color w:val="000000"/>
          <w:sz w:val="24"/>
        </w:rPr>
      </w:pPr>
    </w:p>
    <w:p w14:paraId="681F4A2B" w14:textId="77777777" w:rsidR="00210231" w:rsidRDefault="00210231">
      <w:pPr>
        <w:ind w:left="539" w:hanging="540"/>
        <w:rPr>
          <w:rFonts w:ascii="黑体" w:eastAsia="黑体" w:hAnsi="黑体" w:hint="eastAsia"/>
          <w:color w:val="000000"/>
          <w:sz w:val="24"/>
        </w:rPr>
      </w:pPr>
      <w:r>
        <w:rPr>
          <w:rFonts w:ascii="黑体" w:eastAsia="黑体" w:hAnsi="黑体" w:hint="eastAsia"/>
          <w:color w:val="000000"/>
          <w:sz w:val="24"/>
        </w:rPr>
        <w:t>11.5.1</w:t>
      </w:r>
      <w:r>
        <w:rPr>
          <w:rFonts w:ascii="黑体" w:eastAsia="黑体" w:hAnsi="黑体" w:hint="eastAsia"/>
          <w:color w:val="000000"/>
          <w:sz w:val="24"/>
        </w:rPr>
        <w:tab/>
      </w:r>
      <w:r>
        <w:rPr>
          <w:rFonts w:ascii="黑体" w:eastAsia="黑体" w:hAnsi="黑体" w:hint="eastAsia"/>
          <w:color w:val="000000"/>
          <w:sz w:val="24"/>
        </w:rPr>
        <w:t>本协议的订立、效力、解释及履行均适用中华人民共和国法律。</w:t>
      </w:r>
    </w:p>
    <w:p w14:paraId="136D3C4D" w14:textId="77777777" w:rsidR="00210231" w:rsidRDefault="00210231">
      <w:pPr>
        <w:ind w:left="539" w:hanging="540"/>
        <w:rPr>
          <w:rFonts w:ascii="黑体" w:eastAsia="黑体" w:hAnsi="黑体" w:hint="eastAsia"/>
          <w:color w:val="000000"/>
          <w:sz w:val="24"/>
        </w:rPr>
      </w:pPr>
    </w:p>
    <w:p w14:paraId="60AEFFEE" w14:textId="77777777" w:rsidR="00210231" w:rsidRDefault="00210231">
      <w:pPr>
        <w:ind w:left="835" w:hanging="836"/>
        <w:rPr>
          <w:rFonts w:ascii="黑体" w:eastAsia="黑体" w:hAnsi="黑体" w:hint="eastAsia"/>
          <w:color w:val="000000"/>
          <w:sz w:val="24"/>
        </w:rPr>
      </w:pPr>
      <w:r>
        <w:rPr>
          <w:rFonts w:ascii="黑体" w:eastAsia="黑体" w:hAnsi="黑体" w:hint="eastAsia"/>
          <w:color w:val="000000"/>
          <w:sz w:val="24"/>
        </w:rPr>
        <w:t>11.5.2</w:t>
      </w:r>
      <w:r>
        <w:rPr>
          <w:rFonts w:ascii="黑体" w:eastAsia="黑体" w:hAnsi="黑体" w:hint="eastAsia"/>
          <w:color w:val="000000"/>
          <w:sz w:val="24"/>
        </w:rPr>
        <w:tab/>
      </w:r>
      <w:r>
        <w:rPr>
          <w:rFonts w:ascii="黑体" w:eastAsia="黑体" w:hAnsi="黑体" w:hint="eastAsia"/>
          <w:color w:val="000000"/>
          <w:sz w:val="24"/>
        </w:rPr>
        <w:t>由本协议产生或与本协议相关的任何争议应由各方以友好协商方式解决。如果在争议发生后的十五</w:t>
      </w:r>
      <w:r>
        <w:rPr>
          <w:rFonts w:ascii="黑体" w:eastAsia="黑体" w:hAnsi="黑体" w:hint="eastAsia"/>
          <w:color w:val="000000"/>
          <w:sz w:val="24"/>
        </w:rPr>
        <w:t>(15)</w:t>
      </w:r>
      <w:r>
        <w:rPr>
          <w:rFonts w:ascii="黑体" w:eastAsia="黑体" w:hAnsi="黑体" w:hint="eastAsia"/>
          <w:color w:val="000000"/>
          <w:sz w:val="24"/>
        </w:rPr>
        <w:t>天内无法以友好协商方式解决该等争议，则任何一方均有权将其提交</w:t>
      </w:r>
      <w:r>
        <w:rPr>
          <w:rFonts w:ascii="黑体" w:eastAsia="黑体" w:hAnsi="黑体" w:hint="eastAsia"/>
          <w:color w:val="000000"/>
          <w:sz w:val="24"/>
        </w:rPr>
        <w:t>-------</w:t>
      </w:r>
      <w:r>
        <w:rPr>
          <w:rFonts w:ascii="黑体" w:eastAsia="黑体" w:hAnsi="黑体" w:hint="eastAsia"/>
          <w:color w:val="000000"/>
          <w:sz w:val="24"/>
        </w:rPr>
        <w:t>按其届时有效的仲裁规则进行仲裁。仲裁裁决将是终局的、对各方均有约束力。</w:t>
      </w:r>
    </w:p>
    <w:p w14:paraId="349D42E0" w14:textId="77777777" w:rsidR="00210231" w:rsidRDefault="00210231">
      <w:pPr>
        <w:ind w:left="539" w:hanging="540"/>
        <w:rPr>
          <w:rFonts w:ascii="黑体" w:eastAsia="黑体" w:hAnsi="黑体" w:hint="eastAsia"/>
          <w:color w:val="000000"/>
          <w:sz w:val="24"/>
        </w:rPr>
      </w:pPr>
    </w:p>
    <w:p w14:paraId="101B570E" w14:textId="77777777" w:rsidR="00210231" w:rsidRDefault="00210231">
      <w:pPr>
        <w:ind w:left="539" w:hanging="540"/>
        <w:rPr>
          <w:rFonts w:ascii="黑体" w:eastAsia="黑体" w:hAnsi="黑体" w:hint="eastAsia"/>
          <w:color w:val="000000"/>
          <w:sz w:val="24"/>
        </w:rPr>
      </w:pPr>
      <w:r>
        <w:rPr>
          <w:rFonts w:ascii="黑体" w:eastAsia="黑体" w:hAnsi="黑体" w:hint="eastAsia"/>
          <w:color w:val="000000"/>
          <w:sz w:val="24"/>
        </w:rPr>
        <w:t>11.6</w:t>
      </w: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sz w:val="24"/>
          <w:u w:val="single"/>
        </w:rPr>
        <w:t>修订及变更</w:t>
      </w:r>
    </w:p>
    <w:p w14:paraId="03E77919" w14:textId="77777777" w:rsidR="00210231" w:rsidRDefault="00210231">
      <w:pPr>
        <w:ind w:left="539" w:hanging="540"/>
        <w:rPr>
          <w:rFonts w:ascii="黑体" w:eastAsia="黑体" w:hAnsi="黑体" w:hint="eastAsia"/>
          <w:color w:val="000000"/>
          <w:sz w:val="24"/>
        </w:rPr>
      </w:pPr>
    </w:p>
    <w:p w14:paraId="621D72B8" w14:textId="77777777" w:rsidR="00210231" w:rsidRDefault="00210231">
      <w:pPr>
        <w:ind w:left="539" w:firstLine="301"/>
        <w:rPr>
          <w:rFonts w:ascii="黑体" w:eastAsia="黑体" w:hAnsi="黑体" w:hint="eastAsia"/>
          <w:color w:val="000000"/>
          <w:sz w:val="24"/>
        </w:rPr>
      </w:pPr>
      <w:r>
        <w:rPr>
          <w:rFonts w:ascii="黑体" w:eastAsia="黑体" w:hAnsi="黑体" w:hint="eastAsia"/>
          <w:color w:val="000000"/>
          <w:sz w:val="24"/>
        </w:rPr>
        <w:t>各方可共同签署书面文件对本协议进行修订、变更或补充。</w:t>
      </w:r>
    </w:p>
    <w:p w14:paraId="1EC6F75B" w14:textId="77777777" w:rsidR="00210231" w:rsidRDefault="00210231">
      <w:pPr>
        <w:ind w:left="539" w:hanging="540"/>
        <w:rPr>
          <w:rFonts w:ascii="黑体" w:eastAsia="黑体" w:hAnsi="黑体" w:hint="eastAsia"/>
          <w:color w:val="000000"/>
          <w:sz w:val="24"/>
        </w:rPr>
      </w:pPr>
    </w:p>
    <w:p w14:paraId="520C10DC" w14:textId="77777777" w:rsidR="00210231" w:rsidRDefault="00210231">
      <w:pPr>
        <w:ind w:left="539" w:hanging="540"/>
        <w:rPr>
          <w:rFonts w:ascii="黑体" w:eastAsia="黑体" w:hAnsi="黑体" w:hint="eastAsia"/>
          <w:color w:val="000000"/>
          <w:sz w:val="24"/>
        </w:rPr>
      </w:pPr>
      <w:r>
        <w:rPr>
          <w:rFonts w:ascii="黑体" w:eastAsia="黑体" w:hAnsi="黑体" w:hint="eastAsia"/>
          <w:color w:val="000000"/>
          <w:sz w:val="24"/>
        </w:rPr>
        <w:t>11.7</w:t>
      </w: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sz w:val="24"/>
          <w:u w:val="single"/>
        </w:rPr>
        <w:t>独立性</w:t>
      </w:r>
    </w:p>
    <w:p w14:paraId="33EFA79B" w14:textId="77777777" w:rsidR="00210231" w:rsidRDefault="00210231">
      <w:pPr>
        <w:ind w:left="539" w:hanging="540"/>
        <w:rPr>
          <w:rFonts w:ascii="黑体" w:eastAsia="黑体" w:hAnsi="黑体" w:hint="eastAsia"/>
          <w:color w:val="000000"/>
          <w:sz w:val="24"/>
        </w:rPr>
      </w:pPr>
    </w:p>
    <w:p w14:paraId="0BFDBD6E" w14:textId="77777777" w:rsidR="00210231" w:rsidRDefault="00210231">
      <w:pPr>
        <w:ind w:left="840"/>
        <w:rPr>
          <w:rFonts w:ascii="黑体" w:eastAsia="黑体" w:hAnsi="黑体" w:hint="eastAsia"/>
          <w:color w:val="000000"/>
          <w:sz w:val="24"/>
        </w:rPr>
      </w:pPr>
      <w:r>
        <w:rPr>
          <w:rFonts w:ascii="黑体" w:eastAsia="黑体" w:hAnsi="黑体" w:hint="eastAsia"/>
          <w:color w:val="000000"/>
          <w:sz w:val="24"/>
        </w:rPr>
        <w:t>本协议任何条款的无效或不可执行不影响本协议其他任何条款的有效性或可执行性，该等其他条款应仍然完全有效。各方应当尽最大努力，就该等无效或不可执行的条款按其原先希望达到的意图另行达成约定。</w:t>
      </w:r>
    </w:p>
    <w:p w14:paraId="2058C974" w14:textId="77777777" w:rsidR="00210231" w:rsidRDefault="00210231">
      <w:pPr>
        <w:ind w:left="539" w:hanging="540"/>
        <w:rPr>
          <w:rFonts w:ascii="黑体" w:eastAsia="黑体" w:hAnsi="黑体" w:hint="eastAsia"/>
          <w:color w:val="000000"/>
          <w:sz w:val="24"/>
        </w:rPr>
      </w:pPr>
    </w:p>
    <w:p w14:paraId="09352C3A" w14:textId="77777777" w:rsidR="00210231" w:rsidRDefault="00210231">
      <w:pPr>
        <w:ind w:left="539" w:hanging="540"/>
        <w:rPr>
          <w:rFonts w:ascii="黑体" w:eastAsia="黑体" w:hAnsi="黑体" w:hint="eastAsia"/>
          <w:color w:val="000000"/>
          <w:sz w:val="24"/>
        </w:rPr>
      </w:pPr>
      <w:r>
        <w:rPr>
          <w:rFonts w:ascii="黑体" w:eastAsia="黑体" w:hAnsi="黑体" w:hint="eastAsia"/>
          <w:color w:val="000000"/>
          <w:sz w:val="24"/>
        </w:rPr>
        <w:t>11.8</w:t>
      </w: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sz w:val="24"/>
          <w:u w:val="single"/>
        </w:rPr>
        <w:t>转让</w:t>
      </w:r>
    </w:p>
    <w:p w14:paraId="57EE72AD" w14:textId="77777777" w:rsidR="00210231" w:rsidRDefault="00210231">
      <w:pPr>
        <w:ind w:left="539" w:hanging="540"/>
        <w:rPr>
          <w:rFonts w:ascii="黑体" w:eastAsia="黑体" w:hAnsi="黑体" w:hint="eastAsia"/>
          <w:color w:val="000000"/>
          <w:sz w:val="24"/>
        </w:rPr>
      </w:pPr>
    </w:p>
    <w:p w14:paraId="71B24D3B" w14:textId="77777777" w:rsidR="00210231" w:rsidRDefault="00210231">
      <w:pPr>
        <w:ind w:left="840"/>
        <w:rPr>
          <w:rFonts w:ascii="黑体" w:eastAsia="黑体" w:hAnsi="黑体" w:hint="eastAsia"/>
          <w:color w:val="000000"/>
          <w:sz w:val="24"/>
        </w:rPr>
      </w:pPr>
      <w:r>
        <w:rPr>
          <w:rFonts w:ascii="黑体" w:eastAsia="黑体" w:hAnsi="黑体" w:hint="eastAsia"/>
          <w:color w:val="000000"/>
          <w:sz w:val="24"/>
        </w:rPr>
        <w:t>除非事先获得其他各方的书面同意，任何一方不得将其于本协议下的权利或义务向第三方进行转让。</w:t>
      </w:r>
    </w:p>
    <w:p w14:paraId="6049D056" w14:textId="77777777" w:rsidR="00210231" w:rsidRDefault="00210231">
      <w:pPr>
        <w:ind w:left="539" w:hanging="540"/>
        <w:rPr>
          <w:rFonts w:ascii="黑体" w:eastAsia="黑体" w:hAnsi="黑体" w:hint="eastAsia"/>
          <w:color w:val="000000"/>
          <w:sz w:val="24"/>
        </w:rPr>
      </w:pPr>
    </w:p>
    <w:p w14:paraId="0ACA4F7C" w14:textId="77777777" w:rsidR="00210231" w:rsidRDefault="00210231">
      <w:pPr>
        <w:ind w:left="539" w:hanging="540"/>
        <w:rPr>
          <w:rFonts w:ascii="黑体" w:eastAsia="黑体" w:hAnsi="黑体" w:hint="eastAsia"/>
          <w:color w:val="000000"/>
          <w:sz w:val="24"/>
        </w:rPr>
      </w:pPr>
      <w:r>
        <w:rPr>
          <w:rFonts w:ascii="黑体" w:eastAsia="黑体" w:hAnsi="黑体" w:hint="eastAsia"/>
          <w:color w:val="000000"/>
          <w:sz w:val="24"/>
        </w:rPr>
        <w:t>11.9</w:t>
      </w:r>
      <w:r>
        <w:rPr>
          <w:rFonts w:ascii="黑体" w:eastAsia="黑体" w:hAnsi="黑体" w:hint="eastAsia"/>
          <w:color w:val="000000"/>
          <w:sz w:val="24"/>
        </w:rPr>
        <w:tab/>
      </w:r>
      <w:r>
        <w:rPr>
          <w:rFonts w:ascii="黑体" w:eastAsia="黑体" w:hAnsi="黑体" w:hint="eastAsia"/>
          <w:color w:val="000000"/>
          <w:sz w:val="24"/>
        </w:rPr>
        <w:tab/>
      </w:r>
      <w:r>
        <w:rPr>
          <w:rFonts w:ascii="黑体" w:eastAsia="黑体" w:hAnsi="黑体" w:hint="eastAsia"/>
          <w:color w:val="000000"/>
          <w:sz w:val="24"/>
          <w:u w:val="single"/>
        </w:rPr>
        <w:t>文本</w:t>
      </w:r>
    </w:p>
    <w:p w14:paraId="0E57EC2A" w14:textId="77777777" w:rsidR="00210231" w:rsidRDefault="00210231">
      <w:pPr>
        <w:ind w:left="539" w:hanging="540"/>
        <w:rPr>
          <w:rFonts w:ascii="黑体" w:eastAsia="黑体" w:hAnsi="黑体" w:hint="eastAsia"/>
          <w:color w:val="000000"/>
          <w:sz w:val="24"/>
        </w:rPr>
      </w:pPr>
    </w:p>
    <w:p w14:paraId="5E0BCFDD" w14:textId="77777777" w:rsidR="00210231" w:rsidRDefault="00210231">
      <w:pPr>
        <w:ind w:left="840"/>
        <w:rPr>
          <w:rFonts w:ascii="黑体" w:eastAsia="黑体" w:hAnsi="黑体" w:hint="eastAsia"/>
          <w:color w:val="000000"/>
          <w:sz w:val="24"/>
        </w:rPr>
      </w:pPr>
      <w:r>
        <w:rPr>
          <w:rFonts w:ascii="黑体" w:eastAsia="黑体" w:hAnsi="黑体" w:hint="eastAsia"/>
          <w:color w:val="000000"/>
          <w:sz w:val="24"/>
        </w:rPr>
        <w:t>本协议正本一式伍</w:t>
      </w:r>
      <w:r>
        <w:rPr>
          <w:rFonts w:ascii="黑体" w:eastAsia="黑体" w:hAnsi="黑体" w:hint="eastAsia"/>
          <w:color w:val="000000"/>
          <w:sz w:val="24"/>
        </w:rPr>
        <w:t>(5)</w:t>
      </w:r>
      <w:r>
        <w:rPr>
          <w:rFonts w:ascii="黑体" w:eastAsia="黑体" w:hAnsi="黑体" w:hint="eastAsia"/>
          <w:color w:val="000000"/>
          <w:sz w:val="24"/>
        </w:rPr>
        <w:t>份，各方各执壹</w:t>
      </w:r>
      <w:r>
        <w:rPr>
          <w:rFonts w:ascii="黑体" w:eastAsia="黑体" w:hAnsi="黑体" w:hint="eastAsia"/>
          <w:color w:val="000000"/>
          <w:sz w:val="24"/>
        </w:rPr>
        <w:t>(1)</w:t>
      </w:r>
      <w:r>
        <w:rPr>
          <w:rFonts w:ascii="黑体" w:eastAsia="黑体" w:hAnsi="黑体" w:hint="eastAsia"/>
          <w:color w:val="000000"/>
          <w:sz w:val="24"/>
        </w:rPr>
        <w:t>份；为了本协议下股权转让登记之目的或者依照各方约定，可相应增加签署的正本份数。每一份文本均视为正本，各文本构成同一份相同之文件。</w:t>
      </w:r>
    </w:p>
    <w:p w14:paraId="06322B81" w14:textId="77777777" w:rsidR="00210231" w:rsidRDefault="00210231">
      <w:pPr>
        <w:rPr>
          <w:rFonts w:ascii="黑体" w:eastAsia="黑体" w:hAnsi="黑体" w:hint="eastAsia"/>
          <w:color w:val="000000"/>
          <w:sz w:val="24"/>
        </w:rPr>
        <w:sectPr w:rsidR="00000000">
          <w:footerReference w:type="default" r:id="rId8"/>
          <w:pgSz w:w="11906" w:h="16838"/>
          <w:pgMar w:top="1440" w:right="1800" w:bottom="1440" w:left="1800" w:header="851" w:footer="992" w:gutter="0"/>
          <w:pgNumType w:start="1"/>
          <w:cols w:space="720"/>
          <w:docGrid w:type="lines" w:linePitch="312"/>
        </w:sectPr>
      </w:pPr>
    </w:p>
    <w:p w14:paraId="4DBB9BA6" w14:textId="77777777" w:rsidR="00210231" w:rsidRDefault="00210231">
      <w:pPr>
        <w:jc w:val="center"/>
        <w:rPr>
          <w:rFonts w:ascii="黑体" w:eastAsia="黑体" w:hAnsi="黑体" w:hint="eastAsia"/>
          <w:b/>
          <w:bCs/>
          <w:color w:val="000000"/>
          <w:sz w:val="24"/>
          <w:szCs w:val="20"/>
        </w:rPr>
      </w:pPr>
      <w:r>
        <w:rPr>
          <w:rFonts w:ascii="黑体" w:eastAsia="黑体" w:hAnsi="黑体" w:hint="eastAsia"/>
          <w:b/>
          <w:bCs/>
          <w:color w:val="000000"/>
          <w:sz w:val="24"/>
          <w:szCs w:val="20"/>
        </w:rPr>
        <w:t>[</w:t>
      </w:r>
      <w:r>
        <w:rPr>
          <w:rFonts w:ascii="黑体" w:eastAsia="黑体" w:hAnsi="黑体" w:hint="eastAsia"/>
          <w:b/>
          <w:bCs/>
          <w:color w:val="000000"/>
          <w:sz w:val="24"/>
          <w:szCs w:val="20"/>
        </w:rPr>
        <w:t>签署页</w:t>
      </w:r>
      <w:r>
        <w:rPr>
          <w:rFonts w:ascii="黑体" w:eastAsia="黑体" w:hAnsi="黑体" w:hint="eastAsia"/>
          <w:b/>
          <w:bCs/>
          <w:color w:val="000000"/>
          <w:sz w:val="24"/>
          <w:szCs w:val="20"/>
        </w:rPr>
        <w:t>]</w:t>
      </w:r>
    </w:p>
    <w:p w14:paraId="314F1A74" w14:textId="77777777" w:rsidR="00210231" w:rsidRDefault="00210231">
      <w:pPr>
        <w:rPr>
          <w:rFonts w:ascii="黑体" w:eastAsia="黑体" w:hAnsi="黑体" w:hint="eastAsia"/>
          <w:color w:val="000000"/>
          <w:sz w:val="24"/>
          <w:szCs w:val="20"/>
        </w:rPr>
      </w:pPr>
    </w:p>
    <w:p w14:paraId="42B6A43D" w14:textId="77777777" w:rsidR="00210231" w:rsidRDefault="00210231">
      <w:pPr>
        <w:rPr>
          <w:rFonts w:ascii="黑体" w:eastAsia="黑体" w:hAnsi="黑体" w:hint="eastAsia"/>
          <w:b/>
          <w:bCs/>
          <w:color w:val="000000"/>
          <w:sz w:val="24"/>
          <w:szCs w:val="20"/>
        </w:rPr>
      </w:pPr>
    </w:p>
    <w:p w14:paraId="73C798AA" w14:textId="77777777" w:rsidR="00210231" w:rsidRDefault="00210231">
      <w:pPr>
        <w:rPr>
          <w:rFonts w:ascii="黑体" w:eastAsia="黑体" w:hAnsi="黑体" w:hint="eastAsia"/>
          <w:color w:val="000000"/>
          <w:sz w:val="24"/>
          <w:szCs w:val="20"/>
        </w:rPr>
      </w:pPr>
      <w:r>
        <w:rPr>
          <w:rFonts w:ascii="黑体" w:eastAsia="黑体" w:hAnsi="黑体" w:hint="eastAsia"/>
          <w:b/>
          <w:bCs/>
          <w:color w:val="000000"/>
          <w:sz w:val="24"/>
          <w:szCs w:val="20"/>
        </w:rPr>
        <w:t>兹此为证，</w:t>
      </w:r>
      <w:r>
        <w:rPr>
          <w:rFonts w:ascii="黑体" w:eastAsia="黑体" w:hAnsi="黑体" w:hint="eastAsia"/>
          <w:color w:val="000000"/>
          <w:sz w:val="24"/>
          <w:szCs w:val="20"/>
        </w:rPr>
        <w:t>本协议各方已于本协议首页所载之日期签署本《股权转让协议》。</w:t>
      </w:r>
    </w:p>
    <w:p w14:paraId="4B38B029" w14:textId="77777777" w:rsidR="00210231" w:rsidRDefault="00210231">
      <w:pPr>
        <w:rPr>
          <w:rFonts w:ascii="黑体" w:eastAsia="黑体" w:hAnsi="黑体" w:hint="eastAsia"/>
          <w:color w:val="000000"/>
          <w:sz w:val="20"/>
          <w:szCs w:val="20"/>
        </w:rPr>
      </w:pPr>
    </w:p>
    <w:p w14:paraId="58CAFF37" w14:textId="77777777" w:rsidR="00210231" w:rsidRDefault="00210231">
      <w:pPr>
        <w:adjustRightInd w:val="0"/>
        <w:snapToGrid w:val="0"/>
        <w:rPr>
          <w:rFonts w:ascii="黑体" w:eastAsia="黑体" w:hAnsi="黑体" w:hint="eastAsia"/>
          <w:b/>
          <w:bCs/>
          <w:color w:val="000000"/>
          <w:sz w:val="24"/>
        </w:rPr>
      </w:pPr>
    </w:p>
    <w:p w14:paraId="7EADD783" w14:textId="77777777" w:rsidR="00210231" w:rsidRDefault="00210231">
      <w:pPr>
        <w:adjustRightInd w:val="0"/>
        <w:snapToGrid w:val="0"/>
        <w:rPr>
          <w:rFonts w:ascii="黑体" w:eastAsia="黑体" w:hAnsi="黑体" w:hint="eastAsia"/>
          <w:b/>
          <w:bCs/>
          <w:color w:val="000000"/>
          <w:sz w:val="24"/>
        </w:rPr>
      </w:pPr>
      <w:r>
        <w:rPr>
          <w:rFonts w:ascii="黑体" w:eastAsia="黑体" w:hAnsi="黑体" w:hint="eastAsia"/>
          <w:b/>
          <w:bCs/>
          <w:color w:val="000000"/>
          <w:sz w:val="24"/>
        </w:rPr>
        <w:t>各受让方：</w:t>
      </w:r>
    </w:p>
    <w:p w14:paraId="6E31CA6D" w14:textId="77777777" w:rsidR="00210231" w:rsidRDefault="00210231">
      <w:pPr>
        <w:snapToGrid w:val="0"/>
        <w:rPr>
          <w:rFonts w:ascii="黑体" w:eastAsia="黑体" w:hAnsi="黑体" w:hint="eastAsia"/>
          <w:bCs/>
          <w:color w:val="000000"/>
          <w:kern w:val="0"/>
          <w:sz w:val="24"/>
        </w:rPr>
      </w:pPr>
    </w:p>
    <w:p w14:paraId="072FB1F6" w14:textId="77777777" w:rsidR="00210231" w:rsidRDefault="00210231">
      <w:pPr>
        <w:snapToGrid w:val="0"/>
        <w:rPr>
          <w:rFonts w:ascii="黑体" w:eastAsia="黑体" w:hAnsi="黑体" w:hint="eastAsia"/>
          <w:color w:val="000000"/>
          <w:sz w:val="24"/>
        </w:rPr>
      </w:pPr>
      <w:r>
        <w:rPr>
          <w:rFonts w:ascii="黑体" w:eastAsia="黑体" w:hAnsi="黑体" w:hint="eastAsia"/>
          <w:b/>
          <w:bCs/>
          <w:color w:val="000000"/>
          <w:sz w:val="24"/>
        </w:rPr>
        <w:t xml:space="preserve"> </w:t>
      </w:r>
    </w:p>
    <w:p w14:paraId="4BCACF4E" w14:textId="77777777" w:rsidR="00210231" w:rsidRDefault="00210231">
      <w:pPr>
        <w:snapToGrid w:val="0"/>
        <w:rPr>
          <w:rFonts w:ascii="黑体" w:eastAsia="黑体" w:hAnsi="黑体" w:hint="eastAsia"/>
          <w:bCs/>
          <w:color w:val="000000"/>
          <w:kern w:val="0"/>
          <w:sz w:val="24"/>
        </w:rPr>
      </w:pPr>
    </w:p>
    <w:p w14:paraId="3E7FD23B" w14:textId="77777777" w:rsidR="00210231" w:rsidRDefault="00210231">
      <w:pPr>
        <w:snapToGrid w:val="0"/>
        <w:rPr>
          <w:rFonts w:ascii="黑体" w:eastAsia="黑体" w:hAnsi="黑体" w:hint="eastAsia"/>
          <w:bCs/>
          <w:color w:val="000000"/>
          <w:kern w:val="0"/>
          <w:sz w:val="24"/>
        </w:rPr>
      </w:pPr>
      <w:r>
        <w:rPr>
          <w:rFonts w:ascii="黑体" w:eastAsia="黑体" w:hAnsi="黑体" w:hint="eastAsia"/>
          <w:bCs/>
          <w:color w:val="000000"/>
          <w:kern w:val="0"/>
          <w:sz w:val="24"/>
        </w:rPr>
        <w:t>签署：</w:t>
      </w:r>
      <w:r>
        <w:rPr>
          <w:rFonts w:ascii="黑体" w:eastAsia="黑体" w:hAnsi="黑体" w:hint="eastAsia"/>
          <w:bCs/>
          <w:color w:val="000000"/>
          <w:kern w:val="0"/>
          <w:sz w:val="24"/>
        </w:rPr>
        <w:t>___________________</w:t>
      </w:r>
    </w:p>
    <w:p w14:paraId="48B0F4AE" w14:textId="77777777" w:rsidR="00210231" w:rsidRDefault="00210231">
      <w:pPr>
        <w:snapToGrid w:val="0"/>
        <w:rPr>
          <w:rFonts w:ascii="黑体" w:eastAsia="黑体" w:hAnsi="黑体" w:hint="eastAsia"/>
          <w:bCs/>
          <w:color w:val="000000"/>
          <w:kern w:val="0"/>
          <w:sz w:val="24"/>
        </w:rPr>
      </w:pPr>
    </w:p>
    <w:p w14:paraId="47A7897B" w14:textId="77777777" w:rsidR="00210231" w:rsidRDefault="00210231">
      <w:pPr>
        <w:snapToGrid w:val="0"/>
        <w:rPr>
          <w:rFonts w:ascii="黑体" w:eastAsia="黑体" w:hAnsi="黑体" w:hint="eastAsia"/>
          <w:b/>
          <w:color w:val="000000"/>
          <w:kern w:val="0"/>
          <w:sz w:val="24"/>
        </w:rPr>
      </w:pPr>
    </w:p>
    <w:p w14:paraId="01521E76" w14:textId="77777777" w:rsidR="00210231" w:rsidRDefault="00210231">
      <w:pPr>
        <w:snapToGrid w:val="0"/>
        <w:rPr>
          <w:rFonts w:ascii="黑体" w:eastAsia="黑体" w:hAnsi="黑体" w:hint="eastAsia"/>
          <w:b/>
          <w:bCs/>
          <w:color w:val="000000"/>
          <w:sz w:val="24"/>
        </w:rPr>
      </w:pPr>
      <w:r>
        <w:rPr>
          <w:rFonts w:ascii="黑体" w:eastAsia="黑体" w:hAnsi="黑体" w:hint="eastAsia"/>
          <w:b/>
          <w:bCs/>
          <w:color w:val="000000"/>
          <w:sz w:val="24"/>
        </w:rPr>
        <w:t xml:space="preserve"> </w:t>
      </w:r>
    </w:p>
    <w:p w14:paraId="46674220" w14:textId="77777777" w:rsidR="00210231" w:rsidRDefault="00210231">
      <w:pPr>
        <w:snapToGrid w:val="0"/>
        <w:rPr>
          <w:rFonts w:ascii="黑体" w:eastAsia="黑体" w:hAnsi="黑体" w:hint="eastAsia"/>
          <w:b/>
          <w:bCs/>
          <w:color w:val="000000"/>
          <w:sz w:val="24"/>
        </w:rPr>
      </w:pPr>
    </w:p>
    <w:p w14:paraId="02609461" w14:textId="77777777" w:rsidR="00210231" w:rsidRDefault="00210231">
      <w:pPr>
        <w:snapToGrid w:val="0"/>
        <w:rPr>
          <w:rFonts w:ascii="黑体" w:eastAsia="黑体" w:hAnsi="黑体" w:hint="eastAsia"/>
          <w:bCs/>
          <w:color w:val="000000"/>
          <w:kern w:val="0"/>
          <w:sz w:val="24"/>
        </w:rPr>
      </w:pPr>
      <w:r>
        <w:rPr>
          <w:rFonts w:ascii="黑体" w:eastAsia="黑体" w:hAnsi="黑体" w:hint="eastAsia"/>
          <w:bCs/>
          <w:color w:val="000000"/>
          <w:kern w:val="0"/>
          <w:sz w:val="24"/>
        </w:rPr>
        <w:t>签署：</w:t>
      </w:r>
      <w:r>
        <w:rPr>
          <w:rFonts w:ascii="黑体" w:eastAsia="黑体" w:hAnsi="黑体" w:hint="eastAsia"/>
          <w:bCs/>
          <w:color w:val="000000"/>
          <w:kern w:val="0"/>
          <w:sz w:val="24"/>
        </w:rPr>
        <w:t>___________________</w:t>
      </w:r>
    </w:p>
    <w:p w14:paraId="4E290882" w14:textId="77777777" w:rsidR="00210231" w:rsidRDefault="00210231">
      <w:pPr>
        <w:snapToGrid w:val="0"/>
        <w:rPr>
          <w:rFonts w:ascii="黑体" w:eastAsia="黑体" w:hAnsi="黑体" w:hint="eastAsia"/>
          <w:bCs/>
          <w:color w:val="000000"/>
          <w:kern w:val="0"/>
          <w:sz w:val="24"/>
        </w:rPr>
      </w:pPr>
    </w:p>
    <w:p w14:paraId="173830B5" w14:textId="77777777" w:rsidR="00210231" w:rsidRDefault="00210231">
      <w:pPr>
        <w:adjustRightInd w:val="0"/>
        <w:snapToGrid w:val="0"/>
        <w:rPr>
          <w:rFonts w:ascii="黑体" w:eastAsia="黑体" w:hAnsi="黑体" w:hint="eastAsia"/>
          <w:b/>
          <w:bCs/>
          <w:color w:val="000000"/>
          <w:sz w:val="24"/>
        </w:rPr>
      </w:pPr>
    </w:p>
    <w:p w14:paraId="61B15330" w14:textId="77777777" w:rsidR="00210231" w:rsidRDefault="00210231">
      <w:pPr>
        <w:snapToGrid w:val="0"/>
        <w:rPr>
          <w:rFonts w:ascii="黑体" w:eastAsia="黑体" w:hAnsi="黑体" w:hint="eastAsia"/>
          <w:b/>
          <w:color w:val="000000"/>
          <w:sz w:val="24"/>
        </w:rPr>
      </w:pPr>
      <w:r>
        <w:rPr>
          <w:rFonts w:ascii="黑体" w:eastAsia="黑体" w:hAnsi="黑体" w:hint="eastAsia"/>
          <w:b/>
          <w:bCs/>
          <w:color w:val="000000"/>
          <w:sz w:val="24"/>
        </w:rPr>
        <w:t>受让方公司名称</w:t>
      </w:r>
    </w:p>
    <w:p w14:paraId="6AD1448F" w14:textId="77777777" w:rsidR="00210231" w:rsidRDefault="00210231">
      <w:pPr>
        <w:snapToGrid w:val="0"/>
        <w:rPr>
          <w:rFonts w:ascii="黑体" w:eastAsia="黑体" w:hAnsi="黑体" w:hint="eastAsia"/>
          <w:bCs/>
          <w:color w:val="000000"/>
          <w:sz w:val="24"/>
        </w:rPr>
      </w:pPr>
      <w:r>
        <w:rPr>
          <w:rFonts w:ascii="黑体" w:eastAsia="黑体" w:hAnsi="黑体" w:hint="eastAsia"/>
          <w:bCs/>
          <w:color w:val="000000"/>
          <w:sz w:val="24"/>
        </w:rPr>
        <w:t>授权代表签字：</w:t>
      </w:r>
    </w:p>
    <w:p w14:paraId="793FFFE8" w14:textId="77777777" w:rsidR="00210231" w:rsidRDefault="00210231">
      <w:pPr>
        <w:snapToGrid w:val="0"/>
        <w:rPr>
          <w:rFonts w:ascii="黑体" w:eastAsia="黑体" w:hAnsi="黑体" w:hint="eastAsia"/>
          <w:bCs/>
          <w:color w:val="000000"/>
          <w:sz w:val="24"/>
        </w:rPr>
      </w:pPr>
      <w:r>
        <w:rPr>
          <w:rFonts w:ascii="黑体" w:eastAsia="黑体" w:hAnsi="黑体" w:hint="eastAsia"/>
          <w:bCs/>
          <w:color w:val="000000"/>
          <w:sz w:val="24"/>
        </w:rPr>
        <w:t>盖章：</w:t>
      </w:r>
    </w:p>
    <w:p w14:paraId="27495F18" w14:textId="77777777" w:rsidR="00210231" w:rsidRDefault="00210231">
      <w:pPr>
        <w:snapToGrid w:val="0"/>
        <w:rPr>
          <w:rFonts w:ascii="黑体" w:eastAsia="黑体" w:hAnsi="黑体" w:hint="eastAsia"/>
          <w:b/>
          <w:bCs/>
          <w:color w:val="000000"/>
          <w:sz w:val="24"/>
        </w:rPr>
      </w:pPr>
    </w:p>
    <w:p w14:paraId="44D1E047" w14:textId="77777777" w:rsidR="00210231" w:rsidRDefault="00210231">
      <w:pPr>
        <w:snapToGrid w:val="0"/>
        <w:rPr>
          <w:rFonts w:ascii="黑体" w:eastAsia="黑体" w:hAnsi="黑体" w:hint="eastAsia"/>
          <w:b/>
          <w:bCs/>
          <w:color w:val="000000"/>
          <w:sz w:val="24"/>
        </w:rPr>
      </w:pPr>
    </w:p>
    <w:p w14:paraId="4295E55A" w14:textId="77777777" w:rsidR="00210231" w:rsidRDefault="00210231">
      <w:pPr>
        <w:snapToGrid w:val="0"/>
        <w:rPr>
          <w:rFonts w:ascii="黑体" w:eastAsia="黑体" w:hAnsi="黑体" w:hint="eastAsia"/>
          <w:b/>
          <w:bCs/>
          <w:color w:val="000000"/>
          <w:sz w:val="24"/>
        </w:rPr>
      </w:pPr>
      <w:r>
        <w:rPr>
          <w:rFonts w:ascii="黑体" w:eastAsia="黑体" w:hAnsi="黑体" w:hint="eastAsia"/>
          <w:b/>
          <w:bCs/>
          <w:color w:val="000000"/>
          <w:sz w:val="24"/>
        </w:rPr>
        <w:t>各转让方：</w:t>
      </w:r>
    </w:p>
    <w:p w14:paraId="0B8C7435" w14:textId="77777777" w:rsidR="00210231" w:rsidRDefault="00210231">
      <w:pPr>
        <w:snapToGrid w:val="0"/>
        <w:rPr>
          <w:rFonts w:ascii="黑体" w:eastAsia="黑体" w:hAnsi="黑体" w:hint="eastAsia"/>
          <w:b/>
          <w:bCs/>
          <w:color w:val="000000"/>
          <w:sz w:val="24"/>
        </w:rPr>
      </w:pPr>
    </w:p>
    <w:p w14:paraId="2652C5CF" w14:textId="77777777" w:rsidR="00210231" w:rsidRDefault="00210231">
      <w:pPr>
        <w:snapToGrid w:val="0"/>
        <w:rPr>
          <w:rFonts w:ascii="黑体" w:eastAsia="黑体" w:hAnsi="黑体" w:hint="eastAsia"/>
          <w:b/>
          <w:color w:val="000000"/>
          <w:kern w:val="0"/>
          <w:sz w:val="24"/>
        </w:rPr>
      </w:pPr>
      <w:r>
        <w:rPr>
          <w:rFonts w:ascii="黑体" w:eastAsia="黑体" w:hAnsi="黑体" w:hint="eastAsia"/>
          <w:b/>
          <w:color w:val="000000"/>
          <w:kern w:val="0"/>
          <w:sz w:val="24"/>
        </w:rPr>
        <w:t xml:space="preserve"> </w:t>
      </w:r>
    </w:p>
    <w:p w14:paraId="507B64A6" w14:textId="77777777" w:rsidR="00210231" w:rsidRDefault="00210231">
      <w:pPr>
        <w:snapToGrid w:val="0"/>
        <w:rPr>
          <w:rFonts w:ascii="黑体" w:eastAsia="黑体" w:hAnsi="黑体" w:hint="eastAsia"/>
          <w:b/>
          <w:color w:val="000000"/>
          <w:kern w:val="0"/>
          <w:sz w:val="24"/>
        </w:rPr>
      </w:pPr>
    </w:p>
    <w:p w14:paraId="28D114F7" w14:textId="77777777" w:rsidR="00210231" w:rsidRDefault="00210231">
      <w:pPr>
        <w:snapToGrid w:val="0"/>
        <w:rPr>
          <w:rFonts w:ascii="黑体" w:eastAsia="黑体" w:hAnsi="黑体" w:hint="eastAsia"/>
          <w:bCs/>
          <w:color w:val="000000"/>
          <w:kern w:val="0"/>
          <w:sz w:val="24"/>
        </w:rPr>
      </w:pPr>
      <w:r>
        <w:rPr>
          <w:rFonts w:ascii="黑体" w:eastAsia="黑体" w:hAnsi="黑体" w:hint="eastAsia"/>
          <w:bCs/>
          <w:color w:val="000000"/>
          <w:kern w:val="0"/>
          <w:sz w:val="24"/>
        </w:rPr>
        <w:t>签署：</w:t>
      </w:r>
      <w:r>
        <w:rPr>
          <w:rFonts w:ascii="黑体" w:eastAsia="黑体" w:hAnsi="黑体" w:hint="eastAsia"/>
          <w:bCs/>
          <w:color w:val="000000"/>
          <w:kern w:val="0"/>
          <w:sz w:val="24"/>
        </w:rPr>
        <w:t>___________________</w:t>
      </w:r>
    </w:p>
    <w:p w14:paraId="781E0757" w14:textId="77777777" w:rsidR="00210231" w:rsidRDefault="00210231">
      <w:pPr>
        <w:snapToGrid w:val="0"/>
        <w:rPr>
          <w:rFonts w:ascii="黑体" w:eastAsia="黑体" w:hAnsi="黑体" w:hint="eastAsia"/>
          <w:bCs/>
          <w:color w:val="000000"/>
          <w:kern w:val="0"/>
          <w:sz w:val="24"/>
        </w:rPr>
      </w:pPr>
    </w:p>
    <w:p w14:paraId="330C9CFA" w14:textId="77777777" w:rsidR="00210231" w:rsidRDefault="00210231">
      <w:pPr>
        <w:snapToGrid w:val="0"/>
        <w:rPr>
          <w:rFonts w:ascii="黑体" w:eastAsia="黑体" w:hAnsi="黑体" w:hint="eastAsia"/>
          <w:b/>
          <w:color w:val="000000"/>
          <w:kern w:val="0"/>
          <w:sz w:val="24"/>
        </w:rPr>
      </w:pPr>
      <w:r>
        <w:rPr>
          <w:rFonts w:ascii="黑体" w:eastAsia="黑体" w:hAnsi="黑体" w:hint="eastAsia"/>
          <w:b/>
          <w:color w:val="000000"/>
          <w:kern w:val="0"/>
          <w:sz w:val="24"/>
        </w:rPr>
        <w:t xml:space="preserve"> </w:t>
      </w:r>
    </w:p>
    <w:p w14:paraId="05EEECC7" w14:textId="77777777" w:rsidR="00210231" w:rsidRDefault="00210231">
      <w:pPr>
        <w:snapToGrid w:val="0"/>
        <w:rPr>
          <w:rFonts w:ascii="黑体" w:eastAsia="黑体" w:hAnsi="黑体" w:hint="eastAsia"/>
          <w:b/>
          <w:color w:val="000000"/>
          <w:kern w:val="0"/>
          <w:sz w:val="24"/>
        </w:rPr>
      </w:pPr>
    </w:p>
    <w:p w14:paraId="39FE4C7C" w14:textId="77777777" w:rsidR="00210231" w:rsidRDefault="00210231">
      <w:pPr>
        <w:snapToGrid w:val="0"/>
        <w:rPr>
          <w:rFonts w:ascii="黑体" w:eastAsia="黑体" w:hAnsi="黑体" w:hint="eastAsia"/>
          <w:bCs/>
          <w:color w:val="000000"/>
          <w:kern w:val="0"/>
          <w:sz w:val="24"/>
        </w:rPr>
      </w:pPr>
      <w:r>
        <w:rPr>
          <w:rFonts w:ascii="黑体" w:eastAsia="黑体" w:hAnsi="黑体" w:hint="eastAsia"/>
          <w:bCs/>
          <w:color w:val="000000"/>
          <w:kern w:val="0"/>
          <w:sz w:val="24"/>
        </w:rPr>
        <w:t>签署：</w:t>
      </w:r>
      <w:r>
        <w:rPr>
          <w:rFonts w:ascii="黑体" w:eastAsia="黑体" w:hAnsi="黑体" w:hint="eastAsia"/>
          <w:bCs/>
          <w:color w:val="000000"/>
          <w:kern w:val="0"/>
          <w:sz w:val="24"/>
        </w:rPr>
        <w:t>___________________</w:t>
      </w:r>
    </w:p>
    <w:p w14:paraId="6BC901BE" w14:textId="77777777" w:rsidR="00210231" w:rsidRDefault="00210231">
      <w:pPr>
        <w:snapToGrid w:val="0"/>
        <w:rPr>
          <w:rFonts w:ascii="黑体" w:eastAsia="黑体" w:hAnsi="黑体" w:hint="eastAsia"/>
          <w:b/>
          <w:bCs/>
          <w:color w:val="000000"/>
          <w:kern w:val="0"/>
          <w:sz w:val="24"/>
        </w:rPr>
      </w:pPr>
    </w:p>
    <w:p w14:paraId="1954C7EB" w14:textId="77777777" w:rsidR="00210231" w:rsidRDefault="00210231">
      <w:pPr>
        <w:snapToGrid w:val="0"/>
        <w:rPr>
          <w:rFonts w:ascii="黑体" w:eastAsia="黑体" w:hAnsi="黑体" w:hint="eastAsia"/>
          <w:b/>
          <w:color w:val="000000"/>
          <w:kern w:val="0"/>
          <w:sz w:val="24"/>
        </w:rPr>
      </w:pPr>
      <w:r>
        <w:rPr>
          <w:rFonts w:ascii="黑体" w:eastAsia="黑体" w:hAnsi="黑体" w:hint="eastAsia"/>
          <w:bCs/>
          <w:color w:val="000000"/>
          <w:kern w:val="0"/>
          <w:sz w:val="24"/>
        </w:rPr>
        <w:br w:type="page"/>
      </w:r>
      <w:r>
        <w:rPr>
          <w:rFonts w:ascii="黑体" w:eastAsia="黑体" w:hAnsi="黑体" w:hint="eastAsia"/>
          <w:b/>
          <w:color w:val="000000"/>
          <w:kern w:val="0"/>
          <w:sz w:val="24"/>
        </w:rPr>
        <w:t>附件一</w:t>
      </w:r>
    </w:p>
    <w:p w14:paraId="64863971" w14:textId="77777777" w:rsidR="00210231" w:rsidRDefault="00210231">
      <w:pPr>
        <w:snapToGrid w:val="0"/>
        <w:ind w:firstLineChars="200" w:firstLine="482"/>
        <w:jc w:val="center"/>
        <w:rPr>
          <w:rFonts w:ascii="黑体" w:eastAsia="黑体" w:hAnsi="黑体" w:hint="eastAsia"/>
          <w:b/>
          <w:color w:val="000000"/>
          <w:kern w:val="0"/>
          <w:sz w:val="24"/>
        </w:rPr>
      </w:pPr>
    </w:p>
    <w:p w14:paraId="0C56914D" w14:textId="77777777" w:rsidR="00210231" w:rsidRDefault="00210231">
      <w:pPr>
        <w:snapToGrid w:val="0"/>
        <w:jc w:val="center"/>
        <w:rPr>
          <w:rFonts w:ascii="黑体" w:eastAsia="黑体" w:hAnsi="黑体" w:hint="eastAsia"/>
          <w:b/>
          <w:color w:val="000000"/>
          <w:kern w:val="0"/>
          <w:sz w:val="24"/>
        </w:rPr>
      </w:pPr>
      <w:r>
        <w:rPr>
          <w:rFonts w:ascii="黑体" w:eastAsia="黑体" w:hAnsi="黑体" w:hint="eastAsia"/>
          <w:b/>
          <w:color w:val="000000"/>
          <w:kern w:val="0"/>
          <w:sz w:val="24"/>
        </w:rPr>
        <w:t>披露表</w:t>
      </w:r>
    </w:p>
    <w:p w14:paraId="7010E401" w14:textId="77777777" w:rsidR="00210231" w:rsidRDefault="00210231">
      <w:pPr>
        <w:snapToGrid w:val="0"/>
        <w:jc w:val="center"/>
        <w:rPr>
          <w:rFonts w:ascii="黑体" w:eastAsia="黑体" w:hAnsi="黑体" w:hint="eastAsia"/>
          <w:b/>
          <w:color w:val="000000"/>
          <w:kern w:val="0"/>
          <w:sz w:val="24"/>
        </w:rPr>
      </w:pPr>
    </w:p>
    <w:p w14:paraId="5307DA92" w14:textId="77777777" w:rsidR="00210231" w:rsidRDefault="00210231">
      <w:pPr>
        <w:snapToGrid w:val="0"/>
        <w:rPr>
          <w:rFonts w:ascii="黑体" w:eastAsia="黑体" w:hAnsi="黑体" w:hint="eastAsia"/>
          <w:b/>
          <w:color w:val="000000"/>
          <w:kern w:val="0"/>
          <w:sz w:val="24"/>
        </w:rPr>
      </w:pPr>
      <w:r>
        <w:rPr>
          <w:rFonts w:ascii="黑体" w:eastAsia="黑体" w:hAnsi="黑体" w:hint="eastAsia"/>
          <w:b/>
          <w:color w:val="000000"/>
          <w:kern w:val="0"/>
          <w:sz w:val="24"/>
        </w:rPr>
        <w:t>无</w:t>
      </w:r>
      <w:r>
        <w:rPr>
          <w:rFonts w:ascii="黑体" w:eastAsia="黑体" w:hAnsi="黑体" w:hint="eastAsia"/>
          <w:b/>
          <w:color w:val="000000"/>
          <w:kern w:val="0"/>
          <w:sz w:val="24"/>
        </w:rPr>
        <w:t xml:space="preserve"> </w:t>
      </w:r>
    </w:p>
    <w:p w14:paraId="6F58F591" w14:textId="77777777" w:rsidR="00210231" w:rsidRDefault="00210231">
      <w:pPr>
        <w:snapToGrid w:val="0"/>
        <w:jc w:val="center"/>
        <w:rPr>
          <w:rFonts w:ascii="黑体" w:eastAsia="黑体" w:hAnsi="黑体" w:hint="eastAsia"/>
          <w:b/>
          <w:color w:val="000000"/>
          <w:kern w:val="0"/>
          <w:sz w:val="24"/>
        </w:rPr>
      </w:pPr>
      <w:r>
        <w:rPr>
          <w:rFonts w:ascii="黑体" w:eastAsia="黑体" w:hAnsi="黑体" w:hint="eastAsia"/>
          <w:b/>
          <w:color w:val="000000"/>
          <w:kern w:val="0"/>
          <w:sz w:val="24"/>
        </w:rPr>
        <w:br w:type="page"/>
      </w:r>
      <w:r>
        <w:rPr>
          <w:rFonts w:ascii="黑体" w:eastAsia="黑体" w:hAnsi="黑体" w:hint="eastAsia"/>
          <w:b/>
          <w:color w:val="000000"/>
          <w:kern w:val="0"/>
          <w:sz w:val="24"/>
        </w:rPr>
        <w:t>附件二</w:t>
      </w:r>
    </w:p>
    <w:p w14:paraId="42D1B669" w14:textId="77777777" w:rsidR="00210231" w:rsidRDefault="00210231">
      <w:pPr>
        <w:snapToGrid w:val="0"/>
        <w:ind w:firstLineChars="200" w:firstLine="482"/>
        <w:jc w:val="center"/>
        <w:rPr>
          <w:rFonts w:ascii="黑体" w:eastAsia="黑体" w:hAnsi="黑体" w:hint="eastAsia"/>
          <w:b/>
          <w:color w:val="000000"/>
          <w:kern w:val="0"/>
          <w:sz w:val="24"/>
        </w:rPr>
      </w:pPr>
    </w:p>
    <w:p w14:paraId="024FA201" w14:textId="77777777" w:rsidR="00210231" w:rsidRDefault="00210231">
      <w:pPr>
        <w:snapToGrid w:val="0"/>
        <w:jc w:val="center"/>
        <w:rPr>
          <w:rFonts w:ascii="黑体" w:eastAsia="黑体" w:hAnsi="黑体" w:hint="eastAsia"/>
          <w:b/>
          <w:bCs/>
          <w:color w:val="000000"/>
          <w:sz w:val="24"/>
        </w:rPr>
      </w:pPr>
      <w:r>
        <w:rPr>
          <w:rFonts w:ascii="黑体" w:eastAsia="黑体" w:hAnsi="黑体" w:hint="eastAsia"/>
          <w:b/>
          <w:bCs/>
          <w:color w:val="000000"/>
          <w:sz w:val="24"/>
        </w:rPr>
        <w:t>资产负债表与损益表</w:t>
      </w:r>
    </w:p>
    <w:p w14:paraId="4406BB42" w14:textId="77777777" w:rsidR="00210231" w:rsidRDefault="00210231">
      <w:pPr>
        <w:snapToGrid w:val="0"/>
        <w:jc w:val="center"/>
        <w:rPr>
          <w:rFonts w:ascii="黑体" w:eastAsia="黑体" w:hAnsi="黑体" w:hint="eastAsia"/>
          <w:b/>
          <w:color w:val="000000"/>
          <w:kern w:val="0"/>
          <w:sz w:val="24"/>
        </w:rPr>
      </w:pPr>
      <w:r>
        <w:rPr>
          <w:rFonts w:ascii="黑体" w:eastAsia="黑体" w:hAnsi="黑体" w:hint="eastAsia"/>
          <w:b/>
          <w:bCs/>
          <w:color w:val="000000"/>
          <w:sz w:val="24"/>
        </w:rPr>
        <w:br w:type="page"/>
      </w:r>
      <w:r>
        <w:rPr>
          <w:rFonts w:ascii="黑体" w:eastAsia="黑体" w:hAnsi="黑体" w:hint="eastAsia"/>
          <w:b/>
          <w:color w:val="000000"/>
          <w:kern w:val="0"/>
          <w:sz w:val="24"/>
        </w:rPr>
        <w:t>附件三</w:t>
      </w:r>
    </w:p>
    <w:p w14:paraId="514AA3FA" w14:textId="77777777" w:rsidR="00210231" w:rsidRDefault="00210231">
      <w:pPr>
        <w:snapToGrid w:val="0"/>
        <w:ind w:firstLineChars="200" w:firstLine="482"/>
        <w:jc w:val="center"/>
        <w:rPr>
          <w:rFonts w:ascii="黑体" w:eastAsia="黑体" w:hAnsi="黑体" w:hint="eastAsia"/>
          <w:b/>
          <w:color w:val="000000"/>
          <w:kern w:val="0"/>
          <w:sz w:val="24"/>
        </w:rPr>
      </w:pPr>
    </w:p>
    <w:p w14:paraId="378185DD" w14:textId="77777777" w:rsidR="00210231" w:rsidRDefault="00210231">
      <w:pPr>
        <w:snapToGrid w:val="0"/>
        <w:jc w:val="center"/>
        <w:rPr>
          <w:rFonts w:ascii="黑体" w:eastAsia="黑体" w:hAnsi="黑体" w:hint="eastAsia"/>
          <w:b/>
          <w:color w:val="000000"/>
          <w:kern w:val="0"/>
          <w:sz w:val="24"/>
        </w:rPr>
      </w:pPr>
      <w:r>
        <w:rPr>
          <w:rFonts w:ascii="黑体" w:eastAsia="黑体" w:hAnsi="黑体" w:hint="eastAsia"/>
          <w:b/>
          <w:color w:val="000000"/>
          <w:kern w:val="0"/>
          <w:sz w:val="24"/>
        </w:rPr>
        <w:t>公司资产明细</w:t>
      </w:r>
    </w:p>
    <w:p w14:paraId="7EF9332B" w14:textId="77777777" w:rsidR="00210231" w:rsidRDefault="00210231">
      <w:pPr>
        <w:numPr>
          <w:ilvl w:val="0"/>
          <w:numId w:val="6"/>
        </w:numPr>
        <w:snapToGrid w:val="0"/>
        <w:rPr>
          <w:rFonts w:ascii="黑体" w:eastAsia="黑体" w:hAnsi="黑体" w:hint="eastAsia"/>
          <w:b/>
          <w:color w:val="000000"/>
          <w:kern w:val="0"/>
          <w:sz w:val="24"/>
        </w:rPr>
      </w:pPr>
      <w:r>
        <w:rPr>
          <w:rFonts w:ascii="黑体" w:eastAsia="黑体" w:hAnsi="黑体" w:hint="eastAsia"/>
          <w:b/>
          <w:color w:val="000000"/>
          <w:kern w:val="0"/>
          <w:sz w:val="24"/>
        </w:rPr>
        <w:t>有形资产</w:t>
      </w:r>
    </w:p>
    <w:p w14:paraId="392CE831" w14:textId="77777777" w:rsidR="00210231" w:rsidRDefault="00210231">
      <w:pPr>
        <w:adjustRightInd w:val="0"/>
        <w:spacing w:line="312" w:lineRule="atLeast"/>
        <w:textAlignment w:val="baseline"/>
        <w:rPr>
          <w:rFonts w:ascii="黑体" w:eastAsia="黑体" w:hAnsi="黑体" w:hint="eastAsia"/>
          <w:b/>
          <w:color w:val="000000"/>
          <w:kern w:val="0"/>
          <w:sz w:val="24"/>
        </w:rPr>
      </w:pPr>
    </w:p>
    <w:p w14:paraId="0AD4651D" w14:textId="77777777" w:rsidR="00210231" w:rsidRDefault="00210231">
      <w:pPr>
        <w:adjustRightInd w:val="0"/>
        <w:spacing w:line="312" w:lineRule="atLeast"/>
        <w:textAlignment w:val="baseline"/>
        <w:rPr>
          <w:rFonts w:ascii="黑体" w:eastAsia="黑体" w:hAnsi="黑体" w:hint="eastAsia"/>
          <w:b/>
          <w:color w:val="000000"/>
          <w:kern w:val="0"/>
          <w:sz w:val="24"/>
        </w:rPr>
      </w:pPr>
    </w:p>
    <w:p w14:paraId="1137BDB0" w14:textId="77777777" w:rsidR="00210231" w:rsidRDefault="00210231">
      <w:pPr>
        <w:adjustRightInd w:val="0"/>
        <w:spacing w:line="312" w:lineRule="atLeast"/>
        <w:textAlignment w:val="baseline"/>
        <w:rPr>
          <w:rFonts w:ascii="黑体" w:eastAsia="黑体" w:hAnsi="黑体" w:hint="eastAsia"/>
          <w:b/>
          <w:color w:val="000000"/>
          <w:kern w:val="0"/>
          <w:sz w:val="24"/>
        </w:rPr>
      </w:pPr>
    </w:p>
    <w:p w14:paraId="2274CC9A" w14:textId="77777777" w:rsidR="00210231" w:rsidRDefault="00210231">
      <w:pPr>
        <w:adjustRightInd w:val="0"/>
        <w:spacing w:line="312" w:lineRule="atLeast"/>
        <w:textAlignment w:val="baseline"/>
        <w:rPr>
          <w:rFonts w:ascii="黑体" w:eastAsia="黑体" w:hAnsi="黑体" w:hint="eastAsia"/>
          <w:b/>
          <w:color w:val="000000"/>
          <w:kern w:val="0"/>
          <w:sz w:val="24"/>
        </w:rPr>
      </w:pPr>
    </w:p>
    <w:p w14:paraId="75D9E43E" w14:textId="77777777" w:rsidR="00210231" w:rsidRDefault="00210231">
      <w:pPr>
        <w:adjustRightInd w:val="0"/>
        <w:spacing w:line="312" w:lineRule="atLeast"/>
        <w:textAlignment w:val="baseline"/>
        <w:rPr>
          <w:rFonts w:ascii="黑体" w:eastAsia="黑体" w:hAnsi="黑体" w:hint="eastAsia"/>
          <w:b/>
          <w:color w:val="000000"/>
          <w:kern w:val="0"/>
          <w:sz w:val="24"/>
        </w:rPr>
      </w:pPr>
    </w:p>
    <w:p w14:paraId="4316167C" w14:textId="77777777" w:rsidR="00210231" w:rsidRDefault="00210231">
      <w:pPr>
        <w:adjustRightInd w:val="0"/>
        <w:spacing w:line="312" w:lineRule="atLeast"/>
        <w:textAlignment w:val="baseline"/>
        <w:rPr>
          <w:rFonts w:ascii="黑体" w:eastAsia="黑体" w:hAnsi="黑体" w:hint="eastAsia"/>
          <w:b/>
          <w:color w:val="000000"/>
          <w:kern w:val="0"/>
          <w:sz w:val="24"/>
        </w:rPr>
      </w:pPr>
    </w:p>
    <w:p w14:paraId="4169658B" w14:textId="77777777" w:rsidR="00210231" w:rsidRDefault="00210231">
      <w:pPr>
        <w:adjustRightInd w:val="0"/>
        <w:spacing w:line="312" w:lineRule="atLeast"/>
        <w:textAlignment w:val="baseline"/>
        <w:rPr>
          <w:rFonts w:ascii="黑体" w:eastAsia="黑体" w:hAnsi="黑体" w:hint="eastAsia"/>
          <w:b/>
          <w:color w:val="000000"/>
        </w:rPr>
      </w:pPr>
      <w:r>
        <w:rPr>
          <w:rFonts w:ascii="黑体" w:eastAsia="黑体" w:hAnsi="黑体" w:hint="eastAsia"/>
          <w:b/>
          <w:color w:val="000000"/>
        </w:rPr>
        <w:t xml:space="preserve">  </w:t>
      </w:r>
    </w:p>
    <w:p w14:paraId="03695ED1" w14:textId="77777777" w:rsidR="00210231" w:rsidRDefault="00210231">
      <w:pPr>
        <w:snapToGrid w:val="0"/>
        <w:rPr>
          <w:rFonts w:ascii="黑体" w:eastAsia="黑体" w:hAnsi="黑体" w:hint="eastAsia"/>
          <w:b/>
          <w:color w:val="000000"/>
          <w:kern w:val="0"/>
          <w:sz w:val="24"/>
        </w:rPr>
      </w:pPr>
    </w:p>
    <w:p w14:paraId="7C6718D1" w14:textId="77777777" w:rsidR="00210231" w:rsidRDefault="00210231">
      <w:pPr>
        <w:numPr>
          <w:ilvl w:val="0"/>
          <w:numId w:val="6"/>
        </w:numPr>
        <w:snapToGrid w:val="0"/>
        <w:rPr>
          <w:rFonts w:ascii="黑体" w:eastAsia="黑体" w:hAnsi="黑体" w:hint="eastAsia"/>
          <w:b/>
          <w:color w:val="000000"/>
          <w:kern w:val="0"/>
          <w:sz w:val="24"/>
        </w:rPr>
      </w:pPr>
      <w:r>
        <w:rPr>
          <w:rFonts w:ascii="黑体" w:eastAsia="黑体" w:hAnsi="黑体" w:hint="eastAsia"/>
          <w:b/>
          <w:color w:val="000000"/>
          <w:kern w:val="0"/>
          <w:sz w:val="24"/>
        </w:rPr>
        <w:t>无形资产</w:t>
      </w:r>
    </w:p>
    <w:p w14:paraId="1A30002A" w14:textId="77777777" w:rsidR="00210231" w:rsidRDefault="00210231">
      <w:pPr>
        <w:snapToGrid w:val="0"/>
        <w:rPr>
          <w:rFonts w:ascii="黑体" w:eastAsia="黑体" w:hAnsi="黑体" w:hint="eastAsia"/>
          <w:b/>
          <w:color w:val="000000"/>
          <w:kern w:val="0"/>
          <w:sz w:val="24"/>
        </w:rPr>
      </w:pPr>
      <w:r>
        <w:rPr>
          <w:rFonts w:ascii="黑体" w:eastAsia="黑体" w:hAnsi="黑体" w:hint="eastAsia"/>
          <w:b/>
          <w:color w:val="000000"/>
          <w:kern w:val="0"/>
          <w:sz w:val="24"/>
        </w:rPr>
        <w:t>1)</w:t>
      </w:r>
      <w:r>
        <w:rPr>
          <w:rFonts w:ascii="黑体" w:eastAsia="黑体" w:hAnsi="黑体" w:hint="eastAsia"/>
          <w:b/>
          <w:color w:val="000000"/>
          <w:kern w:val="0"/>
          <w:sz w:val="24"/>
        </w:rPr>
        <w:t>被许可的：</w:t>
      </w:r>
    </w:p>
    <w:p w14:paraId="3E831703" w14:textId="77777777" w:rsidR="00210231" w:rsidRDefault="00210231">
      <w:pPr>
        <w:snapToGrid w:val="0"/>
        <w:rPr>
          <w:rFonts w:ascii="黑体" w:eastAsia="黑体" w:hAnsi="黑体" w:hint="eastAsia"/>
          <w:b/>
          <w:color w:val="000000"/>
          <w:kern w:val="0"/>
          <w:sz w:val="24"/>
        </w:rPr>
      </w:pPr>
    </w:p>
    <w:p w14:paraId="46169A11" w14:textId="77777777" w:rsidR="00210231" w:rsidRDefault="00210231">
      <w:pPr>
        <w:adjustRightInd w:val="0"/>
        <w:spacing w:line="312" w:lineRule="atLeast"/>
        <w:textAlignment w:val="baseline"/>
        <w:rPr>
          <w:rFonts w:ascii="黑体" w:eastAsia="黑体" w:hAnsi="黑体" w:hint="eastAsia"/>
          <w:b/>
          <w:color w:val="000000"/>
        </w:rPr>
      </w:pPr>
    </w:p>
    <w:p w14:paraId="6C215F0E" w14:textId="77777777" w:rsidR="00210231" w:rsidRDefault="00210231">
      <w:pPr>
        <w:adjustRightInd w:val="0"/>
        <w:spacing w:line="312" w:lineRule="atLeast"/>
        <w:textAlignment w:val="baseline"/>
        <w:rPr>
          <w:rFonts w:ascii="黑体" w:eastAsia="黑体" w:hAnsi="黑体" w:hint="eastAsia"/>
          <w:b/>
          <w:color w:val="000000"/>
        </w:rPr>
      </w:pPr>
    </w:p>
    <w:p w14:paraId="574896F8" w14:textId="77777777" w:rsidR="00210231" w:rsidRDefault="00210231">
      <w:pPr>
        <w:adjustRightInd w:val="0"/>
        <w:spacing w:line="312" w:lineRule="atLeast"/>
        <w:textAlignment w:val="baseline"/>
        <w:rPr>
          <w:rFonts w:ascii="黑体" w:eastAsia="黑体" w:hAnsi="黑体" w:hint="eastAsia"/>
          <w:b/>
          <w:color w:val="000000"/>
        </w:rPr>
      </w:pPr>
    </w:p>
    <w:p w14:paraId="16D47DBD" w14:textId="77777777" w:rsidR="00210231" w:rsidRDefault="00210231">
      <w:pPr>
        <w:adjustRightInd w:val="0"/>
        <w:spacing w:line="312" w:lineRule="atLeast"/>
        <w:textAlignment w:val="baseline"/>
        <w:rPr>
          <w:rFonts w:ascii="黑体" w:eastAsia="黑体" w:hAnsi="黑体" w:hint="eastAsia"/>
          <w:b/>
          <w:color w:val="000000"/>
        </w:rPr>
      </w:pPr>
    </w:p>
    <w:p w14:paraId="70E886BC" w14:textId="77777777" w:rsidR="00210231" w:rsidRDefault="00210231">
      <w:pPr>
        <w:adjustRightInd w:val="0"/>
        <w:spacing w:line="312" w:lineRule="atLeast"/>
        <w:textAlignment w:val="baseline"/>
        <w:rPr>
          <w:rFonts w:ascii="黑体" w:eastAsia="黑体" w:hAnsi="黑体" w:hint="eastAsia"/>
          <w:b/>
          <w:color w:val="000000"/>
        </w:rPr>
      </w:pPr>
      <w:r>
        <w:rPr>
          <w:rFonts w:ascii="黑体" w:eastAsia="黑体" w:hAnsi="黑体" w:hint="eastAsia"/>
          <w:b/>
          <w:color w:val="000000"/>
        </w:rPr>
        <w:t>2)</w:t>
      </w:r>
      <w:r>
        <w:rPr>
          <w:rFonts w:ascii="黑体" w:eastAsia="黑体" w:hAnsi="黑体" w:hint="eastAsia"/>
          <w:b/>
          <w:color w:val="000000"/>
        </w:rPr>
        <w:t>未被许可的：</w:t>
      </w:r>
    </w:p>
    <w:p w14:paraId="2385DAA7" w14:textId="77777777" w:rsidR="00210231" w:rsidRDefault="00210231">
      <w:pPr>
        <w:snapToGrid w:val="0"/>
        <w:rPr>
          <w:rFonts w:ascii="黑体" w:eastAsia="黑体" w:hAnsi="黑体" w:hint="eastAsia"/>
          <w:b/>
          <w:color w:val="000000"/>
        </w:rPr>
      </w:pPr>
    </w:p>
    <w:p w14:paraId="6121F1FD" w14:textId="77777777" w:rsidR="00210231" w:rsidRDefault="00210231">
      <w:pPr>
        <w:snapToGrid w:val="0"/>
        <w:rPr>
          <w:rFonts w:ascii="黑体" w:eastAsia="黑体" w:hAnsi="黑体" w:hint="eastAsia"/>
          <w:b/>
          <w:color w:val="000000"/>
        </w:rPr>
      </w:pPr>
    </w:p>
    <w:p w14:paraId="6E4D4F06" w14:textId="77777777" w:rsidR="00210231" w:rsidRDefault="00210231">
      <w:pPr>
        <w:snapToGrid w:val="0"/>
        <w:rPr>
          <w:rFonts w:ascii="黑体" w:eastAsia="黑体" w:hAnsi="黑体" w:hint="eastAsia"/>
          <w:b/>
          <w:color w:val="000000"/>
        </w:rPr>
      </w:pPr>
    </w:p>
    <w:p w14:paraId="26DD8A66" w14:textId="77777777" w:rsidR="00210231" w:rsidRDefault="00210231">
      <w:pPr>
        <w:snapToGrid w:val="0"/>
        <w:rPr>
          <w:rFonts w:ascii="黑体" w:eastAsia="黑体" w:hAnsi="黑体" w:hint="eastAsia"/>
          <w:color w:val="000000"/>
          <w:kern w:val="0"/>
        </w:rPr>
      </w:pPr>
    </w:p>
    <w:p w14:paraId="1C133037" w14:textId="77777777" w:rsidR="00210231" w:rsidRDefault="00210231">
      <w:pPr>
        <w:snapToGrid w:val="0"/>
        <w:rPr>
          <w:rFonts w:ascii="黑体" w:eastAsia="黑体" w:hAnsi="黑体" w:hint="eastAsia"/>
          <w:color w:val="000000"/>
          <w:kern w:val="0"/>
        </w:rPr>
      </w:pPr>
    </w:p>
    <w:p w14:paraId="272D7A8F" w14:textId="77777777" w:rsidR="00210231" w:rsidRDefault="00210231">
      <w:pPr>
        <w:snapToGrid w:val="0"/>
        <w:rPr>
          <w:rFonts w:ascii="黑体" w:eastAsia="黑体" w:hAnsi="黑体" w:hint="eastAsia"/>
          <w:color w:val="000000"/>
          <w:kern w:val="0"/>
        </w:rPr>
      </w:pPr>
    </w:p>
    <w:p w14:paraId="16C38BDB" w14:textId="77777777" w:rsidR="00210231" w:rsidRDefault="00210231">
      <w:pPr>
        <w:snapToGrid w:val="0"/>
        <w:rPr>
          <w:rFonts w:ascii="黑体" w:eastAsia="黑体" w:hAnsi="黑体" w:hint="eastAsia"/>
          <w:color w:val="000000"/>
          <w:kern w:val="0"/>
        </w:rPr>
      </w:pPr>
    </w:p>
    <w:p w14:paraId="66D9041B" w14:textId="77777777" w:rsidR="00210231" w:rsidRDefault="00210231">
      <w:pPr>
        <w:snapToGrid w:val="0"/>
        <w:rPr>
          <w:rFonts w:ascii="黑体" w:eastAsia="黑体" w:hAnsi="黑体" w:hint="eastAsia"/>
          <w:color w:val="000000"/>
          <w:kern w:val="0"/>
        </w:rPr>
      </w:pPr>
    </w:p>
    <w:p w14:paraId="2E7F7ED0" w14:textId="77777777" w:rsidR="00210231" w:rsidRDefault="00210231">
      <w:pPr>
        <w:snapToGrid w:val="0"/>
        <w:rPr>
          <w:rFonts w:ascii="黑体" w:eastAsia="黑体" w:hAnsi="黑体" w:hint="eastAsia"/>
          <w:color w:val="000000"/>
          <w:kern w:val="0"/>
        </w:rPr>
      </w:pPr>
    </w:p>
    <w:p w14:paraId="6C30C6D4" w14:textId="77777777" w:rsidR="00210231" w:rsidRDefault="00210231">
      <w:pPr>
        <w:snapToGrid w:val="0"/>
        <w:rPr>
          <w:rFonts w:ascii="黑体" w:eastAsia="黑体" w:hAnsi="黑体" w:hint="eastAsia"/>
          <w:color w:val="000000"/>
          <w:kern w:val="0"/>
        </w:rPr>
      </w:pPr>
    </w:p>
    <w:p w14:paraId="2648A7FB" w14:textId="77777777" w:rsidR="00210231" w:rsidRDefault="00210231">
      <w:pPr>
        <w:snapToGrid w:val="0"/>
        <w:rPr>
          <w:rFonts w:ascii="黑体" w:eastAsia="黑体" w:hAnsi="黑体" w:hint="eastAsia"/>
          <w:color w:val="000000"/>
          <w:kern w:val="0"/>
        </w:rPr>
      </w:pPr>
    </w:p>
    <w:p w14:paraId="4C61107D" w14:textId="77777777" w:rsidR="00210231" w:rsidRDefault="00210231">
      <w:pPr>
        <w:snapToGrid w:val="0"/>
        <w:rPr>
          <w:rFonts w:ascii="黑体" w:eastAsia="黑体" w:hAnsi="黑体" w:hint="eastAsia"/>
          <w:color w:val="000000"/>
          <w:kern w:val="0"/>
        </w:rPr>
      </w:pPr>
    </w:p>
    <w:p w14:paraId="42C2701D" w14:textId="77777777" w:rsidR="00210231" w:rsidRDefault="00210231">
      <w:pPr>
        <w:snapToGrid w:val="0"/>
        <w:rPr>
          <w:rFonts w:ascii="黑体" w:eastAsia="黑体" w:hAnsi="黑体" w:hint="eastAsia"/>
          <w:color w:val="000000"/>
          <w:kern w:val="0"/>
        </w:rPr>
      </w:pPr>
    </w:p>
    <w:p w14:paraId="3853E72C" w14:textId="77777777" w:rsidR="00210231" w:rsidRDefault="00210231">
      <w:pPr>
        <w:snapToGrid w:val="0"/>
        <w:rPr>
          <w:rFonts w:ascii="黑体" w:eastAsia="黑体" w:hAnsi="黑体" w:hint="eastAsia"/>
          <w:color w:val="000000"/>
          <w:kern w:val="0"/>
        </w:rPr>
      </w:pPr>
    </w:p>
    <w:p w14:paraId="05D84646" w14:textId="77777777" w:rsidR="00210231" w:rsidRDefault="00210231">
      <w:pPr>
        <w:snapToGrid w:val="0"/>
        <w:rPr>
          <w:rFonts w:ascii="黑体" w:eastAsia="黑体" w:hAnsi="黑体" w:hint="eastAsia"/>
          <w:color w:val="000000"/>
          <w:kern w:val="0"/>
        </w:rPr>
      </w:pPr>
    </w:p>
    <w:p w14:paraId="550CA340" w14:textId="77777777" w:rsidR="00210231" w:rsidRDefault="00210231">
      <w:pPr>
        <w:snapToGrid w:val="0"/>
        <w:rPr>
          <w:rFonts w:ascii="黑体" w:eastAsia="黑体" w:hAnsi="黑体" w:hint="eastAsia"/>
          <w:color w:val="000000"/>
          <w:kern w:val="0"/>
        </w:rPr>
      </w:pPr>
    </w:p>
    <w:p w14:paraId="60DFB473" w14:textId="77777777" w:rsidR="00210231" w:rsidRDefault="00210231">
      <w:pPr>
        <w:snapToGrid w:val="0"/>
        <w:rPr>
          <w:rFonts w:ascii="黑体" w:eastAsia="黑体" w:hAnsi="黑体" w:hint="eastAsia"/>
          <w:color w:val="000000"/>
          <w:kern w:val="0"/>
        </w:rPr>
      </w:pPr>
    </w:p>
    <w:p w14:paraId="011A96B1" w14:textId="77777777" w:rsidR="00210231" w:rsidRDefault="00210231">
      <w:pPr>
        <w:snapToGrid w:val="0"/>
        <w:rPr>
          <w:rFonts w:ascii="黑体" w:eastAsia="黑体" w:hAnsi="黑体" w:hint="eastAsia"/>
          <w:color w:val="000000"/>
          <w:kern w:val="0"/>
        </w:rPr>
      </w:pPr>
    </w:p>
    <w:p w14:paraId="7413C1E4" w14:textId="77777777" w:rsidR="00210231" w:rsidRDefault="00210231">
      <w:pPr>
        <w:snapToGrid w:val="0"/>
        <w:rPr>
          <w:rFonts w:ascii="黑体" w:eastAsia="黑体" w:hAnsi="黑体" w:hint="eastAsia"/>
          <w:color w:val="000000"/>
          <w:kern w:val="0"/>
        </w:rPr>
      </w:pPr>
    </w:p>
    <w:p w14:paraId="35022D82" w14:textId="77777777" w:rsidR="00210231" w:rsidRDefault="00210231">
      <w:pPr>
        <w:snapToGrid w:val="0"/>
        <w:rPr>
          <w:rFonts w:ascii="黑体" w:eastAsia="黑体" w:hAnsi="黑体" w:hint="eastAsia"/>
          <w:color w:val="000000"/>
          <w:kern w:val="0"/>
        </w:rPr>
      </w:pPr>
    </w:p>
    <w:p w14:paraId="2F98A5FA" w14:textId="77777777" w:rsidR="00210231" w:rsidRDefault="00210231">
      <w:pPr>
        <w:snapToGrid w:val="0"/>
        <w:rPr>
          <w:rFonts w:ascii="黑体" w:eastAsia="黑体" w:hAnsi="黑体" w:hint="eastAsia"/>
          <w:color w:val="000000"/>
          <w:kern w:val="0"/>
        </w:rPr>
      </w:pPr>
    </w:p>
    <w:p w14:paraId="0E2421D1" w14:textId="77777777" w:rsidR="00210231" w:rsidRDefault="00210231">
      <w:pPr>
        <w:snapToGrid w:val="0"/>
        <w:rPr>
          <w:rFonts w:ascii="黑体" w:eastAsia="黑体" w:hAnsi="黑体" w:hint="eastAsia"/>
          <w:color w:val="000000"/>
          <w:kern w:val="0"/>
        </w:rPr>
      </w:pPr>
    </w:p>
    <w:p w14:paraId="1B321908" w14:textId="77777777" w:rsidR="00210231" w:rsidRDefault="00210231">
      <w:pPr>
        <w:snapToGrid w:val="0"/>
        <w:rPr>
          <w:rFonts w:ascii="黑体" w:eastAsia="黑体" w:hAnsi="黑体" w:hint="eastAsia"/>
          <w:color w:val="000000"/>
          <w:kern w:val="0"/>
        </w:rPr>
      </w:pPr>
    </w:p>
    <w:p w14:paraId="6BF71408" w14:textId="77777777" w:rsidR="00210231" w:rsidRDefault="00210231">
      <w:pPr>
        <w:snapToGrid w:val="0"/>
        <w:rPr>
          <w:rFonts w:ascii="黑体" w:eastAsia="黑体" w:hAnsi="黑体" w:hint="eastAsia"/>
          <w:color w:val="000000"/>
          <w:kern w:val="0"/>
        </w:rPr>
      </w:pPr>
    </w:p>
    <w:p w14:paraId="00C865BB" w14:textId="77777777" w:rsidR="00210231" w:rsidRDefault="00210231">
      <w:pPr>
        <w:snapToGrid w:val="0"/>
        <w:rPr>
          <w:rFonts w:ascii="黑体" w:eastAsia="黑体" w:hAnsi="黑体" w:hint="eastAsia"/>
          <w:color w:val="000000"/>
          <w:kern w:val="0"/>
        </w:rPr>
      </w:pPr>
    </w:p>
    <w:p w14:paraId="22F35CED" w14:textId="77777777" w:rsidR="00210231" w:rsidRDefault="00210231">
      <w:pPr>
        <w:snapToGrid w:val="0"/>
        <w:rPr>
          <w:rFonts w:ascii="黑体" w:eastAsia="黑体" w:hAnsi="黑体" w:hint="eastAsia"/>
          <w:color w:val="000000"/>
          <w:kern w:val="0"/>
        </w:rPr>
      </w:pPr>
    </w:p>
    <w:p w14:paraId="6D40A718" w14:textId="77777777" w:rsidR="00210231" w:rsidRDefault="00210231">
      <w:pPr>
        <w:snapToGrid w:val="0"/>
        <w:rPr>
          <w:rFonts w:ascii="黑体" w:eastAsia="黑体" w:hAnsi="黑体" w:hint="eastAsia"/>
          <w:color w:val="000000"/>
          <w:kern w:val="0"/>
        </w:rPr>
      </w:pPr>
    </w:p>
    <w:p w14:paraId="6457357F" w14:textId="77777777" w:rsidR="00210231" w:rsidRDefault="00210231">
      <w:pPr>
        <w:snapToGrid w:val="0"/>
        <w:rPr>
          <w:rFonts w:ascii="黑体" w:eastAsia="黑体" w:hAnsi="黑体" w:hint="eastAsia"/>
          <w:color w:val="000000"/>
          <w:kern w:val="0"/>
        </w:rPr>
      </w:pPr>
    </w:p>
    <w:p w14:paraId="00AC2F6B" w14:textId="77777777" w:rsidR="00210231" w:rsidRDefault="00210231">
      <w:pPr>
        <w:snapToGrid w:val="0"/>
        <w:rPr>
          <w:rFonts w:ascii="黑体" w:eastAsia="黑体" w:hAnsi="黑体" w:hint="eastAsia"/>
          <w:color w:val="000000"/>
          <w:kern w:val="0"/>
        </w:rPr>
      </w:pPr>
    </w:p>
    <w:p w14:paraId="68A3CD06" w14:textId="77777777" w:rsidR="00210231" w:rsidRDefault="00210231">
      <w:pPr>
        <w:snapToGrid w:val="0"/>
        <w:rPr>
          <w:rFonts w:ascii="黑体" w:eastAsia="黑体" w:hAnsi="黑体" w:hint="eastAsia"/>
          <w:color w:val="000000"/>
          <w:kern w:val="0"/>
        </w:rPr>
      </w:pPr>
    </w:p>
    <w:p w14:paraId="6EFD3F03" w14:textId="77777777" w:rsidR="00210231" w:rsidRDefault="00210231">
      <w:pPr>
        <w:snapToGrid w:val="0"/>
        <w:rPr>
          <w:rFonts w:ascii="黑体" w:eastAsia="黑体" w:hAnsi="黑体" w:hint="eastAsia"/>
          <w:color w:val="000000"/>
          <w:kern w:val="0"/>
        </w:rPr>
      </w:pPr>
    </w:p>
    <w:p w14:paraId="0467479C" w14:textId="77777777" w:rsidR="00210231" w:rsidRDefault="00210231">
      <w:pPr>
        <w:snapToGrid w:val="0"/>
        <w:rPr>
          <w:rFonts w:ascii="黑体" w:eastAsia="黑体" w:hAnsi="黑体" w:hint="eastAsia"/>
          <w:color w:val="000000"/>
          <w:kern w:val="0"/>
        </w:rPr>
      </w:pPr>
    </w:p>
    <w:p w14:paraId="0932E658" w14:textId="77777777" w:rsidR="00210231" w:rsidRDefault="00210231">
      <w:pPr>
        <w:snapToGrid w:val="0"/>
        <w:rPr>
          <w:rFonts w:ascii="黑体" w:eastAsia="黑体" w:hAnsi="黑体" w:hint="eastAsia"/>
          <w:color w:val="000000"/>
          <w:kern w:val="0"/>
        </w:rPr>
      </w:pPr>
    </w:p>
    <w:p w14:paraId="00BB7A11" w14:textId="77777777" w:rsidR="00210231" w:rsidRDefault="00210231">
      <w:pPr>
        <w:snapToGrid w:val="0"/>
        <w:jc w:val="center"/>
        <w:rPr>
          <w:rFonts w:ascii="黑体" w:eastAsia="黑体" w:hAnsi="黑体" w:hint="eastAsia"/>
          <w:b/>
          <w:color w:val="000000"/>
          <w:kern w:val="0"/>
          <w:sz w:val="24"/>
        </w:rPr>
      </w:pPr>
      <w:r>
        <w:rPr>
          <w:rFonts w:ascii="黑体" w:eastAsia="黑体" w:hAnsi="黑体" w:hint="eastAsia"/>
          <w:b/>
          <w:color w:val="000000"/>
          <w:kern w:val="0"/>
          <w:sz w:val="24"/>
        </w:rPr>
        <w:t>附件四</w:t>
      </w:r>
      <w:r>
        <w:rPr>
          <w:rFonts w:ascii="黑体" w:eastAsia="黑体" w:hAnsi="黑体" w:hint="eastAsia"/>
          <w:b/>
          <w:color w:val="000000"/>
          <w:kern w:val="0"/>
          <w:sz w:val="24"/>
        </w:rPr>
        <w:t xml:space="preserve">                 </w:t>
      </w:r>
    </w:p>
    <w:p w14:paraId="33468537" w14:textId="77777777" w:rsidR="00210231" w:rsidRDefault="00210231">
      <w:pPr>
        <w:snapToGrid w:val="0"/>
        <w:jc w:val="center"/>
        <w:rPr>
          <w:rFonts w:ascii="黑体" w:eastAsia="黑体" w:hAnsi="黑体" w:hint="eastAsia"/>
          <w:b/>
          <w:color w:val="000000"/>
          <w:kern w:val="0"/>
          <w:sz w:val="24"/>
        </w:rPr>
      </w:pPr>
      <w:r>
        <w:rPr>
          <w:rFonts w:ascii="黑体" w:eastAsia="黑体" w:hAnsi="黑体" w:hint="eastAsia"/>
          <w:b/>
          <w:color w:val="000000"/>
          <w:kern w:val="0"/>
          <w:sz w:val="24"/>
        </w:rPr>
        <w:t xml:space="preserve"> </w:t>
      </w:r>
      <w:r>
        <w:rPr>
          <w:rFonts w:ascii="黑体" w:eastAsia="黑体" w:hAnsi="黑体" w:hint="eastAsia"/>
          <w:b/>
          <w:color w:val="000000"/>
          <w:kern w:val="0"/>
          <w:sz w:val="24"/>
        </w:rPr>
        <w:t>交割清单</w:t>
      </w:r>
    </w:p>
    <w:p w14:paraId="33715ACF" w14:textId="77777777" w:rsidR="00210231" w:rsidRDefault="00210231">
      <w:pPr>
        <w:snapToGrid w:val="0"/>
        <w:jc w:val="center"/>
        <w:rPr>
          <w:rFonts w:ascii="黑体" w:eastAsia="黑体" w:hAnsi="黑体" w:hint="eastAsia"/>
          <w:b/>
          <w:color w:val="000000"/>
          <w:kern w:val="0"/>
          <w:sz w:val="24"/>
        </w:rPr>
      </w:pPr>
    </w:p>
    <w:p w14:paraId="1EB595A6" w14:textId="77777777" w:rsidR="00210231" w:rsidRDefault="00210231">
      <w:pPr>
        <w:snapToGrid w:val="0"/>
        <w:jc w:val="center"/>
        <w:rPr>
          <w:rFonts w:ascii="黑体" w:eastAsia="黑体" w:hAnsi="黑体" w:hint="eastAsia"/>
          <w:b/>
          <w:color w:val="000000"/>
          <w:kern w:val="0"/>
          <w:sz w:val="24"/>
        </w:rPr>
      </w:pPr>
    </w:p>
    <w:p w14:paraId="373AC65A" w14:textId="77777777" w:rsidR="00210231" w:rsidRDefault="00210231">
      <w:pPr>
        <w:snapToGrid w:val="0"/>
        <w:jc w:val="center"/>
        <w:rPr>
          <w:rFonts w:ascii="黑体" w:eastAsia="黑体" w:hAnsi="黑体" w:hint="eastAsia"/>
          <w:b/>
          <w:color w:val="000000"/>
          <w:kern w:val="0"/>
          <w:sz w:val="24"/>
        </w:rPr>
      </w:pPr>
    </w:p>
    <w:p w14:paraId="64D84000" w14:textId="77777777" w:rsidR="00210231" w:rsidRDefault="00210231">
      <w:pPr>
        <w:snapToGrid w:val="0"/>
        <w:jc w:val="center"/>
        <w:rPr>
          <w:rFonts w:ascii="黑体" w:eastAsia="黑体" w:hAnsi="黑体" w:hint="eastAsia"/>
          <w:b/>
          <w:color w:val="000000"/>
          <w:kern w:val="0"/>
          <w:sz w:val="24"/>
        </w:rPr>
      </w:pPr>
    </w:p>
    <w:p w14:paraId="571C254D" w14:textId="77777777" w:rsidR="00210231" w:rsidRDefault="00210231">
      <w:pPr>
        <w:snapToGrid w:val="0"/>
        <w:jc w:val="center"/>
        <w:rPr>
          <w:rFonts w:ascii="黑体" w:eastAsia="黑体" w:hAnsi="黑体" w:hint="eastAsia"/>
          <w:b/>
          <w:color w:val="000000"/>
          <w:kern w:val="0"/>
          <w:sz w:val="24"/>
        </w:rPr>
      </w:pPr>
    </w:p>
    <w:p w14:paraId="6DCFEAFD" w14:textId="77777777" w:rsidR="00210231" w:rsidRDefault="00210231">
      <w:pPr>
        <w:rPr>
          <w:rFonts w:ascii="黑体" w:eastAsia="黑体" w:hAnsi="黑体" w:hint="eastAsia"/>
          <w:lang w:val="en-US" w:eastAsia="zh-CN"/>
        </w:rPr>
      </w:pPr>
    </w:p>
    <w:p w14:paraId="5C76DAF4" w14:textId="77777777" w:rsidR="00210231" w:rsidRDefault="00210231">
      <w:pPr>
        <w:rPr>
          <w:rFonts w:ascii="黑体" w:eastAsia="黑体" w:hAnsi="黑体" w:hint="eastAsia"/>
          <w:color w:val="FF0000"/>
          <w:lang w:val="en-US" w:eastAsia="zh-CN"/>
        </w:rPr>
      </w:pPr>
      <w:r>
        <w:rPr>
          <w:rFonts w:ascii="黑体" w:eastAsia="黑体" w:hAnsi="黑体" w:hint="eastAsia"/>
          <w:color w:val="FFFFFF"/>
          <w:lang w:val="en-US" w:eastAsia="zh-CN"/>
        </w:rPr>
        <w:t>本文来自网络，请不要使用盗版，谢谢阅读</w:t>
      </w:r>
      <w:r>
        <w:rPr>
          <w:rFonts w:ascii="黑体" w:eastAsia="黑体" w:hAnsi="黑体" w:hint="eastAsia"/>
          <w:color w:val="FFFFFF"/>
          <w:lang w:val="en-US" w:eastAsia="zh-CN"/>
        </w:rPr>
        <w:t xml:space="preserve">  </w:t>
      </w:r>
      <w:r>
        <w:rPr>
          <w:rFonts w:ascii="黑体" w:eastAsia="黑体" w:hAnsi="黑体" w:hint="eastAsia"/>
          <w:color w:val="FFFFFF"/>
          <w:lang w:val="en-US" w:eastAsia="zh-CN"/>
        </w:rPr>
        <w:t>版权所有</w:t>
      </w:r>
      <w:r>
        <w:rPr>
          <w:rFonts w:ascii="黑体" w:eastAsia="黑体" w:hAnsi="黑体" w:hint="eastAsia"/>
          <w:color w:val="FFFFFF"/>
          <w:lang w:val="en-US" w:eastAsia="zh-CN"/>
        </w:rPr>
        <w:t xml:space="preserve"> 2010</w:t>
      </w:r>
    </w:p>
    <w:p w14:paraId="56BAA3F9" w14:textId="77777777" w:rsidR="00210231" w:rsidRDefault="00210231">
      <w:pPr>
        <w:rPr>
          <w:rFonts w:ascii="黑体" w:eastAsia="黑体" w:hAnsi="黑体" w:hint="eastAsia"/>
          <w:color w:val="FFFFFF"/>
        </w:rPr>
      </w:pPr>
      <w:r>
        <w:rPr>
          <w:rFonts w:ascii="黑体" w:eastAsia="黑体" w:hAnsi="黑体" w:hint="eastAsia"/>
          <w:color w:val="FFFFFF"/>
          <w:lang w:val="en-US" w:eastAsia="zh-CN"/>
        </w:rPr>
        <w:t>本文来自网络，请不要使用盗版，谢谢阅读</w:t>
      </w:r>
      <w:r>
        <w:rPr>
          <w:rFonts w:ascii="黑体" w:eastAsia="黑体" w:hAnsi="黑体" w:hint="eastAsia"/>
          <w:color w:val="FFFFFF"/>
          <w:lang w:val="en-US" w:eastAsia="zh-CN"/>
        </w:rPr>
        <w:t xml:space="preserve">  </w:t>
      </w:r>
      <w:r>
        <w:rPr>
          <w:rFonts w:ascii="黑体" w:eastAsia="黑体" w:hAnsi="黑体" w:hint="eastAsia"/>
          <w:color w:val="FFFFFF"/>
          <w:lang w:val="en-US" w:eastAsia="zh-CN"/>
        </w:rPr>
        <w:t>版权所有</w:t>
      </w:r>
      <w:r>
        <w:rPr>
          <w:rFonts w:ascii="黑体" w:eastAsia="黑体" w:hAnsi="黑体" w:hint="eastAsia"/>
          <w:color w:val="FFFFFF"/>
          <w:lang w:val="en-US" w:eastAsia="zh-CN"/>
        </w:rPr>
        <w:t xml:space="preserve"> 201 gaoqs.com </w:t>
      </w:r>
      <w:r>
        <w:rPr>
          <w:rFonts w:ascii="黑体" w:eastAsia="黑体" w:hAnsi="黑体" w:hint="eastAsia"/>
          <w:color w:val="FFFFFF"/>
          <w:lang w:val="en-US" w:eastAsia="zh-CN"/>
        </w:rPr>
        <w:t>我爱朱丹老婆</w:t>
      </w:r>
    </w:p>
    <w:p w14:paraId="51315F6C" w14:textId="77777777" w:rsidR="00210231" w:rsidRDefault="00210231">
      <w:pPr>
        <w:rPr>
          <w:rFonts w:ascii="黑体" w:eastAsia="黑体" w:hAnsi="黑体" w:hint="eastAsia"/>
          <w:color w:val="FFFFFF"/>
        </w:rPr>
      </w:pPr>
      <w:r>
        <w:rPr>
          <w:rFonts w:ascii="黑体" w:eastAsia="黑体" w:hAnsi="黑体" w:hint="eastAsia"/>
          <w:color w:val="FFFFFF"/>
          <w:lang w:val="en-US" w:eastAsia="zh-CN"/>
        </w:rPr>
        <w:t>本文来自网络，请不要使用盗版，谢谢阅读</w:t>
      </w:r>
      <w:r>
        <w:rPr>
          <w:rFonts w:ascii="黑体" w:eastAsia="黑体" w:hAnsi="黑体" w:hint="eastAsia"/>
          <w:color w:val="FFFFFF"/>
          <w:lang w:val="en-US" w:eastAsia="zh-CN"/>
        </w:rPr>
        <w:t xml:space="preserve">  </w:t>
      </w:r>
      <w:r>
        <w:rPr>
          <w:rFonts w:ascii="黑体" w:eastAsia="黑体" w:hAnsi="黑体" w:hint="eastAsia"/>
          <w:color w:val="FFFFFF"/>
          <w:lang w:val="en-US" w:eastAsia="zh-CN"/>
        </w:rPr>
        <w:t>版权所有</w:t>
      </w:r>
      <w:r>
        <w:rPr>
          <w:rFonts w:ascii="黑体" w:eastAsia="黑体" w:hAnsi="黑体" w:hint="eastAsia"/>
          <w:color w:val="FFFFFF"/>
          <w:lang w:val="en-US" w:eastAsia="zh-CN"/>
        </w:rPr>
        <w:t xml:space="preserve"> 2010</w:t>
      </w:r>
    </w:p>
    <w:p w14:paraId="6E269583" w14:textId="77777777" w:rsidR="00210231" w:rsidRDefault="00210231">
      <w:pPr>
        <w:rPr>
          <w:rFonts w:ascii="黑体" w:eastAsia="黑体" w:hAnsi="黑体" w:hint="eastAsia"/>
          <w:color w:val="FFFFFF"/>
        </w:rPr>
      </w:pPr>
      <w:r>
        <w:rPr>
          <w:rFonts w:ascii="黑体" w:eastAsia="黑体" w:hAnsi="黑体" w:hint="eastAsia"/>
          <w:color w:val="FFFFFF"/>
          <w:lang w:val="en-US" w:eastAsia="zh-CN"/>
        </w:rPr>
        <w:t>本文来自网络，请不要使用盗版，谢谢阅读</w:t>
      </w:r>
      <w:r>
        <w:rPr>
          <w:rFonts w:ascii="黑体" w:eastAsia="黑体" w:hAnsi="黑体" w:hint="eastAsia"/>
          <w:color w:val="FFFFFF"/>
          <w:lang w:val="en-US" w:eastAsia="zh-CN"/>
        </w:rPr>
        <w:t xml:space="preserve">  </w:t>
      </w:r>
      <w:r>
        <w:rPr>
          <w:rFonts w:ascii="黑体" w:eastAsia="黑体" w:hAnsi="黑体" w:hint="eastAsia"/>
          <w:color w:val="FFFFFF"/>
          <w:lang w:val="en-US" w:eastAsia="zh-CN"/>
        </w:rPr>
        <w:t>版权所有</w:t>
      </w:r>
      <w:r>
        <w:rPr>
          <w:rFonts w:ascii="黑体" w:eastAsia="黑体" w:hAnsi="黑体" w:hint="eastAsia"/>
          <w:color w:val="FFFFFF"/>
          <w:lang w:val="en-US" w:eastAsia="zh-CN"/>
        </w:rPr>
        <w:t xml:space="preserve"> 2010gaoqs.com </w:t>
      </w:r>
      <w:r>
        <w:rPr>
          <w:rFonts w:ascii="黑体" w:eastAsia="黑体" w:hAnsi="黑体" w:hint="eastAsia"/>
          <w:color w:val="FFFFFF"/>
          <w:lang w:val="en-US" w:eastAsia="zh-CN"/>
        </w:rPr>
        <w:t>我爱朱丹老婆</w:t>
      </w:r>
    </w:p>
    <w:p w14:paraId="5942B647" w14:textId="77777777" w:rsidR="00210231" w:rsidRDefault="00210231">
      <w:pPr>
        <w:rPr>
          <w:rFonts w:ascii="黑体" w:eastAsia="黑体" w:hAnsi="黑体" w:hint="eastAsia"/>
          <w:color w:val="FFFFFF"/>
        </w:rPr>
      </w:pPr>
      <w:r>
        <w:rPr>
          <w:rFonts w:ascii="黑体" w:eastAsia="黑体" w:hAnsi="黑体" w:hint="eastAsia"/>
          <w:color w:val="FFFFFF"/>
          <w:lang w:val="en-US" w:eastAsia="zh-CN"/>
        </w:rPr>
        <w:t>本文来自网络，请不要使用盗版，谢谢阅读</w:t>
      </w:r>
      <w:r>
        <w:rPr>
          <w:rFonts w:ascii="黑体" w:eastAsia="黑体" w:hAnsi="黑体" w:hint="eastAsia"/>
          <w:color w:val="FFFFFF"/>
          <w:lang w:val="en-US" w:eastAsia="zh-CN"/>
        </w:rPr>
        <w:t xml:space="preserve">  </w:t>
      </w:r>
      <w:r>
        <w:rPr>
          <w:rFonts w:ascii="黑体" w:eastAsia="黑体" w:hAnsi="黑体" w:hint="eastAsia"/>
          <w:color w:val="FFFFFF"/>
          <w:lang w:val="en-US" w:eastAsia="zh-CN"/>
        </w:rPr>
        <w:t>版权所有</w:t>
      </w:r>
      <w:r>
        <w:rPr>
          <w:rFonts w:ascii="黑体" w:eastAsia="黑体" w:hAnsi="黑体" w:hint="eastAsia"/>
          <w:color w:val="FFFFFF"/>
          <w:lang w:val="en-US" w:eastAsia="zh-CN"/>
        </w:rPr>
        <w:t xml:space="preserve"> 2010</w:t>
      </w:r>
    </w:p>
    <w:p w14:paraId="6F57AD03" w14:textId="77777777" w:rsidR="00210231" w:rsidRDefault="00210231">
      <w:pPr>
        <w:rPr>
          <w:rFonts w:ascii="黑体" w:eastAsia="黑体" w:hAnsi="黑体" w:hint="eastAsia"/>
          <w:color w:val="FFFFFF"/>
        </w:rPr>
      </w:pPr>
      <w:r>
        <w:rPr>
          <w:rFonts w:ascii="黑体" w:eastAsia="黑体" w:hAnsi="黑体" w:hint="eastAsia"/>
          <w:color w:val="FFFFFF"/>
          <w:lang w:val="en-US" w:eastAsia="zh-CN"/>
        </w:rPr>
        <w:t>本文来自网络，请不要使用盗版，谢谢阅读</w:t>
      </w:r>
      <w:r>
        <w:rPr>
          <w:rFonts w:ascii="黑体" w:eastAsia="黑体" w:hAnsi="黑体" w:hint="eastAsia"/>
          <w:color w:val="FFFFFF"/>
          <w:lang w:val="en-US" w:eastAsia="zh-CN"/>
        </w:rPr>
        <w:t xml:space="preserve">  </w:t>
      </w:r>
      <w:r>
        <w:rPr>
          <w:rFonts w:ascii="黑体" w:eastAsia="黑体" w:hAnsi="黑体" w:hint="eastAsia"/>
          <w:color w:val="FFFFFF"/>
          <w:lang w:val="en-US" w:eastAsia="zh-CN"/>
        </w:rPr>
        <w:t>版权所有</w:t>
      </w:r>
      <w:r>
        <w:rPr>
          <w:rFonts w:ascii="黑体" w:eastAsia="黑体" w:hAnsi="黑体" w:hint="eastAsia"/>
          <w:color w:val="FFFFFF"/>
          <w:lang w:val="en-US" w:eastAsia="zh-CN"/>
        </w:rPr>
        <w:t xml:space="preserve"> 2010gaoqs.com </w:t>
      </w:r>
      <w:r>
        <w:rPr>
          <w:rFonts w:ascii="黑体" w:eastAsia="黑体" w:hAnsi="黑体" w:hint="eastAsia"/>
          <w:color w:val="FFFFFF"/>
          <w:lang w:val="en-US" w:eastAsia="zh-CN"/>
        </w:rPr>
        <w:t>我爱朱丹老婆</w:t>
      </w:r>
    </w:p>
    <w:p w14:paraId="11954986" w14:textId="77777777" w:rsidR="00210231" w:rsidRDefault="00210231">
      <w:pPr>
        <w:rPr>
          <w:rFonts w:ascii="黑体" w:eastAsia="黑体" w:hAnsi="黑体" w:hint="eastAsia"/>
          <w:color w:val="FFFFFF"/>
        </w:rPr>
      </w:pPr>
      <w:r>
        <w:rPr>
          <w:rFonts w:ascii="黑体" w:eastAsia="黑体" w:hAnsi="黑体" w:hint="eastAsia"/>
          <w:color w:val="FFFFFF"/>
          <w:lang w:val="en-US" w:eastAsia="zh-CN"/>
        </w:rPr>
        <w:t>本文来自网络，请不要使用盗版，谢谢阅读</w:t>
      </w:r>
      <w:r>
        <w:rPr>
          <w:rFonts w:ascii="黑体" w:eastAsia="黑体" w:hAnsi="黑体" w:hint="eastAsia"/>
          <w:color w:val="FFFFFF"/>
          <w:lang w:val="en-US" w:eastAsia="zh-CN"/>
        </w:rPr>
        <w:t xml:space="preserve">  </w:t>
      </w:r>
      <w:r>
        <w:rPr>
          <w:rFonts w:ascii="黑体" w:eastAsia="黑体" w:hAnsi="黑体" w:hint="eastAsia"/>
          <w:color w:val="FFFFFF"/>
          <w:lang w:val="en-US" w:eastAsia="zh-CN"/>
        </w:rPr>
        <w:t>版权所有</w:t>
      </w:r>
      <w:r>
        <w:rPr>
          <w:rFonts w:ascii="黑体" w:eastAsia="黑体" w:hAnsi="黑体" w:hint="eastAsia"/>
          <w:color w:val="FFFFFF"/>
          <w:lang w:val="en-US" w:eastAsia="zh-CN"/>
        </w:rPr>
        <w:t xml:space="preserve"> 2010</w:t>
      </w:r>
    </w:p>
    <w:p w14:paraId="27324FDB" w14:textId="77777777" w:rsidR="00210231" w:rsidRDefault="00210231">
      <w:pPr>
        <w:rPr>
          <w:rFonts w:ascii="黑体" w:eastAsia="黑体" w:hAnsi="黑体" w:hint="eastAsia"/>
          <w:color w:val="FFFFFF"/>
        </w:rPr>
      </w:pPr>
      <w:r>
        <w:rPr>
          <w:rFonts w:ascii="黑体" w:eastAsia="黑体" w:hAnsi="黑体" w:hint="eastAsia"/>
          <w:color w:val="FFFFFF"/>
          <w:lang w:val="en-US" w:eastAsia="zh-CN"/>
        </w:rPr>
        <w:t>本文来自网络，请不要使用盗版，谢谢阅读</w:t>
      </w:r>
      <w:r>
        <w:rPr>
          <w:rFonts w:ascii="黑体" w:eastAsia="黑体" w:hAnsi="黑体" w:hint="eastAsia"/>
          <w:color w:val="FFFFFF"/>
          <w:lang w:val="en-US" w:eastAsia="zh-CN"/>
        </w:rPr>
        <w:t xml:space="preserve">  </w:t>
      </w:r>
      <w:r>
        <w:rPr>
          <w:rFonts w:ascii="黑体" w:eastAsia="黑体" w:hAnsi="黑体" w:hint="eastAsia"/>
          <w:color w:val="FFFFFF"/>
          <w:lang w:val="en-US" w:eastAsia="zh-CN"/>
        </w:rPr>
        <w:t>版权所有</w:t>
      </w:r>
      <w:r>
        <w:rPr>
          <w:rFonts w:ascii="黑体" w:eastAsia="黑体" w:hAnsi="黑体" w:hint="eastAsia"/>
          <w:color w:val="FFFFFF"/>
          <w:lang w:val="en-US" w:eastAsia="zh-CN"/>
        </w:rPr>
        <w:t xml:space="preserve"> 2010</w:t>
      </w:r>
    </w:p>
    <w:p w14:paraId="502E448C" w14:textId="77777777" w:rsidR="00210231" w:rsidRDefault="00210231">
      <w:pPr>
        <w:rPr>
          <w:rFonts w:ascii="黑体" w:eastAsia="黑体" w:hAnsi="黑体" w:hint="eastAsia"/>
          <w:color w:val="FFFFFF"/>
        </w:rPr>
      </w:pPr>
      <w:r>
        <w:rPr>
          <w:rFonts w:ascii="黑体" w:eastAsia="黑体" w:hAnsi="黑体" w:hint="eastAsia"/>
          <w:color w:val="FFFFFF"/>
          <w:lang w:val="en-US" w:eastAsia="zh-CN"/>
        </w:rPr>
        <w:t>本文来自网络，请不要使用盗版，谢谢阅读</w:t>
      </w:r>
      <w:r>
        <w:rPr>
          <w:rFonts w:ascii="黑体" w:eastAsia="黑体" w:hAnsi="黑体" w:hint="eastAsia"/>
          <w:color w:val="FFFFFF"/>
          <w:lang w:val="en-US" w:eastAsia="zh-CN"/>
        </w:rPr>
        <w:t xml:space="preserve">  </w:t>
      </w:r>
      <w:r>
        <w:rPr>
          <w:rFonts w:ascii="黑体" w:eastAsia="黑体" w:hAnsi="黑体" w:hint="eastAsia"/>
          <w:color w:val="FFFFFF"/>
          <w:lang w:val="en-US" w:eastAsia="zh-CN"/>
        </w:rPr>
        <w:t>版权所有</w:t>
      </w:r>
      <w:r>
        <w:rPr>
          <w:rFonts w:ascii="黑体" w:eastAsia="黑体" w:hAnsi="黑体" w:hint="eastAsia"/>
          <w:color w:val="FFFFFF"/>
          <w:lang w:val="en-US" w:eastAsia="zh-CN"/>
        </w:rPr>
        <w:t xml:space="preserve"> 2010gaoqs.com </w:t>
      </w:r>
      <w:r>
        <w:rPr>
          <w:rFonts w:ascii="黑体" w:eastAsia="黑体" w:hAnsi="黑体" w:hint="eastAsia"/>
          <w:color w:val="FFFFFF"/>
          <w:lang w:val="en-US" w:eastAsia="zh-CN"/>
        </w:rPr>
        <w:t>我爱朱丹老婆</w:t>
      </w:r>
    </w:p>
    <w:p w14:paraId="1A088D59" w14:textId="77777777" w:rsidR="00210231" w:rsidRDefault="00210231">
      <w:pPr>
        <w:rPr>
          <w:rFonts w:ascii="黑体" w:eastAsia="黑体" w:hAnsi="黑体" w:hint="eastAsia"/>
          <w:color w:val="FFFFFF"/>
        </w:rPr>
      </w:pPr>
      <w:r>
        <w:rPr>
          <w:rFonts w:ascii="黑体" w:eastAsia="黑体" w:hAnsi="黑体" w:hint="eastAsia"/>
          <w:color w:val="FFFFFF"/>
          <w:lang w:val="en-US" w:eastAsia="zh-CN"/>
        </w:rPr>
        <w:t>本文来自网络，请不要使用盗版，谢谢阅读</w:t>
      </w:r>
      <w:r>
        <w:rPr>
          <w:rFonts w:ascii="黑体" w:eastAsia="黑体" w:hAnsi="黑体" w:hint="eastAsia"/>
          <w:color w:val="FFFFFF"/>
          <w:lang w:val="en-US" w:eastAsia="zh-CN"/>
        </w:rPr>
        <w:t xml:space="preserve">  </w:t>
      </w:r>
      <w:r>
        <w:rPr>
          <w:rFonts w:ascii="黑体" w:eastAsia="黑体" w:hAnsi="黑体" w:hint="eastAsia"/>
          <w:color w:val="FFFFFF"/>
          <w:lang w:val="en-US" w:eastAsia="zh-CN"/>
        </w:rPr>
        <w:t>版权所有</w:t>
      </w:r>
      <w:r>
        <w:rPr>
          <w:rFonts w:ascii="黑体" w:eastAsia="黑体" w:hAnsi="黑体" w:hint="eastAsia"/>
          <w:color w:val="FFFFFF"/>
          <w:lang w:val="en-US" w:eastAsia="zh-CN"/>
        </w:rPr>
        <w:t xml:space="preserve"> 2010</w:t>
      </w:r>
    </w:p>
    <w:p w14:paraId="552344AE" w14:textId="77777777" w:rsidR="00210231" w:rsidRDefault="00210231">
      <w:pPr>
        <w:rPr>
          <w:rFonts w:ascii="黑体" w:eastAsia="黑体" w:hAnsi="黑体" w:hint="eastAsia"/>
          <w:color w:val="FFFFFF"/>
        </w:rPr>
      </w:pPr>
      <w:r>
        <w:rPr>
          <w:rFonts w:ascii="黑体" w:eastAsia="黑体" w:hAnsi="黑体" w:hint="eastAsia"/>
          <w:color w:val="FFFFFF"/>
          <w:lang w:val="en-US" w:eastAsia="zh-CN"/>
        </w:rPr>
        <w:t>本文来自网络，请不要使用盗版，谢谢阅读</w:t>
      </w:r>
      <w:r>
        <w:rPr>
          <w:rFonts w:ascii="黑体" w:eastAsia="黑体" w:hAnsi="黑体" w:hint="eastAsia"/>
          <w:color w:val="FFFFFF"/>
          <w:lang w:val="en-US" w:eastAsia="zh-CN"/>
        </w:rPr>
        <w:t xml:space="preserve">  </w:t>
      </w:r>
      <w:r>
        <w:rPr>
          <w:rFonts w:ascii="黑体" w:eastAsia="黑体" w:hAnsi="黑体" w:hint="eastAsia"/>
          <w:color w:val="FFFFFF"/>
          <w:lang w:val="en-US" w:eastAsia="zh-CN"/>
        </w:rPr>
        <w:t>版权所有</w:t>
      </w:r>
      <w:r>
        <w:rPr>
          <w:rFonts w:ascii="黑体" w:eastAsia="黑体" w:hAnsi="黑体" w:hint="eastAsia"/>
          <w:color w:val="FFFFFF"/>
          <w:lang w:val="en-US" w:eastAsia="zh-CN"/>
        </w:rPr>
        <w:t xml:space="preserve"> 2010</w:t>
      </w:r>
    </w:p>
    <w:p w14:paraId="450EADA3" w14:textId="77777777" w:rsidR="00210231" w:rsidRDefault="00210231">
      <w:pPr>
        <w:rPr>
          <w:rFonts w:ascii="黑体" w:eastAsia="黑体" w:hAnsi="黑体" w:hint="eastAsia"/>
          <w:color w:val="FFFFFF"/>
        </w:rPr>
      </w:pPr>
      <w:r>
        <w:rPr>
          <w:rFonts w:ascii="黑体" w:eastAsia="黑体" w:hAnsi="黑体" w:hint="eastAsia"/>
          <w:color w:val="FFFFFF"/>
          <w:lang w:val="en-US" w:eastAsia="zh-CN"/>
        </w:rPr>
        <w:t>本文来自网络，请不要使用盗版，谢谢阅读</w:t>
      </w:r>
      <w:r>
        <w:rPr>
          <w:rFonts w:ascii="黑体" w:eastAsia="黑体" w:hAnsi="黑体" w:hint="eastAsia"/>
          <w:color w:val="FFFFFF"/>
          <w:lang w:val="en-US" w:eastAsia="zh-CN"/>
        </w:rPr>
        <w:t xml:space="preserve">  </w:t>
      </w:r>
      <w:r>
        <w:rPr>
          <w:rFonts w:ascii="黑体" w:eastAsia="黑体" w:hAnsi="黑体" w:hint="eastAsia"/>
          <w:color w:val="FFFFFF"/>
          <w:lang w:val="en-US" w:eastAsia="zh-CN"/>
        </w:rPr>
        <w:t>版权所有</w:t>
      </w:r>
      <w:r>
        <w:rPr>
          <w:rFonts w:ascii="黑体" w:eastAsia="黑体" w:hAnsi="黑体" w:hint="eastAsia"/>
          <w:color w:val="FFFFFF"/>
          <w:lang w:val="en-US" w:eastAsia="zh-CN"/>
        </w:rPr>
        <w:t xml:space="preserve"> 2010</w:t>
      </w:r>
    </w:p>
    <w:p w14:paraId="5F282BAB" w14:textId="77777777" w:rsidR="00210231" w:rsidRDefault="00210231">
      <w:pPr>
        <w:rPr>
          <w:rFonts w:ascii="黑体" w:eastAsia="黑体" w:hAnsi="黑体" w:hint="eastAsia"/>
          <w:color w:val="FFFFFF"/>
        </w:rPr>
      </w:pPr>
      <w:r>
        <w:rPr>
          <w:rFonts w:ascii="黑体" w:eastAsia="黑体" w:hAnsi="黑体" w:hint="eastAsia"/>
          <w:color w:val="FFFFFF"/>
          <w:lang w:val="en-US" w:eastAsia="zh-CN"/>
        </w:rPr>
        <w:t>本文来自网络，请不要使用盗版，谢谢阅读</w:t>
      </w:r>
      <w:r>
        <w:rPr>
          <w:rFonts w:ascii="黑体" w:eastAsia="黑体" w:hAnsi="黑体" w:hint="eastAsia"/>
          <w:color w:val="FFFFFF"/>
          <w:lang w:val="en-US" w:eastAsia="zh-CN"/>
        </w:rPr>
        <w:t xml:space="preserve">  </w:t>
      </w:r>
      <w:r>
        <w:rPr>
          <w:rFonts w:ascii="黑体" w:eastAsia="黑体" w:hAnsi="黑体" w:hint="eastAsia"/>
          <w:color w:val="FFFFFF"/>
          <w:lang w:val="en-US" w:eastAsia="zh-CN"/>
        </w:rPr>
        <w:t>版权所有</w:t>
      </w:r>
      <w:r>
        <w:rPr>
          <w:rFonts w:ascii="黑体" w:eastAsia="黑体" w:hAnsi="黑体" w:hint="eastAsia"/>
          <w:color w:val="FFFFFF"/>
          <w:lang w:val="en-US" w:eastAsia="zh-CN"/>
        </w:rPr>
        <w:t xml:space="preserve"> 2010gaoqs.com </w:t>
      </w:r>
      <w:r>
        <w:rPr>
          <w:rFonts w:ascii="黑体" w:eastAsia="黑体" w:hAnsi="黑体" w:hint="eastAsia"/>
          <w:color w:val="FFFFFF"/>
          <w:lang w:val="en-US" w:eastAsia="zh-CN"/>
        </w:rPr>
        <w:t>我爱朱丹老婆</w:t>
      </w:r>
    </w:p>
    <w:p w14:paraId="232016B7" w14:textId="77777777" w:rsidR="00210231" w:rsidRDefault="00210231">
      <w:pPr>
        <w:rPr>
          <w:rFonts w:ascii="黑体" w:eastAsia="黑体" w:hAnsi="黑体" w:hint="eastAsia"/>
          <w:color w:val="FFFFFF"/>
        </w:rPr>
      </w:pPr>
      <w:r>
        <w:rPr>
          <w:rFonts w:ascii="黑体" w:eastAsia="黑体" w:hAnsi="黑体" w:hint="eastAsia"/>
          <w:color w:val="FFFFFF"/>
          <w:lang w:val="en-US" w:eastAsia="zh-CN"/>
        </w:rPr>
        <w:t>本文来自网络，请不要使用盗版，谢谢阅读</w:t>
      </w:r>
      <w:r>
        <w:rPr>
          <w:rFonts w:ascii="黑体" w:eastAsia="黑体" w:hAnsi="黑体" w:hint="eastAsia"/>
          <w:color w:val="FFFFFF"/>
          <w:lang w:val="en-US" w:eastAsia="zh-CN"/>
        </w:rPr>
        <w:t xml:space="preserve">  </w:t>
      </w:r>
      <w:r>
        <w:rPr>
          <w:rFonts w:ascii="黑体" w:eastAsia="黑体" w:hAnsi="黑体" w:hint="eastAsia"/>
          <w:color w:val="FFFFFF"/>
          <w:lang w:val="en-US" w:eastAsia="zh-CN"/>
        </w:rPr>
        <w:t>版权所有</w:t>
      </w:r>
      <w:r>
        <w:rPr>
          <w:rFonts w:ascii="黑体" w:eastAsia="黑体" w:hAnsi="黑体" w:hint="eastAsia"/>
          <w:color w:val="FFFFFF"/>
          <w:lang w:val="en-US" w:eastAsia="zh-CN"/>
        </w:rPr>
        <w:t xml:space="preserve"> 2010</w:t>
      </w:r>
    </w:p>
    <w:p w14:paraId="21142AEC" w14:textId="77777777" w:rsidR="00210231" w:rsidRDefault="00210231">
      <w:pPr>
        <w:rPr>
          <w:rFonts w:ascii="黑体" w:eastAsia="黑体" w:hAnsi="黑体" w:hint="eastAsia"/>
          <w:color w:val="FFFFFF"/>
        </w:rPr>
      </w:pPr>
      <w:r>
        <w:rPr>
          <w:rFonts w:ascii="黑体" w:eastAsia="黑体" w:hAnsi="黑体" w:hint="eastAsia"/>
          <w:color w:val="FFFFFF"/>
          <w:lang w:val="en-US" w:eastAsia="zh-CN"/>
        </w:rPr>
        <w:t>本文来自网络，请不要使用盗版，谢谢阅读</w:t>
      </w:r>
      <w:r>
        <w:rPr>
          <w:rFonts w:ascii="黑体" w:eastAsia="黑体" w:hAnsi="黑体" w:hint="eastAsia"/>
          <w:color w:val="FFFFFF"/>
          <w:lang w:val="en-US" w:eastAsia="zh-CN"/>
        </w:rPr>
        <w:t xml:space="preserve">  </w:t>
      </w:r>
      <w:r>
        <w:rPr>
          <w:rFonts w:ascii="黑体" w:eastAsia="黑体" w:hAnsi="黑体" w:hint="eastAsia"/>
          <w:color w:val="FFFFFF"/>
          <w:lang w:val="en-US" w:eastAsia="zh-CN"/>
        </w:rPr>
        <w:t>版权所有</w:t>
      </w:r>
      <w:r>
        <w:rPr>
          <w:rFonts w:ascii="黑体" w:eastAsia="黑体" w:hAnsi="黑体" w:hint="eastAsia"/>
          <w:color w:val="FFFFFF"/>
          <w:lang w:val="en-US" w:eastAsia="zh-CN"/>
        </w:rPr>
        <w:t xml:space="preserve"> 2010</w:t>
      </w:r>
    </w:p>
    <w:p w14:paraId="1DBF5B4E" w14:textId="77777777" w:rsidR="00210231" w:rsidRDefault="00210231">
      <w:pPr>
        <w:rPr>
          <w:rFonts w:ascii="黑体" w:eastAsia="黑体" w:hAnsi="黑体" w:hint="eastAsia"/>
          <w:color w:val="FFFFFF"/>
        </w:rPr>
      </w:pPr>
      <w:r>
        <w:rPr>
          <w:rFonts w:ascii="黑体" w:eastAsia="黑体" w:hAnsi="黑体" w:hint="eastAsia"/>
          <w:color w:val="FFFFFF"/>
          <w:lang w:val="en-US" w:eastAsia="zh-CN"/>
        </w:rPr>
        <w:t>本文来自网络，请不要使用盗版，谢谢阅读</w:t>
      </w:r>
      <w:r>
        <w:rPr>
          <w:rFonts w:ascii="黑体" w:eastAsia="黑体" w:hAnsi="黑体" w:hint="eastAsia"/>
          <w:color w:val="FFFFFF"/>
          <w:lang w:val="en-US" w:eastAsia="zh-CN"/>
        </w:rPr>
        <w:t xml:space="preserve">  </w:t>
      </w:r>
      <w:r>
        <w:rPr>
          <w:rFonts w:ascii="黑体" w:eastAsia="黑体" w:hAnsi="黑体" w:hint="eastAsia"/>
          <w:color w:val="FFFFFF"/>
          <w:lang w:val="en-US" w:eastAsia="zh-CN"/>
        </w:rPr>
        <w:t>版权所有</w:t>
      </w:r>
      <w:r>
        <w:rPr>
          <w:rFonts w:ascii="黑体" w:eastAsia="黑体" w:hAnsi="黑体" w:hint="eastAsia"/>
          <w:color w:val="FFFFFF"/>
          <w:lang w:val="en-US" w:eastAsia="zh-CN"/>
        </w:rPr>
        <w:t xml:space="preserve"> 2010gaoqs.com </w:t>
      </w:r>
      <w:r>
        <w:rPr>
          <w:rFonts w:ascii="黑体" w:eastAsia="黑体" w:hAnsi="黑体" w:hint="eastAsia"/>
          <w:color w:val="FFFFFF"/>
          <w:lang w:val="en-US" w:eastAsia="zh-CN"/>
        </w:rPr>
        <w:t>我爱朱丹老婆</w:t>
      </w:r>
    </w:p>
    <w:p w14:paraId="511E8252" w14:textId="77777777" w:rsidR="00210231" w:rsidRDefault="00210231">
      <w:pPr>
        <w:rPr>
          <w:rFonts w:ascii="黑体" w:eastAsia="黑体" w:hAnsi="黑体" w:hint="eastAsia"/>
          <w:color w:val="FFFFFF"/>
        </w:rPr>
      </w:pPr>
      <w:r>
        <w:rPr>
          <w:rFonts w:ascii="黑体" w:eastAsia="黑体" w:hAnsi="黑体" w:hint="eastAsia"/>
          <w:color w:val="FFFFFF"/>
          <w:lang w:val="en-US" w:eastAsia="zh-CN"/>
        </w:rPr>
        <w:t>本文来自网络，请不要使用盗版，谢谢阅读</w:t>
      </w:r>
      <w:r>
        <w:rPr>
          <w:rFonts w:ascii="黑体" w:eastAsia="黑体" w:hAnsi="黑体" w:hint="eastAsia"/>
          <w:color w:val="FFFFFF"/>
          <w:lang w:val="en-US" w:eastAsia="zh-CN"/>
        </w:rPr>
        <w:t xml:space="preserve">  </w:t>
      </w:r>
      <w:r>
        <w:rPr>
          <w:rFonts w:ascii="黑体" w:eastAsia="黑体" w:hAnsi="黑体" w:hint="eastAsia"/>
          <w:color w:val="FFFFFF"/>
          <w:lang w:val="en-US" w:eastAsia="zh-CN"/>
        </w:rPr>
        <w:t>版权所有</w:t>
      </w:r>
      <w:r>
        <w:rPr>
          <w:rFonts w:ascii="黑体" w:eastAsia="黑体" w:hAnsi="黑体" w:hint="eastAsia"/>
          <w:color w:val="FFFFFF"/>
          <w:lang w:val="en-US" w:eastAsia="zh-CN"/>
        </w:rPr>
        <w:t xml:space="preserve"> 2010</w:t>
      </w:r>
    </w:p>
    <w:p w14:paraId="1A7A6C77" w14:textId="77777777" w:rsidR="00210231" w:rsidRDefault="00210231">
      <w:pPr>
        <w:rPr>
          <w:rFonts w:ascii="黑体" w:eastAsia="黑体" w:hAnsi="黑体" w:hint="eastAsia"/>
          <w:color w:val="FFFFFF"/>
        </w:rPr>
      </w:pPr>
      <w:r>
        <w:rPr>
          <w:rFonts w:ascii="黑体" w:eastAsia="黑体" w:hAnsi="黑体" w:hint="eastAsia"/>
          <w:color w:val="FFFFFF"/>
          <w:lang w:val="en-US" w:eastAsia="zh-CN"/>
        </w:rPr>
        <w:t>本文来自网络，请不要使用盗版，谢谢阅读</w:t>
      </w:r>
      <w:r>
        <w:rPr>
          <w:rFonts w:ascii="黑体" w:eastAsia="黑体" w:hAnsi="黑体" w:hint="eastAsia"/>
          <w:color w:val="FFFFFF"/>
          <w:lang w:val="en-US" w:eastAsia="zh-CN"/>
        </w:rPr>
        <w:t xml:space="preserve">  </w:t>
      </w:r>
      <w:r>
        <w:rPr>
          <w:rFonts w:ascii="黑体" w:eastAsia="黑体" w:hAnsi="黑体" w:hint="eastAsia"/>
          <w:color w:val="FFFFFF"/>
          <w:lang w:val="en-US" w:eastAsia="zh-CN"/>
        </w:rPr>
        <w:t>版权所有</w:t>
      </w:r>
      <w:r>
        <w:rPr>
          <w:rFonts w:ascii="黑体" w:eastAsia="黑体" w:hAnsi="黑体" w:hint="eastAsia"/>
          <w:color w:val="FFFFFF"/>
          <w:lang w:val="en-US" w:eastAsia="zh-CN"/>
        </w:rPr>
        <w:t xml:space="preserve"> 2010gaoqs.com </w:t>
      </w:r>
      <w:r>
        <w:rPr>
          <w:rFonts w:ascii="黑体" w:eastAsia="黑体" w:hAnsi="黑体" w:hint="eastAsia"/>
          <w:color w:val="FFFFFF"/>
          <w:lang w:val="en-US" w:eastAsia="zh-CN"/>
        </w:rPr>
        <w:t>我爱朱丹老婆</w:t>
      </w:r>
    </w:p>
    <w:p w14:paraId="659FE18D" w14:textId="77777777" w:rsidR="00210231" w:rsidRDefault="00210231">
      <w:pPr>
        <w:rPr>
          <w:rFonts w:ascii="黑体" w:eastAsia="黑体" w:hAnsi="黑体" w:hint="eastAsia"/>
          <w:color w:val="FFFFFF"/>
        </w:rPr>
      </w:pPr>
      <w:r>
        <w:rPr>
          <w:rFonts w:ascii="黑体" w:eastAsia="黑体" w:hAnsi="黑体" w:hint="eastAsia"/>
          <w:color w:val="FFFFFF"/>
          <w:lang w:val="en-US" w:eastAsia="zh-CN"/>
        </w:rPr>
        <w:t>本文来自网络，请不要使用盗版，谢谢阅读</w:t>
      </w:r>
      <w:r>
        <w:rPr>
          <w:rFonts w:ascii="黑体" w:eastAsia="黑体" w:hAnsi="黑体" w:hint="eastAsia"/>
          <w:color w:val="FFFFFF"/>
          <w:lang w:val="en-US" w:eastAsia="zh-CN"/>
        </w:rPr>
        <w:t xml:space="preserve">  </w:t>
      </w:r>
      <w:r>
        <w:rPr>
          <w:rFonts w:ascii="黑体" w:eastAsia="黑体" w:hAnsi="黑体" w:hint="eastAsia"/>
          <w:color w:val="FFFFFF"/>
          <w:lang w:val="en-US" w:eastAsia="zh-CN"/>
        </w:rPr>
        <w:t>版权所有</w:t>
      </w:r>
      <w:r>
        <w:rPr>
          <w:rFonts w:ascii="黑体" w:eastAsia="黑体" w:hAnsi="黑体" w:hint="eastAsia"/>
          <w:color w:val="FFFFFF"/>
          <w:lang w:val="en-US" w:eastAsia="zh-CN"/>
        </w:rPr>
        <w:t xml:space="preserve"> 2010</w:t>
      </w:r>
    </w:p>
    <w:p w14:paraId="419CD3A3" w14:textId="77777777" w:rsidR="00210231" w:rsidRDefault="00210231">
      <w:pPr>
        <w:rPr>
          <w:rFonts w:ascii="黑体" w:eastAsia="黑体" w:hAnsi="黑体" w:hint="eastAsia"/>
          <w:color w:val="FFFFFF"/>
        </w:rPr>
      </w:pPr>
      <w:r>
        <w:rPr>
          <w:rFonts w:ascii="黑体" w:eastAsia="黑体" w:hAnsi="黑体" w:hint="eastAsia"/>
          <w:color w:val="FFFFFF"/>
          <w:lang w:val="en-US" w:eastAsia="zh-CN"/>
        </w:rPr>
        <w:t>本文来自网络，请不要使用盗版，谢谢阅读</w:t>
      </w:r>
      <w:r>
        <w:rPr>
          <w:rFonts w:ascii="黑体" w:eastAsia="黑体" w:hAnsi="黑体" w:hint="eastAsia"/>
          <w:color w:val="FFFFFF"/>
          <w:lang w:val="en-US" w:eastAsia="zh-CN"/>
        </w:rPr>
        <w:t xml:space="preserve">  </w:t>
      </w:r>
      <w:r>
        <w:rPr>
          <w:rFonts w:ascii="黑体" w:eastAsia="黑体" w:hAnsi="黑体" w:hint="eastAsia"/>
          <w:color w:val="FFFFFF"/>
          <w:lang w:val="en-US" w:eastAsia="zh-CN"/>
        </w:rPr>
        <w:t>版权所有</w:t>
      </w:r>
      <w:r>
        <w:rPr>
          <w:rFonts w:ascii="黑体" w:eastAsia="黑体" w:hAnsi="黑体" w:hint="eastAsia"/>
          <w:color w:val="FFFFFF"/>
          <w:lang w:val="en-US" w:eastAsia="zh-CN"/>
        </w:rPr>
        <w:t xml:space="preserve"> 2010gaoqs.com </w:t>
      </w:r>
      <w:r>
        <w:rPr>
          <w:rFonts w:ascii="黑体" w:eastAsia="黑体" w:hAnsi="黑体" w:hint="eastAsia"/>
          <w:color w:val="FFFFFF"/>
          <w:lang w:val="en-US" w:eastAsia="zh-CN"/>
        </w:rPr>
        <w:t>我爱朱丹老婆</w:t>
      </w:r>
    </w:p>
    <w:p w14:paraId="386FDFE5" w14:textId="77777777" w:rsidR="00210231" w:rsidRDefault="00210231">
      <w:pPr>
        <w:rPr>
          <w:rFonts w:ascii="黑体" w:eastAsia="黑体" w:hAnsi="黑体" w:hint="eastAsia"/>
          <w:color w:val="FFFFFF"/>
        </w:rPr>
      </w:pPr>
      <w:r>
        <w:rPr>
          <w:rFonts w:ascii="黑体" w:eastAsia="黑体" w:hAnsi="黑体" w:hint="eastAsia"/>
          <w:color w:val="FFFFFF"/>
          <w:lang w:val="en-US" w:eastAsia="zh-CN"/>
        </w:rPr>
        <w:t>本文来自网络，请不要使用盗版，谢谢阅读</w:t>
      </w:r>
      <w:r>
        <w:rPr>
          <w:rFonts w:ascii="黑体" w:eastAsia="黑体" w:hAnsi="黑体" w:hint="eastAsia"/>
          <w:color w:val="FFFFFF"/>
          <w:lang w:val="en-US" w:eastAsia="zh-CN"/>
        </w:rPr>
        <w:t xml:space="preserve">  </w:t>
      </w:r>
      <w:r>
        <w:rPr>
          <w:rFonts w:ascii="黑体" w:eastAsia="黑体" w:hAnsi="黑体" w:hint="eastAsia"/>
          <w:color w:val="FFFFFF"/>
          <w:lang w:val="en-US" w:eastAsia="zh-CN"/>
        </w:rPr>
        <w:t>版权所有</w:t>
      </w:r>
      <w:r>
        <w:rPr>
          <w:rFonts w:ascii="黑体" w:eastAsia="黑体" w:hAnsi="黑体" w:hint="eastAsia"/>
          <w:color w:val="FFFFFF"/>
          <w:lang w:val="en-US" w:eastAsia="zh-CN"/>
        </w:rPr>
        <w:t xml:space="preserve"> 2010</w:t>
      </w:r>
    </w:p>
    <w:p w14:paraId="36ED1934" w14:textId="77777777" w:rsidR="00210231" w:rsidRDefault="00210231">
      <w:pPr>
        <w:rPr>
          <w:rFonts w:ascii="黑体" w:eastAsia="黑体" w:hAnsi="黑体" w:hint="eastAsia"/>
          <w:color w:val="FFFFFF"/>
        </w:rPr>
      </w:pPr>
      <w:r>
        <w:rPr>
          <w:rFonts w:ascii="黑体" w:eastAsia="黑体" w:hAnsi="黑体" w:hint="eastAsia"/>
          <w:color w:val="FFFFFF"/>
          <w:lang w:val="en-US" w:eastAsia="zh-CN"/>
        </w:rPr>
        <w:t>本文来自网络，请不要使用盗版，谢谢阅读</w:t>
      </w:r>
      <w:r>
        <w:rPr>
          <w:rFonts w:ascii="黑体" w:eastAsia="黑体" w:hAnsi="黑体" w:hint="eastAsia"/>
          <w:color w:val="FFFFFF"/>
          <w:lang w:val="en-US" w:eastAsia="zh-CN"/>
        </w:rPr>
        <w:t xml:space="preserve">  </w:t>
      </w:r>
      <w:r>
        <w:rPr>
          <w:rFonts w:ascii="黑体" w:eastAsia="黑体" w:hAnsi="黑体" w:hint="eastAsia"/>
          <w:color w:val="FFFFFF"/>
          <w:lang w:val="en-US" w:eastAsia="zh-CN"/>
        </w:rPr>
        <w:t>版权所有</w:t>
      </w:r>
      <w:r>
        <w:rPr>
          <w:rFonts w:ascii="黑体" w:eastAsia="黑体" w:hAnsi="黑体" w:hint="eastAsia"/>
          <w:color w:val="FFFFFF"/>
          <w:lang w:val="en-US" w:eastAsia="zh-CN"/>
        </w:rPr>
        <w:t xml:space="preserve"> 2010gaoqs.com </w:t>
      </w:r>
      <w:r>
        <w:rPr>
          <w:rFonts w:ascii="黑体" w:eastAsia="黑体" w:hAnsi="黑体" w:hint="eastAsia"/>
          <w:color w:val="FFFFFF"/>
          <w:lang w:val="en-US" w:eastAsia="zh-CN"/>
        </w:rPr>
        <w:t>我爱朱丹老婆</w:t>
      </w:r>
    </w:p>
    <w:p w14:paraId="40EC9E88" w14:textId="77777777" w:rsidR="00210231" w:rsidRDefault="00210231">
      <w:pPr>
        <w:rPr>
          <w:rFonts w:ascii="黑体" w:eastAsia="黑体" w:hAnsi="黑体" w:hint="eastAsia"/>
          <w:b/>
          <w:color w:val="FFFFFF"/>
        </w:rPr>
      </w:pPr>
      <w:r>
        <w:rPr>
          <w:rFonts w:ascii="黑体" w:eastAsia="黑体" w:hAnsi="黑体" w:hint="eastAsia"/>
          <w:color w:val="FFFFFF"/>
          <w:lang w:val="en-US" w:eastAsia="zh-CN"/>
        </w:rPr>
        <w:t xml:space="preserve">gaoqs.com </w:t>
      </w:r>
      <w:r>
        <w:rPr>
          <w:rFonts w:ascii="黑体" w:eastAsia="黑体" w:hAnsi="黑体" w:hint="eastAsia"/>
          <w:color w:val="FFFFFF"/>
          <w:lang w:val="en-US" w:eastAsia="zh-CN"/>
        </w:rPr>
        <w:t>我爱朱丹老婆</w:t>
      </w:r>
      <w:r>
        <w:rPr>
          <w:rFonts w:ascii="黑体" w:eastAsia="黑体" w:hAnsi="黑体" w:hint="eastAsia"/>
          <w:color w:val="FFFFFF"/>
          <w:lang w:val="en-US" w:eastAsia="zh-CN"/>
        </w:rPr>
        <w:t xml:space="preserve"> </w:t>
      </w:r>
      <w:r>
        <w:rPr>
          <w:rFonts w:ascii="黑体" w:eastAsia="黑体" w:hAnsi="黑体" w:hint="eastAsia"/>
          <w:b/>
          <w:color w:val="FFFFFF"/>
          <w:lang w:val="en-US" w:eastAsia="zh-CN"/>
        </w:rPr>
        <w:t>网络赚钱</w:t>
      </w:r>
      <w:r>
        <w:rPr>
          <w:rFonts w:ascii="黑体" w:eastAsia="黑体" w:hAnsi="黑体" w:hint="eastAsia"/>
          <w:b/>
          <w:color w:val="FFFFFF"/>
          <w:lang w:val="en-US" w:eastAsia="zh-CN"/>
        </w:rPr>
        <w:t>QQ</w:t>
      </w:r>
      <w:r>
        <w:rPr>
          <w:rFonts w:ascii="黑体" w:eastAsia="黑体" w:hAnsi="黑体" w:hint="eastAsia"/>
          <w:b/>
          <w:color w:val="FFFFFF"/>
          <w:lang w:val="en-US" w:eastAsia="zh-CN"/>
        </w:rPr>
        <w:t>群：</w:t>
      </w:r>
      <w:r>
        <w:rPr>
          <w:rFonts w:ascii="黑体" w:eastAsia="黑体" w:hAnsi="黑体" w:hint="eastAsia"/>
          <w:b/>
          <w:color w:val="FFFFFF"/>
          <w:lang w:val="en-US" w:eastAsia="zh-CN"/>
        </w:rPr>
        <w:t xml:space="preserve">40635958 </w:t>
      </w:r>
    </w:p>
    <w:p w14:paraId="508A9B8D" w14:textId="77777777" w:rsidR="00210231" w:rsidRDefault="00210231">
      <w:pPr>
        <w:rPr>
          <w:rFonts w:ascii="黑体" w:eastAsia="黑体" w:hAnsi="黑体" w:hint="eastAsia"/>
          <w:color w:val="000000"/>
        </w:rPr>
      </w:pPr>
    </w:p>
    <w:sectPr w:rsidR="00210231">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29951" w14:textId="77777777" w:rsidR="00210231" w:rsidRDefault="00210231">
      <w:r>
        <w:separator/>
      </w:r>
    </w:p>
  </w:endnote>
  <w:endnote w:type="continuationSeparator" w:id="0">
    <w:p w14:paraId="75D5E932" w14:textId="77777777" w:rsidR="00210231" w:rsidRDefault="002102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G Times">
    <w:altName w:val="Times New Roman"/>
    <w:charset w:val="00"/>
    <w:family w:val="roman"/>
    <w:pitch w:val="default"/>
    <w:sig w:usb0="00000001" w:usb1="00000000" w:usb2="00000000" w:usb3="00000000" w:csb0="00000093"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B685B" w14:textId="77777777" w:rsidR="00210231" w:rsidRDefault="00210231">
    <w:pPr>
      <w:pStyle w:val="a6"/>
      <w:framePr w:wrap="around" w:vAnchor="text" w:hAnchor="margin" w:xAlign="center" w:y="1"/>
      <w:rPr>
        <w:rStyle w:val="a3"/>
      </w:rPr>
    </w:pPr>
    <w:r>
      <w:fldChar w:fldCharType="begin"/>
    </w:r>
    <w:r>
      <w:rPr>
        <w:rStyle w:val="a3"/>
      </w:rPr>
      <w:instrText xml:space="preserve">PAGE  </w:instrText>
    </w:r>
    <w:r>
      <w:fldChar w:fldCharType="separate"/>
    </w:r>
    <w:r>
      <w:fldChar w:fldCharType="end"/>
    </w:r>
  </w:p>
  <w:p w14:paraId="456F5EC0" w14:textId="77777777" w:rsidR="00210231" w:rsidRDefault="00210231">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37FE9" w14:textId="77777777" w:rsidR="00210231" w:rsidRDefault="00210231">
    <w:pPr>
      <w:pStyle w:val="a6"/>
      <w:framePr w:wrap="around" w:vAnchor="text" w:hAnchor="margin" w:xAlign="center" w:y="1"/>
      <w:rPr>
        <w:rStyle w:val="a3"/>
      </w:rPr>
    </w:pPr>
    <w:r>
      <w:fldChar w:fldCharType="begin"/>
    </w:r>
    <w:r>
      <w:rPr>
        <w:rStyle w:val="a3"/>
      </w:rPr>
      <w:instrText xml:space="preserve">PAGE  </w:instrText>
    </w:r>
    <w:r>
      <w:fldChar w:fldCharType="separate"/>
    </w:r>
    <w:r>
      <w:rPr>
        <w:rStyle w:val="a3"/>
        <w:lang w:val="en-US" w:eastAsia="zh-CN"/>
      </w:rPr>
      <w:t>11</w:t>
    </w:r>
    <w:r>
      <w:fldChar w:fldCharType="end"/>
    </w:r>
  </w:p>
  <w:p w14:paraId="4F4EC05F" w14:textId="77777777" w:rsidR="00210231" w:rsidRDefault="00210231">
    <w:pPr>
      <w:pStyle w:val="a6"/>
      <w:tabs>
        <w:tab w:val="left" w:pos="37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A4029" w14:textId="77777777" w:rsidR="00210231" w:rsidRDefault="00210231">
      <w:r>
        <w:separator/>
      </w:r>
    </w:p>
  </w:footnote>
  <w:footnote w:type="continuationSeparator" w:id="0">
    <w:p w14:paraId="14D301A0" w14:textId="77777777" w:rsidR="00210231" w:rsidRDefault="002102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A"/>
    <w:multiLevelType w:val="multilevel"/>
    <w:tmpl w:val="0000000A"/>
    <w:lvl w:ilvl="0">
      <w:start w:val="8"/>
      <w:numFmt w:val="decimal"/>
      <w:lvlText w:val="%1"/>
      <w:lvlJc w:val="left"/>
      <w:pPr>
        <w:tabs>
          <w:tab w:val="num" w:pos="810"/>
        </w:tabs>
        <w:ind w:left="810" w:hanging="810"/>
      </w:pPr>
      <w:rPr>
        <w:rFonts w:hint="default"/>
        <w:sz w:val="21"/>
      </w:rPr>
    </w:lvl>
    <w:lvl w:ilvl="1">
      <w:start w:val="5"/>
      <w:numFmt w:val="decimal"/>
      <w:lvlText w:val="%1.%2"/>
      <w:lvlJc w:val="left"/>
      <w:pPr>
        <w:tabs>
          <w:tab w:val="num" w:pos="810"/>
        </w:tabs>
        <w:ind w:left="810" w:hanging="810"/>
      </w:pPr>
      <w:rPr>
        <w:rFonts w:hint="default"/>
        <w:sz w:val="21"/>
      </w:rPr>
    </w:lvl>
    <w:lvl w:ilvl="2">
      <w:start w:val="1"/>
      <w:numFmt w:val="decimal"/>
      <w:lvlText w:val="%1.%2.%3"/>
      <w:lvlJc w:val="left"/>
      <w:pPr>
        <w:tabs>
          <w:tab w:val="num" w:pos="810"/>
        </w:tabs>
        <w:ind w:left="810" w:hanging="810"/>
      </w:pPr>
      <w:rPr>
        <w:rFonts w:hint="default"/>
        <w:sz w:val="21"/>
      </w:rPr>
    </w:lvl>
    <w:lvl w:ilvl="3">
      <w:start w:val="1"/>
      <w:numFmt w:val="decimal"/>
      <w:lvlText w:val="%1.%2.%3.%4"/>
      <w:lvlJc w:val="left"/>
      <w:pPr>
        <w:tabs>
          <w:tab w:val="num" w:pos="810"/>
        </w:tabs>
        <w:ind w:left="810" w:hanging="810"/>
      </w:pPr>
      <w:rPr>
        <w:rFonts w:hint="default"/>
        <w:sz w:val="21"/>
      </w:rPr>
    </w:lvl>
    <w:lvl w:ilvl="4">
      <w:start w:val="1"/>
      <w:numFmt w:val="decimal"/>
      <w:lvlText w:val="%1.%2.%3.%4.%5"/>
      <w:lvlJc w:val="left"/>
      <w:pPr>
        <w:tabs>
          <w:tab w:val="num" w:pos="1080"/>
        </w:tabs>
        <w:ind w:left="1080" w:hanging="1080"/>
      </w:pPr>
      <w:rPr>
        <w:rFonts w:hint="default"/>
        <w:sz w:val="21"/>
      </w:rPr>
    </w:lvl>
    <w:lvl w:ilvl="5">
      <w:start w:val="1"/>
      <w:numFmt w:val="decimal"/>
      <w:lvlText w:val="%1.%2.%3.%4.%5.%6"/>
      <w:lvlJc w:val="left"/>
      <w:pPr>
        <w:tabs>
          <w:tab w:val="num" w:pos="1080"/>
        </w:tabs>
        <w:ind w:left="1080" w:hanging="1080"/>
      </w:pPr>
      <w:rPr>
        <w:rFonts w:hint="default"/>
        <w:sz w:val="21"/>
      </w:rPr>
    </w:lvl>
    <w:lvl w:ilvl="6">
      <w:start w:val="1"/>
      <w:numFmt w:val="decimal"/>
      <w:lvlText w:val="%1.%2.%3.%4.%5.%6.%7"/>
      <w:lvlJc w:val="left"/>
      <w:pPr>
        <w:tabs>
          <w:tab w:val="num" w:pos="1440"/>
        </w:tabs>
        <w:ind w:left="1440" w:hanging="1440"/>
      </w:pPr>
      <w:rPr>
        <w:rFonts w:hint="default"/>
        <w:sz w:val="21"/>
      </w:rPr>
    </w:lvl>
    <w:lvl w:ilvl="7">
      <w:start w:val="1"/>
      <w:numFmt w:val="decimal"/>
      <w:lvlText w:val="%1.%2.%3.%4.%5.%6.%7.%8"/>
      <w:lvlJc w:val="left"/>
      <w:pPr>
        <w:tabs>
          <w:tab w:val="num" w:pos="1440"/>
        </w:tabs>
        <w:ind w:left="1440" w:hanging="1440"/>
      </w:pPr>
      <w:rPr>
        <w:rFonts w:hint="default"/>
        <w:sz w:val="21"/>
      </w:rPr>
    </w:lvl>
    <w:lvl w:ilvl="8">
      <w:start w:val="1"/>
      <w:numFmt w:val="decimal"/>
      <w:lvlText w:val="%1.%2.%3.%4.%5.%6.%7.%8.%9"/>
      <w:lvlJc w:val="left"/>
      <w:pPr>
        <w:tabs>
          <w:tab w:val="num" w:pos="1800"/>
        </w:tabs>
        <w:ind w:left="1800" w:hanging="1800"/>
      </w:pPr>
      <w:rPr>
        <w:rFonts w:hint="default"/>
        <w:sz w:val="21"/>
      </w:rPr>
    </w:lvl>
  </w:abstractNum>
  <w:abstractNum w:abstractNumId="1" w15:restartNumberingAfterBreak="0">
    <w:nsid w:val="0000000B"/>
    <w:multiLevelType w:val="multilevel"/>
    <w:tmpl w:val="0000000B"/>
    <w:lvl w:ilvl="0">
      <w:start w:val="7"/>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0000000C"/>
    <w:multiLevelType w:val="multilevel"/>
    <w:tmpl w:val="0000000C"/>
    <w:lvl w:ilvl="0">
      <w:start w:val="1"/>
      <w:numFmt w:val="japaneseCounting"/>
      <w:lvlText w:val="%1、"/>
      <w:lvlJc w:val="left"/>
      <w:pPr>
        <w:tabs>
          <w:tab w:val="num" w:pos="480"/>
        </w:tabs>
        <w:ind w:left="480" w:hanging="48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15:restartNumberingAfterBreak="0">
    <w:nsid w:val="0000000D"/>
    <w:multiLevelType w:val="multilevel"/>
    <w:tmpl w:val="0000000D"/>
    <w:lvl w:ilvl="0">
      <w:start w:val="3"/>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0000000F"/>
    <w:multiLevelType w:val="multilevel"/>
    <w:tmpl w:val="0000000F"/>
    <w:lvl w:ilvl="0">
      <w:start w:val="2"/>
      <w:numFmt w:val="decimal"/>
      <w:lvlText w:val="%1"/>
      <w:lvlJc w:val="left"/>
      <w:pPr>
        <w:tabs>
          <w:tab w:val="num" w:pos="840"/>
        </w:tabs>
        <w:ind w:left="840" w:hanging="840"/>
      </w:pPr>
      <w:rPr>
        <w:rFonts w:hint="default"/>
      </w:rPr>
    </w:lvl>
    <w:lvl w:ilvl="1">
      <w:start w:val="2"/>
      <w:numFmt w:val="decimal"/>
      <w:lvlText w:val="%1.%2"/>
      <w:lvlJc w:val="left"/>
      <w:pPr>
        <w:tabs>
          <w:tab w:val="num" w:pos="840"/>
        </w:tabs>
        <w:ind w:left="840" w:hanging="840"/>
      </w:pPr>
      <w:rPr>
        <w:rFonts w:hint="default"/>
      </w:rPr>
    </w:lvl>
    <w:lvl w:ilvl="2">
      <w:start w:val="1"/>
      <w:numFmt w:val="decimal"/>
      <w:lvlText w:val="%1.%2.%3"/>
      <w:lvlJc w:val="left"/>
      <w:pPr>
        <w:tabs>
          <w:tab w:val="num" w:pos="840"/>
        </w:tabs>
        <w:ind w:left="840" w:hanging="840"/>
      </w:pPr>
      <w:rPr>
        <w:rFonts w:hint="default"/>
      </w:rPr>
    </w:lvl>
    <w:lvl w:ilvl="3">
      <w:start w:val="1"/>
      <w:numFmt w:val="decimal"/>
      <w:lvlText w:val="%1.%2.%3.%4"/>
      <w:lvlJc w:val="left"/>
      <w:pPr>
        <w:tabs>
          <w:tab w:val="num" w:pos="840"/>
        </w:tabs>
        <w:ind w:left="840" w:hanging="84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00000010"/>
    <w:multiLevelType w:val="multilevel"/>
    <w:tmpl w:val="00000010"/>
    <w:lvl w:ilvl="0">
      <w:start w:val="1"/>
      <w:numFmt w:val="decimal"/>
      <w:lvlText w:val="(%1)"/>
      <w:lvlJc w:val="left"/>
      <w:pPr>
        <w:tabs>
          <w:tab w:val="num" w:pos="1200"/>
        </w:tabs>
        <w:ind w:left="1200" w:hanging="360"/>
      </w:pPr>
      <w:rPr>
        <w:rFonts w:hint="eastAsia"/>
      </w:rPr>
    </w:lvl>
    <w:lvl w:ilvl="1">
      <w:start w:val="1"/>
      <w:numFmt w:val="lowerLetter"/>
      <w:lvlText w:val="%2)"/>
      <w:lvlJc w:val="left"/>
      <w:pPr>
        <w:tabs>
          <w:tab w:val="num" w:pos="1680"/>
        </w:tabs>
        <w:ind w:left="1680" w:hanging="420"/>
      </w:pPr>
    </w:lvl>
    <w:lvl w:ilvl="2">
      <w:start w:val="1"/>
      <w:numFmt w:val="lowerRoman"/>
      <w:lvlText w:val="%3."/>
      <w:lvlJc w:val="right"/>
      <w:pPr>
        <w:tabs>
          <w:tab w:val="num" w:pos="2100"/>
        </w:tabs>
        <w:ind w:left="2100" w:hanging="420"/>
      </w:pPr>
    </w:lvl>
    <w:lvl w:ilvl="3">
      <w:start w:val="1"/>
      <w:numFmt w:val="decimal"/>
      <w:lvlText w:val="%4."/>
      <w:lvlJc w:val="left"/>
      <w:pPr>
        <w:tabs>
          <w:tab w:val="num" w:pos="2520"/>
        </w:tabs>
        <w:ind w:left="2520" w:hanging="420"/>
      </w:pPr>
    </w:lvl>
    <w:lvl w:ilvl="4">
      <w:start w:val="1"/>
      <w:numFmt w:val="lowerLetter"/>
      <w:lvlText w:val="%5)"/>
      <w:lvlJc w:val="left"/>
      <w:pPr>
        <w:tabs>
          <w:tab w:val="num" w:pos="2940"/>
        </w:tabs>
        <w:ind w:left="2940" w:hanging="420"/>
      </w:pPr>
    </w:lvl>
    <w:lvl w:ilvl="5">
      <w:start w:val="1"/>
      <w:numFmt w:val="lowerRoman"/>
      <w:lvlText w:val="%6."/>
      <w:lvlJc w:val="right"/>
      <w:pPr>
        <w:tabs>
          <w:tab w:val="num" w:pos="3360"/>
        </w:tabs>
        <w:ind w:left="3360" w:hanging="420"/>
      </w:pPr>
    </w:lvl>
    <w:lvl w:ilvl="6">
      <w:start w:val="1"/>
      <w:numFmt w:val="decimal"/>
      <w:lvlText w:val="%7."/>
      <w:lvlJc w:val="left"/>
      <w:pPr>
        <w:tabs>
          <w:tab w:val="num" w:pos="3780"/>
        </w:tabs>
        <w:ind w:left="3780" w:hanging="420"/>
      </w:pPr>
    </w:lvl>
    <w:lvl w:ilvl="7">
      <w:start w:val="1"/>
      <w:numFmt w:val="lowerLetter"/>
      <w:lvlText w:val="%8)"/>
      <w:lvlJc w:val="left"/>
      <w:pPr>
        <w:tabs>
          <w:tab w:val="num" w:pos="4200"/>
        </w:tabs>
        <w:ind w:left="4200" w:hanging="420"/>
      </w:pPr>
    </w:lvl>
    <w:lvl w:ilvl="8">
      <w:start w:val="1"/>
      <w:numFmt w:val="lowerRoman"/>
      <w:lvlText w:val="%9."/>
      <w:lvlJc w:val="right"/>
      <w:pPr>
        <w:tabs>
          <w:tab w:val="num" w:pos="4620"/>
        </w:tabs>
        <w:ind w:left="4620" w:hanging="420"/>
      </w:pPr>
    </w:lvl>
  </w:abstractNum>
  <w:num w:numId="1" w16cid:durableId="909773847">
    <w:abstractNumId w:val="4"/>
  </w:num>
  <w:num w:numId="2" w16cid:durableId="2110655419">
    <w:abstractNumId w:val="5"/>
  </w:num>
  <w:num w:numId="3" w16cid:durableId="779648927">
    <w:abstractNumId w:val="3"/>
  </w:num>
  <w:num w:numId="4" w16cid:durableId="1475639862">
    <w:abstractNumId w:val="1"/>
  </w:num>
  <w:num w:numId="5" w16cid:durableId="1090741378">
    <w:abstractNumId w:val="0"/>
  </w:num>
  <w:num w:numId="6" w16cid:durableId="4278204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195539"/>
    <w:rsid w:val="00210231"/>
    <w:rsid w:val="004F5FFC"/>
    <w:rsid w:val="00616C1E"/>
    <w:rsid w:val="00AF40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2"/>
    </o:shapelayout>
  </w:shapeDefaults>
  <w:decimalSymbol w:val="."/>
  <w:listSeparator w:val=","/>
  <w14:docId w14:val="686B0850"/>
  <w15:chartTrackingRefBased/>
  <w15:docId w15:val="{104BA583-6C9F-4472-BADF-249B8BB22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uiPriority="0"/>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iPriority="0"/>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6" w:lineRule="auto"/>
      <w:outlineLvl w:val="0"/>
    </w:pPr>
    <w:rPr>
      <w:b/>
      <w:bCs/>
      <w:kern w:val="44"/>
      <w:sz w:val="44"/>
      <w:szCs w:val="44"/>
    </w:rPr>
  </w:style>
  <w:style w:type="character" w:default="1" w:styleId="a0">
    <w:name w:val="Default Paragraph Font"/>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character" w:styleId="a4">
    <w:name w:val="Hyperlink"/>
    <w:basedOn w:val="a0"/>
    <w:rPr>
      <w:color w:val="0000FF"/>
      <w:u w:val="single"/>
    </w:rPr>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paragraph" w:styleId="a6">
    <w:name w:val="footer"/>
    <w:basedOn w:val="a"/>
    <w:pPr>
      <w:tabs>
        <w:tab w:val="center" w:pos="4153"/>
        <w:tab w:val="right" w:pos="8306"/>
      </w:tabs>
      <w:snapToGrid w:val="0"/>
      <w:jc w:val="left"/>
    </w:pPr>
    <w:rPr>
      <w:sz w:val="18"/>
      <w:szCs w:val="18"/>
    </w:rPr>
  </w:style>
  <w:style w:type="paragraph" w:styleId="TOC2">
    <w:name w:val="toc 2"/>
    <w:basedOn w:val="a"/>
    <w:next w:val="a"/>
    <w:pPr>
      <w:widowControl/>
      <w:spacing w:after="240"/>
      <w:ind w:left="709" w:hanging="709"/>
    </w:pPr>
    <w:rPr>
      <w:rFonts w:ascii="CG Times" w:hAnsi="CG Times"/>
      <w:kern w:val="0"/>
      <w:sz w:val="24"/>
      <w:szCs w:val="20"/>
      <w:lang w:val="en-GB" w:eastAsia="en-US"/>
    </w:rPr>
  </w:style>
  <w:style w:type="paragraph" w:styleId="3">
    <w:name w:val="Body Text Indent 3"/>
    <w:basedOn w:val="a"/>
    <w:pPr>
      <w:adjustRightInd w:val="0"/>
      <w:snapToGrid w:val="0"/>
      <w:ind w:left="836"/>
    </w:pPr>
    <w:rPr>
      <w:sz w:val="24"/>
    </w:rPr>
  </w:style>
  <w:style w:type="paragraph" w:styleId="a7">
    <w:name w:val="Body Text Indent"/>
    <w:basedOn w:val="a"/>
    <w:pPr>
      <w:adjustRightInd w:val="0"/>
      <w:snapToGrid w:val="0"/>
      <w:ind w:left="840"/>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1961</Words>
  <Characters>11178</Characters>
  <Application>Microsoft Office Word</Application>
  <DocSecurity>4</DocSecurity>
  <PresentationFormat/>
  <Lines>93</Lines>
  <Paragraphs>26</Paragraphs>
  <Slides>0</Slides>
  <Notes>0</Notes>
  <HiddenSlides>0</HiddenSlides>
  <MMClips>0</MMClips>
  <ScaleCrop>false</ScaleCrop>
  <Manager/>
  <Company/>
  <LinksUpToDate>false</LinksUpToDate>
  <CharactersWithSpaces>13113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dc:creator>
  <cp:keywords/>
  <dc:description/>
  <cp:lastModifiedBy>Administrator</cp:lastModifiedBy>
  <cp:revision>2</cp:revision>
  <dcterms:created xsi:type="dcterms:W3CDTF">2026-04-05T07:29:00Z</dcterms:created>
  <dcterms:modified xsi:type="dcterms:W3CDTF">2026-04-05T07:29:00Z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2052-10.1.0.6393</vt:lpwstr>
  </property>
</Properties>
</file>