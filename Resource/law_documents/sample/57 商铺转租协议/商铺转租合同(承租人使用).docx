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041A" w14:textId="77777777" w:rsidR="007D36EC" w:rsidRDefault="00AC182D" w:rsidP="001D77DA">
      <w:pPr>
        <w:spacing w:line="440" w:lineRule="exact"/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合作</w:t>
      </w:r>
      <w:r w:rsidR="007D36EC">
        <w:rPr>
          <w:rFonts w:ascii="宋体" w:hAnsi="宋体" w:hint="eastAsia"/>
          <w:b/>
          <w:sz w:val="44"/>
          <w:szCs w:val="44"/>
        </w:rPr>
        <w:t>合同</w:t>
      </w:r>
    </w:p>
    <w:p w14:paraId="1A3030D0" w14:textId="77777777" w:rsidR="007D36EC" w:rsidRDefault="007D36EC" w:rsidP="001D77DA">
      <w:pPr>
        <w:spacing w:line="440" w:lineRule="exact"/>
        <w:jc w:val="center"/>
        <w:rPr>
          <w:rFonts w:ascii="宋体" w:hAnsi="宋体" w:hint="eastAsia"/>
          <w:b/>
          <w:sz w:val="44"/>
          <w:szCs w:val="44"/>
        </w:rPr>
      </w:pPr>
    </w:p>
    <w:p w14:paraId="45CD6D76" w14:textId="77777777" w:rsidR="007D36EC" w:rsidRDefault="001A1D2C" w:rsidP="001D77DA">
      <w:pPr>
        <w:spacing w:line="440" w:lineRule="exact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出租人：  </w:t>
      </w:r>
      <w:ins w:id="0" w:author="Lenovo" w:date="2015-05-25T18:52:00Z">
        <w:r w:rsidR="00576F4F">
          <w:rPr>
            <w:rFonts w:ascii="宋体" w:hAnsi="宋体" w:hint="eastAsia"/>
            <w:sz w:val="30"/>
            <w:szCs w:val="30"/>
          </w:rPr>
          <w:t xml:space="preserve">         </w:t>
        </w:r>
      </w:ins>
      <w:r w:rsidR="00576F4F">
        <w:rPr>
          <w:rFonts w:ascii="宋体" w:hAnsi="宋体" w:hint="eastAsia"/>
          <w:sz w:val="30"/>
          <w:szCs w:val="30"/>
        </w:rPr>
        <w:t xml:space="preserve">     </w:t>
      </w:r>
      <w:ins w:id="1" w:author="Lenovo" w:date="2015-05-25T18:52:00Z">
        <w:r w:rsidR="00576F4F">
          <w:rPr>
            <w:rFonts w:ascii="宋体" w:hAnsi="宋体" w:hint="eastAsia"/>
            <w:sz w:val="30"/>
            <w:szCs w:val="30"/>
          </w:rPr>
          <w:t xml:space="preserve">  </w:t>
        </w:r>
      </w:ins>
      <w:r>
        <w:rPr>
          <w:rFonts w:ascii="宋体" w:hAnsi="宋体" w:hint="eastAsia"/>
          <w:sz w:val="30"/>
          <w:szCs w:val="30"/>
        </w:rPr>
        <w:t xml:space="preserve"> </w:t>
      </w:r>
      <w:r w:rsidR="007D36EC">
        <w:rPr>
          <w:rFonts w:ascii="宋体" w:hAnsi="宋体" w:hint="eastAsia"/>
          <w:sz w:val="30"/>
          <w:szCs w:val="30"/>
        </w:rPr>
        <w:t>(以下简称甲方)</w:t>
      </w:r>
      <w:r w:rsidR="007D36EC">
        <w:rPr>
          <w:rFonts w:ascii="宋体" w:hAnsi="宋体" w:hint="eastAsia"/>
          <w:sz w:val="30"/>
          <w:szCs w:val="30"/>
        </w:rPr>
        <w:br/>
        <w:t>承租人：</w:t>
      </w:r>
      <w:r>
        <w:rPr>
          <w:rFonts w:ascii="宋体" w:hAnsi="宋体" w:hint="eastAsia"/>
          <w:sz w:val="30"/>
          <w:szCs w:val="30"/>
        </w:rPr>
        <w:t xml:space="preserve">   </w:t>
      </w:r>
      <w:r w:rsidR="00576F4F">
        <w:rPr>
          <w:rFonts w:ascii="宋体" w:hAnsi="宋体" w:hint="eastAsia"/>
          <w:sz w:val="30"/>
          <w:szCs w:val="30"/>
        </w:rPr>
        <w:t xml:space="preserve">                </w:t>
      </w:r>
      <w:r w:rsidR="007D36EC">
        <w:rPr>
          <w:rFonts w:ascii="宋体" w:hAnsi="宋体" w:hint="eastAsia"/>
          <w:sz w:val="30"/>
          <w:szCs w:val="30"/>
        </w:rPr>
        <w:t>(以下简称乙方)</w:t>
      </w:r>
    </w:p>
    <w:p w14:paraId="74ED0FCC" w14:textId="77777777" w:rsidR="007D36EC" w:rsidRDefault="007D36EC" w:rsidP="001D77DA">
      <w:pPr>
        <w:spacing w:line="440" w:lineRule="exact"/>
        <w:rPr>
          <w:rFonts w:ascii="宋体" w:hAnsi="宋体" w:hint="eastAsia"/>
          <w:sz w:val="30"/>
          <w:szCs w:val="30"/>
        </w:rPr>
      </w:pPr>
    </w:p>
    <w:p w14:paraId="4583ED56" w14:textId="77777777" w:rsidR="007D36EC" w:rsidRDefault="005E6CDD" w:rsidP="00E83193">
      <w:pPr>
        <w:spacing w:line="440" w:lineRule="exact"/>
        <w:ind w:firstLineChars="200" w:firstLine="6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甲方</w:t>
      </w:r>
      <w:r w:rsidR="007D36EC">
        <w:rPr>
          <w:rFonts w:ascii="宋体" w:hAnsi="宋体" w:hint="eastAsia"/>
          <w:sz w:val="30"/>
          <w:szCs w:val="30"/>
        </w:rPr>
        <w:t>将自已承租的商铺转租转让</w:t>
      </w:r>
      <w:r>
        <w:rPr>
          <w:rFonts w:ascii="宋体" w:hAnsi="宋体" w:hint="eastAsia"/>
          <w:sz w:val="30"/>
          <w:szCs w:val="30"/>
        </w:rPr>
        <w:t>给乙方</w:t>
      </w:r>
      <w:r w:rsidR="007D36EC">
        <w:rPr>
          <w:rFonts w:ascii="宋体" w:hAnsi="宋体" w:hint="eastAsia"/>
          <w:sz w:val="30"/>
          <w:szCs w:val="30"/>
        </w:rPr>
        <w:t>,经双方协商,自愿达成如下条款:</w:t>
      </w:r>
    </w:p>
    <w:p w14:paraId="7134C931" w14:textId="77777777" w:rsidR="007D36EC" w:rsidRDefault="001A1D2C" w:rsidP="001A1D2C">
      <w:pPr>
        <w:spacing w:line="440" w:lineRule="exact"/>
        <w:ind w:firstLineChars="200" w:firstLine="6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第一条:</w:t>
      </w:r>
      <w:r w:rsidR="007D36EC">
        <w:rPr>
          <w:rFonts w:ascii="宋体" w:hAnsi="宋体" w:hint="eastAsia"/>
          <w:sz w:val="30"/>
          <w:szCs w:val="30"/>
        </w:rPr>
        <w:t>甲方与</w:t>
      </w:r>
      <w:r w:rsidR="00522631">
        <w:rPr>
          <w:rFonts w:ascii="宋体" w:hAnsi="宋体" w:hint="eastAsia"/>
          <w:sz w:val="30"/>
          <w:szCs w:val="30"/>
        </w:rPr>
        <w:t>AA</w:t>
      </w:r>
      <w:r w:rsidR="007D36EC">
        <w:rPr>
          <w:rFonts w:ascii="宋体" w:hAnsi="宋体" w:hint="eastAsia"/>
          <w:sz w:val="30"/>
          <w:szCs w:val="30"/>
        </w:rPr>
        <w:t>有限公司</w:t>
      </w:r>
      <w:r w:rsidR="00522631">
        <w:rPr>
          <w:rFonts w:ascii="宋体" w:hAnsi="宋体" w:hint="eastAsia"/>
          <w:sz w:val="30"/>
          <w:szCs w:val="30"/>
        </w:rPr>
        <w:t xml:space="preserve">  </w:t>
      </w:r>
      <w:r w:rsidR="00B80191">
        <w:rPr>
          <w:rFonts w:ascii="宋体" w:hAnsi="宋体" w:hint="eastAsia"/>
          <w:sz w:val="30"/>
          <w:szCs w:val="30"/>
        </w:rPr>
        <w:t>日签订</w:t>
      </w:r>
      <w:r w:rsidR="005E6CDD">
        <w:rPr>
          <w:rFonts w:ascii="宋体" w:hAnsi="宋体" w:hint="eastAsia"/>
          <w:sz w:val="30"/>
          <w:szCs w:val="30"/>
        </w:rPr>
        <w:t>有</w:t>
      </w:r>
      <w:r w:rsidR="00522631">
        <w:rPr>
          <w:rFonts w:ascii="宋体" w:hAnsi="宋体" w:hint="eastAsia"/>
          <w:sz w:val="30"/>
          <w:szCs w:val="30"/>
        </w:rPr>
        <w:t>《租赁协议</w:t>
      </w:r>
      <w:r w:rsidR="007D36EC">
        <w:rPr>
          <w:rFonts w:ascii="宋体" w:hAnsi="宋体" w:hint="eastAsia"/>
          <w:sz w:val="30"/>
          <w:szCs w:val="30"/>
        </w:rPr>
        <w:t>》，商铺为</w:t>
      </w:r>
      <w:r w:rsidR="00522631">
        <w:rPr>
          <w:rFonts w:ascii="宋体" w:hAnsi="宋体" w:hint="eastAsia"/>
          <w:sz w:val="30"/>
          <w:szCs w:val="30"/>
        </w:rPr>
        <w:t xml:space="preserve">    </w:t>
      </w:r>
      <w:r w:rsidR="00DB7C5B">
        <w:rPr>
          <w:rFonts w:ascii="宋体" w:hAnsi="宋体" w:hint="eastAsia"/>
          <w:sz w:val="30"/>
          <w:szCs w:val="30"/>
        </w:rPr>
        <w:t>号，租期</w:t>
      </w:r>
      <w:r w:rsidR="007D36EC">
        <w:rPr>
          <w:rFonts w:ascii="宋体" w:hAnsi="宋体" w:hint="eastAsia"/>
          <w:sz w:val="30"/>
          <w:szCs w:val="30"/>
        </w:rPr>
        <w:t>至</w:t>
      </w:r>
      <w:r w:rsidR="00522631">
        <w:rPr>
          <w:rFonts w:ascii="宋体" w:hAnsi="宋体" w:hint="eastAsia"/>
          <w:sz w:val="30"/>
          <w:szCs w:val="30"/>
        </w:rPr>
        <w:t xml:space="preserve">   </w:t>
      </w:r>
      <w:r w:rsidR="007D36EC">
        <w:rPr>
          <w:rFonts w:ascii="宋体" w:hAnsi="宋体" w:hint="eastAsia"/>
          <w:sz w:val="30"/>
          <w:szCs w:val="30"/>
        </w:rPr>
        <w:t>日止，每月租金</w:t>
      </w:r>
      <w:r w:rsidR="00522631">
        <w:rPr>
          <w:rFonts w:ascii="宋体" w:hAnsi="宋体" w:hint="eastAsia"/>
          <w:sz w:val="30"/>
          <w:szCs w:val="30"/>
        </w:rPr>
        <w:t xml:space="preserve">   </w:t>
      </w:r>
      <w:r w:rsidR="007D36EC">
        <w:rPr>
          <w:rFonts w:ascii="宋体" w:hAnsi="宋体" w:hint="eastAsia"/>
          <w:sz w:val="30"/>
          <w:szCs w:val="30"/>
        </w:rPr>
        <w:t>元</w:t>
      </w:r>
      <w:r w:rsidR="00102439">
        <w:rPr>
          <w:rFonts w:ascii="宋体" w:hAnsi="宋体" w:hint="eastAsia"/>
          <w:sz w:val="30"/>
          <w:szCs w:val="30"/>
        </w:rPr>
        <w:t xml:space="preserve"> ,甲方没有欠费及任何违约行为</w:t>
      </w:r>
      <w:r w:rsidR="007D36EC">
        <w:rPr>
          <w:rFonts w:ascii="宋体" w:hAnsi="宋体" w:hint="eastAsia"/>
          <w:sz w:val="30"/>
          <w:szCs w:val="30"/>
        </w:rPr>
        <w:t>。</w:t>
      </w:r>
      <w:r w:rsidR="00493DA1">
        <w:rPr>
          <w:rFonts w:ascii="宋体" w:hAnsi="宋体" w:hint="eastAsia"/>
          <w:sz w:val="30"/>
          <w:szCs w:val="30"/>
        </w:rPr>
        <w:t>见</w:t>
      </w:r>
      <w:r w:rsidR="00205EB0">
        <w:rPr>
          <w:rFonts w:ascii="宋体" w:hAnsi="宋体" w:hint="eastAsia"/>
          <w:sz w:val="30"/>
          <w:szCs w:val="30"/>
        </w:rPr>
        <w:t>附件</w:t>
      </w:r>
      <w:r w:rsidR="00493DA1">
        <w:rPr>
          <w:rFonts w:ascii="宋体" w:hAnsi="宋体" w:hint="eastAsia"/>
          <w:sz w:val="30"/>
          <w:szCs w:val="30"/>
        </w:rPr>
        <w:t>《租赁协议书》。</w:t>
      </w:r>
    </w:p>
    <w:p w14:paraId="11174B8C" w14:textId="77777777" w:rsidR="001A1D2C" w:rsidRDefault="001A1D2C" w:rsidP="001D77DA">
      <w:pPr>
        <w:spacing w:line="440" w:lineRule="exact"/>
        <w:ind w:firstLineChars="200" w:firstLine="6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第二条:</w:t>
      </w:r>
      <w:r w:rsidR="00B80191">
        <w:rPr>
          <w:rFonts w:ascii="宋体" w:hAnsi="宋体" w:hint="eastAsia"/>
          <w:sz w:val="30"/>
          <w:szCs w:val="30"/>
        </w:rPr>
        <w:t>甲方承诺第一条所述情况真实，没有其它未向乙方披露的</w:t>
      </w:r>
      <w:r w:rsidR="00DB7C5B">
        <w:rPr>
          <w:rFonts w:ascii="宋体" w:hAnsi="宋体" w:hint="eastAsia"/>
          <w:sz w:val="30"/>
          <w:szCs w:val="30"/>
        </w:rPr>
        <w:t>协议</w:t>
      </w:r>
      <w:r w:rsidR="00B80191">
        <w:rPr>
          <w:rFonts w:ascii="宋体" w:hAnsi="宋体" w:hint="eastAsia"/>
          <w:sz w:val="30"/>
          <w:szCs w:val="30"/>
        </w:rPr>
        <w:t>义务</w:t>
      </w:r>
      <w:r w:rsidR="007D36EC">
        <w:rPr>
          <w:rFonts w:ascii="宋体" w:hAnsi="宋体" w:hint="eastAsia"/>
          <w:sz w:val="30"/>
          <w:szCs w:val="30"/>
        </w:rPr>
        <w:t>。</w:t>
      </w:r>
    </w:p>
    <w:p w14:paraId="45B9FF51" w14:textId="77777777" w:rsidR="007D36EC" w:rsidRDefault="001A1D2C" w:rsidP="001D77DA">
      <w:pPr>
        <w:spacing w:line="440" w:lineRule="exact"/>
        <w:ind w:firstLineChars="200" w:firstLine="6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第三条:</w:t>
      </w:r>
      <w:r w:rsidR="00D40F99">
        <w:rPr>
          <w:rFonts w:ascii="宋体" w:hAnsi="宋体" w:hint="eastAsia"/>
          <w:sz w:val="30"/>
          <w:szCs w:val="30"/>
        </w:rPr>
        <w:t>双方协商，</w:t>
      </w:r>
      <w:r w:rsidR="00E83193">
        <w:rPr>
          <w:rFonts w:ascii="宋体" w:hAnsi="宋体" w:hint="eastAsia"/>
          <w:sz w:val="30"/>
          <w:szCs w:val="30"/>
        </w:rPr>
        <w:t>甲</w:t>
      </w:r>
      <w:r w:rsidR="00D40F99">
        <w:rPr>
          <w:rFonts w:ascii="宋体" w:hAnsi="宋体" w:hint="eastAsia"/>
          <w:sz w:val="30"/>
          <w:szCs w:val="30"/>
        </w:rPr>
        <w:t>方转租第一条所述商铺，从本协议达成</w:t>
      </w:r>
      <w:r w:rsidR="009F4DC7">
        <w:rPr>
          <w:rFonts w:ascii="宋体" w:hAnsi="宋体" w:hint="eastAsia"/>
          <w:sz w:val="30"/>
          <w:szCs w:val="30"/>
        </w:rPr>
        <w:t>生效之日，由乙方以自己</w:t>
      </w:r>
      <w:r w:rsidR="00D40F99">
        <w:rPr>
          <w:rFonts w:ascii="宋体" w:hAnsi="宋体" w:hint="eastAsia"/>
          <w:sz w:val="30"/>
          <w:szCs w:val="30"/>
        </w:rPr>
        <w:t>或以甲方的名义，向</w:t>
      </w:r>
      <w:r w:rsidR="00522631">
        <w:rPr>
          <w:rFonts w:ascii="宋体" w:hAnsi="宋体" w:hint="eastAsia"/>
          <w:sz w:val="30"/>
          <w:szCs w:val="30"/>
        </w:rPr>
        <w:t>AA</w:t>
      </w:r>
      <w:r w:rsidR="00D40F99">
        <w:rPr>
          <w:rFonts w:ascii="宋体" w:hAnsi="宋体" w:hint="eastAsia"/>
          <w:sz w:val="30"/>
          <w:szCs w:val="30"/>
        </w:rPr>
        <w:t>有限公司</w:t>
      </w:r>
      <w:r w:rsidR="009F4DC7">
        <w:rPr>
          <w:rFonts w:ascii="宋体" w:hAnsi="宋体" w:hint="eastAsia"/>
          <w:sz w:val="30"/>
          <w:szCs w:val="30"/>
        </w:rPr>
        <w:t>履行</w:t>
      </w:r>
      <w:r w:rsidR="00D40F99">
        <w:rPr>
          <w:rFonts w:ascii="宋体" w:hAnsi="宋体" w:hint="eastAsia"/>
          <w:sz w:val="30"/>
          <w:szCs w:val="30"/>
        </w:rPr>
        <w:t>交纳</w:t>
      </w:r>
      <w:r w:rsidR="006E3878">
        <w:rPr>
          <w:rFonts w:ascii="宋体" w:hAnsi="宋体" w:hint="eastAsia"/>
          <w:sz w:val="30"/>
          <w:szCs w:val="30"/>
        </w:rPr>
        <w:t>月</w:t>
      </w:r>
      <w:r w:rsidR="00D40F99">
        <w:rPr>
          <w:rFonts w:ascii="宋体" w:hAnsi="宋体" w:hint="eastAsia"/>
          <w:sz w:val="30"/>
          <w:szCs w:val="30"/>
        </w:rPr>
        <w:t>租金</w:t>
      </w:r>
      <w:r w:rsidR="00522631">
        <w:rPr>
          <w:rFonts w:ascii="宋体" w:hAnsi="宋体" w:hint="eastAsia"/>
          <w:sz w:val="30"/>
          <w:szCs w:val="30"/>
        </w:rPr>
        <w:t xml:space="preserve">  </w:t>
      </w:r>
      <w:r w:rsidR="006E3878">
        <w:rPr>
          <w:rFonts w:ascii="宋体" w:hAnsi="宋体" w:hint="eastAsia"/>
          <w:sz w:val="30"/>
          <w:szCs w:val="30"/>
        </w:rPr>
        <w:t>元（</w:t>
      </w:r>
      <w:r w:rsidR="00522631">
        <w:rPr>
          <w:rFonts w:ascii="宋体" w:hAnsi="宋体" w:hint="eastAsia"/>
          <w:sz w:val="30"/>
          <w:szCs w:val="30"/>
        </w:rPr>
        <w:t xml:space="preserve">    </w:t>
      </w:r>
      <w:r w:rsidR="006E3878">
        <w:rPr>
          <w:rFonts w:ascii="宋体" w:hAnsi="宋体" w:hint="eastAsia"/>
          <w:sz w:val="30"/>
          <w:szCs w:val="30"/>
        </w:rPr>
        <w:t>元）</w:t>
      </w:r>
      <w:r w:rsidR="00AA2638">
        <w:rPr>
          <w:rFonts w:ascii="宋体" w:hAnsi="宋体" w:hint="eastAsia"/>
          <w:sz w:val="30"/>
          <w:szCs w:val="30"/>
        </w:rPr>
        <w:t>的义务，其它费用据实或依</w:t>
      </w:r>
      <w:r w:rsidR="009F4DC7">
        <w:rPr>
          <w:rFonts w:ascii="宋体" w:hAnsi="宋体" w:hint="eastAsia"/>
          <w:sz w:val="30"/>
          <w:szCs w:val="30"/>
        </w:rPr>
        <w:t>《租赁协议书》</w:t>
      </w:r>
      <w:r w:rsidR="00AA2638">
        <w:rPr>
          <w:rFonts w:ascii="宋体" w:hAnsi="宋体" w:hint="eastAsia"/>
          <w:sz w:val="30"/>
          <w:szCs w:val="30"/>
        </w:rPr>
        <w:t>约定支付。</w:t>
      </w:r>
      <w:r w:rsidR="001F4973">
        <w:rPr>
          <w:rFonts w:ascii="宋体" w:hAnsi="宋体" w:hint="eastAsia"/>
          <w:sz w:val="30"/>
          <w:szCs w:val="30"/>
        </w:rPr>
        <w:t>《租赁协议书》中承租人</w:t>
      </w:r>
      <w:r w:rsidR="00D40F99">
        <w:rPr>
          <w:rFonts w:ascii="宋体" w:hAnsi="宋体" w:hint="eastAsia"/>
          <w:sz w:val="30"/>
          <w:szCs w:val="30"/>
        </w:rPr>
        <w:t>的权利，均由乙方享有。</w:t>
      </w:r>
      <w:r w:rsidR="00576F4F">
        <w:rPr>
          <w:rFonts w:ascii="宋体" w:hAnsi="宋体" w:hint="eastAsia"/>
          <w:sz w:val="30"/>
          <w:szCs w:val="30"/>
        </w:rPr>
        <w:t>乙方有权选择使用甲方的营业执照开展经营活动，甲方免费配合。</w:t>
      </w:r>
    </w:p>
    <w:p w14:paraId="0B84AEE1" w14:textId="77777777" w:rsidR="00DB7C5B" w:rsidRDefault="007D36EC" w:rsidP="00E83193">
      <w:pPr>
        <w:spacing w:line="440" w:lineRule="exact"/>
        <w:ind w:firstLineChars="250" w:firstLine="75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第四条</w:t>
      </w:r>
      <w:r w:rsidR="00E83193">
        <w:rPr>
          <w:rFonts w:ascii="宋体" w:hAnsi="宋体" w:hint="eastAsia"/>
          <w:sz w:val="30"/>
          <w:szCs w:val="30"/>
        </w:rPr>
        <w:t>:甲</w:t>
      </w:r>
      <w:r w:rsidR="00D40F99">
        <w:rPr>
          <w:rFonts w:ascii="宋体" w:hAnsi="宋体" w:hint="eastAsia"/>
          <w:sz w:val="30"/>
          <w:szCs w:val="30"/>
        </w:rPr>
        <w:t>方再次承诺，对本次转租转让，</w:t>
      </w:r>
      <w:r w:rsidR="00522631">
        <w:rPr>
          <w:rFonts w:ascii="宋体" w:hAnsi="宋体" w:hint="eastAsia"/>
          <w:sz w:val="30"/>
          <w:szCs w:val="30"/>
        </w:rPr>
        <w:t>AA</w:t>
      </w:r>
      <w:r w:rsidR="00DB7C5B">
        <w:rPr>
          <w:rFonts w:ascii="宋体" w:hAnsi="宋体" w:hint="eastAsia"/>
          <w:sz w:val="30"/>
          <w:szCs w:val="30"/>
        </w:rPr>
        <w:t>有限公司不会书面反对或明确反对。乙方受让后对商铺进行装修，甲方应</w:t>
      </w:r>
      <w:r w:rsidR="001F4973">
        <w:rPr>
          <w:rFonts w:ascii="宋体" w:hAnsi="宋体" w:hint="eastAsia"/>
          <w:sz w:val="30"/>
          <w:szCs w:val="30"/>
        </w:rPr>
        <w:t>积极配合</w:t>
      </w:r>
      <w:r w:rsidR="00DB7C5B">
        <w:rPr>
          <w:rFonts w:ascii="宋体" w:hAnsi="宋体" w:hint="eastAsia"/>
          <w:sz w:val="30"/>
          <w:szCs w:val="30"/>
        </w:rPr>
        <w:t>完成</w:t>
      </w:r>
      <w:r w:rsidR="00D40F99">
        <w:rPr>
          <w:rFonts w:ascii="宋体" w:hAnsi="宋体" w:hint="eastAsia"/>
          <w:sz w:val="30"/>
          <w:szCs w:val="30"/>
        </w:rPr>
        <w:t>。</w:t>
      </w:r>
      <w:r w:rsidR="005E6CDD">
        <w:rPr>
          <w:rFonts w:ascii="宋体" w:hAnsi="宋体" w:hint="eastAsia"/>
          <w:sz w:val="30"/>
          <w:szCs w:val="30"/>
        </w:rPr>
        <w:t>租</w:t>
      </w:r>
      <w:r w:rsidR="00AA2638">
        <w:rPr>
          <w:rFonts w:ascii="宋体" w:hAnsi="宋体" w:hint="eastAsia"/>
          <w:sz w:val="30"/>
          <w:szCs w:val="30"/>
        </w:rPr>
        <w:t>赁</w:t>
      </w:r>
      <w:r w:rsidR="005E6CDD">
        <w:rPr>
          <w:rFonts w:ascii="宋体" w:hAnsi="宋体" w:hint="eastAsia"/>
          <w:sz w:val="30"/>
          <w:szCs w:val="30"/>
        </w:rPr>
        <w:t>到期,甲方</w:t>
      </w:r>
      <w:r w:rsidR="00AA2638">
        <w:rPr>
          <w:rFonts w:ascii="宋体" w:hAnsi="宋体" w:hint="eastAsia"/>
          <w:sz w:val="30"/>
          <w:szCs w:val="30"/>
        </w:rPr>
        <w:t>交纳的</w:t>
      </w:r>
      <w:r w:rsidR="005E6CDD">
        <w:rPr>
          <w:rFonts w:ascii="宋体" w:hAnsi="宋体" w:hint="eastAsia"/>
          <w:sz w:val="30"/>
          <w:szCs w:val="30"/>
        </w:rPr>
        <w:t>押金由</w:t>
      </w:r>
      <w:r w:rsidR="00522631">
        <w:rPr>
          <w:rFonts w:ascii="宋体" w:hAnsi="宋体" w:hint="eastAsia"/>
          <w:sz w:val="30"/>
          <w:szCs w:val="30"/>
        </w:rPr>
        <w:t>AA</w:t>
      </w:r>
      <w:r w:rsidR="005E6CDD">
        <w:rPr>
          <w:rFonts w:ascii="宋体" w:hAnsi="宋体" w:hint="eastAsia"/>
          <w:sz w:val="30"/>
          <w:szCs w:val="30"/>
        </w:rPr>
        <w:t>有限公司退还。</w:t>
      </w:r>
      <w:r w:rsidR="009F4DC7">
        <w:rPr>
          <w:rFonts w:ascii="宋体" w:hAnsi="宋体" w:hint="eastAsia"/>
          <w:sz w:val="30"/>
          <w:szCs w:val="30"/>
        </w:rPr>
        <w:t>租赁</w:t>
      </w:r>
      <w:r w:rsidR="00AA2638">
        <w:rPr>
          <w:rFonts w:ascii="宋体" w:hAnsi="宋体" w:hint="eastAsia"/>
          <w:sz w:val="30"/>
          <w:szCs w:val="30"/>
        </w:rPr>
        <w:t>到期前</w:t>
      </w:r>
      <w:r w:rsidR="009714D7">
        <w:rPr>
          <w:rFonts w:ascii="宋体" w:hAnsi="宋体" w:hint="eastAsia"/>
          <w:sz w:val="30"/>
          <w:szCs w:val="30"/>
        </w:rPr>
        <w:t>，甲方应配合乙方，使</w:t>
      </w:r>
      <w:r w:rsidR="00AA2638">
        <w:rPr>
          <w:rFonts w:ascii="宋体" w:hAnsi="宋体" w:hint="eastAsia"/>
          <w:sz w:val="30"/>
          <w:szCs w:val="30"/>
        </w:rPr>
        <w:t>乙方</w:t>
      </w:r>
      <w:r w:rsidR="009714D7">
        <w:rPr>
          <w:rFonts w:ascii="宋体" w:hAnsi="宋体" w:hint="eastAsia"/>
          <w:sz w:val="30"/>
          <w:szCs w:val="30"/>
        </w:rPr>
        <w:t>能</w:t>
      </w:r>
      <w:r w:rsidR="00AA2638">
        <w:rPr>
          <w:rFonts w:ascii="宋体" w:hAnsi="宋体" w:hint="eastAsia"/>
          <w:sz w:val="30"/>
          <w:szCs w:val="30"/>
        </w:rPr>
        <w:t>直接获得商铺的承租权。</w:t>
      </w:r>
    </w:p>
    <w:p w14:paraId="7C35A927" w14:textId="77777777" w:rsidR="007D36EC" w:rsidRDefault="00DB7C5B" w:rsidP="00DB7C5B">
      <w:pPr>
        <w:spacing w:line="440" w:lineRule="exact"/>
        <w:ind w:firstLineChars="150" w:firstLine="45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第五条</w:t>
      </w:r>
      <w:r w:rsidR="00E83193">
        <w:rPr>
          <w:rFonts w:ascii="宋体" w:hAnsi="宋体" w:hint="eastAsia"/>
          <w:sz w:val="30"/>
          <w:szCs w:val="30"/>
        </w:rPr>
        <w:t>：</w:t>
      </w:r>
      <w:r w:rsidR="004E4456">
        <w:rPr>
          <w:rFonts w:ascii="宋体" w:hAnsi="宋体" w:hint="eastAsia"/>
          <w:sz w:val="30"/>
          <w:szCs w:val="30"/>
        </w:rPr>
        <w:t>如本合同</w:t>
      </w:r>
      <w:r w:rsidR="00D40F99">
        <w:rPr>
          <w:rFonts w:ascii="宋体" w:hAnsi="宋体" w:hint="eastAsia"/>
          <w:sz w:val="30"/>
          <w:szCs w:val="30"/>
        </w:rPr>
        <w:t>因</w:t>
      </w:r>
      <w:r w:rsidR="00522631">
        <w:rPr>
          <w:rFonts w:ascii="宋体" w:hAnsi="宋体" w:hint="eastAsia"/>
          <w:sz w:val="30"/>
          <w:szCs w:val="30"/>
        </w:rPr>
        <w:t>AA</w:t>
      </w:r>
      <w:r w:rsidR="00D40F99">
        <w:rPr>
          <w:rFonts w:ascii="宋体" w:hAnsi="宋体" w:hint="eastAsia"/>
          <w:sz w:val="30"/>
          <w:szCs w:val="30"/>
        </w:rPr>
        <w:t>有限公司不同意而无效，乙方投入的装修费</w:t>
      </w:r>
      <w:r w:rsidR="001F4973">
        <w:rPr>
          <w:rFonts w:ascii="宋体" w:hAnsi="宋体" w:hint="eastAsia"/>
          <w:sz w:val="30"/>
          <w:szCs w:val="30"/>
        </w:rPr>
        <w:t>用</w:t>
      </w:r>
      <w:r w:rsidR="00D40F99">
        <w:rPr>
          <w:rFonts w:ascii="宋体" w:hAnsi="宋体" w:hint="eastAsia"/>
          <w:sz w:val="30"/>
          <w:szCs w:val="30"/>
        </w:rPr>
        <w:t>及</w:t>
      </w:r>
      <w:r w:rsidR="001F4973">
        <w:rPr>
          <w:rFonts w:ascii="宋体" w:hAnsi="宋体" w:hint="eastAsia"/>
          <w:sz w:val="30"/>
          <w:szCs w:val="30"/>
        </w:rPr>
        <w:t>已</w:t>
      </w:r>
      <w:r w:rsidR="00D40F99">
        <w:rPr>
          <w:rFonts w:ascii="宋体" w:hAnsi="宋体" w:hint="eastAsia"/>
          <w:sz w:val="30"/>
          <w:szCs w:val="30"/>
        </w:rPr>
        <w:t>支付的租金</w:t>
      </w:r>
      <w:r w:rsidR="00120F52">
        <w:rPr>
          <w:rFonts w:ascii="宋体" w:hAnsi="宋体" w:hint="eastAsia"/>
          <w:sz w:val="30"/>
          <w:szCs w:val="30"/>
        </w:rPr>
        <w:t>、费用</w:t>
      </w:r>
      <w:r w:rsidR="00D40F99">
        <w:rPr>
          <w:rFonts w:ascii="宋体" w:hAnsi="宋体" w:hint="eastAsia"/>
          <w:sz w:val="30"/>
          <w:szCs w:val="30"/>
        </w:rPr>
        <w:t>等</w:t>
      </w:r>
      <w:r w:rsidR="00120F52">
        <w:rPr>
          <w:rFonts w:ascii="宋体" w:hAnsi="宋体" w:hint="eastAsia"/>
          <w:sz w:val="30"/>
          <w:szCs w:val="30"/>
        </w:rPr>
        <w:t>经济</w:t>
      </w:r>
      <w:r>
        <w:rPr>
          <w:rFonts w:ascii="宋体" w:hAnsi="宋体" w:hint="eastAsia"/>
          <w:sz w:val="30"/>
          <w:szCs w:val="30"/>
        </w:rPr>
        <w:t>损失，由甲</w:t>
      </w:r>
      <w:r w:rsidR="00D40F99">
        <w:rPr>
          <w:rFonts w:ascii="宋体" w:hAnsi="宋体" w:hint="eastAsia"/>
          <w:sz w:val="30"/>
          <w:szCs w:val="30"/>
        </w:rPr>
        <w:t>方承担。</w:t>
      </w:r>
    </w:p>
    <w:p w14:paraId="31A73EF2" w14:textId="77777777" w:rsidR="001D77DA" w:rsidRPr="00DB7C5B" w:rsidRDefault="00DB7C5B" w:rsidP="00072346">
      <w:pPr>
        <w:spacing w:line="440" w:lineRule="exact"/>
        <w:ind w:firstLineChars="150" w:firstLine="45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第六</w:t>
      </w:r>
      <w:r w:rsidR="007D36EC">
        <w:rPr>
          <w:rFonts w:ascii="宋体" w:hAnsi="宋体" w:hint="eastAsia"/>
          <w:sz w:val="30"/>
          <w:szCs w:val="30"/>
        </w:rPr>
        <w:t>条</w:t>
      </w:r>
      <w:r w:rsidR="00072346">
        <w:rPr>
          <w:rFonts w:ascii="宋体" w:hAnsi="宋体" w:hint="eastAsia"/>
          <w:sz w:val="30"/>
          <w:szCs w:val="30"/>
        </w:rPr>
        <w:t xml:space="preserve"> </w:t>
      </w:r>
      <w:r>
        <w:rPr>
          <w:rFonts w:ascii="宋体" w:hAnsi="宋体" w:hint="eastAsia"/>
          <w:sz w:val="30"/>
          <w:szCs w:val="30"/>
        </w:rPr>
        <w:t>本合同一式两份</w:t>
      </w:r>
      <w:r w:rsidR="007D36EC">
        <w:rPr>
          <w:rFonts w:ascii="宋体" w:hAnsi="宋体" w:hint="eastAsia"/>
          <w:sz w:val="30"/>
          <w:szCs w:val="30"/>
        </w:rPr>
        <w:t>，双方签字或盖章成立</w:t>
      </w:r>
      <w:r w:rsidR="001F4973">
        <w:rPr>
          <w:rFonts w:ascii="宋体" w:hAnsi="宋体" w:hint="eastAsia"/>
          <w:sz w:val="30"/>
          <w:szCs w:val="30"/>
        </w:rPr>
        <w:t>生效</w:t>
      </w:r>
      <w:r w:rsidR="007D36EC">
        <w:rPr>
          <w:rFonts w:ascii="宋体" w:hAnsi="宋体" w:hint="eastAsia"/>
          <w:sz w:val="30"/>
          <w:szCs w:val="30"/>
        </w:rPr>
        <w:t>，各执一份。</w:t>
      </w:r>
    </w:p>
    <w:p w14:paraId="78269477" w14:textId="77777777" w:rsidR="007D36EC" w:rsidRDefault="007D36EC" w:rsidP="001D77DA">
      <w:pPr>
        <w:spacing w:line="440" w:lineRule="exact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出租人（盖章签字）：</w:t>
      </w:r>
      <w:r w:rsidR="001F4973">
        <w:rPr>
          <w:rFonts w:ascii="宋体" w:hAnsi="宋体" w:hint="eastAsia"/>
          <w:sz w:val="30"/>
          <w:szCs w:val="30"/>
        </w:rPr>
        <w:t xml:space="preserve">               </w:t>
      </w:r>
      <w:r>
        <w:rPr>
          <w:rFonts w:ascii="宋体" w:hAnsi="宋体" w:hint="eastAsia"/>
          <w:sz w:val="30"/>
          <w:szCs w:val="30"/>
        </w:rPr>
        <w:t>承租人（盖章签字）：</w:t>
      </w:r>
    </w:p>
    <w:p w14:paraId="7B1A8F2A" w14:textId="77777777" w:rsidR="007D36EC" w:rsidRDefault="007D36EC" w:rsidP="001D77DA">
      <w:pPr>
        <w:spacing w:line="440" w:lineRule="exact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联系电话： </w:t>
      </w:r>
      <w:r w:rsidR="001F4973">
        <w:rPr>
          <w:rFonts w:ascii="宋体" w:hAnsi="宋体" w:hint="eastAsia"/>
          <w:sz w:val="30"/>
          <w:szCs w:val="30"/>
        </w:rPr>
        <w:t xml:space="preserve">                        </w:t>
      </w:r>
      <w:r>
        <w:rPr>
          <w:rFonts w:ascii="宋体" w:hAnsi="宋体" w:hint="eastAsia"/>
          <w:sz w:val="30"/>
          <w:szCs w:val="30"/>
        </w:rPr>
        <w:t>联系电话：</w:t>
      </w:r>
    </w:p>
    <w:p w14:paraId="44F33ADD" w14:textId="77777777" w:rsidR="007D36EC" w:rsidRPr="007D36EC" w:rsidRDefault="007D36EC" w:rsidP="001D77DA">
      <w:pPr>
        <w:spacing w:line="440" w:lineRule="exact"/>
      </w:pPr>
      <w:r>
        <w:rPr>
          <w:rFonts w:ascii="宋体" w:hAnsi="宋体" w:hint="eastAsia"/>
          <w:sz w:val="30"/>
          <w:szCs w:val="30"/>
        </w:rPr>
        <w:t xml:space="preserve">年    月   日 </w:t>
      </w:r>
      <w:r w:rsidR="001F4973">
        <w:rPr>
          <w:rFonts w:ascii="宋体" w:hAnsi="宋体" w:hint="eastAsia"/>
          <w:sz w:val="30"/>
          <w:szCs w:val="30"/>
        </w:rPr>
        <w:t xml:space="preserve">                     </w:t>
      </w:r>
      <w:r>
        <w:rPr>
          <w:rFonts w:ascii="宋体" w:hAnsi="宋体" w:hint="eastAsia"/>
          <w:sz w:val="30"/>
          <w:szCs w:val="30"/>
        </w:rPr>
        <w:t xml:space="preserve">年    月   日 </w:t>
      </w:r>
    </w:p>
    <w:sectPr w:rsidR="007D36EC" w:rsidRPr="007D36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8F019" w14:textId="77777777" w:rsidR="00786D54" w:rsidRDefault="00786D54" w:rsidP="00576F4F">
      <w:r>
        <w:separator/>
      </w:r>
    </w:p>
  </w:endnote>
  <w:endnote w:type="continuationSeparator" w:id="0">
    <w:p w14:paraId="3922DCD2" w14:textId="77777777" w:rsidR="00786D54" w:rsidRDefault="00786D54" w:rsidP="00576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8BEEE" w14:textId="77777777" w:rsidR="00786D54" w:rsidRDefault="00786D54" w:rsidP="00576F4F">
      <w:r>
        <w:separator/>
      </w:r>
    </w:p>
  </w:footnote>
  <w:footnote w:type="continuationSeparator" w:id="0">
    <w:p w14:paraId="38CF3F58" w14:textId="77777777" w:rsidR="00786D54" w:rsidRDefault="00786D54" w:rsidP="00576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36EC"/>
    <w:rsid w:val="00071970"/>
    <w:rsid w:val="00072346"/>
    <w:rsid w:val="00102439"/>
    <w:rsid w:val="00120F52"/>
    <w:rsid w:val="001347C7"/>
    <w:rsid w:val="00172BDF"/>
    <w:rsid w:val="001A1D2C"/>
    <w:rsid w:val="001D77DA"/>
    <w:rsid w:val="001F4973"/>
    <w:rsid w:val="00205EB0"/>
    <w:rsid w:val="00450035"/>
    <w:rsid w:val="00493DA1"/>
    <w:rsid w:val="004E4456"/>
    <w:rsid w:val="00522631"/>
    <w:rsid w:val="00576F4F"/>
    <w:rsid w:val="005E6CDD"/>
    <w:rsid w:val="006E3878"/>
    <w:rsid w:val="0074572C"/>
    <w:rsid w:val="00786D54"/>
    <w:rsid w:val="007D36EC"/>
    <w:rsid w:val="009714D7"/>
    <w:rsid w:val="009F4DC7"/>
    <w:rsid w:val="00AA2638"/>
    <w:rsid w:val="00AA6998"/>
    <w:rsid w:val="00AC182D"/>
    <w:rsid w:val="00B80191"/>
    <w:rsid w:val="00D40F99"/>
    <w:rsid w:val="00DB7C5B"/>
    <w:rsid w:val="00E8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6D923"/>
  <w15:chartTrackingRefBased/>
  <w15:docId w15:val="{0DD17662-935B-4675-AA7B-64199543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D36E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E83193"/>
    <w:rPr>
      <w:sz w:val="18"/>
      <w:szCs w:val="18"/>
    </w:rPr>
  </w:style>
  <w:style w:type="paragraph" w:styleId="a4">
    <w:name w:val="header"/>
    <w:basedOn w:val="a"/>
    <w:link w:val="Char"/>
    <w:rsid w:val="00576F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576F4F"/>
    <w:rPr>
      <w:kern w:val="2"/>
      <w:sz w:val="18"/>
      <w:szCs w:val="18"/>
    </w:rPr>
  </w:style>
  <w:style w:type="paragraph" w:styleId="a5">
    <w:name w:val="footer"/>
    <w:basedOn w:val="a"/>
    <w:link w:val="Char0"/>
    <w:rsid w:val="00576F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576F4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577</Characters>
  <Application>Microsoft Office Word</Application>
  <DocSecurity>4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