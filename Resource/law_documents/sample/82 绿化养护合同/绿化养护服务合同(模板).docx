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7382" w:rsidRDefault="00987382">
      <w:pPr>
        <w:spacing w:line="480" w:lineRule="exact"/>
        <w:jc w:val="center"/>
        <w:rPr>
          <w:rFonts w:ascii="Arial" w:eastAsia="仿宋_GB2312" w:hAnsi="Arial" w:cs="Arial"/>
          <w:b/>
          <w:color w:val="000000"/>
          <w:kern w:val="0"/>
          <w:sz w:val="36"/>
          <w:szCs w:val="36"/>
        </w:rPr>
      </w:pPr>
      <w:del w:id="0" w:author="微软用户" w:date="2018-06-19T22:09:00Z">
        <w:r w:rsidDel="001B7BCE">
          <w:rPr>
            <w:rFonts w:ascii="Arial" w:eastAsia="仿宋_GB2312" w:hAnsi="Arial" w:cs="Arial" w:hint="eastAsia"/>
            <w:b/>
            <w:color w:val="000000"/>
            <w:kern w:val="0"/>
            <w:sz w:val="36"/>
            <w:szCs w:val="36"/>
          </w:rPr>
          <w:delText>汉威国际广场四区</w:delText>
        </w:r>
      </w:del>
      <w:r>
        <w:rPr>
          <w:rFonts w:ascii="Arial" w:eastAsia="仿宋_GB2312" w:hAnsi="Arial" w:cs="Arial"/>
          <w:b/>
          <w:color w:val="000000"/>
          <w:kern w:val="0"/>
          <w:sz w:val="36"/>
          <w:szCs w:val="36"/>
        </w:rPr>
        <w:t>绿化养护服务合同</w:t>
      </w:r>
    </w:p>
    <w:p w:rsidR="00987382" w:rsidRDefault="00987382">
      <w:pPr>
        <w:spacing w:line="480" w:lineRule="exact"/>
        <w:rPr>
          <w:rFonts w:ascii="Arial" w:eastAsia="仿宋_GB2312" w:hAnsi="Arial" w:cs="Arial"/>
          <w:b/>
          <w:color w:val="000000"/>
          <w:kern w:val="0"/>
          <w:szCs w:val="21"/>
        </w:rPr>
      </w:pPr>
    </w:p>
    <w:p w:rsidR="00987382" w:rsidDel="00D42865" w:rsidRDefault="00987382" w:rsidP="00D42865">
      <w:pPr>
        <w:tabs>
          <w:tab w:val="left" w:pos="1440"/>
        </w:tabs>
        <w:spacing w:line="480" w:lineRule="exact"/>
        <w:rPr>
          <w:del w:id="1" w:author="微软用户" w:date="2018-06-19T22:07:00Z"/>
          <w:rFonts w:ascii="楷体_GB2312" w:eastAsia="楷体_GB2312" w:hAnsi="楷体_GB2312" w:cs="楷体_GB2312"/>
          <w:sz w:val="18"/>
          <w:szCs w:val="18"/>
        </w:rPr>
      </w:pPr>
      <w:r>
        <w:rPr>
          <w:rFonts w:ascii="楷体_GB2312" w:eastAsia="楷体_GB2312" w:hAnsi="楷体_GB2312" w:cs="楷体_GB2312" w:hint="eastAsia"/>
          <w:b/>
          <w:color w:val="000000"/>
          <w:kern w:val="0"/>
          <w:szCs w:val="21"/>
        </w:rPr>
        <w:t>发包方（以下简称甲方）</w:t>
      </w:r>
      <w:r>
        <w:rPr>
          <w:rFonts w:ascii="楷体_GB2312" w:eastAsia="楷体_GB2312" w:hAnsi="楷体_GB2312" w:cs="楷体_GB2312" w:hint="eastAsia"/>
          <w:color w:val="000000"/>
          <w:kern w:val="0"/>
          <w:szCs w:val="21"/>
        </w:rPr>
        <w:t>：</w:t>
      </w:r>
      <w:ins w:id="2" w:author="微软用户" w:date="2018-06-19T22:08:00Z">
        <w:r w:rsidR="00D42865" w:rsidDel="00D42865">
          <w:rPr>
            <w:rFonts w:ascii="宋体" w:hAnsi="宋体" w:hint="eastAsia"/>
            <w:sz w:val="24"/>
          </w:rPr>
          <w:t xml:space="preserve"> </w:t>
        </w:r>
      </w:ins>
      <w:del w:id="3" w:author="微软用户" w:date="2018-06-19T22:07:00Z">
        <w:r w:rsidDel="00D42865">
          <w:rPr>
            <w:rFonts w:ascii="宋体" w:hAnsi="宋体" w:hint="eastAsia"/>
            <w:sz w:val="24"/>
          </w:rPr>
          <w:delText>北京世纪星空影业投资有限公司</w:delText>
        </w:r>
      </w:del>
    </w:p>
    <w:p w:rsidR="00987382" w:rsidRDefault="00987382" w:rsidP="00D42865">
      <w:pPr>
        <w:tabs>
          <w:tab w:val="left" w:pos="1440"/>
        </w:tabs>
        <w:spacing w:line="480" w:lineRule="exact"/>
        <w:rPr>
          <w:rFonts w:ascii="楷体_GB2312" w:eastAsia="楷体_GB2312" w:hAnsi="楷体_GB2312" w:cs="楷体_GB2312"/>
          <w:szCs w:val="21"/>
        </w:rPr>
      </w:pPr>
      <w:del w:id="4" w:author="微软用户" w:date="2018-06-19T22:07:00Z">
        <w:r w:rsidDel="00D42865">
          <w:rPr>
            <w:rFonts w:ascii="楷体_GB2312" w:eastAsia="楷体_GB2312" w:hAnsi="楷体_GB2312" w:cs="楷体_GB2312" w:hint="eastAsia"/>
            <w:sz w:val="18"/>
            <w:szCs w:val="18"/>
          </w:rPr>
          <w:delText xml:space="preserve"> </w:delText>
        </w:r>
      </w:del>
      <w:del w:id="5" w:author="微软用户" w:date="2018-06-19T22:08:00Z">
        <w:r w:rsidDel="00D42865">
          <w:rPr>
            <w:rFonts w:ascii="楷体_GB2312" w:eastAsia="楷体_GB2312" w:hAnsi="楷体_GB2312" w:cs="楷体_GB2312" w:hint="eastAsia"/>
            <w:color w:val="000000"/>
            <w:kern w:val="0"/>
            <w:szCs w:val="21"/>
          </w:rPr>
          <w:delText>公司地址：</w:delText>
        </w:r>
        <w:r w:rsidDel="00D42865">
          <w:rPr>
            <w:rFonts w:ascii="楷体_GB2312" w:eastAsia="楷体_GB2312" w:hAnsi="楷体_GB2312" w:cs="楷体_GB2312" w:hint="eastAsia"/>
            <w:szCs w:val="21"/>
          </w:rPr>
          <w:delText>北京市丰台区南四环西路186号</w:delText>
        </w:r>
      </w:del>
    </w:p>
    <w:p w:rsidR="00987382" w:rsidRDefault="00987382">
      <w:pPr>
        <w:spacing w:line="480" w:lineRule="exact"/>
        <w:rPr>
          <w:rFonts w:ascii="Arial" w:eastAsia="仿宋_GB2312" w:hAnsi="Arial" w:cs="Arial"/>
          <w:color w:val="000000"/>
          <w:kern w:val="0"/>
          <w:szCs w:val="21"/>
        </w:rPr>
      </w:pPr>
      <w:r>
        <w:rPr>
          <w:rFonts w:ascii="Arial" w:eastAsia="仿宋_GB2312" w:hAnsi="Arial" w:cs="Arial"/>
          <w:b/>
          <w:color w:val="000000"/>
          <w:kern w:val="0"/>
          <w:szCs w:val="21"/>
        </w:rPr>
        <w:t>承包方（以下简称乙方）</w:t>
      </w:r>
      <w:r>
        <w:rPr>
          <w:rFonts w:ascii="Arial" w:eastAsia="仿宋_GB2312" w:hAnsi="Arial" w:cs="Arial"/>
          <w:color w:val="000000"/>
          <w:kern w:val="0"/>
          <w:szCs w:val="21"/>
        </w:rPr>
        <w:t>：</w:t>
      </w:r>
      <w:ins w:id="6" w:author="微软用户" w:date="2018-06-19T22:07:00Z">
        <w:r w:rsidR="00D42865">
          <w:rPr>
            <w:rFonts w:ascii="Arial" w:eastAsia="仿宋_GB2312" w:hAnsi="Arial" w:cs="Arial"/>
            <w:color w:val="000000"/>
            <w:kern w:val="0"/>
            <w:szCs w:val="21"/>
          </w:rPr>
          <w:t xml:space="preserve"> </w:t>
        </w:r>
      </w:ins>
    </w:p>
    <w:p w:rsidR="00987382" w:rsidRDefault="00987382">
      <w:pPr>
        <w:spacing w:line="480" w:lineRule="exact"/>
        <w:rPr>
          <w:rFonts w:ascii="Arial" w:eastAsia="仿宋_GB2312" w:hAnsi="Arial" w:cs="Arial"/>
          <w:b/>
          <w:color w:val="000000"/>
          <w:kern w:val="0"/>
          <w:szCs w:val="21"/>
        </w:rPr>
      </w:pPr>
      <w:r>
        <w:rPr>
          <w:rFonts w:ascii="Arial" w:eastAsia="仿宋_GB2312" w:hAnsi="Arial" w:cs="Arial"/>
          <w:color w:val="000000"/>
          <w:kern w:val="0"/>
          <w:szCs w:val="21"/>
        </w:rPr>
        <w:t>公司地址：</w:t>
      </w:r>
    </w:p>
    <w:p w:rsidR="00987382" w:rsidRPr="007F3145" w:rsidRDefault="00987382">
      <w:pPr>
        <w:spacing w:line="480" w:lineRule="exact"/>
        <w:ind w:firstLine="420"/>
        <w:rPr>
          <w:rFonts w:ascii="Arial" w:eastAsia="仿宋_GB2312" w:hAnsi="Arial" w:cs="Arial" w:hint="eastAsia"/>
          <w:color w:val="000000"/>
          <w:kern w:val="0"/>
          <w:szCs w:val="21"/>
        </w:rPr>
      </w:pPr>
    </w:p>
    <w:p w:rsidR="00987382" w:rsidRDefault="00987382">
      <w:pPr>
        <w:spacing w:line="480" w:lineRule="exact"/>
        <w:ind w:firstLine="420"/>
        <w:rPr>
          <w:rFonts w:ascii="Arial" w:eastAsia="仿宋_GB2312" w:hAnsi="Arial" w:cs="Arial"/>
          <w:color w:val="000000"/>
          <w:kern w:val="0"/>
          <w:szCs w:val="21"/>
        </w:rPr>
      </w:pPr>
      <w:r>
        <w:rPr>
          <w:rFonts w:ascii="Arial" w:eastAsia="仿宋_GB2312" w:hAnsi="Arial" w:cs="Arial" w:hint="eastAsia"/>
          <w:color w:val="000000"/>
          <w:kern w:val="0"/>
          <w:szCs w:val="21"/>
        </w:rPr>
        <w:t>根据有关法律、法规和国家相关政策、规定，为更好地加强绿化养护管理，保证服务质量，由甲方选聘乙方为甲方所管理的项目提供外围绿化养护工作，为明确合同双方的权利、义务，经甲、乙双方协商一致，特订立本合同。</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物业基本情况：</w:t>
      </w:r>
    </w:p>
    <w:p w:rsidR="00987382" w:rsidRDefault="00987382">
      <w:pPr>
        <w:numPr>
          <w:ilvl w:val="0"/>
          <w:numId w:val="4"/>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物业名称：</w:t>
      </w:r>
      <w:del w:id="7" w:author="微软用户" w:date="2018-06-19T22:09:00Z">
        <w:r w:rsidDel="001B7BCE">
          <w:rPr>
            <w:rFonts w:ascii="Arial" w:eastAsia="仿宋_GB2312" w:hAnsi="Arial" w:cs="Arial"/>
            <w:color w:val="000000"/>
          </w:rPr>
          <w:delText xml:space="preserve">  </w:delText>
        </w:r>
        <w:r w:rsidDel="001B7BCE">
          <w:rPr>
            <w:rFonts w:ascii="Arial" w:eastAsia="仿宋_GB2312" w:hAnsi="Arial" w:cs="Arial" w:hint="eastAsia"/>
            <w:color w:val="000000"/>
          </w:rPr>
          <w:delText>汉威国际广场</w:delText>
        </w:r>
      </w:del>
      <w:del w:id="8" w:author="微软用户" w:date="2018-03-28T20:59:00Z">
        <w:r w:rsidDel="007F3145">
          <w:rPr>
            <w:rFonts w:ascii="Arial" w:eastAsia="仿宋_GB2312" w:hAnsi="Arial" w:cs="Arial" w:hint="eastAsia"/>
            <w:color w:val="000000"/>
          </w:rPr>
          <w:delText>**</w:delText>
        </w:r>
      </w:del>
      <w:del w:id="9" w:author="微软用户" w:date="2018-06-19T22:09:00Z">
        <w:r w:rsidDel="001B7BCE">
          <w:rPr>
            <w:rFonts w:ascii="Arial" w:eastAsia="仿宋_GB2312" w:hAnsi="Arial" w:cs="Arial" w:hint="eastAsia"/>
            <w:color w:val="000000"/>
          </w:rPr>
          <w:delText>区</w:delText>
        </w:r>
        <w:r w:rsidDel="001B7BCE">
          <w:rPr>
            <w:rFonts w:ascii="Arial" w:eastAsia="仿宋_GB2312" w:hAnsi="Arial" w:cs="Arial"/>
            <w:color w:val="000000"/>
          </w:rPr>
          <w:delText xml:space="preserve">      </w:delText>
        </w:r>
      </w:del>
      <w:r>
        <w:rPr>
          <w:rFonts w:ascii="Arial" w:eastAsia="仿宋_GB2312" w:hAnsi="Arial" w:cs="Arial"/>
          <w:color w:val="000000"/>
        </w:rPr>
        <w:t xml:space="preserve">    </w:t>
      </w:r>
    </w:p>
    <w:p w:rsidR="00987382" w:rsidRDefault="00987382">
      <w:pPr>
        <w:pStyle w:val="afa"/>
        <w:numPr>
          <w:ilvl w:val="0"/>
          <w:numId w:val="4"/>
        </w:numPr>
        <w:tabs>
          <w:tab w:val="left" w:pos="709"/>
        </w:tabs>
        <w:spacing w:line="480" w:lineRule="exact"/>
        <w:ind w:firstLineChars="0"/>
        <w:rPr>
          <w:rFonts w:ascii="仿宋_GB2312" w:eastAsia="仿宋_GB2312"/>
          <w:sz w:val="28"/>
          <w:szCs w:val="28"/>
        </w:rPr>
      </w:pPr>
      <w:r>
        <w:rPr>
          <w:rFonts w:ascii="Arial" w:eastAsia="仿宋_GB2312" w:hAnsi="Arial" w:cs="Arial"/>
          <w:color w:val="000000"/>
        </w:rPr>
        <w:t>物业类型：</w:t>
      </w:r>
      <w:r>
        <w:rPr>
          <w:rFonts w:ascii="Arial" w:eastAsia="仿宋_GB2312" w:hAnsi="Arial" w:cs="Arial"/>
          <w:color w:val="000000"/>
        </w:rPr>
        <w:t xml:space="preserve">   </w:t>
      </w:r>
      <w:r>
        <w:rPr>
          <w:rFonts w:ascii="Arial" w:eastAsia="仿宋_GB2312" w:hAnsi="Arial" w:cs="Arial" w:hint="eastAsia"/>
          <w:color w:val="000000"/>
        </w:rPr>
        <w:t>甲级写字楼</w:t>
      </w:r>
      <w:r>
        <w:rPr>
          <w:rFonts w:ascii="Arial" w:eastAsia="仿宋_GB2312" w:hAnsi="Arial" w:cs="Arial"/>
          <w:color w:val="000000"/>
        </w:rPr>
        <w:t xml:space="preserve">  </w:t>
      </w:r>
      <w:r>
        <w:rPr>
          <w:rFonts w:ascii="Arial" w:eastAsia="仿宋_GB2312" w:hAnsi="Arial" w:cs="Arial" w:hint="eastAsia"/>
          <w:color w:val="000000"/>
        </w:rPr>
        <w:t xml:space="preserve"> </w:t>
      </w:r>
      <w:r>
        <w:rPr>
          <w:rFonts w:ascii="Arial" w:eastAsia="仿宋_GB2312" w:hAnsi="Arial" w:cs="Arial"/>
          <w:color w:val="000000"/>
        </w:rPr>
        <w:t xml:space="preserve">    </w:t>
      </w:r>
    </w:p>
    <w:p w:rsidR="001B7BCE" w:rsidRDefault="00987382" w:rsidP="002B4881">
      <w:pPr>
        <w:numPr>
          <w:ilvl w:val="0"/>
          <w:numId w:val="4"/>
        </w:numPr>
        <w:tabs>
          <w:tab w:val="left" w:pos="709"/>
        </w:tabs>
        <w:spacing w:line="480" w:lineRule="exact"/>
        <w:ind w:left="709" w:hanging="289"/>
        <w:rPr>
          <w:ins w:id="10" w:author="微软用户" w:date="2018-06-19T22:09:00Z"/>
          <w:rFonts w:ascii="Arial" w:eastAsia="仿宋_GB2312" w:hAnsi="Arial" w:cs="Arial" w:hint="eastAsia"/>
          <w:color w:val="000000"/>
        </w:rPr>
      </w:pPr>
      <w:r>
        <w:rPr>
          <w:rFonts w:ascii="Arial" w:eastAsia="仿宋_GB2312" w:hAnsi="Arial" w:cs="Arial"/>
          <w:color w:val="000000"/>
        </w:rPr>
        <w:t>物业坐落地点</w:t>
      </w:r>
      <w:r>
        <w:rPr>
          <w:rFonts w:ascii="Arial" w:eastAsia="仿宋_GB2312" w:hAnsi="Arial" w:cs="Arial" w:hint="eastAsia"/>
          <w:color w:val="000000"/>
        </w:rPr>
        <w:t>：</w:t>
      </w:r>
    </w:p>
    <w:p w:rsidR="00987382" w:rsidDel="001B7BCE" w:rsidRDefault="00987382">
      <w:pPr>
        <w:numPr>
          <w:ilvl w:val="0"/>
          <w:numId w:val="4"/>
        </w:numPr>
        <w:tabs>
          <w:tab w:val="left" w:pos="709"/>
        </w:tabs>
        <w:spacing w:line="480" w:lineRule="exact"/>
        <w:ind w:left="709" w:hanging="289"/>
        <w:rPr>
          <w:del w:id="11" w:author="微软用户" w:date="2018-06-19T22:09:00Z"/>
          <w:rFonts w:ascii="Arial" w:eastAsia="仿宋_GB2312" w:hAnsi="Arial" w:cs="Arial"/>
          <w:color w:val="000000"/>
        </w:rPr>
      </w:pPr>
      <w:del w:id="12" w:author="微软用户" w:date="2018-06-19T22:09:00Z">
        <w:r w:rsidDel="001B7BCE">
          <w:rPr>
            <w:rFonts w:ascii="仿宋_GB2312" w:eastAsia="仿宋_GB2312" w:hint="eastAsia"/>
            <w:szCs w:val="21"/>
          </w:rPr>
          <w:delText>北京市丰台区南四环西路186号</w:delText>
        </w:r>
      </w:del>
    </w:p>
    <w:p w:rsidR="00987382" w:rsidRPr="001B7BCE" w:rsidRDefault="00987382" w:rsidP="002B4881">
      <w:pPr>
        <w:numPr>
          <w:ilvl w:val="0"/>
          <w:numId w:val="4"/>
        </w:numPr>
        <w:tabs>
          <w:tab w:val="left" w:pos="709"/>
        </w:tabs>
        <w:spacing w:line="480" w:lineRule="exact"/>
        <w:ind w:left="709" w:hanging="289"/>
        <w:rPr>
          <w:rFonts w:ascii="仿宋_GB2312" w:eastAsia="仿宋_GB2312" w:hAnsi="Arial" w:cs="Arial"/>
          <w:color w:val="000000"/>
          <w:sz w:val="24"/>
          <w:szCs w:val="21"/>
          <w:rPrChange w:id="13" w:author="微软用户" w:date="2018-06-19T22:09:00Z">
            <w:rPr>
              <w:rFonts w:ascii="Arial" w:eastAsia="仿宋_GB2312" w:hAnsi="Arial" w:cs="Arial"/>
              <w:color w:val="000000"/>
              <w:sz w:val="24"/>
              <w:szCs w:val="24"/>
            </w:rPr>
          </w:rPrChange>
        </w:rPr>
      </w:pPr>
      <w:r w:rsidRPr="001B7BCE">
        <w:rPr>
          <w:rFonts w:ascii="Arial" w:eastAsia="仿宋_GB2312" w:hAnsi="Arial" w:cs="Arial" w:hint="eastAsia"/>
          <w:color w:val="000000"/>
          <w:szCs w:val="21"/>
          <w:rPrChange w:id="14" w:author="微软用户" w:date="2018-06-19T22:09:00Z">
            <w:rPr>
              <w:rFonts w:ascii="仿宋_GB2312" w:eastAsia="仿宋_GB2312" w:hint="eastAsia"/>
              <w:szCs w:val="21"/>
            </w:rPr>
          </w:rPrChange>
        </w:rPr>
        <w:t>公共绿化面积：</w:t>
      </w:r>
      <w:r w:rsidRPr="002B4881">
        <w:rPr>
          <w:rFonts w:ascii="仿宋_GB2312" w:eastAsia="仿宋_GB2312" w:hint="eastAsia"/>
          <w:sz w:val="24"/>
          <w:szCs w:val="21"/>
        </w:rPr>
        <w:t xml:space="preserve">    </w:t>
      </w:r>
      <w:r w:rsidRPr="001B7BCE">
        <w:rPr>
          <w:rFonts w:ascii="仿宋_GB2312" w:eastAsia="仿宋_GB2312" w:hAnsi="宋体" w:cs="宋体" w:hint="eastAsia"/>
          <w:sz w:val="24"/>
          <w:szCs w:val="21"/>
          <w:rPrChange w:id="15" w:author="微软用户" w:date="2018-06-19T22:09:00Z">
            <w:rPr>
              <w:rFonts w:ascii="仿宋_GB2312" w:hAnsi="宋体" w:cs="宋体" w:hint="eastAsia"/>
              <w:sz w:val="24"/>
              <w:szCs w:val="24"/>
            </w:rPr>
          </w:rPrChange>
        </w:rPr>
        <w:t>㎡</w:t>
      </w:r>
    </w:p>
    <w:p w:rsidR="00987382" w:rsidRDefault="00987382">
      <w:pPr>
        <w:numPr>
          <w:ilvl w:val="0"/>
          <w:numId w:val="4"/>
        </w:numPr>
        <w:tabs>
          <w:tab w:val="left" w:pos="709"/>
        </w:tabs>
        <w:spacing w:line="480" w:lineRule="exact"/>
        <w:ind w:left="709" w:hanging="289"/>
        <w:rPr>
          <w:rFonts w:ascii="仿宋_GB2312" w:eastAsia="仿宋_GB2312" w:hAnsi="Arial" w:cs="Arial"/>
          <w:color w:val="000000"/>
        </w:rPr>
      </w:pPr>
      <w:r w:rsidRPr="002B4881">
        <w:rPr>
          <w:rFonts w:ascii="仿宋_GB2312" w:eastAsia="仿宋_GB2312" w:hint="eastAsia"/>
          <w:szCs w:val="21"/>
        </w:rPr>
        <w:t>汉</w:t>
      </w:r>
      <w:r w:rsidRPr="001B7BCE">
        <w:rPr>
          <w:rFonts w:ascii="仿宋_GB2312" w:eastAsia="仿宋_GB2312" w:hint="eastAsia"/>
          <w:sz w:val="24"/>
          <w:szCs w:val="24"/>
          <w:rPrChange w:id="16" w:author="微软用户" w:date="2018-06-19T22:09:00Z">
            <w:rPr>
              <w:rFonts w:ascii="仿宋_GB2312" w:eastAsia="仿宋_GB2312" w:hint="eastAsia"/>
              <w:szCs w:val="21"/>
            </w:rPr>
          </w:rPrChange>
        </w:rPr>
        <w:t>威国际广</w:t>
      </w:r>
      <w:r w:rsidRPr="001B7BCE">
        <w:rPr>
          <w:rFonts w:ascii="仿宋_GB2312" w:eastAsia="仿宋_GB2312" w:hAnsi="宋体" w:cs="宋体" w:hint="eastAsia"/>
          <w:sz w:val="24"/>
          <w:szCs w:val="24"/>
          <w:rPrChange w:id="17" w:author="微软用户" w:date="2018-06-19T22:09:00Z">
            <w:rPr>
              <w:rFonts w:ascii="仿宋_GB2312" w:eastAsia="仿宋_GB2312" w:hint="eastAsia"/>
              <w:szCs w:val="21"/>
            </w:rPr>
          </w:rPrChange>
        </w:rPr>
        <w:t>场</w:t>
      </w:r>
      <w:r w:rsidRPr="001B7BCE">
        <w:rPr>
          <w:rFonts w:ascii="Arial" w:eastAsia="仿宋_GB2312" w:hAnsi="Arial" w:cs="Arial" w:hint="eastAsia"/>
          <w:color w:val="000000"/>
          <w:sz w:val="24"/>
          <w:szCs w:val="24"/>
          <w:rPrChange w:id="18" w:author="微软用户" w:date="2018-06-19T22:09:00Z">
            <w:rPr>
              <w:rFonts w:ascii="Arial" w:eastAsia="仿宋_GB2312" w:hAnsi="Arial" w:cs="Arial" w:hint="eastAsia"/>
              <w:color w:val="000000"/>
            </w:rPr>
          </w:rPrChange>
        </w:rPr>
        <w:t>中</w:t>
      </w:r>
      <w:r>
        <w:rPr>
          <w:rFonts w:ascii="Arial" w:eastAsia="仿宋_GB2312" w:hAnsi="Arial" w:cs="Arial" w:hint="eastAsia"/>
          <w:color w:val="000000"/>
        </w:rPr>
        <w:t>间绿化带面积：</w:t>
      </w:r>
      <w:r>
        <w:rPr>
          <w:rFonts w:ascii="仿宋_GB2312" w:eastAsia="仿宋_GB2312" w:hint="eastAsia"/>
          <w:sz w:val="24"/>
          <w:szCs w:val="24"/>
        </w:rPr>
        <w:t xml:space="preserve">    ㎡</w:t>
      </w:r>
    </w:p>
    <w:p w:rsidR="00987382" w:rsidRDefault="00987382">
      <w:pPr>
        <w:numPr>
          <w:ilvl w:val="0"/>
          <w:numId w:val="4"/>
        </w:numPr>
        <w:tabs>
          <w:tab w:val="left" w:pos="709"/>
        </w:tabs>
        <w:spacing w:line="480" w:lineRule="exact"/>
        <w:ind w:left="709" w:hanging="289"/>
        <w:rPr>
          <w:rFonts w:ascii="仿宋_GB2312" w:eastAsia="仿宋_GB2312"/>
          <w:sz w:val="24"/>
          <w:szCs w:val="24"/>
        </w:rPr>
      </w:pPr>
      <w:r>
        <w:rPr>
          <w:rFonts w:ascii="Arial" w:eastAsia="仿宋_GB2312" w:hAnsi="Arial" w:cs="Arial" w:hint="eastAsia"/>
          <w:color w:val="000000"/>
        </w:rPr>
        <w:t>汉威国际广场东侧绿化带面积：</w:t>
      </w:r>
      <w:r>
        <w:rPr>
          <w:rFonts w:ascii="Arial" w:eastAsia="仿宋_GB2312" w:hAnsi="Arial" w:cs="Arial" w:hint="eastAsia"/>
          <w:color w:val="000000"/>
          <w:sz w:val="24"/>
          <w:szCs w:val="24"/>
        </w:rPr>
        <w:t xml:space="preserve">    </w:t>
      </w:r>
      <w:r>
        <w:rPr>
          <w:rFonts w:ascii="仿宋_GB2312" w:eastAsia="仿宋_GB2312" w:hint="eastAsia"/>
          <w:sz w:val="24"/>
          <w:szCs w:val="24"/>
        </w:rPr>
        <w:t>㎡</w:t>
      </w:r>
    </w:p>
    <w:p w:rsidR="00987382" w:rsidRDefault="00987382">
      <w:pPr>
        <w:numPr>
          <w:ilvl w:val="0"/>
          <w:numId w:val="4"/>
        </w:numPr>
        <w:tabs>
          <w:tab w:val="left" w:pos="709"/>
        </w:tabs>
        <w:spacing w:line="480" w:lineRule="exact"/>
        <w:ind w:left="709" w:hanging="289"/>
        <w:rPr>
          <w:rFonts w:ascii="仿宋_GB2312" w:eastAsia="仿宋_GB2312"/>
          <w:sz w:val="24"/>
          <w:szCs w:val="24"/>
        </w:rPr>
      </w:pPr>
      <w:r>
        <w:rPr>
          <w:rFonts w:ascii="Arial" w:eastAsia="仿宋_GB2312" w:hAnsi="Arial" w:cs="Arial" w:hint="eastAsia"/>
          <w:color w:val="000000"/>
        </w:rPr>
        <w:t>汉威国际广场西侧绿化带面积：</w:t>
      </w:r>
      <w:r>
        <w:rPr>
          <w:rFonts w:ascii="仿宋_GB2312" w:eastAsia="仿宋_GB2312" w:hint="eastAsia"/>
          <w:sz w:val="24"/>
          <w:szCs w:val="24"/>
        </w:rPr>
        <w:t xml:space="preserve">    ㎡</w:t>
      </w:r>
    </w:p>
    <w:p w:rsidR="00987382" w:rsidRDefault="00987382">
      <w:pPr>
        <w:numPr>
          <w:ilvl w:val="0"/>
          <w:numId w:val="4"/>
        </w:numPr>
        <w:tabs>
          <w:tab w:val="left" w:pos="709"/>
        </w:tabs>
        <w:spacing w:line="480" w:lineRule="exact"/>
        <w:ind w:left="709" w:hanging="289"/>
        <w:rPr>
          <w:rFonts w:ascii="仿宋_GB2312" w:eastAsia="仿宋_GB2312"/>
          <w:sz w:val="24"/>
          <w:szCs w:val="24"/>
        </w:rPr>
      </w:pPr>
      <w:r>
        <w:rPr>
          <w:rFonts w:ascii="Arial" w:eastAsia="仿宋_GB2312" w:hAnsi="Arial" w:cs="Arial" w:hint="eastAsia"/>
          <w:color w:val="000000"/>
        </w:rPr>
        <w:t>汉威国际广场</w:t>
      </w:r>
      <w:r>
        <w:rPr>
          <w:rFonts w:ascii="Arial" w:eastAsia="仿宋_GB2312" w:hAnsi="Arial" w:cs="Arial" w:hint="eastAsia"/>
          <w:color w:val="000000"/>
        </w:rPr>
        <w:t>1</w:t>
      </w:r>
      <w:r>
        <w:rPr>
          <w:rFonts w:ascii="Arial" w:eastAsia="仿宋_GB2312" w:hAnsi="Arial" w:cs="Arial" w:hint="eastAsia"/>
          <w:color w:val="000000"/>
        </w:rPr>
        <w:t>号楼—</w:t>
      </w:r>
      <w:r>
        <w:rPr>
          <w:rFonts w:ascii="Arial" w:eastAsia="仿宋_GB2312" w:hAnsi="Arial" w:cs="Arial" w:hint="eastAsia"/>
          <w:color w:val="000000"/>
        </w:rPr>
        <w:t>12</w:t>
      </w:r>
      <w:r>
        <w:rPr>
          <w:rFonts w:ascii="Arial" w:eastAsia="仿宋_GB2312" w:hAnsi="Arial" w:cs="Arial" w:hint="eastAsia"/>
          <w:color w:val="000000"/>
        </w:rPr>
        <w:t>楼</w:t>
      </w:r>
      <w:r>
        <w:rPr>
          <w:rFonts w:ascii="Arial" w:eastAsia="仿宋_GB2312" w:hAnsi="Arial" w:cs="Arial" w:hint="eastAsia"/>
          <w:color w:val="000000"/>
        </w:rPr>
        <w:t>VIP</w:t>
      </w:r>
      <w:r>
        <w:rPr>
          <w:rFonts w:ascii="Arial" w:eastAsia="仿宋_GB2312" w:hAnsi="Arial" w:cs="Arial" w:hint="eastAsia"/>
          <w:color w:val="000000"/>
        </w:rPr>
        <w:t>庭院面积：</w:t>
      </w:r>
      <w:r>
        <w:rPr>
          <w:rFonts w:ascii="仿宋_GB2312" w:eastAsia="仿宋_GB2312" w:hint="eastAsia"/>
          <w:sz w:val="24"/>
          <w:szCs w:val="24"/>
        </w:rPr>
        <w:t xml:space="preserve">    ㎡</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绿化养护服务内容：</w:t>
      </w:r>
      <w:r>
        <w:rPr>
          <w:rFonts w:ascii="Arial" w:eastAsia="仿宋_GB2312" w:hAnsi="Arial" w:cs="Arial"/>
          <w:b/>
          <w:color w:val="000000"/>
          <w:kern w:val="0"/>
          <w:szCs w:val="21"/>
        </w:rPr>
        <w:t> </w:t>
      </w:r>
    </w:p>
    <w:p w:rsidR="00987382" w:rsidRDefault="00987382">
      <w:pPr>
        <w:numPr>
          <w:ilvl w:val="0"/>
          <w:numId w:val="5"/>
        </w:numPr>
        <w:tabs>
          <w:tab w:val="left" w:pos="709"/>
        </w:tabs>
        <w:spacing w:line="480" w:lineRule="exact"/>
        <w:ind w:left="709" w:hanging="289"/>
        <w:jc w:val="left"/>
        <w:rPr>
          <w:rFonts w:ascii="Arial" w:eastAsia="仿宋_GB2312" w:hAnsi="Arial" w:cs="Arial"/>
          <w:color w:val="000000"/>
        </w:rPr>
      </w:pPr>
      <w:r>
        <w:rPr>
          <w:rFonts w:ascii="Arial" w:eastAsia="仿宋_GB2312" w:hAnsi="Arial" w:cs="Arial"/>
          <w:color w:val="000000"/>
        </w:rPr>
        <w:t>包括上述第一条第三款在内的公共区域、办公区域、指定场所内的绿化养护工作，见附件</w:t>
      </w:r>
      <w:r>
        <w:rPr>
          <w:rFonts w:ascii="Arial" w:eastAsia="仿宋_GB2312" w:hAnsi="Arial" w:cs="Arial" w:hint="eastAsia"/>
          <w:color w:val="000000"/>
        </w:rPr>
        <w:t>6</w:t>
      </w:r>
      <w:r>
        <w:rPr>
          <w:rFonts w:ascii="Arial" w:eastAsia="仿宋_GB2312" w:hAnsi="Arial" w:cs="Arial"/>
          <w:color w:val="000000"/>
        </w:rPr>
        <w:t>《</w:t>
      </w:r>
      <w:r>
        <w:rPr>
          <w:rFonts w:ascii="Arial" w:eastAsia="仿宋_GB2312" w:hAnsi="Arial" w:cs="Arial"/>
        </w:rPr>
        <w:t>全年绿化养护工作计划及具体安排》</w:t>
      </w:r>
      <w:r>
        <w:rPr>
          <w:rFonts w:ascii="Arial" w:eastAsia="仿宋_GB2312" w:hAnsi="Arial" w:cs="Arial"/>
          <w:color w:val="000000"/>
        </w:rPr>
        <w:t>。</w:t>
      </w:r>
    </w:p>
    <w:p w:rsidR="00987382" w:rsidRDefault="00987382">
      <w:pPr>
        <w:numPr>
          <w:ilvl w:val="0"/>
          <w:numId w:val="5"/>
        </w:numPr>
        <w:tabs>
          <w:tab w:val="left" w:pos="709"/>
        </w:tabs>
        <w:spacing w:line="480" w:lineRule="exact"/>
        <w:ind w:left="709" w:hanging="289"/>
        <w:jc w:val="left"/>
        <w:rPr>
          <w:rFonts w:ascii="Arial" w:eastAsia="仿宋_GB2312" w:hAnsi="Arial" w:cs="Arial"/>
          <w:color w:val="000000"/>
        </w:rPr>
      </w:pPr>
      <w:r>
        <w:rPr>
          <w:rFonts w:ascii="Arial" w:eastAsia="仿宋_GB2312" w:hAnsi="Arial" w:cs="Arial"/>
          <w:color w:val="000000"/>
        </w:rPr>
        <w:t>基本工作：指一般地正常维护，即浇水、清理垃圾（含修剪杂枝、枯枝落叶、庭院杂草以及</w:t>
      </w:r>
      <w:r>
        <w:rPr>
          <w:rFonts w:ascii="Arial" w:eastAsia="仿宋_GB2312" w:hAnsi="Arial" w:cs="Arial" w:hint="eastAsia"/>
          <w:color w:val="000000"/>
        </w:rPr>
        <w:t>租户</w:t>
      </w:r>
      <w:r>
        <w:rPr>
          <w:rFonts w:ascii="Arial" w:eastAsia="仿宋_GB2312" w:hAnsi="Arial" w:cs="Arial"/>
          <w:color w:val="000000"/>
        </w:rPr>
        <w:t>不需要的废弃花卉等）、防风防汛、补植和防人为损坏及零星病虫害防治、除杂草和修剪等</w:t>
      </w:r>
      <w:r>
        <w:rPr>
          <w:rFonts w:ascii="Arial" w:eastAsia="仿宋_GB2312" w:hAnsi="Arial" w:cs="Arial" w:hint="eastAsia"/>
          <w:color w:val="000000"/>
        </w:rPr>
        <w:t>。</w:t>
      </w:r>
    </w:p>
    <w:p w:rsidR="00987382" w:rsidRDefault="00987382">
      <w:pPr>
        <w:numPr>
          <w:ilvl w:val="0"/>
          <w:numId w:val="5"/>
        </w:numPr>
        <w:tabs>
          <w:tab w:val="left" w:pos="709"/>
        </w:tabs>
        <w:spacing w:line="480" w:lineRule="exact"/>
        <w:ind w:left="709" w:hanging="289"/>
        <w:jc w:val="left"/>
        <w:rPr>
          <w:rFonts w:ascii="Arial" w:eastAsia="仿宋_GB2312" w:hAnsi="Arial" w:cs="Arial"/>
        </w:rPr>
      </w:pPr>
      <w:r>
        <w:rPr>
          <w:rFonts w:ascii="Arial" w:eastAsia="仿宋_GB2312" w:hAnsi="Arial" w:cs="Arial" w:hint="eastAsia"/>
        </w:rPr>
        <w:t>每天对园区绿化带内垃圾进行清理，保证园区环境品质，冬季及时清扫绿篱、树木中积雪，防止苗木受到损坏。遇到集中作业产生大量的绿化垃圾由乙方负责清运。</w:t>
      </w:r>
    </w:p>
    <w:p w:rsidR="00987382" w:rsidRDefault="00987382">
      <w:pPr>
        <w:numPr>
          <w:ilvl w:val="0"/>
          <w:numId w:val="5"/>
        </w:numPr>
        <w:tabs>
          <w:tab w:val="left" w:pos="709"/>
        </w:tabs>
        <w:spacing w:line="480" w:lineRule="exact"/>
        <w:ind w:left="709" w:hanging="289"/>
        <w:jc w:val="left"/>
        <w:rPr>
          <w:rFonts w:ascii="Arial" w:eastAsia="仿宋_GB2312" w:hAnsi="Arial" w:cs="Arial"/>
          <w:color w:val="000000"/>
        </w:rPr>
      </w:pPr>
      <w:r>
        <w:rPr>
          <w:rFonts w:ascii="Arial" w:eastAsia="仿宋_GB2312" w:hAnsi="Arial" w:cs="Arial"/>
          <w:color w:val="000000"/>
        </w:rPr>
        <w:t>定期工作：指全面修剪整形、施肥、除杂草、松土和全面病虫害防治。</w:t>
      </w:r>
    </w:p>
    <w:p w:rsidR="00987382" w:rsidRDefault="00987382">
      <w:pPr>
        <w:numPr>
          <w:ilvl w:val="0"/>
          <w:numId w:val="5"/>
        </w:numPr>
        <w:tabs>
          <w:tab w:val="left" w:pos="709"/>
        </w:tabs>
        <w:spacing w:line="480" w:lineRule="exact"/>
        <w:ind w:left="709" w:hanging="289"/>
        <w:jc w:val="left"/>
        <w:rPr>
          <w:rFonts w:ascii="Arial" w:eastAsia="仿宋_GB2312" w:hAnsi="Arial" w:cs="Arial"/>
          <w:color w:val="000000"/>
        </w:rPr>
      </w:pPr>
      <w:r>
        <w:rPr>
          <w:rFonts w:ascii="Arial" w:eastAsia="仿宋_GB2312" w:hAnsi="Arial" w:cs="Arial"/>
          <w:kern w:val="0"/>
        </w:rPr>
        <w:t>其他：</w:t>
      </w:r>
      <w:r>
        <w:rPr>
          <w:rFonts w:ascii="Arial" w:eastAsia="仿宋_GB2312" w:hAnsi="Arial" w:cs="Arial"/>
          <w:kern w:val="0"/>
          <w:szCs w:val="21"/>
          <w:u w:val="single"/>
        </w:rPr>
        <w:t xml:space="preserve"> ①</w:t>
      </w:r>
      <w:r>
        <w:rPr>
          <w:rFonts w:ascii="Arial" w:eastAsia="仿宋_GB2312" w:hAnsi="Arial" w:cs="Arial" w:hint="eastAsia"/>
          <w:kern w:val="0"/>
          <w:szCs w:val="21"/>
          <w:u w:val="single"/>
        </w:rPr>
        <w:t>项目绿化区域</w:t>
      </w:r>
      <w:r>
        <w:rPr>
          <w:rFonts w:ascii="Arial" w:eastAsia="仿宋_GB2312" w:hAnsi="Arial" w:cs="Arial"/>
          <w:kern w:val="0"/>
          <w:szCs w:val="21"/>
          <w:u w:val="single"/>
        </w:rPr>
        <w:t>内不得有树苗枯死、不得有黄土</w:t>
      </w:r>
      <w:r>
        <w:rPr>
          <w:rFonts w:ascii="Arial" w:eastAsia="仿宋_GB2312" w:hAnsi="Arial" w:cs="Arial" w:hint="eastAsia"/>
          <w:kern w:val="0"/>
          <w:szCs w:val="21"/>
          <w:u w:val="single"/>
        </w:rPr>
        <w:t>裸露</w:t>
      </w:r>
      <w:r>
        <w:rPr>
          <w:rFonts w:ascii="Arial" w:eastAsia="仿宋_GB2312" w:hAnsi="Arial" w:cs="Arial"/>
          <w:kern w:val="0"/>
          <w:szCs w:val="21"/>
          <w:u w:val="single"/>
        </w:rPr>
        <w:t>等现象；</w:t>
      </w:r>
      <w:r>
        <w:rPr>
          <w:rFonts w:ascii="Arial" w:eastAsia="仿宋_GB2312" w:hAnsi="Arial" w:cs="Arial"/>
          <w:kern w:val="0"/>
          <w:szCs w:val="21"/>
          <w:u w:val="single"/>
        </w:rPr>
        <w:t>②</w:t>
      </w:r>
      <w:r>
        <w:rPr>
          <w:rFonts w:ascii="Arial" w:eastAsia="仿宋_GB2312" w:hAnsi="Arial" w:cs="Arial"/>
          <w:kern w:val="0"/>
          <w:szCs w:val="21"/>
          <w:u w:val="single"/>
        </w:rPr>
        <w:t>确保绿化、</w:t>
      </w:r>
      <w:r>
        <w:rPr>
          <w:rFonts w:ascii="Arial" w:eastAsia="仿宋_GB2312" w:hAnsi="Arial" w:cs="Arial"/>
          <w:color w:val="000000"/>
          <w:kern w:val="0"/>
          <w:szCs w:val="21"/>
          <w:u w:val="single"/>
        </w:rPr>
        <w:t>乔灌木、草花</w:t>
      </w:r>
      <w:r>
        <w:rPr>
          <w:rFonts w:ascii="Arial" w:eastAsia="仿宋_GB2312" w:hAnsi="Arial" w:cs="Arial"/>
          <w:color w:val="000000"/>
          <w:kern w:val="0"/>
          <w:szCs w:val="21"/>
          <w:u w:val="single"/>
        </w:rPr>
        <w:lastRenderedPageBreak/>
        <w:t>等保存率</w:t>
      </w:r>
      <w:r>
        <w:rPr>
          <w:rFonts w:ascii="Arial" w:eastAsia="仿宋_GB2312" w:hAnsi="Arial" w:cs="Arial"/>
          <w:color w:val="000000"/>
          <w:kern w:val="0"/>
          <w:szCs w:val="21"/>
          <w:u w:val="single"/>
        </w:rPr>
        <w:t>100%</w:t>
      </w:r>
      <w:r>
        <w:rPr>
          <w:rFonts w:ascii="Arial" w:eastAsia="仿宋_GB2312" w:hAnsi="Arial" w:cs="Arial"/>
          <w:color w:val="000000"/>
          <w:kern w:val="0"/>
          <w:szCs w:val="21"/>
          <w:u w:val="single"/>
        </w:rPr>
        <w:t>、绿化设施及硬件景观保持常年完好；</w:t>
      </w:r>
      <w:r>
        <w:rPr>
          <w:rFonts w:ascii="Arial" w:eastAsia="仿宋_GB2312" w:hAnsi="Arial" w:cs="Arial"/>
          <w:color w:val="000000"/>
          <w:kern w:val="0"/>
          <w:szCs w:val="21"/>
          <w:u w:val="single"/>
        </w:rPr>
        <w:t>③</w:t>
      </w:r>
      <w:r>
        <w:rPr>
          <w:rFonts w:ascii="Arial" w:eastAsia="仿宋_GB2312" w:hAnsi="Arial" w:cs="Arial"/>
          <w:color w:val="000000"/>
          <w:kern w:val="0"/>
          <w:szCs w:val="21"/>
          <w:u w:val="single"/>
        </w:rPr>
        <w:t>确保按照</w:t>
      </w:r>
      <w:r>
        <w:rPr>
          <w:rFonts w:ascii="Arial" w:eastAsia="仿宋_GB2312" w:hAnsi="Arial" w:cs="Arial" w:hint="eastAsia"/>
          <w:color w:val="000000"/>
          <w:kern w:val="0"/>
          <w:szCs w:val="21"/>
          <w:u w:val="single"/>
        </w:rPr>
        <w:t>甲方</w:t>
      </w:r>
      <w:r>
        <w:rPr>
          <w:rFonts w:ascii="Arial" w:eastAsia="仿宋_GB2312" w:hAnsi="Arial" w:cs="Arial"/>
          <w:color w:val="000000"/>
          <w:kern w:val="0"/>
          <w:szCs w:val="21"/>
          <w:u w:val="single"/>
        </w:rPr>
        <w:t>的要求补种季节性花草和其他临时需要摆放的花卉</w:t>
      </w:r>
      <w:r>
        <w:rPr>
          <w:rFonts w:ascii="Arial" w:eastAsia="仿宋_GB2312" w:hAnsi="Arial" w:cs="Arial"/>
          <w:color w:val="000000"/>
          <w:kern w:val="0"/>
          <w:szCs w:val="21"/>
          <w:u w:val="single"/>
        </w:rPr>
        <w:t xml:space="preserve"> </w:t>
      </w:r>
      <w:r>
        <w:rPr>
          <w:rFonts w:ascii="Arial" w:eastAsia="仿宋_GB2312" w:hAnsi="Arial" w:cs="Arial" w:hint="eastAsia"/>
          <w:color w:val="000000"/>
          <w:kern w:val="0"/>
          <w:szCs w:val="21"/>
          <w:u w:val="single"/>
        </w:rPr>
        <w:t>。</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绿化养护人员及绿化养护方式：</w:t>
      </w:r>
    </w:p>
    <w:p w:rsidR="00987382" w:rsidRDefault="00987382">
      <w:pPr>
        <w:numPr>
          <w:ilvl w:val="0"/>
          <w:numId w:val="6"/>
        </w:numPr>
        <w:tabs>
          <w:tab w:val="left" w:pos="709"/>
        </w:tabs>
        <w:spacing w:line="480" w:lineRule="exact"/>
        <w:ind w:left="709" w:hanging="289"/>
        <w:rPr>
          <w:rFonts w:ascii="Arial" w:eastAsia="仿宋_GB2312" w:hAnsi="Arial" w:cs="Arial"/>
        </w:rPr>
      </w:pPr>
      <w:r>
        <w:rPr>
          <w:rFonts w:ascii="Arial" w:eastAsia="仿宋_GB2312" w:hAnsi="Arial" w:cs="Arial"/>
        </w:rPr>
        <w:t>乙方根据甲方工作需要，</w:t>
      </w:r>
      <w:r>
        <w:rPr>
          <w:rFonts w:ascii="Arial" w:eastAsia="仿宋_GB2312" w:hAnsi="Arial" w:cs="Arial" w:hint="eastAsia"/>
        </w:rPr>
        <w:t>常规</w:t>
      </w:r>
      <w:r>
        <w:rPr>
          <w:rFonts w:ascii="Arial" w:eastAsia="仿宋_GB2312" w:hAnsi="Arial" w:cs="Arial"/>
        </w:rPr>
        <w:t>委派</w:t>
      </w:r>
      <w:r>
        <w:rPr>
          <w:rFonts w:ascii="Arial" w:eastAsia="仿宋_GB2312" w:hAnsi="Arial" w:cs="Arial" w:hint="eastAsia"/>
        </w:rPr>
        <w:t>养护工人四人（包含一名领班），</w:t>
      </w:r>
      <w:r>
        <w:rPr>
          <w:rFonts w:ascii="Arial" w:eastAsia="仿宋_GB2312" w:hAnsi="Arial" w:cs="Arial"/>
        </w:rPr>
        <w:t>本合同第一条所指定的区域内从事各项绿化养护工作；</w:t>
      </w:r>
      <w:r>
        <w:rPr>
          <w:rFonts w:ascii="Arial" w:eastAsia="仿宋_GB2312" w:hAnsi="Arial" w:cs="Arial" w:hint="eastAsia"/>
        </w:rPr>
        <w:t>遇需集中作业，乙方另行委派工作人员（如补种、防寒等），甲方不在另行支付相关增加人员费用。</w:t>
      </w:r>
    </w:p>
    <w:p w:rsidR="00987382" w:rsidRDefault="00987382">
      <w:pPr>
        <w:numPr>
          <w:ilvl w:val="0"/>
          <w:numId w:val="6"/>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对其他季节性修剪、除虫害或需要在特定的时间内作业完成的项目，乙方应根据实际需要及时增派作业人员，在特定的时间内完成，确保苗木优良长势和景</w:t>
      </w:r>
      <w:r>
        <w:rPr>
          <w:rFonts w:ascii="Arial" w:eastAsia="仿宋_GB2312" w:hAnsi="Arial" w:cs="Arial" w:hint="eastAsia"/>
          <w:color w:val="000000"/>
        </w:rPr>
        <w:t>观</w:t>
      </w:r>
      <w:r>
        <w:rPr>
          <w:rFonts w:ascii="Arial" w:eastAsia="仿宋_GB2312" w:hAnsi="Arial" w:cs="Arial"/>
          <w:color w:val="000000"/>
        </w:rPr>
        <w:t>的整体效果</w:t>
      </w:r>
      <w:r>
        <w:rPr>
          <w:rFonts w:ascii="Arial" w:eastAsia="仿宋_GB2312" w:hAnsi="Arial" w:cs="Arial" w:hint="eastAsia"/>
          <w:color w:val="000000"/>
        </w:rPr>
        <w:t>。</w:t>
      </w:r>
    </w:p>
    <w:p w:rsidR="00987382" w:rsidRDefault="00987382">
      <w:pPr>
        <w:numPr>
          <w:ilvl w:val="0"/>
          <w:numId w:val="6"/>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在日常基本养护外，应及时增派作业人员配合</w:t>
      </w:r>
      <w:r>
        <w:rPr>
          <w:rFonts w:ascii="Arial" w:eastAsia="仿宋_GB2312" w:hAnsi="Arial" w:cs="Arial" w:hint="eastAsia"/>
          <w:color w:val="000000"/>
        </w:rPr>
        <w:t>甲方</w:t>
      </w:r>
      <w:r>
        <w:rPr>
          <w:rFonts w:ascii="Arial" w:eastAsia="仿宋_GB2312" w:hAnsi="Arial" w:cs="Arial"/>
          <w:color w:val="000000"/>
        </w:rPr>
        <w:t>做</w:t>
      </w:r>
      <w:r>
        <w:rPr>
          <w:rFonts w:ascii="Arial" w:eastAsia="仿宋_GB2312" w:hAnsi="Arial" w:cs="Arial" w:hint="eastAsia"/>
          <w:color w:val="000000"/>
        </w:rPr>
        <w:t>好空置</w:t>
      </w:r>
      <w:r>
        <w:rPr>
          <w:rFonts w:ascii="Arial" w:eastAsia="仿宋_GB2312" w:hAnsi="Arial" w:cs="Arial"/>
          <w:color w:val="000000"/>
        </w:rPr>
        <w:t>庭院的</w:t>
      </w:r>
      <w:r>
        <w:rPr>
          <w:rFonts w:ascii="Arial" w:eastAsia="仿宋_GB2312" w:hAnsi="Arial" w:cs="Arial" w:hint="eastAsia"/>
          <w:color w:val="000000"/>
        </w:rPr>
        <w:t>浇水、</w:t>
      </w:r>
      <w:r>
        <w:rPr>
          <w:rFonts w:ascii="Arial" w:eastAsia="仿宋_GB2312" w:hAnsi="Arial" w:cs="Arial"/>
          <w:color w:val="000000"/>
        </w:rPr>
        <w:t>除草、修割，确保绿地</w:t>
      </w:r>
      <w:r>
        <w:rPr>
          <w:rFonts w:ascii="Arial" w:eastAsia="仿宋_GB2312" w:hAnsi="Arial" w:cs="Arial" w:hint="eastAsia"/>
          <w:color w:val="000000"/>
        </w:rPr>
        <w:t>园区</w:t>
      </w:r>
      <w:r>
        <w:rPr>
          <w:rFonts w:ascii="Arial" w:eastAsia="仿宋_GB2312" w:hAnsi="Arial" w:cs="Arial"/>
          <w:color w:val="000000"/>
        </w:rPr>
        <w:t>绿化景观协调、呼应、一致。</w:t>
      </w:r>
    </w:p>
    <w:p w:rsidR="00987382" w:rsidRDefault="00987382">
      <w:pPr>
        <w:numPr>
          <w:ilvl w:val="0"/>
          <w:numId w:val="6"/>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绿化养护方式：由乙方包工、包料</w:t>
      </w:r>
      <w:r>
        <w:rPr>
          <w:rFonts w:ascii="Arial" w:eastAsia="仿宋_GB2312" w:hAnsi="Arial" w:cs="Arial"/>
          <w:color w:val="000000"/>
        </w:rPr>
        <w:t>(</w:t>
      </w:r>
      <w:r>
        <w:rPr>
          <w:rFonts w:ascii="Arial" w:eastAsia="仿宋_GB2312" w:hAnsi="Arial" w:cs="Arial"/>
          <w:color w:val="000000"/>
        </w:rPr>
        <w:t>包括苗木</w:t>
      </w:r>
      <w:r>
        <w:rPr>
          <w:rFonts w:ascii="Arial" w:eastAsia="仿宋_GB2312" w:hAnsi="Arial" w:cs="Arial"/>
          <w:color w:val="000000"/>
        </w:rPr>
        <w:t>)</w:t>
      </w:r>
      <w:r>
        <w:rPr>
          <w:rFonts w:ascii="Arial" w:eastAsia="仿宋_GB2312" w:hAnsi="Arial" w:cs="Arial"/>
          <w:color w:val="000000"/>
        </w:rPr>
        <w:t>、包工具、包设备、包酬金的整体承包方式。</w:t>
      </w:r>
    </w:p>
    <w:p w:rsidR="00987382" w:rsidRDefault="00987382">
      <w:pPr>
        <w:numPr>
          <w:ilvl w:val="0"/>
          <w:numId w:val="6"/>
        </w:numPr>
        <w:tabs>
          <w:tab w:val="left" w:pos="709"/>
        </w:tabs>
        <w:spacing w:line="480" w:lineRule="exact"/>
        <w:ind w:left="709" w:hanging="289"/>
        <w:rPr>
          <w:rFonts w:ascii="Arial" w:eastAsia="仿宋_GB2312" w:hAnsi="Arial" w:cs="Arial"/>
        </w:rPr>
      </w:pPr>
      <w:r>
        <w:rPr>
          <w:rFonts w:ascii="Arial" w:eastAsia="仿宋_GB2312" w:hAnsi="Arial" w:cs="Arial" w:hint="eastAsia"/>
        </w:rPr>
        <w:t>绿化养护人员应该严格按照甲方要求，工服统一方可上岗，对不屡次符合要求的养护人员及时进行替换，替换人员时间不得超过</w:t>
      </w:r>
      <w:r>
        <w:rPr>
          <w:rFonts w:ascii="Arial" w:eastAsia="仿宋_GB2312" w:hAnsi="Arial" w:cs="Arial" w:hint="eastAsia"/>
        </w:rPr>
        <w:t>3</w:t>
      </w:r>
      <w:r>
        <w:rPr>
          <w:rFonts w:ascii="Arial" w:eastAsia="仿宋_GB2312" w:hAnsi="Arial" w:cs="Arial" w:hint="eastAsia"/>
        </w:rPr>
        <w:t>日。</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委托合同期限：</w:t>
      </w:r>
    </w:p>
    <w:p w:rsidR="00987382" w:rsidRDefault="00987382">
      <w:pPr>
        <w:spacing w:line="480" w:lineRule="exact"/>
        <w:ind w:leftChars="338" w:left="710"/>
        <w:rPr>
          <w:rFonts w:ascii="Arial" w:eastAsia="仿宋_GB2312" w:hAnsi="Arial" w:cs="Arial"/>
          <w:kern w:val="0"/>
          <w:szCs w:val="21"/>
        </w:rPr>
      </w:pPr>
      <w:r>
        <w:rPr>
          <w:rFonts w:ascii="Arial" w:eastAsia="仿宋_GB2312" w:hAnsi="Arial" w:cs="Arial" w:hint="eastAsia"/>
          <w:kern w:val="0"/>
          <w:szCs w:val="21"/>
        </w:rPr>
        <w:t xml:space="preserve">20  </w:t>
      </w:r>
      <w:r>
        <w:rPr>
          <w:rFonts w:ascii="Arial" w:eastAsia="仿宋_GB2312" w:hAnsi="Arial" w:cs="Arial" w:hint="eastAsia"/>
          <w:kern w:val="0"/>
          <w:szCs w:val="21"/>
        </w:rPr>
        <w:t>年</w:t>
      </w:r>
      <w:r>
        <w:rPr>
          <w:rFonts w:ascii="Arial" w:eastAsia="仿宋_GB2312" w:hAnsi="Arial" w:cs="Arial" w:hint="eastAsia"/>
          <w:kern w:val="0"/>
          <w:szCs w:val="21"/>
        </w:rPr>
        <w:t xml:space="preserve">  </w:t>
      </w:r>
      <w:r>
        <w:rPr>
          <w:rFonts w:ascii="Arial" w:eastAsia="仿宋_GB2312" w:hAnsi="Arial" w:cs="Arial" w:hint="eastAsia"/>
          <w:kern w:val="0"/>
          <w:szCs w:val="21"/>
        </w:rPr>
        <w:t>月</w:t>
      </w:r>
      <w:r>
        <w:rPr>
          <w:rFonts w:ascii="Arial" w:eastAsia="仿宋_GB2312" w:hAnsi="Arial" w:cs="Arial" w:hint="eastAsia"/>
          <w:kern w:val="0"/>
          <w:szCs w:val="21"/>
        </w:rPr>
        <w:t xml:space="preserve">  </w:t>
      </w:r>
      <w:r>
        <w:rPr>
          <w:rFonts w:ascii="Arial" w:eastAsia="仿宋_GB2312" w:hAnsi="Arial" w:cs="Arial" w:hint="eastAsia"/>
          <w:kern w:val="0"/>
          <w:szCs w:val="21"/>
        </w:rPr>
        <w:t>日</w:t>
      </w:r>
      <w:r>
        <w:rPr>
          <w:rFonts w:ascii="Arial" w:eastAsia="仿宋_GB2312" w:hAnsi="Arial" w:cs="Arial" w:hint="eastAsia"/>
          <w:kern w:val="0"/>
          <w:szCs w:val="21"/>
        </w:rPr>
        <w:t xml:space="preserve"> </w:t>
      </w:r>
      <w:r>
        <w:rPr>
          <w:rFonts w:ascii="Arial" w:eastAsia="仿宋_GB2312" w:hAnsi="Arial" w:cs="Arial"/>
          <w:kern w:val="0"/>
          <w:szCs w:val="21"/>
        </w:rPr>
        <w:t>至</w:t>
      </w:r>
      <w:r>
        <w:rPr>
          <w:rFonts w:ascii="Arial" w:eastAsia="仿宋_GB2312" w:hAnsi="Arial" w:cs="Arial" w:hint="eastAsia"/>
          <w:kern w:val="0"/>
          <w:szCs w:val="21"/>
        </w:rPr>
        <w:t xml:space="preserve">20  </w:t>
      </w:r>
      <w:r>
        <w:rPr>
          <w:rFonts w:ascii="Arial" w:eastAsia="仿宋_GB2312" w:hAnsi="Arial" w:cs="Arial" w:hint="eastAsia"/>
          <w:kern w:val="0"/>
          <w:szCs w:val="21"/>
        </w:rPr>
        <w:t>年</w:t>
      </w:r>
      <w:r>
        <w:rPr>
          <w:rFonts w:ascii="Arial" w:eastAsia="仿宋_GB2312" w:hAnsi="Arial" w:cs="Arial" w:hint="eastAsia"/>
          <w:kern w:val="0"/>
          <w:szCs w:val="21"/>
        </w:rPr>
        <w:t xml:space="preserve">  </w:t>
      </w:r>
      <w:r>
        <w:rPr>
          <w:rFonts w:ascii="Arial" w:eastAsia="仿宋_GB2312" w:hAnsi="Arial" w:cs="Arial" w:hint="eastAsia"/>
          <w:kern w:val="0"/>
          <w:szCs w:val="21"/>
        </w:rPr>
        <w:t>月</w:t>
      </w:r>
      <w:r>
        <w:rPr>
          <w:rFonts w:ascii="Arial" w:eastAsia="仿宋_GB2312" w:hAnsi="Arial" w:cs="Arial" w:hint="eastAsia"/>
          <w:kern w:val="0"/>
          <w:szCs w:val="21"/>
        </w:rPr>
        <w:t xml:space="preserve">  </w:t>
      </w:r>
      <w:r>
        <w:rPr>
          <w:rFonts w:ascii="Arial" w:eastAsia="仿宋_GB2312" w:hAnsi="Arial" w:cs="Arial"/>
          <w:kern w:val="0"/>
          <w:szCs w:val="21"/>
        </w:rPr>
        <w:t>止</w:t>
      </w:r>
      <w:r>
        <w:rPr>
          <w:rFonts w:ascii="Arial" w:eastAsia="仿宋_GB2312" w:hAnsi="Arial" w:cs="Arial"/>
          <w:color w:val="000000"/>
          <w:kern w:val="0"/>
          <w:szCs w:val="21"/>
        </w:rPr>
        <w:t>。合同期满如需续约，甲乙双方应另行协商书面确</w:t>
      </w:r>
      <w:r>
        <w:rPr>
          <w:rFonts w:ascii="Arial" w:eastAsia="仿宋_GB2312" w:hAnsi="Arial" w:cs="Arial"/>
          <w:kern w:val="0"/>
          <w:szCs w:val="21"/>
        </w:rPr>
        <w:t>定。</w:t>
      </w:r>
      <w:r>
        <w:rPr>
          <w:rFonts w:ascii="Arial" w:eastAsia="仿宋_GB2312" w:hAnsi="Arial" w:cs="Arial" w:hint="eastAsia"/>
          <w:kern w:val="0"/>
          <w:szCs w:val="21"/>
        </w:rPr>
        <w:t>甲方需提前</w:t>
      </w:r>
      <w:r>
        <w:rPr>
          <w:rFonts w:ascii="Arial" w:eastAsia="仿宋_GB2312" w:hAnsi="Arial" w:cs="Arial" w:hint="eastAsia"/>
          <w:kern w:val="0"/>
          <w:szCs w:val="21"/>
        </w:rPr>
        <w:t>30</w:t>
      </w:r>
      <w:r>
        <w:rPr>
          <w:rFonts w:ascii="Arial" w:eastAsia="仿宋_GB2312" w:hAnsi="Arial" w:cs="Arial" w:hint="eastAsia"/>
          <w:kern w:val="0"/>
          <w:szCs w:val="21"/>
        </w:rPr>
        <w:t>天通知乙方。</w:t>
      </w:r>
    </w:p>
    <w:p w:rsidR="00987382" w:rsidRDefault="00987382">
      <w:pPr>
        <w:spacing w:line="480" w:lineRule="exact"/>
        <w:ind w:leftChars="337" w:left="709" w:hanging="1"/>
        <w:rPr>
          <w:rFonts w:ascii="Arial" w:eastAsia="仿宋_GB2312" w:hAnsi="Arial" w:cs="Arial"/>
          <w:color w:val="000000"/>
          <w:kern w:val="0"/>
          <w:szCs w:val="21"/>
        </w:rPr>
      </w:pPr>
      <w:r>
        <w:rPr>
          <w:rFonts w:ascii="Arial" w:eastAsia="仿宋_GB2312" w:hAnsi="Arial" w:cs="Arial"/>
          <w:kern w:val="0"/>
          <w:szCs w:val="21"/>
        </w:rPr>
        <w:t>在此期间，乙方</w:t>
      </w:r>
      <w:r>
        <w:rPr>
          <w:rFonts w:ascii="Arial" w:eastAsia="仿宋_GB2312" w:hAnsi="Arial" w:cs="Arial" w:hint="eastAsia"/>
          <w:kern w:val="0"/>
          <w:szCs w:val="21"/>
        </w:rPr>
        <w:t>季</w:t>
      </w:r>
      <w:r>
        <w:rPr>
          <w:rFonts w:ascii="Arial" w:eastAsia="仿宋_GB2312" w:hAnsi="Arial" w:cs="Arial"/>
          <w:kern w:val="0"/>
          <w:szCs w:val="21"/>
        </w:rPr>
        <w:t>度考核</w:t>
      </w:r>
      <w:r>
        <w:rPr>
          <w:rFonts w:ascii="Arial" w:eastAsia="仿宋_GB2312" w:hAnsi="Arial" w:cs="Arial"/>
          <w:color w:val="000000"/>
          <w:kern w:val="0"/>
          <w:szCs w:val="21"/>
        </w:rPr>
        <w:t>连续三次不能达到甲方规定之</w:t>
      </w:r>
      <w:r>
        <w:rPr>
          <w:rFonts w:ascii="Arial" w:eastAsia="仿宋_GB2312" w:hAnsi="Arial" w:cs="Arial" w:hint="eastAsia"/>
          <w:color w:val="000000"/>
          <w:kern w:val="0"/>
          <w:szCs w:val="21"/>
        </w:rPr>
        <w:t>85</w:t>
      </w:r>
      <w:r>
        <w:rPr>
          <w:rFonts w:ascii="Arial" w:eastAsia="仿宋_GB2312" w:hAnsi="Arial" w:cs="Arial"/>
          <w:color w:val="000000"/>
          <w:kern w:val="0"/>
          <w:szCs w:val="21"/>
        </w:rPr>
        <w:t>分，且无改进措施，甲方有权解除合同。</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甲方权利与义务：</w:t>
      </w:r>
    </w:p>
    <w:p w:rsidR="00987382" w:rsidRDefault="00987382">
      <w:pPr>
        <w:numPr>
          <w:ilvl w:val="0"/>
          <w:numId w:val="7"/>
        </w:numPr>
        <w:tabs>
          <w:tab w:val="left" w:pos="709"/>
        </w:tabs>
        <w:spacing w:line="480" w:lineRule="exact"/>
        <w:ind w:left="709" w:hanging="289"/>
        <w:rPr>
          <w:rFonts w:ascii="Arial" w:eastAsia="仿宋_GB2312" w:hAnsi="Arial" w:cs="Arial"/>
          <w:color w:val="000000"/>
        </w:rPr>
      </w:pPr>
      <w:r>
        <w:rPr>
          <w:rFonts w:ascii="Arial" w:eastAsia="仿宋_GB2312" w:hAnsi="Arial" w:cs="Arial" w:hint="eastAsia"/>
        </w:rPr>
        <w:t>甲方</w:t>
      </w:r>
      <w:r>
        <w:rPr>
          <w:rFonts w:ascii="Arial" w:eastAsia="仿宋_GB2312" w:hAnsi="Arial" w:cs="Arial"/>
        </w:rPr>
        <w:t>制定</w:t>
      </w:r>
      <w:r>
        <w:rPr>
          <w:rFonts w:ascii="Arial" w:eastAsia="仿宋_GB2312" w:hAnsi="Arial" w:cs="Arial" w:hint="eastAsia"/>
        </w:rPr>
        <w:t>绿化的</w:t>
      </w:r>
      <w:r>
        <w:rPr>
          <w:rFonts w:ascii="Arial" w:eastAsia="仿宋_GB2312" w:hAnsi="Arial" w:cs="Arial"/>
        </w:rPr>
        <w:t>管理措施</w:t>
      </w:r>
      <w:r>
        <w:rPr>
          <w:rFonts w:ascii="Arial" w:eastAsia="仿宋_GB2312" w:hAnsi="Arial" w:cs="Arial" w:hint="eastAsia"/>
        </w:rPr>
        <w:t>、计划</w:t>
      </w:r>
      <w:r>
        <w:rPr>
          <w:rFonts w:ascii="Arial" w:eastAsia="仿宋_GB2312" w:hAnsi="Arial" w:cs="Arial"/>
        </w:rPr>
        <w:t>，</w:t>
      </w:r>
      <w:r>
        <w:rPr>
          <w:rFonts w:ascii="Arial" w:eastAsia="仿宋_GB2312" w:hAnsi="Arial" w:cs="Arial"/>
          <w:color w:val="000000"/>
        </w:rPr>
        <w:t>提出具体工作内容和监督检查标准，使乙方按照甲方要求开展各项绿化养护工作；</w:t>
      </w:r>
    </w:p>
    <w:p w:rsidR="00987382" w:rsidRDefault="00987382">
      <w:pPr>
        <w:numPr>
          <w:ilvl w:val="0"/>
          <w:numId w:val="7"/>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对乙方的日常工作进行检查、抽查、监督、验收，发现乙方未按照合同约定或未达到工作要求，及时提出整改要求；</w:t>
      </w:r>
    </w:p>
    <w:p w:rsidR="00987382" w:rsidRDefault="00987382">
      <w:pPr>
        <w:numPr>
          <w:ilvl w:val="0"/>
          <w:numId w:val="7"/>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对乙方的服务工作进行考核评估，对优秀人员提出奖励建议，对乙方不符合本合同约定的服务事项、工作不合格对等由甲方管理人员向乙方递交《整改通知单》，</w:t>
      </w:r>
      <w:r>
        <w:rPr>
          <w:rFonts w:ascii="Arial" w:eastAsia="仿宋_GB2312" w:hAnsi="Arial" w:cs="Arial" w:hint="eastAsia"/>
          <w:color w:val="000000"/>
        </w:rPr>
        <w:t>乙方需根据整改项及期限进行整改；如多次出现整改不及时甲方有权</w:t>
      </w:r>
      <w:r>
        <w:rPr>
          <w:rFonts w:ascii="Arial" w:eastAsia="仿宋_GB2312" w:hAnsi="Arial" w:cs="Arial"/>
          <w:color w:val="000000"/>
        </w:rPr>
        <w:t>对乙方做出经济处罚，对情节严重的或根据本合同其他条款的约定，甲方有权解除本合同（参见第十一条第</w:t>
      </w:r>
      <w:r>
        <w:rPr>
          <w:rFonts w:ascii="Arial" w:eastAsia="仿宋_GB2312" w:hAnsi="Arial" w:cs="Arial"/>
          <w:color w:val="000000"/>
        </w:rPr>
        <w:t>7</w:t>
      </w:r>
      <w:r>
        <w:rPr>
          <w:rFonts w:ascii="Arial" w:eastAsia="仿宋_GB2312" w:hAnsi="Arial" w:cs="Arial"/>
          <w:color w:val="000000"/>
        </w:rPr>
        <w:t>款）；</w:t>
      </w:r>
    </w:p>
    <w:p w:rsidR="00987382" w:rsidRDefault="00987382">
      <w:pPr>
        <w:numPr>
          <w:ilvl w:val="0"/>
          <w:numId w:val="7"/>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如遇绿化养护特殊工作需求时（如外来人员参观、创优检查等情况），至少提前一天通知乙方安排人员进行养护、修剪、绿化垃圾清理或其它物业所需的相关工作；</w:t>
      </w:r>
    </w:p>
    <w:p w:rsidR="00987382" w:rsidRDefault="00987382">
      <w:pPr>
        <w:numPr>
          <w:ilvl w:val="0"/>
          <w:numId w:val="7"/>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无偿提供绿化养护工作所需的垃圾堆放点，工具堆放场地及办公场所；</w:t>
      </w:r>
    </w:p>
    <w:p w:rsidR="00987382" w:rsidRDefault="00987382">
      <w:pPr>
        <w:numPr>
          <w:ilvl w:val="0"/>
          <w:numId w:val="7"/>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lastRenderedPageBreak/>
        <w:t>对乙方提出的合理建议和要求经甲方确认后予以采纳或提供帮助；</w:t>
      </w:r>
    </w:p>
    <w:p w:rsidR="00987382" w:rsidRDefault="00987382">
      <w:pPr>
        <w:numPr>
          <w:ilvl w:val="0"/>
          <w:numId w:val="7"/>
        </w:numPr>
        <w:tabs>
          <w:tab w:val="left" w:pos="709"/>
        </w:tabs>
        <w:spacing w:line="480" w:lineRule="exact"/>
        <w:ind w:left="709" w:hanging="289"/>
        <w:rPr>
          <w:rFonts w:ascii="Arial" w:eastAsia="仿宋_GB2312" w:hAnsi="Arial" w:cs="Arial"/>
        </w:rPr>
      </w:pPr>
      <w:r>
        <w:rPr>
          <w:rFonts w:ascii="Arial" w:eastAsia="仿宋_GB2312" w:hAnsi="Arial" w:cs="Arial"/>
        </w:rPr>
        <w:t>甲方应根据乙方</w:t>
      </w:r>
      <w:r>
        <w:rPr>
          <w:rFonts w:ascii="Arial" w:eastAsia="仿宋_GB2312" w:hAnsi="Arial" w:cs="Arial" w:hint="eastAsia"/>
        </w:rPr>
        <w:t>提供法人</w:t>
      </w:r>
      <w:r>
        <w:rPr>
          <w:rFonts w:ascii="Arial" w:eastAsia="仿宋_GB2312" w:hAnsi="Arial" w:cs="Arial"/>
        </w:rPr>
        <w:t>作业计划，</w:t>
      </w:r>
      <w:r>
        <w:rPr>
          <w:rFonts w:ascii="Arial" w:eastAsia="仿宋_GB2312" w:hAnsi="Arial" w:cs="Arial" w:hint="eastAsia"/>
        </w:rPr>
        <w:t>通知</w:t>
      </w:r>
      <w:r>
        <w:rPr>
          <w:rFonts w:ascii="Arial" w:eastAsia="仿宋_GB2312" w:hAnsi="Arial" w:cs="Arial"/>
        </w:rPr>
        <w:t>专门人员协调解决水电等配套工作</w:t>
      </w:r>
      <w:r>
        <w:rPr>
          <w:rFonts w:ascii="Arial" w:eastAsia="仿宋_GB2312" w:hAnsi="Arial" w:cs="Arial" w:hint="eastAsia"/>
        </w:rPr>
        <w:t>；</w:t>
      </w:r>
    </w:p>
    <w:p w:rsidR="00987382" w:rsidRDefault="00987382">
      <w:pPr>
        <w:numPr>
          <w:ilvl w:val="0"/>
          <w:numId w:val="7"/>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按合同约定为乙方办理结算手续，按时支付应付费用。</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乙方权利与义务：</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有权对甲方在工作中存在的问题提出合理化建议；</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严格按本合同约定，为甲方委托管理的</w:t>
      </w:r>
      <w:r>
        <w:rPr>
          <w:rFonts w:ascii="Arial" w:eastAsia="仿宋_GB2312" w:hAnsi="Arial" w:cs="Arial" w:hint="eastAsia"/>
          <w:color w:val="000000"/>
        </w:rPr>
        <w:t>项目</w:t>
      </w:r>
      <w:r>
        <w:rPr>
          <w:rFonts w:ascii="Arial" w:eastAsia="仿宋_GB2312" w:hAnsi="Arial" w:cs="Arial"/>
          <w:color w:val="000000"/>
        </w:rPr>
        <w:t>开展公共区域、指定场所等提供专业化的绿化养护服务，做好垃圾清运以及其他临时绿化养护工作；并按照双方确定的相应服务及管理措施、具体工作内容和监督检查标准等，完成各项绿化养护工作；</w:t>
      </w:r>
    </w:p>
    <w:p w:rsidR="00987382" w:rsidRDefault="00987382">
      <w:pPr>
        <w:numPr>
          <w:ilvl w:val="0"/>
          <w:numId w:val="8"/>
        </w:numPr>
        <w:tabs>
          <w:tab w:val="left" w:pos="709"/>
        </w:tabs>
        <w:spacing w:line="480" w:lineRule="exact"/>
        <w:ind w:left="709" w:hanging="289"/>
        <w:rPr>
          <w:rFonts w:ascii="Arial" w:eastAsia="仿宋_GB2312" w:hAnsi="Arial" w:cs="Arial"/>
        </w:rPr>
      </w:pPr>
      <w:r>
        <w:rPr>
          <w:rFonts w:ascii="Arial" w:eastAsia="仿宋_GB2312" w:hAnsi="Arial" w:cs="Arial"/>
        </w:rPr>
        <w:t>派驻甲方的所有工作人员，必须按甲方的有关规定办理相关手续</w:t>
      </w:r>
      <w:r>
        <w:rPr>
          <w:rFonts w:ascii="Arial" w:eastAsia="仿宋_GB2312" w:hAnsi="Arial" w:cs="Arial" w:hint="eastAsia"/>
        </w:rPr>
        <w:t>，</w:t>
      </w:r>
      <w:r>
        <w:rPr>
          <w:rFonts w:ascii="Arial" w:eastAsia="仿宋_GB2312" w:hAnsi="Arial" w:cs="Arial"/>
        </w:rPr>
        <w:t>并提交所有工作人员有效身份证明</w:t>
      </w:r>
      <w:r>
        <w:rPr>
          <w:rFonts w:ascii="Arial" w:eastAsia="仿宋_GB2312" w:hAnsi="Arial" w:cs="Arial"/>
          <w:color w:val="000000"/>
        </w:rPr>
        <w:t>复印件。参见附件</w:t>
      </w:r>
      <w:r>
        <w:rPr>
          <w:rFonts w:ascii="Arial" w:eastAsia="仿宋_GB2312" w:hAnsi="Arial" w:cs="Arial"/>
          <w:color w:val="000000"/>
        </w:rPr>
        <w:t>2</w:t>
      </w:r>
      <w:r>
        <w:rPr>
          <w:rFonts w:ascii="Arial" w:eastAsia="仿宋_GB2312" w:hAnsi="Arial" w:cs="Arial" w:hint="eastAsia"/>
          <w:color w:val="000000"/>
        </w:rPr>
        <w:t>、</w:t>
      </w:r>
      <w:r>
        <w:rPr>
          <w:rFonts w:ascii="Arial" w:eastAsia="仿宋_GB2312" w:hAnsi="Arial" w:cs="Arial"/>
          <w:color w:val="000000"/>
        </w:rPr>
        <w:t>绿化养护作业人员配置计划</w:t>
      </w:r>
      <w:r>
        <w:rPr>
          <w:rFonts w:ascii="Arial" w:eastAsia="仿宋_GB2312" w:hAnsi="Arial" w:cs="Arial" w:hint="eastAsia"/>
          <w:color w:val="000000"/>
        </w:rPr>
        <w:t>。</w:t>
      </w:r>
      <w:r>
        <w:rPr>
          <w:rFonts w:ascii="Arial" w:eastAsia="仿宋_GB2312" w:hAnsi="Arial" w:cs="Arial"/>
          <w:color w:val="000000"/>
        </w:rPr>
        <w:t>所有乙方绿化养护员工必须统</w:t>
      </w:r>
      <w:r>
        <w:rPr>
          <w:rFonts w:ascii="Arial" w:eastAsia="仿宋_GB2312" w:hAnsi="Arial" w:cs="Arial"/>
        </w:rPr>
        <w:t>一着装</w:t>
      </w:r>
      <w:r>
        <w:rPr>
          <w:rFonts w:ascii="Arial" w:eastAsia="仿宋_GB2312" w:hAnsi="Arial" w:cs="Arial" w:hint="eastAsia"/>
        </w:rPr>
        <w:t>，</w:t>
      </w:r>
      <w:r>
        <w:rPr>
          <w:rFonts w:ascii="Arial" w:eastAsia="仿宋_GB2312" w:hAnsi="Arial" w:cs="Arial"/>
        </w:rPr>
        <w:t>做到工完场清，文明作业。每日按要求到指定位置签到，工作时间不得擅离岗位；</w:t>
      </w:r>
      <w:r>
        <w:rPr>
          <w:rFonts w:ascii="Arial" w:eastAsia="仿宋_GB2312" w:hAnsi="Arial" w:cs="Arial"/>
        </w:rPr>
        <w:t xml:space="preserve"> </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按照双方协商人数，选择符合相应条件，素质良好，技术娴熟，形象好，身体健康的专业人员进场作业。</w:t>
      </w:r>
      <w:r>
        <w:rPr>
          <w:rFonts w:ascii="Arial" w:eastAsia="仿宋_GB2312" w:hAnsi="Arial" w:cs="Arial" w:hint="eastAsia"/>
        </w:rPr>
        <w:t>驻场负责人必须经过甲方面试方可上岗，</w:t>
      </w:r>
      <w:r>
        <w:rPr>
          <w:rFonts w:ascii="Arial" w:eastAsia="仿宋_GB2312" w:hAnsi="Arial" w:cs="Arial"/>
          <w:color w:val="000000"/>
        </w:rPr>
        <w:t>严格教育、培训和管理派驻绿化养护员工遵守甲方制定的各项规章制度，服从甲方的管理，爱护</w:t>
      </w:r>
      <w:r>
        <w:rPr>
          <w:rFonts w:ascii="Arial" w:eastAsia="仿宋_GB2312" w:hAnsi="Arial" w:cs="Arial" w:hint="eastAsia"/>
          <w:color w:val="000000"/>
        </w:rPr>
        <w:t>甲方项目</w:t>
      </w:r>
      <w:r>
        <w:rPr>
          <w:rFonts w:ascii="Arial" w:eastAsia="仿宋_GB2312" w:hAnsi="Arial" w:cs="Arial"/>
          <w:color w:val="000000"/>
        </w:rPr>
        <w:t>财物，维护甲方良好形象；</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根据工作要求和专业标准，安排或指导员工开展业务技能和素质等各项培训；</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每月末将《绿化养护工作计划》和《工作总结》以书面形式交甲方审核；因实际工作所需调整工作计划需要报甲方备案；</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不得因其它区域绿化养护工作需要等原因，随意将</w:t>
      </w:r>
      <w:r>
        <w:rPr>
          <w:rFonts w:ascii="Arial" w:eastAsia="仿宋_GB2312" w:hAnsi="Arial" w:cs="Arial" w:hint="eastAsia"/>
          <w:color w:val="000000"/>
        </w:rPr>
        <w:t>本</w:t>
      </w:r>
      <w:r>
        <w:rPr>
          <w:rFonts w:ascii="Arial" w:eastAsia="仿宋_GB2312" w:hAnsi="Arial" w:cs="Arial" w:hint="eastAsia"/>
        </w:rPr>
        <w:t>园区</w:t>
      </w:r>
      <w:r>
        <w:rPr>
          <w:rFonts w:ascii="Arial" w:eastAsia="仿宋_GB2312" w:hAnsi="Arial" w:cs="Arial" w:hint="eastAsia"/>
          <w:color w:val="000000"/>
        </w:rPr>
        <w:t>的</w:t>
      </w:r>
      <w:r>
        <w:rPr>
          <w:rFonts w:ascii="Arial" w:eastAsia="仿宋_GB2312" w:hAnsi="Arial" w:cs="Arial"/>
          <w:color w:val="000000"/>
        </w:rPr>
        <w:t>绿化养护员工调离；确需调离的，需制定人员补充计划并经甲方批准后方可实施。保证将人员流动率控制在</w:t>
      </w:r>
      <w:r>
        <w:rPr>
          <w:rFonts w:ascii="Arial" w:eastAsia="仿宋_GB2312" w:hAnsi="Arial" w:cs="Arial"/>
          <w:color w:val="000000"/>
          <w:u w:val="single"/>
        </w:rPr>
        <w:t>20% /</w:t>
      </w:r>
      <w:r>
        <w:rPr>
          <w:rFonts w:ascii="Arial" w:eastAsia="仿宋_GB2312" w:hAnsi="Arial" w:cs="Arial"/>
          <w:color w:val="000000"/>
          <w:u w:val="single"/>
        </w:rPr>
        <w:t>月</w:t>
      </w:r>
      <w:r>
        <w:rPr>
          <w:rFonts w:ascii="Arial" w:eastAsia="仿宋_GB2312" w:hAnsi="Arial" w:cs="Arial"/>
          <w:color w:val="000000"/>
        </w:rPr>
        <w:t>以内（甲方主动要求乙方调换的除外）；</w:t>
      </w:r>
      <w:r>
        <w:rPr>
          <w:rFonts w:ascii="Arial" w:eastAsia="仿宋_GB2312" w:hAnsi="Arial" w:cs="Arial"/>
          <w:color w:val="000000"/>
        </w:rPr>
        <w:t xml:space="preserve"> </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如遇有关部门进行检查，乙方必须保证养护、修剪、绿化垃圾清理等措施到位，如因乙方原因未能通过有关检查，乙方将负责全部违约责任，甲方有权视具体情况对乙方采取扣除月服务费</w:t>
      </w:r>
      <w:r>
        <w:rPr>
          <w:rFonts w:ascii="Arial" w:eastAsia="仿宋_GB2312" w:hAnsi="Arial" w:cs="Arial"/>
          <w:b/>
          <w:color w:val="000000"/>
          <w:u w:val="single"/>
        </w:rPr>
        <w:t>5%</w:t>
      </w:r>
      <w:r>
        <w:rPr>
          <w:rFonts w:ascii="Arial" w:eastAsia="仿宋_GB2312" w:hAnsi="Arial" w:cs="Arial"/>
          <w:color w:val="000000"/>
        </w:rPr>
        <w:t>的经济处罚；</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做好</w:t>
      </w:r>
      <w:r>
        <w:rPr>
          <w:rFonts w:ascii="Arial" w:eastAsia="仿宋_GB2312" w:hAnsi="Arial" w:cs="Arial" w:hint="eastAsia"/>
          <w:color w:val="000000"/>
        </w:rPr>
        <w:t>大</w:t>
      </w:r>
      <w:r>
        <w:rPr>
          <w:rFonts w:ascii="Arial" w:eastAsia="仿宋_GB2312" w:hAnsi="Arial" w:cs="Arial"/>
          <w:color w:val="000000"/>
        </w:rPr>
        <w:t>风、火灾等灾害和突发事件的应急处理预案，发生自然灾害或突发事件时，应及时做出妥善处理</w:t>
      </w:r>
      <w:r>
        <w:rPr>
          <w:rFonts w:ascii="Arial" w:eastAsia="仿宋_GB2312" w:hAnsi="Arial" w:cs="Arial" w:hint="eastAsia"/>
          <w:color w:val="000000"/>
        </w:rPr>
        <w:t>；</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日常工作中，乙方派驻绿化养护员工若发现</w:t>
      </w:r>
      <w:r>
        <w:rPr>
          <w:rFonts w:ascii="Arial" w:eastAsia="仿宋_GB2312" w:hAnsi="Arial" w:cs="Arial" w:hint="eastAsia"/>
          <w:color w:val="000000"/>
        </w:rPr>
        <w:t>园区</w:t>
      </w:r>
      <w:r>
        <w:rPr>
          <w:rFonts w:ascii="Arial" w:eastAsia="仿宋_GB2312" w:hAnsi="Arial" w:cs="Arial"/>
          <w:color w:val="000000"/>
        </w:rPr>
        <w:t>公共设施、设备被损坏时，应及时通知甲方；</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为保证管理到位，乙方应配备专职现场管理人员，做好日常养护记录，建立绿化养护技术档案。有紧急情况随叫随到。现场绿化养护负责人应与甲方每周联检一次，每季度至少指派一名高层管理人员到甲方检查承包范围内的清洁卫生情况，并积极征询甲方意见，加强沟通，不断提高服务品质；</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科学、合理安排进驻甲方工作现场绿化养护员工的工作时间和计划，负责承担乙方派驻甲方工作现场之绿化养护员工的各项工资、加班费、住宿、各种福利、各种保险以及国家规定的其他一切费用。因乙方员工发生劳动争议而影响或有可能影响到本合同的履行，乙方应及时做出相应调整，以保证作业的质量</w:t>
      </w:r>
      <w:r>
        <w:rPr>
          <w:rFonts w:ascii="Arial" w:eastAsia="仿宋_GB2312" w:hAnsi="Arial" w:cs="Arial" w:hint="eastAsia"/>
          <w:color w:val="000000"/>
        </w:rPr>
        <w:t>，凡因违反此条规定造成甲方受到损失的一律由乙方承担；</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应积极听取甲方对绿化养护工作的意见，及时落实甲方提出的整改要求，认真配合并完成其他特殊绿化养护作业事项，并接受按照本合同约定应承担的经济处罚；</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提供安全责任书（见附件</w:t>
      </w:r>
      <w:r>
        <w:rPr>
          <w:rFonts w:ascii="Arial" w:eastAsia="仿宋_GB2312" w:hAnsi="Arial" w:cs="Arial" w:hint="eastAsia"/>
          <w:color w:val="000000"/>
        </w:rPr>
        <w:t>8</w:t>
      </w:r>
      <w:r>
        <w:rPr>
          <w:rFonts w:ascii="Arial" w:eastAsia="仿宋_GB2312" w:hAnsi="Arial" w:cs="Arial"/>
          <w:color w:val="000000"/>
        </w:rPr>
        <w:t>）；对员工加强安全知识培训，教育员工树立安全服务意识；乙方须与派驻甲方的员工签订安全责任书并交甲方备案；在服务期间发生的乙方人员伤亡及安全事故由乙方承担全部责任；</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乙方员工不论是个人还是工作原因，其过失或故意行为，造成甲方或其他第三方的损失的财产损失，应承担全部赔偿责任；</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接受甲方按照本合同约定或者与本合同相关的其它工作需要做出的决定，给予积极配合与完成</w:t>
      </w:r>
      <w:r>
        <w:rPr>
          <w:rFonts w:ascii="Arial" w:eastAsia="仿宋_GB2312" w:hAnsi="Arial" w:cs="Arial" w:hint="eastAsia"/>
          <w:color w:val="000000"/>
        </w:rPr>
        <w:t>；</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每逢重大节日，乙方应根据甲方要求合理布置花坛、园林小品等，费用另计</w:t>
      </w:r>
      <w:r>
        <w:rPr>
          <w:rFonts w:ascii="Arial" w:eastAsia="仿宋_GB2312" w:hAnsi="Arial" w:cs="Arial" w:hint="eastAsia"/>
          <w:color w:val="000000"/>
        </w:rPr>
        <w:t>；</w:t>
      </w:r>
    </w:p>
    <w:p w:rsidR="00987382" w:rsidRDefault="00987382">
      <w:pPr>
        <w:numPr>
          <w:ilvl w:val="0"/>
          <w:numId w:val="8"/>
        </w:numPr>
        <w:tabs>
          <w:tab w:val="left" w:pos="709"/>
        </w:tabs>
        <w:spacing w:line="480" w:lineRule="exact"/>
        <w:ind w:left="709" w:hanging="289"/>
        <w:rPr>
          <w:rFonts w:ascii="Arial" w:eastAsia="仿宋_GB2312" w:hAnsi="Arial" w:cs="Arial"/>
          <w:color w:val="000000"/>
        </w:rPr>
      </w:pPr>
      <w:r>
        <w:rPr>
          <w:rFonts w:ascii="Arial" w:eastAsia="仿宋_GB2312" w:hAnsi="Arial" w:cs="Arial" w:hint="eastAsia"/>
          <w:color w:val="000000"/>
        </w:rPr>
        <w:t>乙方应无条件遵守甲方的各项管理规定及安排的其它指令性工作。</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乙方代表职责：</w:t>
      </w:r>
    </w:p>
    <w:p w:rsidR="00987382" w:rsidRDefault="00987382">
      <w:pPr>
        <w:numPr>
          <w:ilvl w:val="0"/>
          <w:numId w:val="9"/>
        </w:numPr>
        <w:tabs>
          <w:tab w:val="left" w:pos="709"/>
        </w:tabs>
        <w:spacing w:line="480" w:lineRule="exact"/>
        <w:rPr>
          <w:rFonts w:ascii="Arial" w:eastAsia="仿宋_GB2312" w:hAnsi="Arial" w:cs="Arial"/>
        </w:rPr>
      </w:pPr>
      <w:r>
        <w:rPr>
          <w:rFonts w:ascii="Arial" w:eastAsia="仿宋_GB2312" w:hAnsi="Arial" w:cs="Arial"/>
        </w:rPr>
        <w:t>本合同履行过程中乙方指派</w:t>
      </w:r>
      <w:r>
        <w:rPr>
          <w:rFonts w:ascii="宋体" w:hAnsi="宋体" w:cs="Arial" w:hint="eastAsia"/>
          <w:u w:val="single"/>
        </w:rPr>
        <w:t xml:space="preserve">       </w:t>
      </w:r>
      <w:r>
        <w:rPr>
          <w:rFonts w:ascii="Arial" w:eastAsia="仿宋_GB2312" w:hAnsi="Arial" w:cs="Arial"/>
        </w:rPr>
        <w:t>为进驻甲方服务</w:t>
      </w:r>
      <w:r>
        <w:rPr>
          <w:rFonts w:ascii="Arial" w:eastAsia="仿宋_GB2312" w:hAnsi="Arial" w:cs="Arial" w:hint="eastAsia"/>
        </w:rPr>
        <w:t>项目</w:t>
      </w:r>
      <w:r>
        <w:rPr>
          <w:rFonts w:ascii="Arial" w:eastAsia="仿宋_GB2312" w:hAnsi="Arial" w:cs="Arial"/>
        </w:rPr>
        <w:t>绿化养护工作负责人；</w:t>
      </w:r>
    </w:p>
    <w:p w:rsidR="00987382" w:rsidRDefault="00987382">
      <w:pPr>
        <w:numPr>
          <w:ilvl w:val="0"/>
          <w:numId w:val="9"/>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乙方代表在工作中履行本合同约定的乙方的权利和义务，其所做的工作及在相关表单上的签字均代表乙方；</w:t>
      </w:r>
    </w:p>
    <w:p w:rsidR="00987382" w:rsidRDefault="00987382">
      <w:pPr>
        <w:numPr>
          <w:ilvl w:val="0"/>
          <w:numId w:val="9"/>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如乙方需要调换代表，应提前</w:t>
      </w:r>
      <w:r>
        <w:rPr>
          <w:rFonts w:ascii="Arial" w:eastAsia="仿宋_GB2312" w:hAnsi="Arial" w:cs="Arial"/>
          <w:color w:val="000000"/>
        </w:rPr>
        <w:t>5</w:t>
      </w:r>
      <w:r>
        <w:rPr>
          <w:rFonts w:ascii="Arial" w:eastAsia="仿宋_GB2312" w:hAnsi="Arial" w:cs="Arial"/>
          <w:color w:val="000000"/>
        </w:rPr>
        <w:t>个工作日书面通知甲方，新的乙方代表应得到甲方认可。</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工作人数、时间安排和工作要求：</w:t>
      </w:r>
    </w:p>
    <w:p w:rsidR="00987382" w:rsidRDefault="00987382">
      <w:pPr>
        <w:numPr>
          <w:ilvl w:val="0"/>
          <w:numId w:val="10"/>
        </w:numPr>
        <w:tabs>
          <w:tab w:val="left" w:pos="709"/>
        </w:tabs>
        <w:spacing w:line="480" w:lineRule="exact"/>
        <w:rPr>
          <w:rFonts w:ascii="Arial" w:eastAsia="仿宋_GB2312" w:hAnsi="Arial" w:cs="Arial"/>
        </w:rPr>
      </w:pPr>
      <w:r>
        <w:rPr>
          <w:rFonts w:ascii="Arial" w:eastAsia="仿宋_GB2312" w:hAnsi="Arial" w:cs="Arial"/>
        </w:rPr>
        <w:t>乙方保证从</w:t>
      </w:r>
      <w:r>
        <w:rPr>
          <w:rFonts w:ascii="Arial" w:eastAsia="仿宋_GB2312" w:hAnsi="Arial" w:cs="Arial" w:hint="eastAsia"/>
        </w:rPr>
        <w:t>合同签订之</w:t>
      </w:r>
      <w:r>
        <w:rPr>
          <w:rFonts w:ascii="Arial" w:eastAsia="仿宋_GB2312" w:hAnsi="Arial" w:cs="Arial"/>
        </w:rPr>
        <w:t>日起，即安排</w:t>
      </w:r>
      <w:r>
        <w:rPr>
          <w:rFonts w:ascii="Arial" w:eastAsia="仿宋_GB2312" w:hAnsi="Arial" w:cs="Arial" w:hint="eastAsia"/>
        </w:rPr>
        <w:t>养护人员</w:t>
      </w:r>
      <w:r>
        <w:rPr>
          <w:rFonts w:ascii="Arial" w:eastAsia="仿宋_GB2312" w:hAnsi="Arial" w:cs="Arial"/>
        </w:rPr>
        <w:t>进入本合同约定的绿化养护现场；</w:t>
      </w:r>
    </w:p>
    <w:p w:rsidR="00987382" w:rsidRDefault="00987382">
      <w:pPr>
        <w:numPr>
          <w:ilvl w:val="0"/>
          <w:numId w:val="10"/>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工作时间：乙方应当按照甲方指定的作业时间开展本合同约定的包括但不限于各项绿化养护及其它各项工作；除经甲方另行批准同意外，不得拖延时间；</w:t>
      </w:r>
    </w:p>
    <w:p w:rsidR="00987382" w:rsidRDefault="00987382">
      <w:pPr>
        <w:numPr>
          <w:ilvl w:val="0"/>
          <w:numId w:val="10"/>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除非双方另行约定，乙方派驻甲方工作现场的绿化养护人员不得同时为甲方以外的任何单位和个人提供绿化养护服务；</w:t>
      </w:r>
    </w:p>
    <w:p w:rsidR="00987382" w:rsidRDefault="00987382">
      <w:pPr>
        <w:numPr>
          <w:ilvl w:val="0"/>
          <w:numId w:val="10"/>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工作质量标准：乙方应当按照</w:t>
      </w:r>
      <w:r>
        <w:rPr>
          <w:rFonts w:ascii="Arial" w:eastAsia="仿宋_GB2312" w:hAnsi="Arial" w:cs="Arial"/>
          <w:color w:val="000000"/>
          <w:u w:val="single"/>
        </w:rPr>
        <w:t>附件</w:t>
      </w:r>
      <w:r>
        <w:rPr>
          <w:rFonts w:ascii="Arial" w:eastAsia="仿宋_GB2312" w:hAnsi="Arial" w:cs="Arial"/>
          <w:color w:val="000000"/>
          <w:u w:val="single"/>
        </w:rPr>
        <w:t>1</w:t>
      </w:r>
      <w:r>
        <w:rPr>
          <w:rFonts w:ascii="Arial" w:eastAsia="仿宋_GB2312" w:hAnsi="Arial" w:cs="Arial"/>
          <w:color w:val="000000"/>
        </w:rPr>
        <w:t>规定的</w:t>
      </w:r>
      <w:r>
        <w:rPr>
          <w:rFonts w:ascii="Arial" w:eastAsia="仿宋_GB2312" w:hAnsi="Arial" w:cs="Arial"/>
          <w:color w:val="000000"/>
        </w:rPr>
        <w:t xml:space="preserve"> </w:t>
      </w:r>
      <w:r>
        <w:rPr>
          <w:rFonts w:ascii="Arial" w:eastAsia="仿宋_GB2312" w:hAnsi="Arial" w:cs="Arial"/>
          <w:color w:val="000000"/>
          <w:u w:val="single"/>
        </w:rPr>
        <w:t xml:space="preserve"> </w:t>
      </w:r>
      <w:r>
        <w:rPr>
          <w:rFonts w:ascii="Arial" w:eastAsia="仿宋_GB2312" w:hAnsi="Arial" w:cs="Arial"/>
          <w:color w:val="000000"/>
          <w:u w:val="single"/>
        </w:rPr>
        <w:t>一</w:t>
      </w:r>
      <w:r>
        <w:rPr>
          <w:rFonts w:ascii="Arial" w:eastAsia="仿宋_GB2312" w:hAnsi="Arial" w:cs="Arial"/>
          <w:color w:val="000000"/>
          <w:u w:val="single"/>
        </w:rPr>
        <w:t xml:space="preserve"> </w:t>
      </w:r>
      <w:r>
        <w:rPr>
          <w:rFonts w:ascii="Arial" w:eastAsia="仿宋_GB2312" w:hAnsi="Arial" w:cs="Arial"/>
          <w:color w:val="000000"/>
        </w:rPr>
        <w:t xml:space="preserve"> </w:t>
      </w:r>
      <w:r>
        <w:rPr>
          <w:rFonts w:ascii="Arial" w:eastAsia="仿宋_GB2312" w:hAnsi="Arial" w:cs="Arial"/>
          <w:color w:val="000000"/>
        </w:rPr>
        <w:t>级标准执行。</w:t>
      </w:r>
      <w:r>
        <w:rPr>
          <w:rFonts w:ascii="Arial" w:eastAsia="仿宋_GB2312" w:hAnsi="Arial" w:cs="Arial"/>
          <w:color w:val="000000"/>
        </w:rPr>
        <w:t> </w:t>
      </w:r>
    </w:p>
    <w:p w:rsidR="00987382" w:rsidRDefault="00987382">
      <w:pPr>
        <w:numPr>
          <w:ilvl w:val="0"/>
          <w:numId w:val="10"/>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在绿化养护用水用电管理方面，乙方承诺采取措施尽可能节约用水用电以维护甲方合法权益：</w:t>
      </w:r>
    </w:p>
    <w:p w:rsidR="00987382" w:rsidRDefault="00987382">
      <w:pPr>
        <w:numPr>
          <w:ilvl w:val="0"/>
          <w:numId w:val="11"/>
        </w:numPr>
        <w:tabs>
          <w:tab w:val="left" w:pos="709"/>
        </w:tabs>
        <w:spacing w:line="480" w:lineRule="exact"/>
        <w:rPr>
          <w:rFonts w:ascii="Arial" w:eastAsia="仿宋_GB2312" w:hAnsi="Arial" w:cs="Arial"/>
          <w:color w:val="000000"/>
        </w:rPr>
      </w:pPr>
      <w:r>
        <w:rPr>
          <w:rFonts w:ascii="Arial" w:eastAsia="仿宋_GB2312" w:hAnsi="Arial" w:cs="Arial"/>
          <w:color w:val="000000"/>
        </w:rPr>
        <w:t>不使用破损的水管；</w:t>
      </w:r>
      <w:r>
        <w:rPr>
          <w:rFonts w:ascii="Arial" w:eastAsia="仿宋_GB2312" w:hAnsi="Arial" w:cs="Arial"/>
          <w:color w:val="000000"/>
        </w:rPr>
        <w:t> </w:t>
      </w:r>
    </w:p>
    <w:p w:rsidR="00987382" w:rsidRDefault="00987382">
      <w:pPr>
        <w:numPr>
          <w:ilvl w:val="0"/>
          <w:numId w:val="11"/>
        </w:numPr>
        <w:tabs>
          <w:tab w:val="left" w:pos="709"/>
        </w:tabs>
        <w:spacing w:line="480" w:lineRule="exact"/>
        <w:rPr>
          <w:rFonts w:ascii="Arial" w:eastAsia="仿宋_GB2312" w:hAnsi="Arial" w:cs="Arial"/>
        </w:rPr>
      </w:pPr>
      <w:r>
        <w:rPr>
          <w:rFonts w:ascii="Arial" w:eastAsia="仿宋_GB2312" w:hAnsi="Arial" w:cs="Arial"/>
        </w:rPr>
        <w:t xml:space="preserve"> </w:t>
      </w:r>
      <w:r>
        <w:rPr>
          <w:rFonts w:ascii="Arial" w:eastAsia="仿宋_GB2312" w:hAnsi="Arial" w:cs="Arial"/>
        </w:rPr>
        <w:t>在浇水时采用</w:t>
      </w:r>
      <w:r>
        <w:rPr>
          <w:rFonts w:ascii="Arial" w:eastAsia="仿宋_GB2312" w:hAnsi="Arial" w:cs="Arial"/>
          <w:u w:val="single"/>
        </w:rPr>
        <w:t xml:space="preserve"> </w:t>
      </w:r>
      <w:ins w:id="19" w:author="微软用户" w:date="2018-03-28T21:00:00Z">
        <w:r w:rsidR="007F3145">
          <w:rPr>
            <w:rFonts w:ascii="Arial" w:eastAsia="仿宋_GB2312" w:hAnsi="Arial" w:cs="Arial" w:hint="eastAsia"/>
            <w:u w:val="single"/>
          </w:rPr>
          <w:t>喷灌和水管结合</w:t>
        </w:r>
      </w:ins>
      <w:r>
        <w:rPr>
          <w:rFonts w:ascii="Arial" w:eastAsia="仿宋_GB2312" w:hAnsi="Arial" w:cs="Arial"/>
          <w:u w:val="single"/>
        </w:rPr>
        <w:t xml:space="preserve"> </w:t>
      </w:r>
      <w:del w:id="20" w:author="微软用户" w:date="2018-03-28T21:01:00Z">
        <w:r w:rsidDel="007F3145">
          <w:rPr>
            <w:rFonts w:ascii="Arial" w:eastAsia="仿宋_GB2312" w:hAnsi="Arial" w:cs="Arial" w:hint="eastAsia"/>
            <w:u w:val="single"/>
          </w:rPr>
          <w:delText xml:space="preserve">  </w:delText>
        </w:r>
        <w:r w:rsidDel="007F3145">
          <w:rPr>
            <w:rFonts w:ascii="Arial" w:eastAsia="仿宋_GB2312" w:hAnsi="Arial" w:cs="Arial"/>
            <w:u w:val="single"/>
          </w:rPr>
          <w:delText xml:space="preserve">       </w:delText>
        </w:r>
      </w:del>
      <w:r>
        <w:rPr>
          <w:rFonts w:ascii="Arial" w:eastAsia="仿宋_GB2312" w:hAnsi="Arial" w:cs="Arial"/>
          <w:u w:val="single"/>
        </w:rPr>
        <w:t xml:space="preserve"> </w:t>
      </w:r>
      <w:r>
        <w:rPr>
          <w:rFonts w:ascii="Arial" w:eastAsia="仿宋_GB2312" w:hAnsi="Arial" w:cs="Arial"/>
        </w:rPr>
        <w:t>（喷灌或其它方式）；</w:t>
      </w:r>
      <w:r>
        <w:rPr>
          <w:rFonts w:ascii="Arial" w:eastAsia="仿宋_GB2312" w:hAnsi="Arial" w:cs="Arial"/>
        </w:rPr>
        <w:t> </w:t>
      </w:r>
    </w:p>
    <w:p w:rsidR="00987382" w:rsidRDefault="00987382">
      <w:pPr>
        <w:numPr>
          <w:ilvl w:val="0"/>
          <w:numId w:val="11"/>
        </w:numPr>
        <w:tabs>
          <w:tab w:val="left" w:pos="709"/>
        </w:tabs>
        <w:spacing w:line="480" w:lineRule="exact"/>
        <w:rPr>
          <w:rFonts w:ascii="Arial" w:eastAsia="仿宋_GB2312" w:hAnsi="Arial" w:cs="Arial"/>
          <w:color w:val="000000"/>
        </w:rPr>
      </w:pPr>
      <w:r>
        <w:rPr>
          <w:rFonts w:ascii="Arial" w:eastAsia="仿宋_GB2312" w:hAnsi="Arial" w:cs="Arial"/>
          <w:color w:val="000000"/>
        </w:rPr>
        <w:t>教育培养员工节水节电意识；</w:t>
      </w:r>
      <w:r>
        <w:rPr>
          <w:rFonts w:ascii="Arial" w:eastAsia="仿宋_GB2312" w:hAnsi="Arial" w:cs="Arial"/>
          <w:color w:val="000000"/>
        </w:rPr>
        <w:t> </w:t>
      </w:r>
    </w:p>
    <w:p w:rsidR="00987382" w:rsidRDefault="00987382">
      <w:pPr>
        <w:numPr>
          <w:ilvl w:val="0"/>
          <w:numId w:val="11"/>
        </w:numPr>
        <w:tabs>
          <w:tab w:val="left" w:pos="709"/>
        </w:tabs>
        <w:spacing w:line="480" w:lineRule="exact"/>
        <w:rPr>
          <w:rFonts w:ascii="Arial" w:eastAsia="仿宋_GB2312" w:hAnsi="Arial" w:cs="Arial"/>
          <w:color w:val="000000"/>
        </w:rPr>
      </w:pPr>
      <w:r>
        <w:rPr>
          <w:rFonts w:ascii="Arial" w:eastAsia="仿宋_GB2312" w:hAnsi="Arial" w:cs="Arial"/>
          <w:color w:val="000000"/>
        </w:rPr>
        <w:t> </w:t>
      </w:r>
      <w:r>
        <w:rPr>
          <w:rFonts w:ascii="Arial" w:eastAsia="仿宋_GB2312" w:hAnsi="Arial" w:cs="Arial"/>
          <w:color w:val="000000"/>
        </w:rPr>
        <w:t>采取其它节水节电措施</w:t>
      </w:r>
      <w:r>
        <w:rPr>
          <w:rFonts w:ascii="Arial" w:eastAsia="仿宋_GB2312" w:hAnsi="Arial" w:cs="Arial" w:hint="eastAsia"/>
          <w:color w:val="000000"/>
        </w:rPr>
        <w:t>；</w:t>
      </w:r>
    </w:p>
    <w:p w:rsidR="00987382" w:rsidRDefault="00987382">
      <w:pPr>
        <w:numPr>
          <w:ilvl w:val="0"/>
          <w:numId w:val="11"/>
        </w:numPr>
        <w:tabs>
          <w:tab w:val="left" w:pos="709"/>
        </w:tabs>
        <w:spacing w:line="480" w:lineRule="exact"/>
        <w:rPr>
          <w:rFonts w:ascii="Arial" w:eastAsia="仿宋_GB2312" w:hAnsi="Arial" w:cs="Arial"/>
          <w:color w:val="000000"/>
        </w:rPr>
      </w:pPr>
      <w:r>
        <w:rPr>
          <w:rFonts w:ascii="Arial" w:eastAsia="仿宋_GB2312" w:hAnsi="Arial" w:cs="Arial" w:hint="eastAsia"/>
          <w:color w:val="000000"/>
        </w:rPr>
        <w:t>取水设施损坏后应在两日内修复完毕。</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绿化养护承包费用标准：</w:t>
      </w:r>
    </w:p>
    <w:p w:rsidR="00987382" w:rsidRDefault="00987382">
      <w:pPr>
        <w:numPr>
          <w:ilvl w:val="0"/>
          <w:numId w:val="12"/>
        </w:numPr>
        <w:tabs>
          <w:tab w:val="left" w:pos="709"/>
        </w:tabs>
        <w:spacing w:line="480" w:lineRule="exact"/>
        <w:ind w:left="709" w:hanging="289"/>
        <w:rPr>
          <w:rFonts w:ascii="Arial" w:eastAsia="仿宋_GB2312" w:hAnsi="Arial" w:cs="Arial"/>
          <w:color w:val="FF0000"/>
        </w:rPr>
      </w:pPr>
      <w:del w:id="21" w:author="微软用户" w:date="2018-03-28T21:01:00Z">
        <w:r w:rsidDel="007F3145">
          <w:rPr>
            <w:rFonts w:ascii="Arial" w:eastAsia="仿宋_GB2312" w:hAnsi="Arial" w:cs="Arial"/>
          </w:rPr>
          <w:delText>绿化养护费按平均</w:delText>
        </w:r>
        <w:r w:rsidDel="007F3145">
          <w:rPr>
            <w:rFonts w:ascii="Arial" w:eastAsia="仿宋_GB2312" w:hAnsi="Arial" w:cs="Arial" w:hint="eastAsia"/>
            <w:u w:val="single"/>
          </w:rPr>
          <w:delText xml:space="preserve">    </w:delText>
        </w:r>
      </w:del>
      <w:ins w:id="22" w:author="微软用户" w:date="2018-03-28T21:01:00Z">
        <w:r w:rsidR="007F3145">
          <w:rPr>
            <w:rFonts w:ascii="Arial" w:eastAsia="仿宋_GB2312" w:hAnsi="Arial" w:cs="Arial"/>
          </w:rPr>
          <w:t>绿化养护费按平均</w:t>
        </w:r>
        <w:r w:rsidR="007F3145">
          <w:rPr>
            <w:rFonts w:ascii="Arial" w:eastAsia="仿宋_GB2312" w:hAnsi="Arial" w:cs="Arial" w:hint="eastAsia"/>
            <w:u w:val="single"/>
          </w:rPr>
          <w:t xml:space="preserve"> </w:t>
        </w:r>
      </w:ins>
      <w:ins w:id="23" w:author="微软用户" w:date="2018-06-19T22:08:00Z">
        <w:r w:rsidR="00D42865">
          <w:rPr>
            <w:rFonts w:ascii="Arial" w:eastAsia="仿宋_GB2312" w:hAnsi="Arial" w:cs="Arial" w:hint="eastAsia"/>
            <w:u w:val="single"/>
          </w:rPr>
          <w:t xml:space="preserve">    </w:t>
        </w:r>
      </w:ins>
      <w:r>
        <w:rPr>
          <w:rFonts w:ascii="Arial" w:eastAsia="仿宋_GB2312" w:hAnsi="Arial" w:cs="Arial"/>
        </w:rPr>
        <w:t>元</w:t>
      </w:r>
      <w:r>
        <w:rPr>
          <w:rFonts w:ascii="Arial" w:eastAsia="仿宋_GB2312" w:hAnsi="Arial" w:cs="Arial"/>
        </w:rPr>
        <w:t>/</w:t>
      </w:r>
      <w:r>
        <w:rPr>
          <w:rFonts w:ascii="Arial" w:eastAsia="仿宋_GB2312" w:hAnsi="Arial" w:cs="Arial"/>
        </w:rPr>
        <w:t>平方米</w:t>
      </w:r>
      <w:r>
        <w:rPr>
          <w:rFonts w:ascii="Arial" w:eastAsia="仿宋_GB2312" w:hAnsi="Arial" w:cs="Arial"/>
        </w:rPr>
        <w:t>·</w:t>
      </w:r>
      <w:r>
        <w:rPr>
          <w:rFonts w:ascii="Arial" w:eastAsia="仿宋_GB2312" w:hAnsi="Arial" w:cs="Arial"/>
        </w:rPr>
        <w:t>年计算，</w:t>
      </w:r>
      <w:del w:id="24" w:author="微软用户" w:date="2018-03-28T21:01:00Z">
        <w:r w:rsidDel="007F3145">
          <w:rPr>
            <w:rFonts w:ascii="Arial" w:eastAsia="仿宋_GB2312" w:hAnsi="Arial" w:cs="Arial"/>
          </w:rPr>
          <w:delText>绿化面积共</w:delText>
        </w:r>
        <w:r w:rsidDel="007F3145">
          <w:rPr>
            <w:rFonts w:ascii="Arial" w:eastAsia="仿宋_GB2312" w:hAnsi="Arial" w:cs="Arial" w:hint="eastAsia"/>
            <w:u w:val="single"/>
          </w:rPr>
          <w:delText xml:space="preserve">       </w:delText>
        </w:r>
      </w:del>
      <w:ins w:id="25" w:author="微软用户" w:date="2018-03-28T21:01:00Z">
        <w:r w:rsidR="007F3145">
          <w:rPr>
            <w:rFonts w:ascii="Arial" w:eastAsia="仿宋_GB2312" w:hAnsi="Arial" w:cs="Arial"/>
          </w:rPr>
          <w:t>绿化面积共</w:t>
        </w:r>
        <w:r w:rsidR="007F3145">
          <w:rPr>
            <w:rFonts w:ascii="Arial" w:eastAsia="仿宋_GB2312" w:hAnsi="Arial" w:cs="Arial" w:hint="eastAsia"/>
            <w:u w:val="single"/>
          </w:rPr>
          <w:t xml:space="preserve"> </w:t>
        </w:r>
      </w:ins>
      <w:ins w:id="26" w:author="微软用户" w:date="2018-06-19T22:08:00Z">
        <w:r w:rsidR="00D42865">
          <w:rPr>
            <w:rFonts w:ascii="Arial" w:eastAsia="仿宋_GB2312" w:hAnsi="Arial" w:cs="Arial" w:hint="eastAsia"/>
            <w:u w:val="single"/>
          </w:rPr>
          <w:t xml:space="preserve">    </w:t>
        </w:r>
      </w:ins>
      <w:ins w:id="27" w:author="微软用户" w:date="2018-03-28T21:01:00Z">
        <w:r w:rsidR="007F3145">
          <w:rPr>
            <w:rFonts w:ascii="Arial" w:eastAsia="仿宋_GB2312" w:hAnsi="Arial" w:cs="Arial" w:hint="eastAsia"/>
            <w:u w:val="single"/>
          </w:rPr>
          <w:t xml:space="preserve"> </w:t>
        </w:r>
      </w:ins>
      <w:r>
        <w:rPr>
          <w:rFonts w:ascii="宋体" w:hAnsi="宋体" w:cs="宋体" w:hint="eastAsia"/>
        </w:rPr>
        <w:t>㎡</w:t>
      </w:r>
      <w:r>
        <w:rPr>
          <w:rFonts w:ascii="Arial" w:eastAsia="仿宋_GB2312" w:hAnsi="Arial" w:cs="Arial"/>
        </w:rPr>
        <w:t>平方米，</w:t>
      </w:r>
      <w:ins w:id="28" w:author="微软用户" w:date="2018-03-28T21:01:00Z">
        <w:r w:rsidR="007F3145">
          <w:rPr>
            <w:rFonts w:ascii="Arial" w:eastAsia="仿宋_GB2312" w:hAnsi="Arial" w:cs="Arial" w:hint="eastAsia"/>
          </w:rPr>
          <w:t>管理费：</w:t>
        </w:r>
      </w:ins>
      <w:ins w:id="29" w:author="微软用户" w:date="2018-06-19T22:08:00Z">
        <w:r w:rsidR="00D42865">
          <w:rPr>
            <w:rFonts w:ascii="Arial" w:eastAsia="仿宋_GB2312" w:hAnsi="Arial" w:cs="Arial" w:hint="eastAsia"/>
            <w:u w:val="single"/>
          </w:rPr>
          <w:t xml:space="preserve">    </w:t>
        </w:r>
      </w:ins>
      <w:ins w:id="30" w:author="微软用户" w:date="2018-03-28T21:02:00Z">
        <w:r w:rsidR="007F3145">
          <w:rPr>
            <w:rFonts w:ascii="Arial" w:eastAsia="仿宋_GB2312" w:hAnsi="Arial" w:cs="Arial" w:hint="eastAsia"/>
          </w:rPr>
          <w:t>元，</w:t>
        </w:r>
      </w:ins>
      <w:r>
        <w:rPr>
          <w:rFonts w:ascii="Arial" w:eastAsia="仿宋_GB2312" w:hAnsi="Arial" w:cs="Arial"/>
        </w:rPr>
        <w:t>绿化养护承包总费用本</w:t>
      </w:r>
      <w:r>
        <w:rPr>
          <w:rFonts w:ascii="Arial" w:eastAsia="仿宋_GB2312" w:hAnsi="Arial" w:cs="Arial" w:hint="eastAsia"/>
        </w:rPr>
        <w:t>合</w:t>
      </w:r>
      <w:r>
        <w:rPr>
          <w:rFonts w:ascii="Arial" w:eastAsia="仿宋_GB2312" w:hAnsi="Arial" w:cs="Arial"/>
        </w:rPr>
        <w:t>同期内，计人民币</w:t>
      </w:r>
      <w:del w:id="31" w:author="微软用户" w:date="2018-03-28T21:02:00Z">
        <w:r w:rsidDel="007F3145">
          <w:rPr>
            <w:rFonts w:ascii="Arial" w:eastAsia="仿宋_GB2312" w:hAnsi="Arial" w:cs="Arial" w:hint="eastAsia"/>
          </w:rPr>
          <w:delText>：</w:delText>
        </w:r>
        <w:r w:rsidDel="007F3145">
          <w:rPr>
            <w:rFonts w:ascii="Arial" w:eastAsia="仿宋_GB2312" w:hAnsi="Arial" w:cs="Arial" w:hint="eastAsia"/>
            <w:u w:val="single"/>
          </w:rPr>
          <w:delText xml:space="preserve">      </w:delText>
        </w:r>
      </w:del>
      <w:ins w:id="32" w:author="微软用户" w:date="2018-03-28T21:02:00Z">
        <w:r w:rsidR="007F3145">
          <w:rPr>
            <w:rFonts w:ascii="Arial" w:eastAsia="仿宋_GB2312" w:hAnsi="Arial" w:cs="Arial" w:hint="eastAsia"/>
          </w:rPr>
          <w:t>：</w:t>
        </w:r>
      </w:ins>
      <w:ins w:id="33" w:author="微软用户" w:date="2018-06-19T22:08:00Z">
        <w:r w:rsidR="00D42865">
          <w:rPr>
            <w:rFonts w:ascii="Arial" w:eastAsia="仿宋_GB2312" w:hAnsi="Arial" w:cs="Arial" w:hint="eastAsia"/>
            <w:u w:val="single"/>
          </w:rPr>
          <w:t xml:space="preserve">        </w:t>
        </w:r>
      </w:ins>
      <w:r>
        <w:rPr>
          <w:rFonts w:ascii="Arial" w:eastAsia="仿宋_GB2312" w:hAnsi="Arial" w:cs="Arial"/>
        </w:rPr>
        <w:t>元</w:t>
      </w:r>
      <w:r>
        <w:rPr>
          <w:rFonts w:ascii="Arial" w:eastAsia="仿宋_GB2312" w:hAnsi="Arial" w:cs="Arial" w:hint="eastAsia"/>
        </w:rPr>
        <w:t>。大写人民币：</w:t>
      </w:r>
      <w:ins w:id="34" w:author="微软用户" w:date="2018-06-19T22:08:00Z">
        <w:r w:rsidR="00D42865">
          <w:rPr>
            <w:rFonts w:ascii="仿宋_GB2312" w:eastAsia="仿宋_GB2312" w:hAnsi="宋体" w:hint="eastAsia"/>
            <w:sz w:val="24"/>
            <w:szCs w:val="24"/>
            <w:u w:val="single"/>
          </w:rPr>
          <w:t xml:space="preserve">                   </w:t>
        </w:r>
      </w:ins>
      <w:ins w:id="35" w:author="微软用户" w:date="2018-03-28T21:02:00Z">
        <w:r w:rsidR="007F3145">
          <w:rPr>
            <w:rFonts w:ascii="仿宋_GB2312" w:eastAsia="仿宋_GB2312" w:hAnsi="宋体" w:hint="eastAsia"/>
            <w:sz w:val="24"/>
            <w:szCs w:val="24"/>
            <w:u w:val="single"/>
          </w:rPr>
          <w:t>整</w:t>
        </w:r>
      </w:ins>
      <w:del w:id="36" w:author="微软用户" w:date="2018-03-28T21:02:00Z">
        <w:r w:rsidDel="007F3145">
          <w:rPr>
            <w:rFonts w:ascii="Arial" w:eastAsia="仿宋_GB2312" w:hAnsi="Arial" w:cs="Arial" w:hint="eastAsia"/>
            <w:u w:val="single"/>
          </w:rPr>
          <w:delText xml:space="preserve">        </w:delText>
        </w:r>
      </w:del>
      <w:r>
        <w:rPr>
          <w:rFonts w:ascii="Arial" w:eastAsia="仿宋_GB2312" w:hAnsi="Arial" w:cs="Arial" w:hint="eastAsia"/>
        </w:rPr>
        <w:t>。</w:t>
      </w:r>
    </w:p>
    <w:p w:rsidR="00987382" w:rsidRDefault="00987382">
      <w:pPr>
        <w:numPr>
          <w:ilvl w:val="0"/>
          <w:numId w:val="12"/>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更新、改造、非乙方责任补植按实际面积（数量）另行核算后予以结算。</w:t>
      </w:r>
    </w:p>
    <w:p w:rsidR="00987382" w:rsidRDefault="00987382">
      <w:pPr>
        <w:numPr>
          <w:ilvl w:val="0"/>
          <w:numId w:val="12"/>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逢重大节日，乙方根据甲方要求合理布置花坛、园林小品等的费用由甲方</w:t>
      </w:r>
      <w:r>
        <w:rPr>
          <w:rFonts w:ascii="Arial" w:eastAsia="仿宋_GB2312" w:hAnsi="Arial" w:cs="Arial"/>
        </w:rPr>
        <w:t>按</w:t>
      </w:r>
      <w:r>
        <w:rPr>
          <w:rFonts w:ascii="Arial" w:eastAsia="仿宋_GB2312" w:hAnsi="Arial" w:cs="Arial" w:hint="eastAsia"/>
        </w:rPr>
        <w:t>双方实际约定</w:t>
      </w:r>
      <w:r>
        <w:rPr>
          <w:rFonts w:ascii="Arial" w:eastAsia="仿宋_GB2312" w:hAnsi="Arial" w:cs="Arial"/>
          <w:color w:val="000000"/>
        </w:rPr>
        <w:t>支付。</w:t>
      </w:r>
    </w:p>
    <w:p w:rsidR="00987382" w:rsidRDefault="00987382">
      <w:pPr>
        <w:spacing w:line="480" w:lineRule="exact"/>
        <w:ind w:leftChars="337" w:left="708"/>
        <w:rPr>
          <w:rFonts w:ascii="Arial" w:eastAsia="仿宋_GB2312" w:hAnsi="Arial" w:cs="Arial"/>
          <w:color w:val="000000"/>
        </w:rPr>
      </w:pPr>
      <w:r>
        <w:rPr>
          <w:rFonts w:ascii="Arial" w:eastAsia="仿宋_GB2312" w:hAnsi="Arial" w:cs="Arial"/>
          <w:color w:val="000000"/>
        </w:rPr>
        <w:t>绿化养护</w:t>
      </w:r>
      <w:r>
        <w:rPr>
          <w:rFonts w:ascii="Arial" w:eastAsia="仿宋_GB2312" w:hAnsi="Arial" w:cs="Arial"/>
          <w:color w:val="000000"/>
          <w:kern w:val="0"/>
          <w:szCs w:val="21"/>
        </w:rPr>
        <w:t>委托服务承包费用包括但不限于乙方员工的工资、加班费、高温费、各项保险、福利待遇、服装费、洗涤费、培训费、管理费、税金及国家所规定的相关费用。</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付款方式：</w:t>
      </w:r>
    </w:p>
    <w:p w:rsidR="00987382" w:rsidRDefault="00987382">
      <w:pPr>
        <w:numPr>
          <w:ilvl w:val="0"/>
          <w:numId w:val="13"/>
        </w:numPr>
        <w:tabs>
          <w:tab w:val="left" w:pos="709"/>
        </w:tabs>
        <w:spacing w:line="480" w:lineRule="exact"/>
        <w:ind w:left="709" w:hanging="289"/>
        <w:rPr>
          <w:rFonts w:ascii="Arial" w:eastAsia="仿宋_GB2312" w:hAnsi="Arial" w:cs="Arial"/>
        </w:rPr>
      </w:pPr>
      <w:r>
        <w:rPr>
          <w:rFonts w:ascii="Arial" w:eastAsia="仿宋_GB2312" w:hAnsi="Arial" w:cs="Arial"/>
        </w:rPr>
        <w:t>绿化养护服务费用按</w:t>
      </w:r>
      <w:r>
        <w:rPr>
          <w:rFonts w:ascii="Arial" w:eastAsia="仿宋_GB2312" w:hAnsi="Arial" w:cs="Arial"/>
          <w:u w:val="single"/>
        </w:rPr>
        <w:t xml:space="preserve">   </w:t>
      </w:r>
      <w:del w:id="37" w:author="微软用户" w:date="2018-06-19T22:08:00Z">
        <w:r w:rsidDel="00D42865">
          <w:rPr>
            <w:rFonts w:ascii="Arial" w:eastAsia="仿宋_GB2312" w:hAnsi="Arial" w:cs="Arial" w:hint="eastAsia"/>
            <w:u w:val="single"/>
          </w:rPr>
          <w:delText>季</w:delText>
        </w:r>
      </w:del>
      <w:r>
        <w:rPr>
          <w:rFonts w:ascii="Arial" w:eastAsia="仿宋_GB2312" w:hAnsi="Arial" w:cs="Arial"/>
          <w:u w:val="single"/>
        </w:rPr>
        <w:t xml:space="preserve">   </w:t>
      </w:r>
      <w:r>
        <w:rPr>
          <w:rFonts w:ascii="Arial" w:eastAsia="仿宋_GB2312" w:hAnsi="Arial" w:cs="Arial"/>
        </w:rPr>
        <w:t>（月</w:t>
      </w:r>
      <w:r>
        <w:rPr>
          <w:rFonts w:ascii="Arial" w:eastAsia="仿宋_GB2312" w:hAnsi="Arial" w:cs="Arial"/>
        </w:rPr>
        <w:t>/</w:t>
      </w:r>
      <w:r>
        <w:rPr>
          <w:rFonts w:ascii="Arial" w:eastAsia="仿宋_GB2312" w:hAnsi="Arial" w:cs="Arial"/>
        </w:rPr>
        <w:t>季度）结算，</w:t>
      </w:r>
      <w:r>
        <w:rPr>
          <w:rFonts w:ascii="Arial" w:eastAsia="仿宋_GB2312" w:hAnsi="Arial" w:cs="Arial" w:hint="eastAsia"/>
        </w:rPr>
        <w:t>每季度绿化养护服务费</w:t>
      </w:r>
      <w:r>
        <w:rPr>
          <w:rFonts w:ascii="Arial" w:eastAsia="仿宋_GB2312" w:hAnsi="Arial" w:cs="Arial" w:hint="eastAsia"/>
        </w:rPr>
        <w:t xml:space="preserve">    </w:t>
      </w:r>
      <w:r>
        <w:rPr>
          <w:rFonts w:ascii="Arial" w:eastAsia="仿宋_GB2312" w:hAnsi="Arial" w:cs="Arial" w:hint="eastAsia"/>
        </w:rPr>
        <w:t>元，乙方向甲方提交增值税专用发票，甲方并对季度绿化养护情况做绿化养护</w:t>
      </w:r>
      <w:r>
        <w:rPr>
          <w:rFonts w:ascii="Arial" w:eastAsia="仿宋_GB2312" w:hAnsi="Arial" w:cs="Arial"/>
        </w:rPr>
        <w:t>评估报告</w:t>
      </w:r>
      <w:r>
        <w:rPr>
          <w:rFonts w:ascii="Arial" w:eastAsia="仿宋_GB2312" w:hAnsi="Arial" w:cs="Arial" w:hint="eastAsia"/>
        </w:rPr>
        <w:t>并在</w:t>
      </w:r>
      <w:ins w:id="38" w:author="微软用户" w:date="2018-06-19T22:08:00Z">
        <w:r w:rsidR="00D42865">
          <w:rPr>
            <w:rFonts w:ascii="Arial" w:eastAsia="仿宋_GB2312" w:hAnsi="Arial" w:cs="Arial" w:hint="eastAsia"/>
          </w:rPr>
          <w:t xml:space="preserve">    </w:t>
        </w:r>
      </w:ins>
      <w:del w:id="39" w:author="微软用户" w:date="2018-06-19T22:08:00Z">
        <w:r w:rsidDel="00D42865">
          <w:rPr>
            <w:rFonts w:ascii="Arial" w:eastAsia="仿宋_GB2312" w:hAnsi="Arial" w:cs="Arial"/>
          </w:rPr>
          <w:delText>1</w:delText>
        </w:r>
        <w:r w:rsidDel="00D42865">
          <w:rPr>
            <w:rFonts w:ascii="Arial" w:eastAsia="仿宋_GB2312" w:hAnsi="Arial" w:cs="Arial" w:hint="eastAsia"/>
          </w:rPr>
          <w:delText>5</w:delText>
        </w:r>
      </w:del>
      <w:r>
        <w:rPr>
          <w:rFonts w:ascii="Arial" w:eastAsia="仿宋_GB2312" w:hAnsi="Arial" w:cs="Arial"/>
        </w:rPr>
        <w:t>个工作日内结算上</w:t>
      </w:r>
      <w:r>
        <w:rPr>
          <w:rFonts w:ascii="Arial" w:eastAsia="仿宋_GB2312" w:hAnsi="Arial" w:cs="Arial"/>
        </w:rPr>
        <w:t xml:space="preserve"> </w:t>
      </w:r>
      <w:r>
        <w:rPr>
          <w:rFonts w:ascii="Arial" w:eastAsia="仿宋_GB2312" w:hAnsi="Arial" w:cs="Arial" w:hint="eastAsia"/>
        </w:rPr>
        <w:t>季度</w:t>
      </w:r>
      <w:r>
        <w:rPr>
          <w:rFonts w:ascii="Arial" w:eastAsia="仿宋_GB2312" w:hAnsi="Arial" w:cs="Arial"/>
        </w:rPr>
        <w:t xml:space="preserve"> </w:t>
      </w:r>
      <w:r>
        <w:rPr>
          <w:rFonts w:ascii="Arial" w:eastAsia="仿宋_GB2312" w:hAnsi="Arial" w:cs="Arial"/>
        </w:rPr>
        <w:t>（月</w:t>
      </w:r>
      <w:r>
        <w:rPr>
          <w:rFonts w:ascii="Arial" w:eastAsia="仿宋_GB2312" w:hAnsi="Arial" w:cs="Arial"/>
        </w:rPr>
        <w:t>/</w:t>
      </w:r>
      <w:r>
        <w:rPr>
          <w:rFonts w:ascii="Arial" w:eastAsia="仿宋_GB2312" w:hAnsi="Arial" w:cs="Arial"/>
        </w:rPr>
        <w:t>季度）的委托服务费。</w:t>
      </w:r>
    </w:p>
    <w:p w:rsidR="00987382" w:rsidRDefault="00987382">
      <w:pPr>
        <w:numPr>
          <w:ilvl w:val="0"/>
          <w:numId w:val="13"/>
        </w:numPr>
        <w:tabs>
          <w:tab w:val="left" w:pos="709"/>
        </w:tabs>
        <w:spacing w:line="480" w:lineRule="exact"/>
        <w:ind w:left="709" w:hanging="289"/>
        <w:rPr>
          <w:rFonts w:ascii="Arial" w:eastAsia="仿宋_GB2312" w:hAnsi="Arial" w:cs="Arial"/>
          <w:b/>
          <w:color w:val="000000"/>
          <w:kern w:val="0"/>
          <w:szCs w:val="21"/>
        </w:rPr>
      </w:pPr>
      <w:r>
        <w:rPr>
          <w:rFonts w:ascii="Arial" w:eastAsia="仿宋_GB2312" w:hAnsi="Arial" w:cs="Arial"/>
          <w:color w:val="000000"/>
        </w:rPr>
        <w:t>养护区域的绿化更新、改造、非乙方责任补植花卉树木，以及布置节日花坛、设置园林小品等应甲方要求新增项目，双方另行约定金额及付款方式。</w:t>
      </w:r>
    </w:p>
    <w:p w:rsidR="00987382" w:rsidRDefault="00987382">
      <w:pPr>
        <w:numPr>
          <w:ilvl w:val="0"/>
          <w:numId w:val="13"/>
        </w:numPr>
        <w:tabs>
          <w:tab w:val="left" w:pos="709"/>
        </w:tabs>
        <w:spacing w:line="480" w:lineRule="exact"/>
        <w:ind w:left="709" w:hanging="289"/>
        <w:rPr>
          <w:rFonts w:ascii="Arial" w:eastAsia="仿宋_GB2312" w:hAnsi="Arial" w:cs="Arial"/>
          <w:b/>
          <w:color w:val="000000"/>
          <w:kern w:val="0"/>
          <w:szCs w:val="21"/>
        </w:rPr>
      </w:pPr>
      <w:r>
        <w:rPr>
          <w:rFonts w:ascii="Arial" w:eastAsia="仿宋_GB2312" w:hAnsi="Arial" w:cs="Arial" w:hint="eastAsia"/>
          <w:color w:val="000000"/>
        </w:rPr>
        <w:t>**</w:t>
      </w:r>
      <w:r>
        <w:rPr>
          <w:rFonts w:ascii="Arial" w:eastAsia="仿宋_GB2312" w:hAnsi="Arial" w:cs="Arial" w:hint="eastAsia"/>
          <w:color w:val="000000"/>
        </w:rPr>
        <w:t>区现有大部分绿地有可能需要整改，如发生整改，费用计入一年保活保养，此部分面积应从此合同价中扣除。</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违约责任：</w:t>
      </w:r>
    </w:p>
    <w:p w:rsidR="00987382" w:rsidRDefault="00987382">
      <w:pPr>
        <w:numPr>
          <w:ilvl w:val="0"/>
          <w:numId w:val="14"/>
        </w:numPr>
        <w:tabs>
          <w:tab w:val="left" w:pos="709"/>
        </w:tabs>
        <w:spacing w:line="480" w:lineRule="exact"/>
        <w:ind w:left="709" w:hanging="289"/>
        <w:rPr>
          <w:rFonts w:ascii="Arial" w:eastAsia="仿宋_GB2312" w:hAnsi="Arial" w:cs="Arial"/>
        </w:rPr>
      </w:pPr>
      <w:r>
        <w:rPr>
          <w:rFonts w:ascii="Arial" w:eastAsia="仿宋_GB2312" w:hAnsi="Arial" w:cs="Arial"/>
        </w:rPr>
        <w:t>甲方</w:t>
      </w:r>
      <w:r>
        <w:rPr>
          <w:rFonts w:ascii="Arial" w:eastAsia="仿宋_GB2312" w:hAnsi="Arial" w:cs="Arial" w:hint="eastAsia"/>
        </w:rPr>
        <w:t>随时对绿化进行监管，对不合格项发放《整改通知单》，</w:t>
      </w:r>
      <w:r>
        <w:rPr>
          <w:rFonts w:ascii="Arial" w:eastAsia="仿宋_GB2312" w:hAnsi="Arial" w:cs="Arial"/>
        </w:rPr>
        <w:t>每月</w:t>
      </w:r>
      <w:r>
        <w:rPr>
          <w:rFonts w:ascii="Arial" w:eastAsia="仿宋_GB2312" w:hAnsi="Arial" w:cs="Arial" w:hint="eastAsia"/>
        </w:rPr>
        <w:t>甲乙双方现场负责人共同对检查情况进行质量评审。甲方每季度根据乙方当月服务情况填写《汉威国际广场绿化养护工作考核标准》，并以此作为结算服务费用依据，《汉威国际广场绿化养护工作考核标准》采取百分制，满分为一百分；</w:t>
      </w:r>
    </w:p>
    <w:p w:rsidR="00987382" w:rsidRDefault="00987382">
      <w:pPr>
        <w:numPr>
          <w:ilvl w:val="0"/>
          <w:numId w:val="14"/>
        </w:numPr>
        <w:tabs>
          <w:tab w:val="left" w:pos="709"/>
        </w:tabs>
        <w:spacing w:line="480" w:lineRule="exact"/>
        <w:ind w:left="709" w:hanging="289"/>
        <w:rPr>
          <w:rFonts w:ascii="Arial" w:eastAsia="仿宋_GB2312" w:hAnsi="Arial" w:cs="Arial"/>
        </w:rPr>
      </w:pPr>
      <w:r>
        <w:rPr>
          <w:rFonts w:ascii="Arial" w:eastAsia="仿宋_GB2312" w:hAnsi="Arial" w:cs="Arial"/>
        </w:rPr>
        <w:t>工作期内如有绿化养护人员短缺，乙方没有及时补充人员的，甲方有权按合同约定</w:t>
      </w:r>
      <w:r>
        <w:rPr>
          <w:rFonts w:ascii="Arial" w:eastAsia="仿宋_GB2312" w:hAnsi="Arial" w:cs="Arial" w:hint="eastAsia"/>
        </w:rPr>
        <w:t>对乙方进行经济处罚，如缺编情况严重，在上述考核分数基础上</w:t>
      </w:r>
      <w:r>
        <w:rPr>
          <w:rFonts w:ascii="Arial" w:eastAsia="仿宋_GB2312" w:hAnsi="Arial" w:cs="Arial"/>
        </w:rPr>
        <w:t>另对乙方做出</w:t>
      </w:r>
      <w:r>
        <w:rPr>
          <w:rFonts w:ascii="Arial" w:eastAsia="仿宋_GB2312" w:hAnsi="Arial" w:cs="Arial"/>
          <w:u w:val="single"/>
        </w:rPr>
        <w:t xml:space="preserve"> </w:t>
      </w:r>
      <w:r>
        <w:rPr>
          <w:rFonts w:ascii="Arial" w:eastAsia="仿宋_GB2312" w:hAnsi="Arial" w:cs="Arial"/>
          <w:u w:val="single"/>
        </w:rPr>
        <w:t>不</w:t>
      </w:r>
      <w:r>
        <w:rPr>
          <w:rFonts w:ascii="Arial" w:eastAsia="仿宋_GB2312" w:hAnsi="Arial" w:cs="Arial" w:hint="eastAsia"/>
          <w:u w:val="single"/>
        </w:rPr>
        <w:t>低</w:t>
      </w:r>
      <w:r>
        <w:rPr>
          <w:rFonts w:ascii="Arial" w:eastAsia="仿宋_GB2312" w:hAnsi="Arial" w:cs="Arial"/>
          <w:u w:val="single"/>
        </w:rPr>
        <w:t>于</w:t>
      </w:r>
      <w:r>
        <w:rPr>
          <w:rFonts w:ascii="Arial" w:eastAsia="仿宋_GB2312" w:hAnsi="Arial" w:cs="Arial"/>
          <w:u w:val="single"/>
        </w:rPr>
        <w:t>5</w:t>
      </w:r>
      <w:r>
        <w:rPr>
          <w:rFonts w:ascii="Arial" w:eastAsia="仿宋_GB2312" w:hAnsi="Arial" w:cs="Arial"/>
          <w:u w:val="single"/>
        </w:rPr>
        <w:t>％</w:t>
      </w:r>
      <w:r>
        <w:rPr>
          <w:rFonts w:ascii="Arial" w:eastAsia="仿宋_GB2312" w:hAnsi="Arial" w:cs="Arial"/>
        </w:rPr>
        <w:t xml:space="preserve"> </w:t>
      </w:r>
      <w:r>
        <w:rPr>
          <w:rFonts w:ascii="Arial" w:eastAsia="仿宋_GB2312" w:hAnsi="Arial" w:cs="Arial"/>
        </w:rPr>
        <w:t>违约金处罚；</w:t>
      </w:r>
    </w:p>
    <w:p w:rsidR="00987382" w:rsidRDefault="00987382">
      <w:pPr>
        <w:numPr>
          <w:ilvl w:val="0"/>
          <w:numId w:val="14"/>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工作期内如使用的绿化养护工具、物品、设备</w:t>
      </w:r>
      <w:r>
        <w:rPr>
          <w:rFonts w:ascii="Arial" w:eastAsia="仿宋_GB2312" w:hAnsi="Arial" w:cs="Arial"/>
          <w:color w:val="000000"/>
          <w:u w:val="single"/>
        </w:rPr>
        <w:t>低于</w:t>
      </w:r>
      <w:r>
        <w:rPr>
          <w:rFonts w:ascii="Arial" w:eastAsia="仿宋_GB2312" w:hAnsi="Arial" w:cs="Arial"/>
          <w:color w:val="000000"/>
          <w:u w:val="single"/>
        </w:rPr>
        <w:t>/</w:t>
      </w:r>
      <w:r>
        <w:rPr>
          <w:rFonts w:ascii="Arial" w:eastAsia="仿宋_GB2312" w:hAnsi="Arial" w:cs="Arial"/>
          <w:color w:val="000000"/>
          <w:u w:val="single"/>
        </w:rPr>
        <w:t>少于</w:t>
      </w:r>
      <w:r>
        <w:rPr>
          <w:rFonts w:ascii="Arial" w:eastAsia="仿宋_GB2312" w:hAnsi="Arial" w:cs="Arial"/>
          <w:color w:val="000000"/>
          <w:u w:val="single"/>
        </w:rPr>
        <w:t>/</w:t>
      </w:r>
      <w:r>
        <w:rPr>
          <w:rFonts w:ascii="Arial" w:eastAsia="仿宋_GB2312" w:hAnsi="Arial" w:cs="Arial"/>
          <w:color w:val="000000"/>
          <w:u w:val="single"/>
        </w:rPr>
        <w:t>不符合</w:t>
      </w:r>
      <w:r>
        <w:rPr>
          <w:rFonts w:ascii="Arial" w:eastAsia="仿宋_GB2312" w:hAnsi="Arial" w:cs="Arial"/>
          <w:color w:val="000000"/>
        </w:rPr>
        <w:t>所规定的质量、规格、数量要求等，甲方有权以物品单价与短缺数量乘积扣除作为违约金；</w:t>
      </w:r>
    </w:p>
    <w:p w:rsidR="00987382" w:rsidRDefault="00987382">
      <w:pPr>
        <w:numPr>
          <w:ilvl w:val="0"/>
          <w:numId w:val="14"/>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如乙方服务质量下降，甲方以书面形式通知后七天仍未改善，甲方有权雇佣任何所需人员进行上述改善，而所需一切费用则从合同款中扣除，</w:t>
      </w:r>
      <w:r>
        <w:rPr>
          <w:rFonts w:ascii="Arial" w:eastAsia="仿宋_GB2312" w:hAnsi="Arial" w:cs="Arial" w:hint="eastAsia"/>
          <w:color w:val="000000"/>
        </w:rPr>
        <w:t>逾期十五日仍未改善的</w:t>
      </w:r>
      <w:r>
        <w:rPr>
          <w:rFonts w:ascii="Arial" w:eastAsia="仿宋_GB2312" w:hAnsi="Arial" w:cs="Arial"/>
          <w:color w:val="000000"/>
        </w:rPr>
        <w:t>，甲方有权解除本合同</w:t>
      </w:r>
      <w:r>
        <w:rPr>
          <w:rFonts w:ascii="Arial" w:eastAsia="仿宋_GB2312" w:hAnsi="Arial" w:cs="Arial" w:hint="eastAsia"/>
          <w:color w:val="000000"/>
        </w:rPr>
        <w:t>，乙方应承担合同总额</w:t>
      </w:r>
      <w:r>
        <w:rPr>
          <w:rFonts w:ascii="Arial" w:eastAsia="仿宋_GB2312" w:hAnsi="Arial" w:cs="Arial" w:hint="eastAsia"/>
          <w:color w:val="000000"/>
        </w:rPr>
        <w:t xml:space="preserve">30% </w:t>
      </w:r>
      <w:r>
        <w:rPr>
          <w:rFonts w:ascii="Arial" w:eastAsia="仿宋_GB2312" w:hAnsi="Arial" w:cs="Arial" w:hint="eastAsia"/>
          <w:color w:val="000000"/>
        </w:rPr>
        <w:t>的违约金并赔偿甲方因此而产生的全部损失</w:t>
      </w:r>
      <w:r>
        <w:rPr>
          <w:rFonts w:ascii="Arial" w:eastAsia="仿宋_GB2312" w:hAnsi="Arial" w:cs="Arial"/>
          <w:color w:val="000000"/>
        </w:rPr>
        <w:t>。如遇紧急突发事件如台风、水侵等，而乙方未能及时处理，甲方有权雇佣第三方人员进行有关工作，一切费用从合同款中扣除。不可抗力原因除外；</w:t>
      </w:r>
      <w:r>
        <w:rPr>
          <w:rFonts w:ascii="Arial" w:eastAsia="仿宋_GB2312" w:hAnsi="Arial" w:cs="Arial"/>
          <w:color w:val="000000"/>
        </w:rPr>
        <w:t xml:space="preserve"> </w:t>
      </w:r>
    </w:p>
    <w:p w:rsidR="00987382" w:rsidRDefault="00987382">
      <w:pPr>
        <w:numPr>
          <w:ilvl w:val="0"/>
          <w:numId w:val="14"/>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因甲方未能如期付款而影响乙方开展工作，受资金不到位影响而未能采购到物料、苗木等，导致绿化养护作业难以开展时，甲方不能在未付款期间给予乙方有关违约处罚，但乙方违约则不受此限；</w:t>
      </w:r>
    </w:p>
    <w:p w:rsidR="00987382" w:rsidRDefault="00987382">
      <w:pPr>
        <w:numPr>
          <w:ilvl w:val="0"/>
          <w:numId w:val="14"/>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合同履行期间，因甲方失去物业管理权导致本合同无法履行的，本合同自动终止，双方互不承担违约责任；</w:t>
      </w:r>
    </w:p>
    <w:p w:rsidR="00987382" w:rsidRDefault="00987382">
      <w:pPr>
        <w:numPr>
          <w:ilvl w:val="0"/>
          <w:numId w:val="14"/>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因下列情形之一（包括但不限于）发生的，甲方有权单方解除合同</w:t>
      </w:r>
      <w:r>
        <w:rPr>
          <w:rFonts w:ascii="Arial" w:eastAsia="仿宋_GB2312" w:hAnsi="Arial" w:cs="Arial" w:hint="eastAsia"/>
          <w:color w:val="000000"/>
        </w:rPr>
        <w:t>，乙方应承担合同总额</w:t>
      </w:r>
      <w:r>
        <w:rPr>
          <w:rFonts w:ascii="Arial" w:eastAsia="仿宋_GB2312" w:hAnsi="Arial" w:cs="Arial" w:hint="eastAsia"/>
          <w:color w:val="000000"/>
        </w:rPr>
        <w:t xml:space="preserve">30% </w:t>
      </w:r>
      <w:r>
        <w:rPr>
          <w:rFonts w:ascii="Arial" w:eastAsia="仿宋_GB2312" w:hAnsi="Arial" w:cs="Arial" w:hint="eastAsia"/>
          <w:color w:val="000000"/>
        </w:rPr>
        <w:t>的违约金并赔偿甲方因此而产生的全部损失</w:t>
      </w:r>
      <w:r>
        <w:rPr>
          <w:rFonts w:ascii="Arial" w:eastAsia="仿宋_GB2312" w:hAnsi="Arial" w:cs="Arial"/>
          <w:color w:val="000000"/>
        </w:rPr>
        <w:t>：</w:t>
      </w:r>
    </w:p>
    <w:p w:rsidR="00987382" w:rsidRDefault="00987382">
      <w:pPr>
        <w:numPr>
          <w:ilvl w:val="0"/>
          <w:numId w:val="15"/>
        </w:numPr>
        <w:tabs>
          <w:tab w:val="left" w:pos="709"/>
        </w:tabs>
        <w:spacing w:line="480" w:lineRule="exact"/>
        <w:ind w:left="709" w:hanging="283"/>
        <w:rPr>
          <w:rFonts w:ascii="Arial" w:eastAsia="仿宋_GB2312" w:hAnsi="Arial" w:cs="Arial"/>
          <w:color w:val="000000"/>
        </w:rPr>
      </w:pPr>
      <w:r>
        <w:rPr>
          <w:rFonts w:ascii="Arial" w:eastAsia="仿宋_GB2312" w:hAnsi="Arial" w:cs="Arial"/>
          <w:color w:val="000000"/>
        </w:rPr>
        <w:t>乙方严重违反合同约定，影响</w:t>
      </w:r>
      <w:r>
        <w:rPr>
          <w:rFonts w:ascii="Arial" w:eastAsia="仿宋_GB2312" w:hAnsi="Arial" w:cs="Arial" w:hint="eastAsia"/>
          <w:color w:val="000000"/>
        </w:rPr>
        <w:t>项目</w:t>
      </w:r>
      <w:r>
        <w:rPr>
          <w:rFonts w:ascii="Arial" w:eastAsia="仿宋_GB2312" w:hAnsi="Arial" w:cs="Arial"/>
          <w:color w:val="000000"/>
        </w:rPr>
        <w:t>环境，或因降低服务质量而导致甲方其他方面的严重损失，经甲方书面提出《整改通知单》仍无效果的；</w:t>
      </w:r>
      <w:r>
        <w:rPr>
          <w:rFonts w:ascii="Arial" w:eastAsia="仿宋_GB2312" w:hAnsi="Arial" w:cs="Arial"/>
          <w:color w:val="000000"/>
        </w:rPr>
        <w:t> </w:t>
      </w:r>
    </w:p>
    <w:p w:rsidR="00987382" w:rsidRDefault="00987382">
      <w:pPr>
        <w:numPr>
          <w:ilvl w:val="0"/>
          <w:numId w:val="15"/>
        </w:numPr>
        <w:tabs>
          <w:tab w:val="left" w:pos="709"/>
        </w:tabs>
        <w:spacing w:line="480" w:lineRule="exact"/>
        <w:ind w:left="709" w:hanging="283"/>
        <w:rPr>
          <w:rFonts w:ascii="Arial" w:eastAsia="仿宋_GB2312" w:hAnsi="Arial" w:cs="Arial"/>
          <w:color w:val="000000"/>
        </w:rPr>
      </w:pPr>
      <w:r>
        <w:rPr>
          <w:rFonts w:ascii="Arial" w:eastAsia="仿宋_GB2312" w:hAnsi="Arial" w:cs="Arial"/>
          <w:color w:val="000000"/>
        </w:rPr>
        <w:t>在国家、省、市、区等各级检查和创优等园林绿化质量评比过程中，</w:t>
      </w:r>
      <w:r>
        <w:rPr>
          <w:rFonts w:ascii="Arial" w:eastAsia="仿宋_GB2312" w:hAnsi="Arial" w:cs="Arial" w:hint="eastAsia"/>
          <w:color w:val="000000"/>
        </w:rPr>
        <w:t>项目</w:t>
      </w:r>
      <w:r>
        <w:rPr>
          <w:rFonts w:ascii="Arial" w:eastAsia="仿宋_GB2312" w:hAnsi="Arial" w:cs="Arial"/>
          <w:color w:val="000000"/>
        </w:rPr>
        <w:t>绿化未能达标的；</w:t>
      </w:r>
    </w:p>
    <w:p w:rsidR="00987382" w:rsidRDefault="00987382">
      <w:pPr>
        <w:numPr>
          <w:ilvl w:val="0"/>
          <w:numId w:val="15"/>
        </w:numPr>
        <w:tabs>
          <w:tab w:val="left" w:pos="709"/>
        </w:tabs>
        <w:spacing w:line="480" w:lineRule="exact"/>
        <w:ind w:left="709" w:hanging="283"/>
        <w:rPr>
          <w:rFonts w:ascii="Arial" w:eastAsia="仿宋_GB2312" w:hAnsi="Arial" w:cs="Arial"/>
          <w:color w:val="000000"/>
        </w:rPr>
      </w:pPr>
      <w:r>
        <w:rPr>
          <w:rFonts w:ascii="Arial" w:eastAsia="仿宋_GB2312" w:hAnsi="Arial" w:cs="Arial"/>
          <w:color w:val="000000"/>
        </w:rPr>
        <w:t>乙方将本合同权利义务分包或变相转包的；</w:t>
      </w:r>
    </w:p>
    <w:p w:rsidR="00987382" w:rsidRDefault="00987382">
      <w:pPr>
        <w:numPr>
          <w:ilvl w:val="0"/>
          <w:numId w:val="15"/>
        </w:numPr>
        <w:tabs>
          <w:tab w:val="left" w:pos="709"/>
        </w:tabs>
        <w:spacing w:line="480" w:lineRule="exact"/>
        <w:ind w:left="709" w:hanging="283"/>
        <w:rPr>
          <w:rFonts w:ascii="Arial" w:eastAsia="仿宋_GB2312" w:hAnsi="Arial" w:cs="Arial"/>
          <w:color w:val="000000"/>
        </w:rPr>
      </w:pPr>
      <w:r>
        <w:rPr>
          <w:rFonts w:ascii="Arial" w:eastAsia="仿宋_GB2312" w:hAnsi="Arial" w:cs="Arial"/>
          <w:color w:val="000000"/>
        </w:rPr>
        <w:t>乙方员工发生劳动争议或乙方于用工方面有任何违反政府规定的行为，均视为对本合同违约，乙方应自行承担违约责任，如给甲方造成损失，应另行承担甲方的所有经济损失；</w:t>
      </w:r>
    </w:p>
    <w:p w:rsidR="00987382" w:rsidRDefault="00987382">
      <w:pPr>
        <w:numPr>
          <w:ilvl w:val="0"/>
          <w:numId w:val="15"/>
        </w:numPr>
        <w:tabs>
          <w:tab w:val="left" w:pos="709"/>
        </w:tabs>
        <w:spacing w:line="480" w:lineRule="exact"/>
        <w:ind w:left="709" w:hanging="283"/>
        <w:rPr>
          <w:rFonts w:ascii="Arial" w:eastAsia="仿宋_GB2312" w:hAnsi="Arial" w:cs="Arial"/>
          <w:color w:val="000000"/>
        </w:rPr>
      </w:pPr>
      <w:r>
        <w:rPr>
          <w:rFonts w:ascii="Arial" w:eastAsia="仿宋_GB2312" w:hAnsi="Arial" w:cs="Arial"/>
          <w:color w:val="000000"/>
        </w:rPr>
        <w:t>未经甲方同意，擅自聘用与甲方解除劳动关系或辞职人员；</w:t>
      </w:r>
    </w:p>
    <w:p w:rsidR="00987382" w:rsidRDefault="00987382">
      <w:pPr>
        <w:numPr>
          <w:ilvl w:val="0"/>
          <w:numId w:val="15"/>
        </w:numPr>
        <w:tabs>
          <w:tab w:val="left" w:pos="709"/>
        </w:tabs>
        <w:spacing w:line="480" w:lineRule="exact"/>
        <w:ind w:left="709" w:hanging="283"/>
        <w:rPr>
          <w:rFonts w:ascii="Arial" w:eastAsia="仿宋_GB2312" w:hAnsi="Arial" w:cs="Arial"/>
          <w:color w:val="000000"/>
        </w:rPr>
      </w:pPr>
      <w:r>
        <w:rPr>
          <w:rFonts w:ascii="Arial" w:eastAsia="仿宋_GB2312" w:hAnsi="Arial" w:cs="Arial"/>
          <w:color w:val="000000"/>
        </w:rPr>
        <w:t>本合同附件约定的乙方违约情形；</w:t>
      </w:r>
    </w:p>
    <w:p w:rsidR="00987382" w:rsidRDefault="00987382">
      <w:pPr>
        <w:numPr>
          <w:ilvl w:val="0"/>
          <w:numId w:val="15"/>
        </w:numPr>
        <w:tabs>
          <w:tab w:val="left" w:pos="709"/>
        </w:tabs>
        <w:spacing w:line="480" w:lineRule="exact"/>
        <w:ind w:left="709" w:hanging="283"/>
        <w:rPr>
          <w:rFonts w:ascii="Arial" w:eastAsia="仿宋_GB2312" w:hAnsi="Arial" w:cs="Arial"/>
          <w:color w:val="000000"/>
        </w:rPr>
      </w:pPr>
      <w:r>
        <w:rPr>
          <w:rFonts w:ascii="Arial" w:eastAsia="仿宋_GB2312" w:hAnsi="Arial" w:cs="Arial"/>
          <w:color w:val="000000"/>
        </w:rPr>
        <w:t>乙方其他严重违约或损害甲方及第三方利益的。</w:t>
      </w:r>
    </w:p>
    <w:p w:rsidR="00987382" w:rsidRDefault="00987382">
      <w:pPr>
        <w:numPr>
          <w:ilvl w:val="0"/>
          <w:numId w:val="14"/>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甲方未能及时支付乙方绿化养护承包费拖欠三个月以上的，乙方除有权选择解除本合同以外，还可向甲方追索延迟支付的绿化养护承包费。</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赔偿责任：</w:t>
      </w:r>
    </w:p>
    <w:p w:rsidR="00987382" w:rsidRDefault="00987382">
      <w:pPr>
        <w:numPr>
          <w:ilvl w:val="0"/>
          <w:numId w:val="16"/>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乙方负责承担其派驻人员的工资、保险、劳保福利及其它一切费用，乙方任何员工因意外伤亡，一概由乙方负责；如果因此给</w:t>
      </w:r>
      <w:r>
        <w:rPr>
          <w:rFonts w:ascii="Arial" w:eastAsia="仿宋_GB2312" w:hAnsi="Arial" w:cs="Arial" w:hint="eastAsia"/>
          <w:color w:val="000000"/>
        </w:rPr>
        <w:t>甲方</w:t>
      </w:r>
      <w:r>
        <w:rPr>
          <w:rFonts w:ascii="Arial" w:eastAsia="仿宋_GB2312" w:hAnsi="Arial" w:cs="Arial"/>
          <w:color w:val="000000"/>
        </w:rPr>
        <w:t>造成损失的，</w:t>
      </w:r>
      <w:r>
        <w:rPr>
          <w:rFonts w:ascii="Arial" w:eastAsia="仿宋_GB2312" w:hAnsi="Arial" w:cs="Arial" w:hint="eastAsia"/>
          <w:color w:val="000000"/>
        </w:rPr>
        <w:t>乙方</w:t>
      </w:r>
      <w:r>
        <w:rPr>
          <w:rFonts w:ascii="Arial" w:eastAsia="仿宋_GB2312" w:hAnsi="Arial" w:cs="Arial"/>
          <w:color w:val="000000"/>
        </w:rPr>
        <w:t>应全部赔偿</w:t>
      </w:r>
      <w:r>
        <w:rPr>
          <w:rFonts w:ascii="Arial" w:eastAsia="仿宋_GB2312" w:hAnsi="Arial" w:cs="Arial" w:hint="eastAsia"/>
          <w:color w:val="000000"/>
        </w:rPr>
        <w:t>甲方</w:t>
      </w:r>
      <w:r>
        <w:rPr>
          <w:rFonts w:ascii="Arial" w:eastAsia="仿宋_GB2312" w:hAnsi="Arial" w:cs="Arial"/>
          <w:color w:val="000000"/>
        </w:rPr>
        <w:t>的损失（包括但不限于：直接损失、间接损失和追索损失所支付的律师服务费用等）</w:t>
      </w:r>
      <w:r>
        <w:rPr>
          <w:rFonts w:ascii="Arial" w:eastAsia="仿宋_GB2312" w:hAnsi="Arial" w:cs="Arial" w:hint="eastAsia"/>
          <w:color w:val="000000"/>
        </w:rPr>
        <w:t>。</w:t>
      </w:r>
    </w:p>
    <w:p w:rsidR="00987382" w:rsidRDefault="00987382">
      <w:pPr>
        <w:numPr>
          <w:ilvl w:val="0"/>
          <w:numId w:val="16"/>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因乙方原因造成任何人身伤亡事件或任何财产损坏、损失，乙方须负完全法律责任，并赔偿甲方（包括但不限于：直接损失、间接损失和追索损失所支付的律师服务费用等）</w:t>
      </w:r>
      <w:r>
        <w:rPr>
          <w:rFonts w:ascii="Arial" w:eastAsia="仿宋_GB2312" w:hAnsi="Arial" w:cs="Arial" w:hint="eastAsia"/>
          <w:color w:val="000000"/>
        </w:rPr>
        <w:t>。</w:t>
      </w:r>
      <w:r>
        <w:rPr>
          <w:rFonts w:ascii="Arial" w:eastAsia="仿宋_GB2312" w:hAnsi="Arial" w:cs="Arial"/>
          <w:color w:val="000000"/>
        </w:rPr>
        <w:t>或第三方遭受的一切损失；若乙方不付上述费用时，甲方有权从支付给乙方的合同款项中扣除上述费用，不足之数由乙方另行支付。</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其它事项：</w:t>
      </w:r>
    </w:p>
    <w:p w:rsidR="00987382" w:rsidRDefault="00987382">
      <w:pPr>
        <w:numPr>
          <w:ilvl w:val="0"/>
          <w:numId w:val="17"/>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双方本着友好合作的原则商定，乙方进驻甲方现场后，若因绿化面积扩大</w:t>
      </w:r>
      <w:r>
        <w:rPr>
          <w:rFonts w:ascii="Arial" w:eastAsia="仿宋_GB2312" w:hAnsi="Arial" w:cs="Arial"/>
          <w:color w:val="000000"/>
        </w:rPr>
        <w:t>/</w:t>
      </w:r>
      <w:r>
        <w:rPr>
          <w:rFonts w:ascii="Arial" w:eastAsia="仿宋_GB2312" w:hAnsi="Arial" w:cs="Arial"/>
          <w:color w:val="000000"/>
        </w:rPr>
        <w:t>缩小或者增加绿化改造工程需增加</w:t>
      </w:r>
      <w:r>
        <w:rPr>
          <w:rFonts w:ascii="Arial" w:eastAsia="仿宋_GB2312" w:hAnsi="Arial" w:cs="Arial"/>
          <w:color w:val="000000"/>
        </w:rPr>
        <w:t>/</w:t>
      </w:r>
      <w:r>
        <w:rPr>
          <w:rFonts w:ascii="Arial" w:eastAsia="仿宋_GB2312" w:hAnsi="Arial" w:cs="Arial"/>
          <w:color w:val="000000"/>
        </w:rPr>
        <w:t>减少费用时，由双方另行协商议定；</w:t>
      </w:r>
    </w:p>
    <w:p w:rsidR="00987382" w:rsidRDefault="00987382">
      <w:pPr>
        <w:numPr>
          <w:ilvl w:val="0"/>
          <w:numId w:val="17"/>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乙方人员入场前应与甲方人员确定好养护范围、养护品种、数量与状态，双方确认的《养护苗木清单》做为合同附件</w:t>
      </w:r>
      <w:r>
        <w:rPr>
          <w:rFonts w:ascii="Arial" w:eastAsia="仿宋_GB2312" w:hAnsi="Arial" w:cs="Arial" w:hint="eastAsia"/>
          <w:color w:val="000000"/>
        </w:rPr>
        <w:t>；</w:t>
      </w:r>
    </w:p>
    <w:p w:rsidR="00987382" w:rsidRDefault="00987382">
      <w:pPr>
        <w:numPr>
          <w:ilvl w:val="0"/>
          <w:numId w:val="17"/>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为便于双方的正常工作联系，乙方自行配备相应通信设备，并保持工作期间通信状态良好；</w:t>
      </w:r>
    </w:p>
    <w:p w:rsidR="00987382" w:rsidRDefault="00987382">
      <w:pPr>
        <w:numPr>
          <w:ilvl w:val="0"/>
          <w:numId w:val="17"/>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未经双方同意，任何一方不得透露合同相关内容；</w:t>
      </w:r>
    </w:p>
    <w:p w:rsidR="00987382" w:rsidRDefault="00987382">
      <w:pPr>
        <w:numPr>
          <w:ilvl w:val="0"/>
          <w:numId w:val="17"/>
        </w:numPr>
        <w:tabs>
          <w:tab w:val="left" w:pos="709"/>
        </w:tabs>
        <w:spacing w:line="480" w:lineRule="exact"/>
        <w:ind w:left="709" w:hanging="289"/>
        <w:rPr>
          <w:rFonts w:ascii="Arial" w:eastAsia="仿宋_GB2312" w:hAnsi="Arial" w:cs="Arial"/>
          <w:color w:val="000000"/>
        </w:rPr>
      </w:pPr>
      <w:r>
        <w:rPr>
          <w:rFonts w:ascii="Arial" w:eastAsia="仿宋_GB2312" w:hAnsi="Arial" w:cs="Arial"/>
          <w:color w:val="000000"/>
        </w:rPr>
        <w:t>本合同未尽事宜，由双方协商解决，并可另行订立补充协议；若协商不成，任何一方有权向</w:t>
      </w:r>
      <w:r>
        <w:rPr>
          <w:rFonts w:ascii="Arial" w:eastAsia="仿宋_GB2312" w:hAnsi="Arial" w:cs="Arial" w:hint="eastAsia"/>
          <w:color w:val="000000"/>
        </w:rPr>
        <w:t>合同签署地（北京市丰台区）</w:t>
      </w:r>
      <w:r>
        <w:rPr>
          <w:rFonts w:ascii="Arial" w:eastAsia="仿宋_GB2312" w:hAnsi="Arial" w:cs="Arial"/>
          <w:color w:val="000000"/>
        </w:rPr>
        <w:t>人民法院提起诉讼</w:t>
      </w:r>
      <w:r>
        <w:rPr>
          <w:rFonts w:ascii="Arial" w:eastAsia="仿宋_GB2312" w:hAnsi="Arial" w:cs="Arial" w:hint="eastAsia"/>
          <w:color w:val="000000"/>
        </w:rPr>
        <w:t>。</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附件：</w:t>
      </w:r>
    </w:p>
    <w:p w:rsidR="00987382" w:rsidRDefault="00987382">
      <w:pPr>
        <w:spacing w:line="480" w:lineRule="exact"/>
        <w:ind w:firstLine="405"/>
        <w:rPr>
          <w:rFonts w:ascii="Arial" w:eastAsia="仿宋_GB2312" w:hAnsi="Arial" w:cs="Arial"/>
          <w:color w:val="000000"/>
        </w:rPr>
      </w:pPr>
      <w:r>
        <w:rPr>
          <w:rFonts w:ascii="Arial" w:eastAsia="仿宋_GB2312" w:hAnsi="Arial" w:cs="Arial"/>
          <w:color w:val="000000"/>
        </w:rPr>
        <w:t>下列附件是本合同的不可分割的一部分，与本合同具有同等法律效力。</w:t>
      </w:r>
    </w:p>
    <w:p w:rsidR="00987382" w:rsidRDefault="00987382">
      <w:pPr>
        <w:pStyle w:val="afa"/>
        <w:numPr>
          <w:ilvl w:val="0"/>
          <w:numId w:val="18"/>
        </w:numPr>
        <w:spacing w:line="480" w:lineRule="exact"/>
        <w:ind w:left="851" w:firstLineChars="0" w:hanging="431"/>
        <w:rPr>
          <w:rFonts w:ascii="Arial" w:eastAsia="仿宋_GB2312" w:hAnsi="Arial" w:cs="Arial"/>
          <w:color w:val="000000"/>
        </w:rPr>
      </w:pPr>
      <w:r>
        <w:rPr>
          <w:rFonts w:ascii="Arial" w:eastAsia="仿宋_GB2312" w:hAnsi="Arial" w:cs="Arial"/>
          <w:color w:val="000000"/>
        </w:rPr>
        <w:t>公共区域绿化日常养护服务标准</w:t>
      </w:r>
    </w:p>
    <w:p w:rsidR="00987382" w:rsidRDefault="00987382">
      <w:pPr>
        <w:pStyle w:val="afa"/>
        <w:numPr>
          <w:ilvl w:val="0"/>
          <w:numId w:val="18"/>
        </w:numPr>
        <w:spacing w:line="480" w:lineRule="exact"/>
        <w:ind w:firstLineChars="0"/>
        <w:rPr>
          <w:rFonts w:ascii="Arial" w:eastAsia="仿宋_GB2312" w:hAnsi="Arial" w:cs="Arial"/>
          <w:color w:val="000000"/>
          <w:kern w:val="0"/>
          <w:szCs w:val="21"/>
        </w:rPr>
      </w:pPr>
      <w:r>
        <w:rPr>
          <w:rFonts w:ascii="Arial" w:eastAsia="仿宋_GB2312" w:hAnsi="Arial" w:cs="Arial"/>
          <w:color w:val="000000"/>
        </w:rPr>
        <w:t>作业人员配置计划（绿化养护）</w:t>
      </w:r>
    </w:p>
    <w:p w:rsidR="00987382" w:rsidRDefault="00987382">
      <w:pPr>
        <w:pStyle w:val="afa"/>
        <w:numPr>
          <w:ilvl w:val="0"/>
          <w:numId w:val="18"/>
        </w:numPr>
        <w:spacing w:line="480" w:lineRule="exact"/>
        <w:ind w:firstLineChars="0"/>
        <w:rPr>
          <w:rFonts w:ascii="Arial" w:eastAsia="仿宋_GB2312" w:hAnsi="Arial" w:cs="Arial"/>
          <w:color w:val="000000"/>
          <w:kern w:val="0"/>
          <w:szCs w:val="21"/>
        </w:rPr>
      </w:pPr>
      <w:r>
        <w:rPr>
          <w:rFonts w:ascii="Arial" w:eastAsia="仿宋_GB2312" w:hAnsi="Arial" w:cs="Arial"/>
          <w:color w:val="000000"/>
          <w:kern w:val="0"/>
          <w:szCs w:val="21"/>
        </w:rPr>
        <w:t>绿化</w:t>
      </w:r>
      <w:r>
        <w:rPr>
          <w:rFonts w:ascii="Arial" w:eastAsia="仿宋_GB2312" w:hAnsi="Arial" w:cs="Arial" w:hint="eastAsia"/>
          <w:color w:val="000000"/>
          <w:kern w:val="0"/>
          <w:szCs w:val="21"/>
        </w:rPr>
        <w:t>养护工作考核标准</w:t>
      </w:r>
    </w:p>
    <w:p w:rsidR="00987382" w:rsidRDefault="00987382">
      <w:pPr>
        <w:pStyle w:val="afa"/>
        <w:numPr>
          <w:ilvl w:val="0"/>
          <w:numId w:val="18"/>
        </w:numPr>
        <w:spacing w:line="480" w:lineRule="exact"/>
        <w:ind w:firstLineChars="0"/>
        <w:rPr>
          <w:rFonts w:ascii="Arial" w:eastAsia="仿宋_GB2312" w:hAnsi="Arial" w:cs="Arial"/>
          <w:color w:val="000000"/>
        </w:rPr>
      </w:pPr>
      <w:r>
        <w:rPr>
          <w:rFonts w:ascii="Arial" w:eastAsia="仿宋_GB2312" w:hAnsi="Arial" w:cs="Arial"/>
          <w:color w:val="000000"/>
          <w:kern w:val="0"/>
          <w:szCs w:val="21"/>
        </w:rPr>
        <w:t>整改</w:t>
      </w:r>
      <w:r>
        <w:rPr>
          <w:rFonts w:ascii="Arial" w:eastAsia="仿宋_GB2312" w:hAnsi="Arial" w:cs="Arial"/>
          <w:color w:val="000000"/>
          <w:szCs w:val="21"/>
        </w:rPr>
        <w:t>通知单</w:t>
      </w:r>
    </w:p>
    <w:p w:rsidR="00987382" w:rsidRDefault="00987382">
      <w:pPr>
        <w:pStyle w:val="afa"/>
        <w:numPr>
          <w:ilvl w:val="0"/>
          <w:numId w:val="18"/>
        </w:numPr>
        <w:spacing w:line="480" w:lineRule="exact"/>
        <w:ind w:firstLineChars="0"/>
        <w:rPr>
          <w:rFonts w:ascii="Arial" w:eastAsia="仿宋_GB2312" w:hAnsi="Arial" w:cs="Arial"/>
          <w:color w:val="000000"/>
        </w:rPr>
      </w:pPr>
      <w:r>
        <w:rPr>
          <w:rFonts w:ascii="Arial" w:eastAsia="仿宋_GB2312" w:hAnsi="Arial" w:cs="Arial"/>
          <w:color w:val="000000"/>
        </w:rPr>
        <w:t>全年绿化养护工作计划及具体安排</w:t>
      </w:r>
    </w:p>
    <w:p w:rsidR="00987382" w:rsidRDefault="00987382">
      <w:pPr>
        <w:pStyle w:val="afa"/>
        <w:numPr>
          <w:ilvl w:val="0"/>
          <w:numId w:val="18"/>
        </w:numPr>
        <w:tabs>
          <w:tab w:val="left" w:pos="709"/>
        </w:tabs>
        <w:spacing w:line="480" w:lineRule="exact"/>
        <w:ind w:firstLineChars="0"/>
        <w:rPr>
          <w:rFonts w:ascii="Arial" w:eastAsia="仿宋_GB2312" w:hAnsi="Arial" w:cs="Arial"/>
          <w:color w:val="000000"/>
        </w:rPr>
      </w:pPr>
      <w:r>
        <w:rPr>
          <w:rFonts w:ascii="Arial" w:eastAsia="仿宋_GB2312" w:hAnsi="Arial" w:cs="Arial"/>
          <w:color w:val="000000"/>
        </w:rPr>
        <w:t>绿化养护操作规范</w:t>
      </w:r>
    </w:p>
    <w:p w:rsidR="00987382" w:rsidRDefault="00987382">
      <w:pPr>
        <w:pStyle w:val="afa"/>
        <w:numPr>
          <w:ilvl w:val="0"/>
          <w:numId w:val="18"/>
        </w:numPr>
        <w:tabs>
          <w:tab w:val="left" w:pos="709"/>
        </w:tabs>
        <w:spacing w:line="480" w:lineRule="exact"/>
        <w:ind w:firstLineChars="0"/>
        <w:rPr>
          <w:rFonts w:ascii="Arial" w:eastAsia="仿宋_GB2312" w:hAnsi="Arial" w:cs="Arial"/>
          <w:color w:val="000000"/>
          <w:kern w:val="0"/>
          <w:szCs w:val="21"/>
        </w:rPr>
      </w:pPr>
      <w:r>
        <w:rPr>
          <w:rFonts w:ascii="Arial" w:eastAsia="仿宋_GB2312" w:hAnsi="Arial" w:cs="Arial"/>
          <w:color w:val="000000"/>
          <w:kern w:val="0"/>
          <w:szCs w:val="21"/>
        </w:rPr>
        <w:t>安全责任书</w:t>
      </w:r>
    </w:p>
    <w:p w:rsidR="00987382" w:rsidRDefault="00987382">
      <w:pPr>
        <w:pStyle w:val="afa"/>
        <w:numPr>
          <w:ilvl w:val="0"/>
          <w:numId w:val="18"/>
        </w:numPr>
        <w:tabs>
          <w:tab w:val="left" w:pos="709"/>
        </w:tabs>
        <w:spacing w:line="480" w:lineRule="exact"/>
        <w:ind w:firstLineChars="0"/>
        <w:rPr>
          <w:rFonts w:ascii="Arial" w:eastAsia="仿宋_GB2312" w:hAnsi="Arial" w:cs="Arial" w:hint="eastAsia"/>
          <w:color w:val="000000"/>
          <w:kern w:val="0"/>
          <w:szCs w:val="21"/>
        </w:rPr>
      </w:pPr>
      <w:r>
        <w:rPr>
          <w:rFonts w:ascii="Arial" w:eastAsia="仿宋_GB2312" w:hAnsi="Arial" w:cs="Arial" w:hint="eastAsia"/>
          <w:color w:val="000000"/>
        </w:rPr>
        <w:t>汉威国际广场</w:t>
      </w:r>
      <w:r>
        <w:rPr>
          <w:rFonts w:ascii="Arial" w:eastAsia="仿宋_GB2312" w:hAnsi="Arial" w:cs="Arial" w:hint="eastAsia"/>
          <w:color w:val="000000"/>
        </w:rPr>
        <w:t>**</w:t>
      </w:r>
      <w:r>
        <w:rPr>
          <w:rFonts w:ascii="Arial" w:eastAsia="仿宋_GB2312" w:hAnsi="Arial" w:cs="Arial" w:hint="eastAsia"/>
          <w:color w:val="000000"/>
        </w:rPr>
        <w:t>区</w:t>
      </w:r>
      <w:r>
        <w:rPr>
          <w:rFonts w:ascii="Arial" w:eastAsia="仿宋_GB2312" w:hAnsi="Arial" w:cs="Arial"/>
          <w:color w:val="000000"/>
        </w:rPr>
        <w:t>苗木清单</w:t>
      </w:r>
    </w:p>
    <w:p w:rsidR="00987382" w:rsidRDefault="00987382">
      <w:pPr>
        <w:pStyle w:val="afa"/>
        <w:numPr>
          <w:ilvl w:val="0"/>
          <w:numId w:val="18"/>
        </w:numPr>
        <w:tabs>
          <w:tab w:val="left" w:pos="709"/>
        </w:tabs>
        <w:spacing w:line="480" w:lineRule="exact"/>
        <w:ind w:firstLineChars="0"/>
        <w:rPr>
          <w:rFonts w:ascii="Arial" w:eastAsia="仿宋_GB2312" w:hAnsi="Arial" w:cs="Arial"/>
          <w:color w:val="000000"/>
          <w:kern w:val="0"/>
          <w:szCs w:val="21"/>
        </w:rPr>
      </w:pPr>
      <w:r>
        <w:rPr>
          <w:rFonts w:ascii="Arial" w:eastAsia="仿宋_GB2312" w:hAnsi="Arial" w:cs="Arial" w:hint="eastAsia"/>
          <w:color w:val="000000"/>
        </w:rPr>
        <w:t>《反贿赂协议》。</w:t>
      </w:r>
    </w:p>
    <w:p w:rsidR="00987382" w:rsidRDefault="00987382">
      <w:pPr>
        <w:pStyle w:val="afa"/>
        <w:numPr>
          <w:ilvl w:val="0"/>
          <w:numId w:val="3"/>
        </w:numPr>
        <w:spacing w:beforeLines="50" w:before="156" w:line="480" w:lineRule="exact"/>
        <w:ind w:left="868" w:firstLineChars="0" w:hanging="448"/>
        <w:rPr>
          <w:rFonts w:ascii="Arial" w:eastAsia="仿宋_GB2312" w:hAnsi="Arial" w:cs="Arial"/>
          <w:b/>
          <w:color w:val="000000"/>
          <w:kern w:val="0"/>
          <w:szCs w:val="21"/>
        </w:rPr>
      </w:pPr>
      <w:r>
        <w:rPr>
          <w:rFonts w:ascii="Arial" w:eastAsia="仿宋_GB2312" w:hAnsi="Arial" w:cs="Arial"/>
          <w:b/>
          <w:color w:val="000000"/>
          <w:kern w:val="0"/>
          <w:szCs w:val="21"/>
        </w:rPr>
        <w:t>合同生效：</w:t>
      </w:r>
    </w:p>
    <w:p w:rsidR="00987382" w:rsidRDefault="00987382">
      <w:pPr>
        <w:spacing w:line="480" w:lineRule="exact"/>
        <w:ind w:leftChars="192" w:left="424" w:hanging="21"/>
        <w:rPr>
          <w:rFonts w:ascii="Arial" w:eastAsia="仿宋_GB2312" w:hAnsi="Arial" w:cs="Arial"/>
          <w:color w:val="000000"/>
        </w:rPr>
      </w:pPr>
      <w:r>
        <w:rPr>
          <w:rFonts w:ascii="Arial" w:eastAsia="仿宋_GB2312" w:hAnsi="Arial" w:cs="Arial"/>
          <w:color w:val="000000"/>
        </w:rPr>
        <w:t>本合同（含附件）共</w:t>
      </w:r>
      <w:r>
        <w:rPr>
          <w:rFonts w:ascii="Arial" w:eastAsia="仿宋_GB2312" w:hAnsi="Arial" w:cs="Arial"/>
          <w:color w:val="000000"/>
          <w:u w:val="single"/>
        </w:rPr>
        <w:t xml:space="preserve"> </w:t>
      </w:r>
      <w:r>
        <w:rPr>
          <w:rFonts w:ascii="Arial" w:eastAsia="仿宋_GB2312" w:hAnsi="Arial" w:cs="Arial" w:hint="eastAsia"/>
          <w:color w:val="000000"/>
          <w:u w:val="single"/>
        </w:rPr>
        <w:t xml:space="preserve">    </w:t>
      </w:r>
      <w:r>
        <w:rPr>
          <w:rFonts w:ascii="Arial" w:eastAsia="仿宋_GB2312" w:hAnsi="Arial" w:cs="Arial"/>
          <w:color w:val="000000"/>
        </w:rPr>
        <w:t>页，一</w:t>
      </w:r>
      <w:r>
        <w:rPr>
          <w:rFonts w:ascii="Arial" w:eastAsia="仿宋_GB2312" w:hAnsi="Arial" w:cs="Arial" w:hint="eastAsia"/>
          <w:color w:val="000000"/>
        </w:rPr>
        <w:t>式肆</w:t>
      </w:r>
      <w:r>
        <w:rPr>
          <w:rFonts w:ascii="Arial" w:eastAsia="仿宋_GB2312" w:hAnsi="Arial" w:cs="Arial"/>
          <w:color w:val="000000"/>
        </w:rPr>
        <w:t>份，甲乙双方各执</w:t>
      </w:r>
      <w:r>
        <w:rPr>
          <w:rFonts w:ascii="Arial" w:eastAsia="仿宋_GB2312" w:hAnsi="Arial" w:cs="Arial" w:hint="eastAsia"/>
          <w:color w:val="000000"/>
        </w:rPr>
        <w:t>贰</w:t>
      </w:r>
      <w:r>
        <w:rPr>
          <w:rFonts w:ascii="Arial" w:eastAsia="仿宋_GB2312" w:hAnsi="Arial" w:cs="Arial"/>
          <w:color w:val="000000"/>
        </w:rPr>
        <w:t>份，并具同等法律效力。</w:t>
      </w:r>
    </w:p>
    <w:p w:rsidR="00987382" w:rsidRDefault="00987382">
      <w:pPr>
        <w:spacing w:line="480" w:lineRule="exact"/>
        <w:ind w:firstLine="405"/>
        <w:rPr>
          <w:rFonts w:ascii="Arial" w:eastAsia="仿宋_GB2312" w:hAnsi="Arial" w:cs="Arial"/>
          <w:color w:val="000000"/>
        </w:rPr>
      </w:pPr>
      <w:r>
        <w:rPr>
          <w:rFonts w:ascii="Arial" w:eastAsia="仿宋_GB2312" w:hAnsi="Arial" w:cs="Arial"/>
          <w:color w:val="000000"/>
        </w:rPr>
        <w:t>合同经甲、乙双方法定代表或其授权代理人签字并盖章后生效。</w:t>
      </w:r>
      <w:r>
        <w:rPr>
          <w:rFonts w:ascii="Arial" w:eastAsia="仿宋_GB2312" w:hAnsi="Arial" w:cs="Arial"/>
          <w:color w:val="000000"/>
        </w:rPr>
        <w:t> </w:t>
      </w:r>
    </w:p>
    <w:p w:rsidR="00987382" w:rsidRDefault="00987382">
      <w:pPr>
        <w:spacing w:line="480" w:lineRule="exact"/>
        <w:ind w:firstLine="405"/>
        <w:rPr>
          <w:rFonts w:ascii="Arial" w:eastAsia="仿宋_GB2312" w:hAnsi="Arial" w:cs="Arial"/>
          <w:color w:val="000000"/>
        </w:rPr>
      </w:pPr>
      <w:r>
        <w:rPr>
          <w:rFonts w:ascii="Arial" w:eastAsia="仿宋_GB2312" w:hAnsi="Arial" w:cs="Arial" w:hint="eastAsia"/>
          <w:color w:val="000000"/>
        </w:rPr>
        <w:t>本合同签订于北京市丰台区。</w:t>
      </w:r>
    </w:p>
    <w:p w:rsidR="00987382" w:rsidRDefault="00987382">
      <w:pPr>
        <w:spacing w:line="480" w:lineRule="exact"/>
        <w:ind w:firstLine="405"/>
        <w:rPr>
          <w:rFonts w:ascii="Arial" w:eastAsia="仿宋_GB2312" w:hAnsi="Arial" w:cs="Arial"/>
          <w:color w:val="000000"/>
        </w:rPr>
      </w:pPr>
    </w:p>
    <w:p w:rsidR="00987382" w:rsidRDefault="00987382">
      <w:pPr>
        <w:spacing w:line="480" w:lineRule="exact"/>
        <w:ind w:firstLine="405"/>
        <w:rPr>
          <w:rFonts w:ascii="Arial" w:eastAsia="仿宋_GB2312" w:hAnsi="Arial" w:cs="Arial"/>
          <w:color w:val="000000"/>
        </w:rPr>
      </w:pPr>
    </w:p>
    <w:p w:rsidR="00987382" w:rsidRDefault="00987382">
      <w:pPr>
        <w:tabs>
          <w:tab w:val="left" w:pos="1440"/>
        </w:tabs>
        <w:spacing w:line="480" w:lineRule="exact"/>
        <w:rPr>
          <w:rFonts w:ascii="Arial" w:eastAsia="仿宋_GB2312" w:hAnsi="Arial" w:cs="Arial"/>
          <w:color w:val="000000"/>
          <w:kern w:val="0"/>
          <w:szCs w:val="21"/>
        </w:rPr>
      </w:pPr>
      <w:r>
        <w:rPr>
          <w:rFonts w:ascii="Arial" w:eastAsia="仿宋_GB2312" w:hAnsi="Arial" w:cs="Arial"/>
          <w:color w:val="000000"/>
          <w:kern w:val="0"/>
          <w:szCs w:val="21"/>
        </w:rPr>
        <w:t>甲方：</w:t>
      </w:r>
      <w:r>
        <w:rPr>
          <w:rFonts w:ascii="楷体_GB2312" w:eastAsia="楷体_GB2312" w:hAnsi="楷体_GB2312" w:cs="楷体_GB2312" w:hint="eastAsia"/>
          <w:szCs w:val="21"/>
        </w:rPr>
        <w:t xml:space="preserve">                                       </w:t>
      </w:r>
      <w:r>
        <w:rPr>
          <w:rFonts w:ascii="Arial" w:eastAsia="仿宋_GB2312" w:hAnsi="Arial" w:cs="Arial"/>
          <w:color w:val="000000"/>
          <w:kern w:val="0"/>
          <w:szCs w:val="21"/>
        </w:rPr>
        <w:t>乙方：</w:t>
      </w:r>
      <w:r>
        <w:rPr>
          <w:rFonts w:ascii="Arial" w:eastAsia="仿宋_GB2312" w:hAnsi="Arial" w:cs="Arial" w:hint="eastAsia"/>
          <w:color w:val="000000"/>
          <w:kern w:val="0"/>
          <w:szCs w:val="21"/>
        </w:rPr>
        <w:t xml:space="preserve"> </w:t>
      </w:r>
      <w:r>
        <w:rPr>
          <w:rFonts w:ascii="Arial" w:eastAsia="仿宋_GB2312" w:hAnsi="Arial" w:cs="Arial"/>
          <w:color w:val="000000"/>
          <w:kern w:val="0"/>
          <w:szCs w:val="21"/>
        </w:rPr>
        <w:t xml:space="preserve">            </w:t>
      </w:r>
    </w:p>
    <w:p w:rsidR="00987382" w:rsidRDefault="00987382">
      <w:pPr>
        <w:widowControl/>
        <w:spacing w:after="240" w:line="480" w:lineRule="exact"/>
        <w:jc w:val="left"/>
        <w:rPr>
          <w:rFonts w:ascii="Arial" w:eastAsia="仿宋_GB2312" w:hAnsi="Arial" w:cs="Arial"/>
          <w:color w:val="000000"/>
          <w:kern w:val="0"/>
          <w:szCs w:val="21"/>
        </w:rPr>
      </w:pPr>
    </w:p>
    <w:p w:rsidR="00987382" w:rsidRDefault="00987382">
      <w:pPr>
        <w:widowControl/>
        <w:spacing w:after="240" w:line="480" w:lineRule="exact"/>
        <w:jc w:val="left"/>
        <w:rPr>
          <w:rFonts w:ascii="Arial" w:eastAsia="仿宋_GB2312" w:hAnsi="Arial" w:cs="Arial"/>
          <w:color w:val="000000"/>
          <w:kern w:val="0"/>
          <w:szCs w:val="21"/>
        </w:rPr>
      </w:pPr>
      <w:r>
        <w:rPr>
          <w:rFonts w:ascii="Arial" w:eastAsia="仿宋_GB2312" w:hAnsi="Arial" w:cs="Arial"/>
          <w:color w:val="000000"/>
          <w:kern w:val="0"/>
          <w:szCs w:val="21"/>
        </w:rPr>
        <w:t>代理人签字：</w:t>
      </w:r>
      <w:r>
        <w:rPr>
          <w:rFonts w:ascii="Arial" w:eastAsia="仿宋_GB2312" w:hAnsi="Arial" w:cs="Arial"/>
          <w:color w:val="000000"/>
          <w:kern w:val="0"/>
          <w:szCs w:val="21"/>
        </w:rPr>
        <w:t xml:space="preserve">                                 </w:t>
      </w:r>
      <w:r>
        <w:rPr>
          <w:rFonts w:ascii="Arial" w:eastAsia="仿宋_GB2312" w:hAnsi="Arial" w:cs="Arial"/>
          <w:color w:val="000000"/>
          <w:kern w:val="0"/>
          <w:szCs w:val="21"/>
        </w:rPr>
        <w:t>代理人签字：</w:t>
      </w:r>
    </w:p>
    <w:p w:rsidR="00987382" w:rsidRDefault="00987382">
      <w:pPr>
        <w:widowControl/>
        <w:spacing w:after="240" w:line="480" w:lineRule="exact"/>
        <w:jc w:val="left"/>
        <w:rPr>
          <w:rFonts w:ascii="Arial" w:eastAsia="仿宋_GB2312" w:hAnsi="Arial" w:cs="Arial"/>
          <w:color w:val="000000"/>
          <w:kern w:val="0"/>
          <w:szCs w:val="21"/>
        </w:rPr>
      </w:pPr>
      <w:r>
        <w:rPr>
          <w:rFonts w:ascii="Arial" w:eastAsia="仿宋_GB2312" w:hAnsi="Arial" w:cs="Arial" w:hint="eastAsia"/>
          <w:color w:val="000000"/>
          <w:kern w:val="0"/>
          <w:szCs w:val="21"/>
        </w:rPr>
        <w:t>日期：</w:t>
      </w:r>
      <w:r>
        <w:rPr>
          <w:rFonts w:ascii="Arial" w:eastAsia="仿宋_GB2312" w:hAnsi="Arial" w:cs="Arial" w:hint="eastAsia"/>
          <w:color w:val="000000"/>
          <w:kern w:val="0"/>
          <w:szCs w:val="21"/>
        </w:rPr>
        <w:t xml:space="preserve">                                       </w:t>
      </w:r>
      <w:r>
        <w:rPr>
          <w:rFonts w:ascii="Arial" w:eastAsia="仿宋_GB2312" w:hAnsi="Arial" w:cs="Arial" w:hint="eastAsia"/>
          <w:color w:val="000000"/>
          <w:kern w:val="0"/>
          <w:szCs w:val="21"/>
        </w:rPr>
        <w:t>日期：</w:t>
      </w:r>
    </w:p>
    <w:p w:rsidR="00987382" w:rsidRDefault="00987382">
      <w:pPr>
        <w:widowControl/>
        <w:spacing w:after="240" w:line="480" w:lineRule="exact"/>
        <w:jc w:val="left"/>
        <w:rPr>
          <w:rFonts w:ascii="Arial" w:eastAsia="仿宋_GB2312" w:hAnsi="Arial" w:cs="Arial"/>
          <w:color w:val="000000"/>
          <w:kern w:val="0"/>
          <w:szCs w:val="21"/>
        </w:rPr>
        <w:sectPr w:rsidR="00987382">
          <w:headerReference w:type="default" r:id="rId8"/>
          <w:footerReference w:type="even" r:id="rId9"/>
          <w:footerReference w:type="default" r:id="rId10"/>
          <w:pgSz w:w="11906" w:h="16838"/>
          <w:pgMar w:top="1134" w:right="1134" w:bottom="1134" w:left="1134" w:header="567" w:footer="567" w:gutter="0"/>
          <w:cols w:space="720"/>
          <w:docGrid w:type="lines" w:linePitch="312"/>
        </w:sectPr>
      </w:pPr>
    </w:p>
    <w:p w:rsidR="00987382" w:rsidDel="001B7BCE" w:rsidRDefault="00987382">
      <w:pPr>
        <w:spacing w:line="480" w:lineRule="exact"/>
        <w:rPr>
          <w:del w:id="40" w:author="微软用户" w:date="2018-06-19T22:10:00Z"/>
          <w:rFonts w:ascii="Arial" w:eastAsia="仿宋_GB2312" w:hAnsi="Arial" w:cs="Arial"/>
          <w:b/>
          <w:sz w:val="24"/>
        </w:rPr>
      </w:pPr>
      <w:del w:id="41" w:author="微软用户" w:date="2018-06-19T22:10:00Z">
        <w:r w:rsidDel="001B7BCE">
          <w:rPr>
            <w:rFonts w:ascii="Arial" w:eastAsia="仿宋_GB2312" w:hAnsi="Arial" w:cs="Arial"/>
            <w:b/>
            <w:sz w:val="24"/>
          </w:rPr>
          <w:delText>附件</w:delText>
        </w:r>
        <w:r w:rsidDel="001B7BCE">
          <w:rPr>
            <w:rFonts w:ascii="Arial" w:eastAsia="仿宋_GB2312" w:hAnsi="Arial" w:cs="Arial"/>
            <w:b/>
            <w:sz w:val="24"/>
          </w:rPr>
          <w:delText>1</w:delText>
        </w:r>
        <w:r w:rsidDel="001B7BCE">
          <w:rPr>
            <w:rFonts w:ascii="Arial" w:eastAsia="仿宋_GB2312" w:hAnsi="Arial" w:cs="Arial"/>
            <w:b/>
            <w:sz w:val="24"/>
          </w:rPr>
          <w:delText>：</w:delText>
        </w:r>
      </w:del>
    </w:p>
    <w:p w:rsidR="00987382" w:rsidDel="001B7BCE" w:rsidRDefault="00987382">
      <w:pPr>
        <w:spacing w:line="480" w:lineRule="exact"/>
        <w:jc w:val="center"/>
        <w:rPr>
          <w:del w:id="42" w:author="微软用户" w:date="2018-06-19T22:10:00Z"/>
          <w:rFonts w:ascii="Arial" w:eastAsia="仿宋_GB2312" w:hAnsi="Arial" w:cs="Arial"/>
          <w:b/>
          <w:color w:val="333333"/>
          <w:sz w:val="28"/>
          <w:szCs w:val="28"/>
        </w:rPr>
      </w:pPr>
      <w:del w:id="43" w:author="微软用户" w:date="2018-06-19T22:10:00Z">
        <w:r w:rsidDel="001B7BCE">
          <w:rPr>
            <w:rFonts w:ascii="Arial" w:eastAsia="仿宋_GB2312" w:hAnsi="Arial" w:cs="Arial"/>
            <w:b/>
            <w:color w:val="333333"/>
            <w:sz w:val="28"/>
            <w:szCs w:val="28"/>
          </w:rPr>
          <w:delText>公共区域绿化日常养护服务标准</w:delText>
        </w:r>
      </w:del>
    </w:p>
    <w:p w:rsidR="00987382" w:rsidDel="001B7BCE" w:rsidRDefault="00987382" w:rsidP="002B4881">
      <w:pPr>
        <w:spacing w:line="360" w:lineRule="auto"/>
        <w:ind w:firstLineChars="200" w:firstLine="420"/>
        <w:rPr>
          <w:del w:id="44" w:author="微软用户" w:date="2018-06-19T22:10:00Z"/>
          <w:rFonts w:ascii="Arial" w:eastAsia="仿宋_GB2312" w:hAnsi="Arial" w:cs="Arial"/>
          <w:color w:val="333333"/>
          <w:szCs w:val="21"/>
        </w:rPr>
      </w:pPr>
      <w:del w:id="45" w:author="微软用户" w:date="2018-06-19T22:10:00Z">
        <w:r w:rsidDel="001B7BCE">
          <w:rPr>
            <w:rFonts w:ascii="Arial" w:eastAsia="仿宋_GB2312" w:hAnsi="Arial" w:cs="Arial"/>
            <w:color w:val="333333"/>
            <w:szCs w:val="21"/>
          </w:rPr>
          <w:delText>根据北京市《住宅小区绿化养护等级标准》及北京市《城市园林绿化养护管理标准》，特制定此服务标准做为项目公共区域绿化日常养护服务标准，以监管乙方为甲方提供的服务能达到一级养护质量标准要求。</w:delText>
        </w:r>
      </w:del>
    </w:p>
    <w:p w:rsidR="00987382" w:rsidDel="001B7BCE" w:rsidRDefault="00987382">
      <w:pPr>
        <w:spacing w:line="360" w:lineRule="auto"/>
        <w:ind w:firstLineChars="100" w:firstLine="210"/>
        <w:rPr>
          <w:del w:id="46" w:author="微软用户" w:date="2018-06-19T22:10:00Z"/>
          <w:rFonts w:ascii="Arial" w:eastAsia="仿宋_GB2312" w:hAnsi="Arial" w:cs="Arial"/>
          <w:color w:val="333333"/>
          <w:szCs w:val="21"/>
        </w:rPr>
      </w:pPr>
      <w:del w:id="47" w:author="微软用户" w:date="2018-06-19T22:10:00Z">
        <w:r w:rsidDel="001B7BCE">
          <w:rPr>
            <w:rFonts w:ascii="Arial" w:eastAsia="仿宋_GB2312" w:hAnsi="Arial" w:cs="Arial" w:hint="eastAsia"/>
            <w:color w:val="333333"/>
            <w:szCs w:val="21"/>
          </w:rPr>
          <w:delText>1</w:delText>
        </w:r>
        <w:r w:rsidDel="001B7BCE">
          <w:rPr>
            <w:rFonts w:ascii="Arial" w:eastAsia="仿宋_GB2312" w:hAnsi="Arial" w:cs="Arial" w:hint="eastAsia"/>
            <w:color w:val="333333"/>
            <w:szCs w:val="21"/>
          </w:rPr>
          <w:delText>、绿化充分，植物配置合理，达到黄土不露天。</w:delText>
        </w:r>
      </w:del>
    </w:p>
    <w:p w:rsidR="00987382" w:rsidDel="001B7BCE" w:rsidRDefault="00987382">
      <w:pPr>
        <w:spacing w:line="360" w:lineRule="auto"/>
        <w:rPr>
          <w:del w:id="48" w:author="微软用户" w:date="2018-06-19T22:10:00Z"/>
          <w:rFonts w:ascii="Arial" w:eastAsia="仿宋_GB2312" w:hAnsi="Arial" w:cs="Arial"/>
          <w:color w:val="333333"/>
          <w:szCs w:val="21"/>
        </w:rPr>
      </w:pPr>
      <w:del w:id="49" w:author="微软用户" w:date="2018-06-19T22:10:00Z">
        <w:r w:rsidDel="001B7BCE">
          <w:rPr>
            <w:rFonts w:ascii="Arial" w:eastAsia="仿宋_GB2312" w:hAnsi="Arial" w:cs="Arial"/>
            <w:color w:val="333333"/>
            <w:szCs w:val="21"/>
          </w:rPr>
          <w:delText> </w:delText>
        </w:r>
        <w:r w:rsidDel="001B7BCE">
          <w:rPr>
            <w:rFonts w:ascii="Arial" w:eastAsia="仿宋_GB2312" w:hAnsi="Arial" w:cs="Arial" w:hint="eastAsia"/>
            <w:color w:val="333333"/>
            <w:szCs w:val="21"/>
          </w:rPr>
          <w:delText xml:space="preserve">  </w:delText>
        </w:r>
        <w:r w:rsidDel="001B7BCE">
          <w:rPr>
            <w:rFonts w:ascii="Arial" w:eastAsia="仿宋_GB2312" w:hAnsi="Arial" w:cs="Arial"/>
            <w:color w:val="333333"/>
            <w:szCs w:val="21"/>
          </w:rPr>
          <w:delText>2</w:delText>
        </w:r>
        <w:r w:rsidDel="001B7BCE">
          <w:rPr>
            <w:rFonts w:ascii="Arial" w:eastAsia="仿宋_GB2312" w:hAnsi="Arial" w:cs="Arial" w:hint="eastAsia"/>
            <w:color w:val="333333"/>
            <w:szCs w:val="21"/>
          </w:rPr>
          <w:delText>、园林植物达到：，</w:delText>
        </w:r>
      </w:del>
    </w:p>
    <w:p w:rsidR="00987382" w:rsidDel="001B7BCE" w:rsidRDefault="00987382">
      <w:pPr>
        <w:spacing w:line="360" w:lineRule="auto"/>
        <w:rPr>
          <w:del w:id="50" w:author="微软用户" w:date="2018-06-19T22:10:00Z"/>
          <w:rFonts w:ascii="Arial" w:eastAsia="仿宋_GB2312" w:hAnsi="Arial" w:cs="Arial"/>
          <w:color w:val="333333"/>
          <w:szCs w:val="21"/>
        </w:rPr>
      </w:pPr>
      <w:del w:id="51" w:author="微软用户" w:date="2018-06-19T22:10:00Z">
        <w:r w:rsidDel="001B7BCE">
          <w:rPr>
            <w:rFonts w:ascii="Arial" w:eastAsia="仿宋_GB2312" w:hAnsi="Arial" w:cs="Arial"/>
            <w:color w:val="333333"/>
            <w:szCs w:val="21"/>
          </w:rPr>
          <w:delText>   (1)</w:delText>
        </w:r>
        <w:r w:rsidDel="001B7BCE">
          <w:rPr>
            <w:rFonts w:ascii="Arial" w:eastAsia="仿宋_GB2312" w:hAnsi="Arial" w:cs="Arial" w:hint="eastAsia"/>
            <w:color w:val="333333"/>
            <w:szCs w:val="21"/>
          </w:rPr>
          <w:delText>生长势：好。生长超过该树种该规格的平均生长量</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平均生长量待以后调查确定</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w:delText>
        </w:r>
      </w:del>
    </w:p>
    <w:p w:rsidR="00987382" w:rsidDel="001B7BCE" w:rsidRDefault="00987382">
      <w:pPr>
        <w:spacing w:line="360" w:lineRule="auto"/>
        <w:rPr>
          <w:del w:id="52" w:author="微软用户" w:date="2018-06-19T22:10:00Z"/>
          <w:rFonts w:ascii="Arial" w:eastAsia="仿宋_GB2312" w:hAnsi="Arial" w:cs="Arial"/>
          <w:color w:val="333333"/>
          <w:szCs w:val="21"/>
        </w:rPr>
      </w:pPr>
      <w:del w:id="53" w:author="微软用户" w:date="2018-06-19T22:10:00Z">
        <w:r w:rsidDel="001B7BCE">
          <w:rPr>
            <w:rFonts w:ascii="Arial" w:eastAsia="仿宋_GB2312" w:hAnsi="Arial" w:cs="Arial"/>
            <w:color w:val="333333"/>
            <w:szCs w:val="21"/>
          </w:rPr>
          <w:delText>  (2)</w:delText>
        </w:r>
        <w:r w:rsidDel="001B7BCE">
          <w:rPr>
            <w:rFonts w:ascii="Arial" w:eastAsia="仿宋_GB2312" w:hAnsi="Arial" w:cs="Arial" w:hint="eastAsia"/>
            <w:color w:val="333333"/>
            <w:szCs w:val="21"/>
          </w:rPr>
          <w:delText>叶子健壮：</w:delText>
        </w:r>
      </w:del>
    </w:p>
    <w:p w:rsidR="00987382" w:rsidDel="001B7BCE" w:rsidRDefault="00987382">
      <w:pPr>
        <w:spacing w:line="360" w:lineRule="auto"/>
        <w:ind w:firstLineChars="200" w:firstLine="420"/>
        <w:rPr>
          <w:del w:id="54" w:author="微软用户" w:date="2018-06-19T22:10:00Z"/>
          <w:rFonts w:ascii="Arial" w:eastAsia="仿宋_GB2312" w:hAnsi="Arial" w:cs="Arial"/>
          <w:color w:val="333333"/>
          <w:szCs w:val="21"/>
        </w:rPr>
      </w:pPr>
      <w:del w:id="55" w:author="微软用户" w:date="2018-06-19T22:10:00Z">
        <w:r w:rsidDel="001B7BCE">
          <w:rPr>
            <w:rFonts w:ascii="Arial" w:eastAsia="仿宋_GB2312" w:hAnsi="Arial" w:cs="Arial" w:hint="eastAsia"/>
            <w:color w:val="333333"/>
            <w:szCs w:val="21"/>
          </w:rPr>
          <w:delText>①叶色正常，叶大而肥厚、在正常的条件下不黄叶，不焦叶、不卷叶、不落叶，叶上无虫尿虫网灰尘；</w:delText>
        </w:r>
      </w:del>
    </w:p>
    <w:p w:rsidR="00987382" w:rsidDel="001B7BCE" w:rsidRDefault="00987382">
      <w:pPr>
        <w:spacing w:line="360" w:lineRule="auto"/>
        <w:ind w:firstLineChars="200" w:firstLine="420"/>
        <w:rPr>
          <w:del w:id="56" w:author="微软用户" w:date="2018-06-19T22:10:00Z"/>
          <w:rFonts w:ascii="Arial" w:eastAsia="仿宋_GB2312" w:hAnsi="Arial" w:cs="Arial"/>
          <w:color w:val="333333"/>
          <w:szCs w:val="21"/>
        </w:rPr>
      </w:pPr>
      <w:del w:id="57" w:author="微软用户" w:date="2018-06-19T22:10:00Z">
        <w:r w:rsidDel="001B7BCE">
          <w:rPr>
            <w:rFonts w:ascii="Arial" w:eastAsia="仿宋_GB2312" w:hAnsi="Arial" w:cs="Arial" w:hint="eastAsia"/>
            <w:color w:val="333333"/>
            <w:szCs w:val="21"/>
          </w:rPr>
          <w:delText>②被啃咬的叶片最严重的每株在</w:delText>
        </w:r>
        <w:r w:rsidDel="001B7BCE">
          <w:rPr>
            <w:rFonts w:ascii="Arial" w:eastAsia="仿宋_GB2312" w:hAnsi="Arial" w:cs="Arial"/>
            <w:color w:val="333333"/>
            <w:szCs w:val="21"/>
          </w:rPr>
          <w:delText>5</w:delText>
        </w:r>
        <w:r w:rsidDel="001B7BCE">
          <w:rPr>
            <w:rFonts w:ascii="Arial" w:eastAsia="仿宋_GB2312" w:hAnsi="Arial" w:cs="Arial" w:hint="eastAsia"/>
            <w:color w:val="333333"/>
            <w:szCs w:val="21"/>
          </w:rPr>
          <w:delText>％以下</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包括</w:delText>
        </w:r>
        <w:r w:rsidDel="001B7BCE">
          <w:rPr>
            <w:rFonts w:ascii="Arial" w:eastAsia="仿宋_GB2312" w:hAnsi="Arial" w:cs="Arial"/>
            <w:color w:val="333333"/>
            <w:szCs w:val="21"/>
          </w:rPr>
          <w:delText>5</w:delText>
        </w:r>
        <w:r w:rsidDel="001B7BCE">
          <w:rPr>
            <w:rFonts w:ascii="Arial" w:eastAsia="仿宋_GB2312" w:hAnsi="Arial" w:cs="Arial" w:hint="eastAsia"/>
            <w:color w:val="333333"/>
            <w:szCs w:val="21"/>
          </w:rPr>
          <w:delText>％，以下同</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w:delText>
        </w:r>
        <w:r w:rsidDel="001B7BCE">
          <w:rPr>
            <w:rFonts w:ascii="Arial" w:eastAsia="仿宋_GB2312" w:hAnsi="Arial" w:cs="Arial"/>
            <w:color w:val="333333"/>
            <w:szCs w:val="21"/>
          </w:rPr>
          <w:delText> </w:delText>
        </w:r>
      </w:del>
    </w:p>
    <w:p w:rsidR="00987382" w:rsidDel="001B7BCE" w:rsidRDefault="00987382">
      <w:pPr>
        <w:spacing w:line="360" w:lineRule="auto"/>
        <w:rPr>
          <w:del w:id="58" w:author="微软用户" w:date="2018-06-19T22:10:00Z"/>
          <w:rFonts w:ascii="Arial" w:eastAsia="仿宋_GB2312" w:hAnsi="Arial" w:cs="Arial"/>
          <w:color w:val="333333"/>
          <w:szCs w:val="21"/>
        </w:rPr>
      </w:pPr>
      <w:del w:id="59" w:author="微软用户" w:date="2018-06-19T22:10:00Z">
        <w:r w:rsidDel="001B7BCE">
          <w:rPr>
            <w:rFonts w:ascii="Arial" w:eastAsia="仿宋_GB2312" w:hAnsi="Arial" w:cs="Arial"/>
            <w:color w:val="333333"/>
            <w:szCs w:val="21"/>
          </w:rPr>
          <w:delText>  (3)</w:delText>
        </w:r>
        <w:r w:rsidDel="001B7BCE">
          <w:rPr>
            <w:rFonts w:ascii="Arial" w:eastAsia="仿宋_GB2312" w:hAnsi="Arial" w:cs="Arial" w:hint="eastAsia"/>
            <w:color w:val="333333"/>
            <w:szCs w:val="21"/>
          </w:rPr>
          <w:delText>枝、干健壮：</w:delText>
        </w:r>
      </w:del>
    </w:p>
    <w:p w:rsidR="00987382" w:rsidDel="001B7BCE" w:rsidRDefault="00987382">
      <w:pPr>
        <w:pStyle w:val="afa"/>
        <w:numPr>
          <w:ilvl w:val="0"/>
          <w:numId w:val="19"/>
        </w:numPr>
        <w:spacing w:line="360" w:lineRule="auto"/>
        <w:ind w:firstLineChars="0"/>
        <w:rPr>
          <w:del w:id="60" w:author="微软用户" w:date="2018-06-19T22:10:00Z"/>
          <w:rFonts w:ascii="Arial" w:eastAsia="仿宋_GB2312" w:hAnsi="Arial" w:cs="Arial"/>
          <w:color w:val="333333"/>
          <w:szCs w:val="21"/>
        </w:rPr>
      </w:pPr>
      <w:del w:id="61" w:author="微软用户" w:date="2018-06-19T22:10:00Z">
        <w:r w:rsidDel="001B7BCE">
          <w:rPr>
            <w:rFonts w:ascii="Arial" w:eastAsia="仿宋_GB2312" w:hAnsi="Arial" w:cs="Arial" w:hint="eastAsia"/>
            <w:color w:val="333333"/>
            <w:szCs w:val="21"/>
          </w:rPr>
          <w:delText>明显枯枝、死权、枝条粗壮，过冬前新梢木质化；</w:delText>
        </w:r>
      </w:del>
    </w:p>
    <w:p w:rsidR="00987382" w:rsidDel="001B7BCE" w:rsidRDefault="00987382">
      <w:pPr>
        <w:spacing w:line="360" w:lineRule="auto"/>
        <w:ind w:firstLineChars="200" w:firstLine="420"/>
        <w:rPr>
          <w:del w:id="62" w:author="微软用户" w:date="2018-06-19T22:10:00Z"/>
          <w:rFonts w:ascii="Arial" w:eastAsia="仿宋_GB2312" w:hAnsi="Arial" w:cs="Arial"/>
          <w:color w:val="333333"/>
          <w:szCs w:val="21"/>
        </w:rPr>
      </w:pPr>
      <w:del w:id="63" w:author="微软用户" w:date="2018-06-19T22:10:00Z">
        <w:r w:rsidDel="001B7BCE">
          <w:rPr>
            <w:rFonts w:ascii="Arial" w:eastAsia="仿宋_GB2312" w:hAnsi="Arial" w:cs="Arial" w:hint="eastAsia"/>
            <w:color w:val="333333"/>
            <w:szCs w:val="21"/>
          </w:rPr>
          <w:delText>②无蛀干害虫的活卵活虫；</w:delText>
        </w:r>
      </w:del>
    </w:p>
    <w:p w:rsidR="00987382" w:rsidDel="001B7BCE" w:rsidRDefault="00987382">
      <w:pPr>
        <w:spacing w:line="360" w:lineRule="auto"/>
        <w:ind w:firstLineChars="200" w:firstLine="420"/>
        <w:rPr>
          <w:del w:id="64" w:author="微软用户" w:date="2018-06-19T22:10:00Z"/>
          <w:rFonts w:ascii="Arial" w:eastAsia="仿宋_GB2312" w:hAnsi="Arial" w:cs="Arial"/>
          <w:color w:val="333333"/>
          <w:szCs w:val="21"/>
        </w:rPr>
      </w:pPr>
      <w:del w:id="65" w:author="微软用户" w:date="2018-06-19T22:10:00Z">
        <w:r w:rsidDel="001B7BCE">
          <w:rPr>
            <w:rFonts w:ascii="Arial" w:eastAsia="仿宋_GB2312" w:hAnsi="Arial" w:cs="Arial" w:hint="eastAsia"/>
            <w:color w:val="333333"/>
            <w:szCs w:val="21"/>
          </w:rPr>
          <w:delText>③介壳虫最严重处主枝干上</w:delText>
        </w:r>
        <w:r w:rsidDel="001B7BCE">
          <w:rPr>
            <w:rFonts w:ascii="Arial" w:eastAsia="仿宋_GB2312" w:hAnsi="Arial" w:cs="Arial"/>
            <w:color w:val="333333"/>
            <w:szCs w:val="21"/>
          </w:rPr>
          <w:delText>100</w:delText>
        </w:r>
        <w:r w:rsidDel="001B7BCE">
          <w:rPr>
            <w:rFonts w:ascii="Arial" w:eastAsia="仿宋_GB2312" w:hAnsi="Arial" w:cs="Arial" w:hint="eastAsia"/>
            <w:color w:val="333333"/>
            <w:szCs w:val="21"/>
          </w:rPr>
          <w:delText>平方厘米</w:delText>
        </w:r>
        <w:r w:rsidDel="001B7BCE">
          <w:rPr>
            <w:rFonts w:ascii="Arial" w:eastAsia="仿宋_GB2312" w:hAnsi="Arial" w:cs="Arial"/>
            <w:color w:val="333333"/>
            <w:szCs w:val="21"/>
          </w:rPr>
          <w:delText>1</w:delText>
        </w:r>
        <w:r w:rsidDel="001B7BCE">
          <w:rPr>
            <w:rFonts w:ascii="Arial" w:eastAsia="仿宋_GB2312" w:hAnsi="Arial" w:cs="Arial" w:hint="eastAsia"/>
            <w:color w:val="333333"/>
            <w:szCs w:val="21"/>
          </w:rPr>
          <w:delText>头活虫以下</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包括</w:delText>
        </w:r>
        <w:r w:rsidDel="001B7BCE">
          <w:rPr>
            <w:rFonts w:ascii="Arial" w:eastAsia="仿宋_GB2312" w:hAnsi="Arial" w:cs="Arial"/>
            <w:color w:val="333333"/>
            <w:szCs w:val="21"/>
          </w:rPr>
          <w:delText>1</w:delText>
        </w:r>
        <w:r w:rsidDel="001B7BCE">
          <w:rPr>
            <w:rFonts w:ascii="Arial" w:eastAsia="仿宋_GB2312" w:hAnsi="Arial" w:cs="Arial" w:hint="eastAsia"/>
            <w:color w:val="333333"/>
            <w:szCs w:val="21"/>
          </w:rPr>
          <w:delText>头，以下同</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，较细的枝条每尺长的一段上在</w:delText>
        </w:r>
        <w:r w:rsidDel="001B7BCE">
          <w:rPr>
            <w:rFonts w:ascii="Arial" w:eastAsia="仿宋_GB2312" w:hAnsi="Arial" w:cs="Arial"/>
            <w:color w:val="333333"/>
            <w:szCs w:val="21"/>
          </w:rPr>
          <w:delText>5</w:delText>
        </w:r>
        <w:r w:rsidDel="001B7BCE">
          <w:rPr>
            <w:rFonts w:ascii="Arial" w:eastAsia="仿宋_GB2312" w:hAnsi="Arial" w:cs="Arial" w:hint="eastAsia"/>
            <w:color w:val="333333"/>
            <w:szCs w:val="21"/>
          </w:rPr>
          <w:delText>头活虫以下</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包括</w:delText>
        </w:r>
        <w:r w:rsidDel="001B7BCE">
          <w:rPr>
            <w:rFonts w:ascii="Arial" w:eastAsia="仿宋_GB2312" w:hAnsi="Arial" w:cs="Arial"/>
            <w:color w:val="333333"/>
            <w:szCs w:val="21"/>
          </w:rPr>
          <w:delText>5</w:delText>
        </w:r>
        <w:r w:rsidDel="001B7BCE">
          <w:rPr>
            <w:rFonts w:ascii="Arial" w:eastAsia="仿宋_GB2312" w:hAnsi="Arial" w:cs="Arial" w:hint="eastAsia"/>
            <w:color w:val="333333"/>
            <w:szCs w:val="21"/>
          </w:rPr>
          <w:delText>头，以下同</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；株数都在</w:delText>
        </w:r>
        <w:r w:rsidDel="001B7BCE">
          <w:rPr>
            <w:rFonts w:ascii="Arial" w:eastAsia="仿宋_GB2312" w:hAnsi="Arial" w:cs="Arial"/>
            <w:color w:val="333333"/>
            <w:szCs w:val="21"/>
          </w:rPr>
          <w:delText>2</w:delText>
        </w:r>
        <w:r w:rsidDel="001B7BCE">
          <w:rPr>
            <w:rFonts w:ascii="Arial" w:eastAsia="仿宋_GB2312" w:hAnsi="Arial" w:cs="Arial" w:hint="eastAsia"/>
            <w:color w:val="333333"/>
            <w:szCs w:val="21"/>
          </w:rPr>
          <w:delText>％以下</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包括</w:delText>
        </w:r>
        <w:r w:rsidDel="001B7BCE">
          <w:rPr>
            <w:rFonts w:ascii="Arial" w:eastAsia="仿宋_GB2312" w:hAnsi="Arial" w:cs="Arial"/>
            <w:color w:val="333333"/>
            <w:szCs w:val="21"/>
          </w:rPr>
          <w:delText>2</w:delText>
        </w:r>
        <w:r w:rsidDel="001B7BCE">
          <w:rPr>
            <w:rFonts w:ascii="Arial" w:eastAsia="仿宋_GB2312" w:hAnsi="Arial" w:cs="Arial" w:hint="eastAsia"/>
            <w:color w:val="333333"/>
            <w:szCs w:val="21"/>
          </w:rPr>
          <w:delText>％以下同</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w:delText>
        </w:r>
      </w:del>
    </w:p>
    <w:p w:rsidR="00987382" w:rsidDel="001B7BCE" w:rsidRDefault="00987382">
      <w:pPr>
        <w:spacing w:line="360" w:lineRule="auto"/>
        <w:ind w:firstLineChars="200" w:firstLine="420"/>
        <w:rPr>
          <w:del w:id="66" w:author="微软用户" w:date="2018-06-19T22:10:00Z"/>
          <w:rFonts w:ascii="Arial" w:eastAsia="仿宋_GB2312" w:hAnsi="Arial" w:cs="Arial"/>
          <w:color w:val="333333"/>
          <w:szCs w:val="21"/>
        </w:rPr>
      </w:pPr>
      <w:del w:id="67" w:author="微软用户" w:date="2018-06-19T22:10:00Z">
        <w:r w:rsidDel="001B7BCE">
          <w:rPr>
            <w:rFonts w:ascii="Arial" w:eastAsia="仿宋_GB2312" w:hAnsi="Arial" w:cs="Arial" w:hint="eastAsia"/>
            <w:color w:val="333333"/>
            <w:szCs w:val="21"/>
          </w:rPr>
          <w:delText>④树冠完整：分支点合适，主侧枝分布均称和数量适宜、内膛不乱、通风透光。</w:delText>
        </w:r>
      </w:del>
    </w:p>
    <w:p w:rsidR="00987382" w:rsidDel="001B7BCE" w:rsidRDefault="00987382">
      <w:pPr>
        <w:spacing w:line="360" w:lineRule="auto"/>
        <w:rPr>
          <w:del w:id="68" w:author="微软用户" w:date="2018-06-19T22:10:00Z"/>
          <w:rFonts w:ascii="Arial" w:eastAsia="仿宋_GB2312" w:hAnsi="Arial" w:cs="Arial"/>
          <w:color w:val="333333"/>
          <w:szCs w:val="21"/>
        </w:rPr>
      </w:pPr>
      <w:del w:id="69" w:author="微软用户" w:date="2018-06-19T22:10:00Z">
        <w:r w:rsidDel="001B7BCE">
          <w:rPr>
            <w:rFonts w:ascii="Arial" w:eastAsia="仿宋_GB2312" w:hAnsi="Arial" w:cs="Arial"/>
            <w:color w:val="333333"/>
            <w:szCs w:val="21"/>
          </w:rPr>
          <w:delText>(4)</w:delText>
        </w:r>
        <w:r w:rsidDel="001B7BCE">
          <w:rPr>
            <w:rFonts w:ascii="Arial" w:eastAsia="仿宋_GB2312" w:hAnsi="Arial" w:cs="Arial" w:hint="eastAsia"/>
            <w:color w:val="333333"/>
            <w:szCs w:val="21"/>
          </w:rPr>
          <w:delText>措施好：按一级技术措施要求认真进行养护。</w:delText>
        </w:r>
      </w:del>
    </w:p>
    <w:p w:rsidR="00987382" w:rsidDel="001B7BCE" w:rsidRDefault="00987382">
      <w:pPr>
        <w:spacing w:line="360" w:lineRule="auto"/>
        <w:rPr>
          <w:del w:id="70" w:author="微软用户" w:date="2018-06-19T22:10:00Z"/>
          <w:rFonts w:ascii="Arial" w:eastAsia="仿宋_GB2312" w:hAnsi="Arial" w:cs="Arial"/>
          <w:color w:val="333333"/>
          <w:szCs w:val="21"/>
        </w:rPr>
      </w:pPr>
      <w:del w:id="71" w:author="微软用户" w:date="2018-06-19T22:10:00Z">
        <w:r w:rsidDel="001B7BCE">
          <w:rPr>
            <w:rFonts w:ascii="Arial" w:eastAsia="仿宋_GB2312" w:hAnsi="Arial" w:cs="Arial"/>
            <w:color w:val="333333"/>
            <w:szCs w:val="21"/>
          </w:rPr>
          <w:delText> (5)</w:delText>
        </w:r>
        <w:r w:rsidDel="001B7BCE">
          <w:rPr>
            <w:rFonts w:ascii="Arial" w:eastAsia="仿宋_GB2312" w:hAnsi="Arial" w:cs="Arial" w:hint="eastAsia"/>
            <w:color w:val="333333"/>
            <w:szCs w:val="21"/>
          </w:rPr>
          <w:delText>行道树基本无缺株。</w:delText>
        </w:r>
      </w:del>
    </w:p>
    <w:p w:rsidR="00987382" w:rsidDel="001B7BCE" w:rsidRDefault="00987382">
      <w:pPr>
        <w:spacing w:line="360" w:lineRule="auto"/>
        <w:rPr>
          <w:del w:id="72" w:author="微软用户" w:date="2018-06-19T22:10:00Z"/>
          <w:rFonts w:ascii="Arial" w:eastAsia="仿宋_GB2312" w:hAnsi="Arial" w:cs="Arial"/>
          <w:color w:val="333333"/>
          <w:szCs w:val="21"/>
        </w:rPr>
      </w:pPr>
      <w:del w:id="73" w:author="微软用户" w:date="2018-06-19T22:10:00Z">
        <w:r w:rsidDel="001B7BCE">
          <w:rPr>
            <w:rFonts w:ascii="Arial" w:eastAsia="仿宋_GB2312" w:hAnsi="Arial" w:cs="Arial"/>
            <w:color w:val="333333"/>
            <w:szCs w:val="21"/>
          </w:rPr>
          <w:delText> (6)</w:delText>
        </w:r>
        <w:r w:rsidDel="001B7BCE">
          <w:rPr>
            <w:rFonts w:ascii="Arial" w:eastAsia="仿宋_GB2312" w:hAnsi="Arial" w:cs="Arial" w:hint="eastAsia"/>
            <w:color w:val="333333"/>
            <w:szCs w:val="21"/>
          </w:rPr>
          <w:delText>草坪覆盖率应基本达到</w:delText>
        </w:r>
        <w:r w:rsidDel="001B7BCE">
          <w:rPr>
            <w:rFonts w:ascii="Arial" w:eastAsia="仿宋_GB2312" w:hAnsi="Arial" w:cs="Arial"/>
            <w:color w:val="333333"/>
            <w:szCs w:val="21"/>
          </w:rPr>
          <w:delText>100</w:delText>
        </w:r>
        <w:r w:rsidDel="001B7BCE">
          <w:rPr>
            <w:rFonts w:ascii="Arial" w:eastAsia="仿宋_GB2312" w:hAnsi="Arial" w:cs="Arial" w:hint="eastAsia"/>
            <w:color w:val="333333"/>
            <w:szCs w:val="21"/>
          </w:rPr>
          <w:delText>％；草坪内杂草控制在</w:delText>
        </w:r>
        <w:r w:rsidDel="001B7BCE">
          <w:rPr>
            <w:rFonts w:ascii="Arial" w:eastAsia="仿宋_GB2312" w:hAnsi="Arial" w:cs="Arial"/>
            <w:color w:val="333333"/>
            <w:szCs w:val="21"/>
          </w:rPr>
          <w:delText>10</w:delText>
        </w:r>
        <w:r w:rsidDel="001B7BCE">
          <w:rPr>
            <w:rFonts w:ascii="Arial" w:eastAsia="仿宋_GB2312" w:hAnsi="Arial" w:cs="Arial" w:hint="eastAsia"/>
            <w:color w:val="333333"/>
            <w:szCs w:val="21"/>
          </w:rPr>
          <w:delText>％以内；生长茂盛颜色正常，不枯黄；每年修剪暖地型</w:delText>
        </w:r>
        <w:r w:rsidDel="001B7BCE">
          <w:rPr>
            <w:rFonts w:ascii="Arial" w:eastAsia="仿宋_GB2312" w:hAnsi="Arial" w:cs="Arial"/>
            <w:color w:val="333333"/>
            <w:szCs w:val="21"/>
          </w:rPr>
          <w:delText>6</w:delText>
        </w:r>
        <w:r w:rsidDel="001B7BCE">
          <w:rPr>
            <w:rFonts w:ascii="Arial" w:eastAsia="仿宋_GB2312" w:hAnsi="Arial" w:cs="Arial" w:hint="eastAsia"/>
            <w:color w:val="333333"/>
            <w:szCs w:val="21"/>
          </w:rPr>
          <w:delText>次以上，冷地型</w:delText>
        </w:r>
        <w:r w:rsidDel="001B7BCE">
          <w:rPr>
            <w:rFonts w:ascii="Arial" w:eastAsia="仿宋_GB2312" w:hAnsi="Arial" w:cs="Arial"/>
            <w:color w:val="333333"/>
            <w:szCs w:val="21"/>
          </w:rPr>
          <w:delText>15</w:delText>
        </w:r>
        <w:r w:rsidDel="001B7BCE">
          <w:rPr>
            <w:rFonts w:ascii="Arial" w:eastAsia="仿宋_GB2312" w:hAnsi="Arial" w:cs="Arial" w:hint="eastAsia"/>
            <w:color w:val="333333"/>
            <w:szCs w:val="21"/>
          </w:rPr>
          <w:delText>次以上；无病虫害。</w:delText>
        </w:r>
        <w:r w:rsidDel="001B7BCE">
          <w:rPr>
            <w:rFonts w:ascii="Arial" w:eastAsia="仿宋_GB2312" w:hAnsi="Arial" w:cs="Arial"/>
            <w:color w:val="333333"/>
            <w:szCs w:val="21"/>
          </w:rPr>
          <w:delText> </w:delText>
        </w:r>
      </w:del>
    </w:p>
    <w:p w:rsidR="00987382" w:rsidDel="001B7BCE" w:rsidRDefault="00987382">
      <w:pPr>
        <w:spacing w:line="360" w:lineRule="auto"/>
        <w:rPr>
          <w:del w:id="74" w:author="微软用户" w:date="2018-06-19T22:10:00Z"/>
          <w:rFonts w:ascii="Arial" w:eastAsia="仿宋_GB2312" w:hAnsi="Arial" w:cs="Arial"/>
          <w:color w:val="333333"/>
          <w:szCs w:val="21"/>
        </w:rPr>
      </w:pPr>
      <w:del w:id="75" w:author="微软用户" w:date="2018-06-19T22:10:00Z">
        <w:r w:rsidDel="001B7BCE">
          <w:rPr>
            <w:rFonts w:ascii="Arial" w:eastAsia="仿宋_GB2312" w:hAnsi="Arial" w:cs="Arial"/>
            <w:color w:val="333333"/>
            <w:szCs w:val="21"/>
          </w:rPr>
          <w:delText>    3</w:delText>
        </w:r>
        <w:r w:rsidDel="001B7BCE">
          <w:rPr>
            <w:rFonts w:ascii="Arial" w:eastAsia="仿宋_GB2312" w:hAnsi="Arial" w:cs="Arial" w:hint="eastAsia"/>
            <w:color w:val="333333"/>
            <w:szCs w:val="21"/>
          </w:rPr>
          <w:delText>、行道树和绿地内无死树，树木修剪合理，树形美观，能及时很好地解决树木与电线、建筑物、交通等之间的矛盾。</w:delText>
        </w:r>
      </w:del>
    </w:p>
    <w:p w:rsidR="00987382" w:rsidDel="001B7BCE" w:rsidRDefault="00987382">
      <w:pPr>
        <w:spacing w:line="360" w:lineRule="auto"/>
        <w:rPr>
          <w:del w:id="76" w:author="微软用户" w:date="2018-06-19T22:10:00Z"/>
          <w:rFonts w:ascii="Arial" w:eastAsia="仿宋_GB2312" w:hAnsi="Arial" w:cs="Arial"/>
          <w:color w:val="333333"/>
          <w:szCs w:val="21"/>
        </w:rPr>
      </w:pPr>
      <w:del w:id="77" w:author="微软用户" w:date="2018-06-19T22:10:00Z">
        <w:r w:rsidDel="001B7BCE">
          <w:rPr>
            <w:rFonts w:ascii="Arial" w:eastAsia="仿宋_GB2312" w:hAnsi="Arial" w:cs="Arial"/>
            <w:color w:val="333333"/>
            <w:szCs w:val="21"/>
          </w:rPr>
          <w:delText>    4</w:delText>
        </w:r>
        <w:r w:rsidDel="001B7BCE">
          <w:rPr>
            <w:rFonts w:ascii="Arial" w:eastAsia="仿宋_GB2312" w:hAnsi="Arial" w:cs="Arial" w:hint="eastAsia"/>
            <w:color w:val="333333"/>
            <w:szCs w:val="21"/>
          </w:rPr>
          <w:delText>、绿化生产垃圾</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如：树枝、树叶、草沫等</w:delText>
        </w:r>
        <w:r w:rsidDel="001B7BCE">
          <w:rPr>
            <w:rFonts w:ascii="Arial" w:eastAsia="仿宋_GB2312" w:hAnsi="Arial" w:cs="Arial"/>
            <w:color w:val="333333"/>
            <w:szCs w:val="21"/>
          </w:rPr>
          <w:delText>)</w:delText>
        </w:r>
        <w:r w:rsidDel="001B7BCE">
          <w:rPr>
            <w:rFonts w:ascii="Arial" w:eastAsia="仿宋_GB2312" w:hAnsi="Arial" w:cs="Arial" w:hint="eastAsia"/>
            <w:color w:val="333333"/>
            <w:szCs w:val="21"/>
          </w:rPr>
          <w:delText>重点地区路段能做到随产随清，其它地区和路段做到日产日清；绿地整洁，无砖石瓦块、筐和塑料袋等废弃物，并做到经常保洁。</w:delText>
        </w:r>
      </w:del>
    </w:p>
    <w:p w:rsidR="00987382" w:rsidDel="001B7BCE" w:rsidRDefault="00987382">
      <w:pPr>
        <w:spacing w:line="360" w:lineRule="auto"/>
        <w:rPr>
          <w:del w:id="78" w:author="微软用户" w:date="2018-06-19T22:10:00Z"/>
          <w:rFonts w:ascii="Arial" w:eastAsia="仿宋_GB2312" w:hAnsi="Arial" w:cs="Arial"/>
          <w:color w:val="333333"/>
          <w:szCs w:val="21"/>
        </w:rPr>
      </w:pPr>
      <w:del w:id="79" w:author="微软用户" w:date="2018-06-19T22:10:00Z">
        <w:r w:rsidDel="001B7BCE">
          <w:rPr>
            <w:rFonts w:ascii="Arial" w:eastAsia="仿宋_GB2312" w:hAnsi="Arial" w:cs="Arial"/>
            <w:color w:val="333333"/>
            <w:szCs w:val="21"/>
          </w:rPr>
          <w:delText>    5</w:delText>
        </w:r>
        <w:r w:rsidDel="001B7BCE">
          <w:rPr>
            <w:rFonts w:ascii="Arial" w:eastAsia="仿宋_GB2312" w:hAnsi="Arial" w:cs="Arial" w:hint="eastAsia"/>
            <w:color w:val="333333"/>
            <w:szCs w:val="21"/>
          </w:rPr>
          <w:delText>、栏杆、园路、桌椅、井盖和牌饰等园林设施完整，做到及时维护和油饰。</w:delText>
        </w:r>
        <w:r w:rsidDel="001B7BCE">
          <w:rPr>
            <w:rFonts w:ascii="Arial" w:eastAsia="仿宋_GB2312" w:hAnsi="Arial" w:cs="Arial"/>
            <w:color w:val="333333"/>
            <w:szCs w:val="21"/>
          </w:rPr>
          <w:delText>  </w:delText>
        </w:r>
      </w:del>
    </w:p>
    <w:p w:rsidR="00987382" w:rsidDel="001B7BCE" w:rsidRDefault="00987382">
      <w:pPr>
        <w:spacing w:line="360" w:lineRule="auto"/>
        <w:ind w:firstLineChars="100" w:firstLine="210"/>
        <w:rPr>
          <w:del w:id="80" w:author="微软用户" w:date="2018-06-19T22:10:00Z"/>
          <w:rFonts w:ascii="Arial" w:eastAsia="仿宋_GB2312" w:hAnsi="Arial" w:cs="Arial"/>
          <w:color w:val="333333"/>
          <w:szCs w:val="21"/>
        </w:rPr>
      </w:pPr>
      <w:del w:id="81" w:author="微软用户" w:date="2018-06-19T22:10:00Z">
        <w:r w:rsidDel="001B7BCE">
          <w:rPr>
            <w:rFonts w:ascii="Arial" w:eastAsia="仿宋_GB2312" w:hAnsi="Arial" w:cs="Arial"/>
            <w:color w:val="333333"/>
            <w:szCs w:val="21"/>
          </w:rPr>
          <w:delText>6</w:delText>
        </w:r>
        <w:r w:rsidDel="001B7BCE">
          <w:rPr>
            <w:rFonts w:ascii="Arial" w:eastAsia="仿宋_GB2312" w:hAnsi="Arial" w:cs="Arial" w:hint="eastAsia"/>
            <w:color w:val="333333"/>
            <w:szCs w:val="21"/>
          </w:rPr>
          <w:delText>、无明显的人为损坏，绿地、草坪内无堆物堆料、搭棚或侵占等；行道树树干上无钉栓刻画的现象，树下距树干</w:delText>
        </w:r>
        <w:r w:rsidDel="001B7BCE">
          <w:rPr>
            <w:rFonts w:ascii="Arial" w:eastAsia="仿宋_GB2312" w:hAnsi="Arial" w:cs="Arial"/>
            <w:color w:val="333333"/>
            <w:szCs w:val="21"/>
          </w:rPr>
          <w:delText>2</w:delText>
        </w:r>
        <w:r w:rsidDel="001B7BCE">
          <w:rPr>
            <w:rFonts w:ascii="Arial" w:eastAsia="仿宋_GB2312" w:hAnsi="Arial" w:cs="Arial" w:hint="eastAsia"/>
            <w:color w:val="333333"/>
            <w:szCs w:val="21"/>
          </w:rPr>
          <w:delText>米范围内无堆物堆料、搭棚设摊、圈栏等影响树木养护管理和生长的现象，</w:delText>
        </w:r>
        <w:r w:rsidDel="001B7BCE">
          <w:rPr>
            <w:rFonts w:ascii="Arial" w:eastAsia="仿宋_GB2312" w:hAnsi="Arial" w:cs="Arial"/>
            <w:color w:val="333333"/>
            <w:szCs w:val="21"/>
          </w:rPr>
          <w:delText>2</w:delText>
        </w:r>
        <w:r w:rsidDel="001B7BCE">
          <w:rPr>
            <w:rFonts w:ascii="Arial" w:eastAsia="仿宋_GB2312" w:hAnsi="Arial" w:cs="Arial" w:hint="eastAsia"/>
            <w:color w:val="333333"/>
            <w:szCs w:val="21"/>
          </w:rPr>
          <w:delText>米以内如有，则应有保护措施。</w:delText>
        </w:r>
      </w:del>
    </w:p>
    <w:p w:rsidR="00987382" w:rsidDel="001B7BCE" w:rsidRDefault="00987382">
      <w:pPr>
        <w:spacing w:line="360" w:lineRule="auto"/>
        <w:ind w:firstLineChars="100" w:firstLine="210"/>
        <w:rPr>
          <w:del w:id="82" w:author="微软用户" w:date="2018-06-19T22:10:00Z"/>
          <w:rFonts w:ascii="Arial" w:eastAsia="仿宋_GB2312" w:hAnsi="Arial" w:cs="Arial"/>
          <w:color w:val="333333"/>
          <w:szCs w:val="21"/>
        </w:rPr>
      </w:pPr>
      <w:del w:id="83" w:author="微软用户" w:date="2018-06-19T22:10:00Z">
        <w:r w:rsidDel="001B7BCE">
          <w:rPr>
            <w:rFonts w:ascii="Arial" w:eastAsia="仿宋_GB2312" w:hAnsi="Arial" w:cs="Arial" w:hint="eastAsia"/>
            <w:color w:val="333333"/>
            <w:szCs w:val="21"/>
          </w:rPr>
          <w:delText>7</w:delText>
        </w:r>
        <w:r w:rsidDel="001B7BCE">
          <w:rPr>
            <w:rFonts w:ascii="Arial" w:eastAsia="仿宋_GB2312" w:hAnsi="Arial" w:cs="Arial" w:hint="eastAsia"/>
            <w:color w:val="333333"/>
            <w:szCs w:val="21"/>
          </w:rPr>
          <w:delText>、</w:delText>
        </w:r>
        <w:r w:rsidDel="001B7BCE">
          <w:rPr>
            <w:rFonts w:ascii="Arial" w:eastAsia="仿宋_GB2312" w:hAnsi="Arial" w:cs="Arial"/>
            <w:color w:val="333333"/>
            <w:szCs w:val="21"/>
          </w:rPr>
          <w:delText>绿化养护等级技术措施和要求参考表</w:delText>
        </w:r>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w:delText>
        </w:r>
      </w:del>
    </w:p>
    <w:p w:rsidR="00987382" w:rsidDel="001B7BCE" w:rsidRDefault="00987382">
      <w:pPr>
        <w:spacing w:line="480" w:lineRule="exact"/>
        <w:jc w:val="left"/>
        <w:rPr>
          <w:del w:id="84" w:author="微软用户" w:date="2018-06-19T22:10:00Z"/>
          <w:rFonts w:ascii="Arial" w:eastAsia="仿宋_GB2312" w:hAnsi="Arial" w:cs="Arial"/>
          <w:b/>
          <w:color w:val="333333"/>
          <w:szCs w:val="21"/>
        </w:rPr>
      </w:pPr>
      <w:del w:id="85" w:author="微软用户" w:date="2018-06-19T22:10:00Z">
        <w:r w:rsidDel="001B7BCE">
          <w:rPr>
            <w:rFonts w:ascii="Arial" w:eastAsia="仿宋_GB2312" w:hAnsi="Arial" w:cs="Arial"/>
            <w:b/>
            <w:color w:val="333333"/>
            <w:szCs w:val="21"/>
          </w:rPr>
          <w:delText xml:space="preserve">                             </w:delText>
        </w:r>
        <w:r w:rsidDel="001B7BCE">
          <w:rPr>
            <w:rFonts w:ascii="Arial" w:eastAsia="仿宋_GB2312" w:hAnsi="Arial" w:cs="Arial"/>
            <w:b/>
            <w:color w:val="333333"/>
            <w:szCs w:val="21"/>
          </w:rPr>
          <w:delText>表</w:delText>
        </w:r>
        <w:r w:rsidDel="001B7BCE">
          <w:rPr>
            <w:rFonts w:ascii="Arial" w:eastAsia="仿宋_GB2312" w:hAnsi="Arial" w:cs="Arial"/>
            <w:b/>
            <w:color w:val="333333"/>
            <w:szCs w:val="21"/>
          </w:rPr>
          <w:delText xml:space="preserve">1  </w:delText>
        </w:r>
        <w:r w:rsidDel="001B7BCE">
          <w:rPr>
            <w:rFonts w:ascii="Arial" w:eastAsia="仿宋_GB2312" w:hAnsi="Arial" w:cs="Arial"/>
            <w:b/>
            <w:color w:val="333333"/>
            <w:szCs w:val="21"/>
          </w:rPr>
          <w:delText>绿化养护等级技术措施和要求</w:delText>
        </w:r>
        <w:r w:rsidDel="001B7BCE">
          <w:rPr>
            <w:rFonts w:ascii="Arial" w:eastAsia="仿宋_GB2312" w:hAnsi="Arial" w:cs="Arial"/>
            <w:b/>
            <w:color w:val="333333"/>
            <w:szCs w:val="21"/>
          </w:rPr>
          <w:delText xml:space="preserve">        </w:delText>
        </w:r>
      </w:del>
    </w:p>
    <w:p w:rsidR="00987382" w:rsidDel="001B7BCE" w:rsidRDefault="00987382">
      <w:pPr>
        <w:spacing w:line="480" w:lineRule="exact"/>
        <w:jc w:val="left"/>
        <w:rPr>
          <w:del w:id="86" w:author="微软用户" w:date="2018-06-19T22:10:00Z"/>
          <w:rFonts w:ascii="Arial" w:eastAsia="仿宋_GB2312" w:hAnsi="Arial" w:cs="Arial"/>
          <w:color w:val="333333"/>
          <w:szCs w:val="21"/>
        </w:rPr>
      </w:pPr>
      <w:del w:id="87" w:author="微软用户" w:date="2018-06-19T22:10:00Z">
        <w:r w:rsidDel="001B7BCE">
          <w:rPr>
            <w:rFonts w:ascii="Arial" w:eastAsia="仿宋_GB2312" w:hAnsi="Arial" w:cs="Arial"/>
            <w:color w:val="333333"/>
            <w:szCs w:val="21"/>
          </w:rPr>
          <w:delText xml:space="preserve">      </w:delText>
        </w:r>
        <w:r w:rsidDel="001B7BCE">
          <w:rPr>
            <w:rFonts w:ascii="Arial" w:eastAsia="仿宋_GB2312" w:hAnsi="Arial" w:cs="Arial"/>
            <w:color w:val="333333"/>
            <w:szCs w:val="21"/>
          </w:rPr>
          <w:delText>单位：次</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年</w:delText>
        </w:r>
      </w:del>
    </w:p>
    <w:tbl>
      <w:tblPr>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24"/>
        <w:gridCol w:w="883"/>
        <w:gridCol w:w="933"/>
        <w:gridCol w:w="931"/>
        <w:gridCol w:w="931"/>
        <w:gridCol w:w="931"/>
        <w:gridCol w:w="931"/>
        <w:gridCol w:w="931"/>
        <w:gridCol w:w="1445"/>
      </w:tblGrid>
      <w:tr w:rsidR="00987382" w:rsidDel="001B7BCE">
        <w:trPr>
          <w:cantSplit/>
          <w:trHeight w:val="523"/>
          <w:del w:id="88" w:author="微软用户" w:date="2018-06-19T22:10:00Z"/>
        </w:trPr>
        <w:tc>
          <w:tcPr>
            <w:tcW w:w="624" w:type="dxa"/>
          </w:tcPr>
          <w:p w:rsidR="00987382" w:rsidDel="001B7BCE" w:rsidRDefault="00987382">
            <w:pPr>
              <w:spacing w:line="480" w:lineRule="exact"/>
              <w:jc w:val="left"/>
              <w:rPr>
                <w:del w:id="89" w:author="微软用户" w:date="2018-06-19T22:10:00Z"/>
                <w:rFonts w:ascii="Arial" w:eastAsia="仿宋_GB2312" w:hAnsi="Arial" w:cs="Arial"/>
                <w:color w:val="000000"/>
                <w:szCs w:val="21"/>
              </w:rPr>
            </w:pPr>
          </w:p>
        </w:tc>
        <w:tc>
          <w:tcPr>
            <w:tcW w:w="1816" w:type="dxa"/>
            <w:gridSpan w:val="2"/>
          </w:tcPr>
          <w:p w:rsidR="00987382" w:rsidDel="001B7BCE" w:rsidRDefault="00987382">
            <w:pPr>
              <w:spacing w:line="480" w:lineRule="exact"/>
              <w:jc w:val="left"/>
              <w:rPr>
                <w:del w:id="90" w:author="微软用户" w:date="2018-06-19T22:10:00Z"/>
                <w:rFonts w:ascii="Arial" w:eastAsia="仿宋_GB2312" w:hAnsi="Arial" w:cs="Arial"/>
                <w:color w:val="000000"/>
                <w:szCs w:val="21"/>
              </w:rPr>
            </w:pPr>
            <w:del w:id="91" w:author="微软用户" w:date="2018-06-19T22:10:00Z">
              <w:r w:rsidDel="001B7BCE">
                <w:rPr>
                  <w:rFonts w:ascii="Arial" w:eastAsia="仿宋_GB2312" w:hAnsi="Arial" w:cs="Arial"/>
                  <w:color w:val="000000"/>
                  <w:szCs w:val="21"/>
                </w:rPr>
                <w:delText>级别</w:delText>
              </w:r>
            </w:del>
          </w:p>
        </w:tc>
        <w:tc>
          <w:tcPr>
            <w:tcW w:w="931" w:type="dxa"/>
          </w:tcPr>
          <w:p w:rsidR="00987382" w:rsidDel="001B7BCE" w:rsidRDefault="00987382">
            <w:pPr>
              <w:spacing w:line="480" w:lineRule="exact"/>
              <w:jc w:val="left"/>
              <w:rPr>
                <w:del w:id="92" w:author="微软用户" w:date="2018-06-19T22:10:00Z"/>
                <w:rFonts w:ascii="Arial" w:eastAsia="仿宋_GB2312" w:hAnsi="Arial" w:cs="Arial"/>
                <w:color w:val="000000"/>
                <w:szCs w:val="21"/>
              </w:rPr>
            </w:pPr>
            <w:del w:id="93" w:author="微软用户" w:date="2018-06-19T22:10:00Z">
              <w:r w:rsidDel="001B7BCE">
                <w:rPr>
                  <w:rFonts w:ascii="Arial" w:eastAsia="仿宋_GB2312" w:hAnsi="Arial" w:cs="Arial"/>
                  <w:color w:val="000000"/>
                  <w:szCs w:val="21"/>
                </w:rPr>
                <w:delText>浇水</w:delText>
              </w:r>
            </w:del>
          </w:p>
        </w:tc>
        <w:tc>
          <w:tcPr>
            <w:tcW w:w="931" w:type="dxa"/>
          </w:tcPr>
          <w:p w:rsidR="00987382" w:rsidDel="001B7BCE" w:rsidRDefault="00987382">
            <w:pPr>
              <w:spacing w:line="480" w:lineRule="exact"/>
              <w:jc w:val="left"/>
              <w:rPr>
                <w:del w:id="94" w:author="微软用户" w:date="2018-06-19T22:10:00Z"/>
                <w:rFonts w:ascii="Arial" w:eastAsia="仿宋_GB2312" w:hAnsi="Arial" w:cs="Arial"/>
                <w:color w:val="000000"/>
                <w:szCs w:val="21"/>
              </w:rPr>
            </w:pPr>
            <w:del w:id="95" w:author="微软用户" w:date="2018-06-19T22:10:00Z">
              <w:r w:rsidDel="001B7BCE">
                <w:rPr>
                  <w:rFonts w:ascii="Arial" w:eastAsia="仿宋_GB2312" w:hAnsi="Arial" w:cs="Arial"/>
                  <w:color w:val="000000"/>
                  <w:szCs w:val="21"/>
                </w:rPr>
                <w:delText>防病虫</w:delText>
              </w:r>
            </w:del>
          </w:p>
        </w:tc>
        <w:tc>
          <w:tcPr>
            <w:tcW w:w="931" w:type="dxa"/>
          </w:tcPr>
          <w:p w:rsidR="00987382" w:rsidDel="001B7BCE" w:rsidRDefault="00987382">
            <w:pPr>
              <w:spacing w:line="480" w:lineRule="exact"/>
              <w:jc w:val="left"/>
              <w:rPr>
                <w:del w:id="96" w:author="微软用户" w:date="2018-06-19T22:10:00Z"/>
                <w:rFonts w:ascii="Arial" w:eastAsia="仿宋_GB2312" w:hAnsi="Arial" w:cs="Arial"/>
                <w:color w:val="000000"/>
                <w:szCs w:val="21"/>
              </w:rPr>
            </w:pPr>
            <w:del w:id="97" w:author="微软用户" w:date="2018-06-19T22:10:00Z">
              <w:r w:rsidDel="001B7BCE">
                <w:rPr>
                  <w:rFonts w:ascii="Arial" w:eastAsia="仿宋_GB2312" w:hAnsi="Arial" w:cs="Arial"/>
                  <w:color w:val="000000"/>
                  <w:szCs w:val="21"/>
                </w:rPr>
                <w:delText>修剪</w:delText>
              </w:r>
            </w:del>
          </w:p>
        </w:tc>
        <w:tc>
          <w:tcPr>
            <w:tcW w:w="931" w:type="dxa"/>
          </w:tcPr>
          <w:p w:rsidR="00987382" w:rsidDel="001B7BCE" w:rsidRDefault="00987382">
            <w:pPr>
              <w:spacing w:line="480" w:lineRule="exact"/>
              <w:jc w:val="left"/>
              <w:rPr>
                <w:del w:id="98" w:author="微软用户" w:date="2018-06-19T22:10:00Z"/>
                <w:rFonts w:ascii="Arial" w:eastAsia="仿宋_GB2312" w:hAnsi="Arial" w:cs="Arial"/>
                <w:color w:val="000000"/>
                <w:szCs w:val="21"/>
              </w:rPr>
            </w:pPr>
            <w:del w:id="99" w:author="微软用户" w:date="2018-06-19T22:10:00Z">
              <w:r w:rsidDel="001B7BCE">
                <w:rPr>
                  <w:rFonts w:ascii="Arial" w:eastAsia="仿宋_GB2312" w:hAnsi="Arial" w:cs="Arial"/>
                  <w:color w:val="000000"/>
                  <w:szCs w:val="21"/>
                </w:rPr>
                <w:delText>施肥</w:delText>
              </w:r>
            </w:del>
          </w:p>
        </w:tc>
        <w:tc>
          <w:tcPr>
            <w:tcW w:w="931" w:type="dxa"/>
          </w:tcPr>
          <w:p w:rsidR="00987382" w:rsidDel="001B7BCE" w:rsidRDefault="00987382">
            <w:pPr>
              <w:spacing w:line="480" w:lineRule="exact"/>
              <w:jc w:val="left"/>
              <w:rPr>
                <w:del w:id="100" w:author="微软用户" w:date="2018-06-19T22:10:00Z"/>
                <w:rFonts w:ascii="Arial" w:eastAsia="仿宋_GB2312" w:hAnsi="Arial" w:cs="Arial"/>
                <w:color w:val="000000"/>
                <w:szCs w:val="21"/>
              </w:rPr>
            </w:pPr>
            <w:del w:id="101" w:author="微软用户" w:date="2018-06-19T22:10:00Z">
              <w:r w:rsidDel="001B7BCE">
                <w:rPr>
                  <w:rFonts w:ascii="Arial" w:eastAsia="仿宋_GB2312" w:hAnsi="Arial" w:cs="Arial"/>
                  <w:color w:val="000000"/>
                  <w:szCs w:val="21"/>
                </w:rPr>
                <w:delText>除草</w:delText>
              </w:r>
            </w:del>
          </w:p>
        </w:tc>
        <w:tc>
          <w:tcPr>
            <w:tcW w:w="1445" w:type="dxa"/>
          </w:tcPr>
          <w:p w:rsidR="00987382" w:rsidDel="001B7BCE" w:rsidRDefault="00987382">
            <w:pPr>
              <w:spacing w:line="480" w:lineRule="exact"/>
              <w:jc w:val="left"/>
              <w:rPr>
                <w:del w:id="102" w:author="微软用户" w:date="2018-06-19T22:10:00Z"/>
                <w:rFonts w:ascii="Arial" w:eastAsia="仿宋_GB2312" w:hAnsi="Arial" w:cs="Arial"/>
                <w:color w:val="000000"/>
                <w:szCs w:val="21"/>
              </w:rPr>
            </w:pPr>
            <w:del w:id="103" w:author="微软用户" w:date="2018-06-19T22:10:00Z">
              <w:r w:rsidDel="001B7BCE">
                <w:rPr>
                  <w:rFonts w:ascii="Arial" w:eastAsia="仿宋_GB2312" w:hAnsi="Arial" w:cs="Arial"/>
                  <w:color w:val="000000"/>
                  <w:szCs w:val="21"/>
                </w:rPr>
                <w:delText>垃圾处理</w:delText>
              </w:r>
            </w:del>
          </w:p>
        </w:tc>
      </w:tr>
      <w:tr w:rsidR="00987382" w:rsidDel="001B7BCE">
        <w:trPr>
          <w:cantSplit/>
          <w:trHeight w:val="174"/>
          <w:del w:id="104" w:author="微软用户" w:date="2018-06-19T22:10:00Z"/>
        </w:trPr>
        <w:tc>
          <w:tcPr>
            <w:tcW w:w="624" w:type="dxa"/>
            <w:vMerge w:val="restart"/>
          </w:tcPr>
          <w:p w:rsidR="00987382" w:rsidDel="001B7BCE" w:rsidRDefault="00987382">
            <w:pPr>
              <w:spacing w:line="480" w:lineRule="exact"/>
              <w:jc w:val="left"/>
              <w:rPr>
                <w:del w:id="105" w:author="微软用户" w:date="2018-06-19T22:10:00Z"/>
                <w:rFonts w:ascii="Arial" w:eastAsia="仿宋_GB2312" w:hAnsi="Arial" w:cs="Arial"/>
                <w:color w:val="000000"/>
                <w:szCs w:val="21"/>
              </w:rPr>
            </w:pPr>
          </w:p>
          <w:p w:rsidR="00987382" w:rsidDel="001B7BCE" w:rsidRDefault="00987382">
            <w:pPr>
              <w:spacing w:line="480" w:lineRule="exact"/>
              <w:jc w:val="left"/>
              <w:rPr>
                <w:del w:id="106" w:author="微软用户" w:date="2018-06-19T22:10:00Z"/>
                <w:rFonts w:ascii="Arial" w:eastAsia="仿宋_GB2312" w:hAnsi="Arial" w:cs="Arial"/>
                <w:color w:val="000000"/>
                <w:szCs w:val="21"/>
              </w:rPr>
            </w:pPr>
          </w:p>
          <w:p w:rsidR="00987382" w:rsidDel="001B7BCE" w:rsidRDefault="00987382">
            <w:pPr>
              <w:spacing w:line="480" w:lineRule="exact"/>
              <w:jc w:val="left"/>
              <w:rPr>
                <w:del w:id="107" w:author="微软用户" w:date="2018-06-19T22:10:00Z"/>
                <w:rFonts w:ascii="Arial" w:eastAsia="仿宋_GB2312" w:hAnsi="Arial" w:cs="Arial"/>
                <w:color w:val="000000"/>
                <w:szCs w:val="21"/>
              </w:rPr>
            </w:pPr>
            <w:del w:id="108" w:author="微软用户" w:date="2018-06-19T22:10:00Z">
              <w:r w:rsidDel="001B7BCE">
                <w:rPr>
                  <w:rFonts w:ascii="Arial" w:eastAsia="仿宋_GB2312" w:hAnsi="Arial" w:cs="Arial"/>
                  <w:color w:val="000000"/>
                  <w:szCs w:val="21"/>
                </w:rPr>
                <w:delText>一</w:delText>
              </w:r>
            </w:del>
          </w:p>
          <w:p w:rsidR="00987382" w:rsidDel="001B7BCE" w:rsidRDefault="00987382">
            <w:pPr>
              <w:spacing w:line="480" w:lineRule="exact"/>
              <w:jc w:val="left"/>
              <w:rPr>
                <w:del w:id="109" w:author="微软用户" w:date="2018-06-19T22:10:00Z"/>
                <w:rFonts w:ascii="Arial" w:eastAsia="仿宋_GB2312" w:hAnsi="Arial" w:cs="Arial"/>
                <w:color w:val="000000"/>
                <w:szCs w:val="21"/>
              </w:rPr>
            </w:pPr>
          </w:p>
          <w:p w:rsidR="00987382" w:rsidDel="001B7BCE" w:rsidRDefault="00987382">
            <w:pPr>
              <w:spacing w:line="480" w:lineRule="exact"/>
              <w:jc w:val="left"/>
              <w:rPr>
                <w:del w:id="110" w:author="微软用户" w:date="2018-06-19T22:10:00Z"/>
                <w:rFonts w:ascii="Arial" w:eastAsia="仿宋_GB2312" w:hAnsi="Arial" w:cs="Arial"/>
                <w:color w:val="000000"/>
                <w:szCs w:val="21"/>
              </w:rPr>
            </w:pPr>
          </w:p>
          <w:p w:rsidR="00987382" w:rsidDel="001B7BCE" w:rsidRDefault="00987382">
            <w:pPr>
              <w:spacing w:line="480" w:lineRule="exact"/>
              <w:jc w:val="left"/>
              <w:rPr>
                <w:del w:id="111" w:author="微软用户" w:date="2018-06-19T22:10:00Z"/>
                <w:rFonts w:ascii="Arial" w:eastAsia="仿宋_GB2312" w:hAnsi="Arial" w:cs="Arial"/>
                <w:color w:val="000000"/>
                <w:szCs w:val="21"/>
              </w:rPr>
            </w:pPr>
            <w:del w:id="112" w:author="微软用户" w:date="2018-06-19T22:10:00Z">
              <w:r w:rsidDel="001B7BCE">
                <w:rPr>
                  <w:rFonts w:ascii="Arial" w:eastAsia="仿宋_GB2312" w:hAnsi="Arial" w:cs="Arial"/>
                  <w:color w:val="000000"/>
                  <w:szCs w:val="21"/>
                </w:rPr>
                <w:delText>级</w:delText>
              </w:r>
            </w:del>
          </w:p>
        </w:tc>
        <w:tc>
          <w:tcPr>
            <w:tcW w:w="1816" w:type="dxa"/>
            <w:gridSpan w:val="2"/>
          </w:tcPr>
          <w:p w:rsidR="00987382" w:rsidDel="001B7BCE" w:rsidRDefault="00987382">
            <w:pPr>
              <w:spacing w:line="480" w:lineRule="exact"/>
              <w:jc w:val="center"/>
              <w:rPr>
                <w:del w:id="113" w:author="微软用户" w:date="2018-06-19T22:10:00Z"/>
                <w:rFonts w:ascii="Arial" w:eastAsia="仿宋_GB2312" w:hAnsi="Arial" w:cs="Arial"/>
                <w:color w:val="000000"/>
                <w:szCs w:val="21"/>
              </w:rPr>
            </w:pPr>
            <w:del w:id="114" w:author="微软用户" w:date="2018-06-19T22:10:00Z">
              <w:r w:rsidDel="001B7BCE">
                <w:rPr>
                  <w:rFonts w:ascii="Arial" w:eastAsia="仿宋_GB2312" w:hAnsi="Arial" w:cs="Arial"/>
                  <w:color w:val="000000"/>
                  <w:szCs w:val="21"/>
                </w:rPr>
                <w:delText>乔木</w:delText>
              </w:r>
            </w:del>
          </w:p>
        </w:tc>
        <w:tc>
          <w:tcPr>
            <w:tcW w:w="931" w:type="dxa"/>
          </w:tcPr>
          <w:p w:rsidR="00987382" w:rsidDel="001B7BCE" w:rsidRDefault="00987382">
            <w:pPr>
              <w:spacing w:line="480" w:lineRule="exact"/>
              <w:jc w:val="center"/>
              <w:rPr>
                <w:del w:id="115" w:author="微软用户" w:date="2018-06-19T22:10:00Z"/>
                <w:rFonts w:ascii="Arial" w:eastAsia="仿宋_GB2312" w:hAnsi="Arial" w:cs="Arial"/>
                <w:color w:val="000000"/>
                <w:szCs w:val="21"/>
              </w:rPr>
            </w:pPr>
            <w:del w:id="116" w:author="微软用户" w:date="2018-06-19T22:10:00Z">
              <w:r w:rsidDel="001B7BCE">
                <w:rPr>
                  <w:rFonts w:ascii="Arial" w:eastAsia="仿宋_GB2312" w:hAnsi="Arial" w:cs="Arial"/>
                  <w:color w:val="000000"/>
                  <w:szCs w:val="21"/>
                </w:rPr>
                <w:delText>8</w:delText>
              </w:r>
            </w:del>
          </w:p>
        </w:tc>
        <w:tc>
          <w:tcPr>
            <w:tcW w:w="931" w:type="dxa"/>
          </w:tcPr>
          <w:p w:rsidR="00987382" w:rsidDel="001B7BCE" w:rsidRDefault="00987382">
            <w:pPr>
              <w:spacing w:line="480" w:lineRule="exact"/>
              <w:jc w:val="center"/>
              <w:rPr>
                <w:del w:id="117" w:author="微软用户" w:date="2018-06-19T22:10:00Z"/>
                <w:rFonts w:ascii="Arial" w:eastAsia="仿宋_GB2312" w:hAnsi="Arial" w:cs="Arial"/>
                <w:color w:val="000000"/>
                <w:szCs w:val="21"/>
              </w:rPr>
            </w:pPr>
            <w:del w:id="118" w:author="微软用户" w:date="2018-06-19T22:10:00Z">
              <w:r w:rsidDel="001B7BCE">
                <w:rPr>
                  <w:rFonts w:ascii="Arial" w:eastAsia="仿宋_GB2312" w:hAnsi="Arial" w:cs="Arial"/>
                  <w:color w:val="000000"/>
                  <w:szCs w:val="21"/>
                </w:rPr>
                <w:delText>3</w:delText>
              </w:r>
            </w:del>
          </w:p>
        </w:tc>
        <w:tc>
          <w:tcPr>
            <w:tcW w:w="931" w:type="dxa"/>
          </w:tcPr>
          <w:p w:rsidR="00987382" w:rsidDel="001B7BCE" w:rsidRDefault="00987382">
            <w:pPr>
              <w:spacing w:line="480" w:lineRule="exact"/>
              <w:jc w:val="center"/>
              <w:rPr>
                <w:del w:id="119" w:author="微软用户" w:date="2018-06-19T22:10:00Z"/>
                <w:rFonts w:ascii="Arial" w:eastAsia="仿宋_GB2312" w:hAnsi="Arial" w:cs="Arial"/>
                <w:color w:val="000000"/>
                <w:szCs w:val="21"/>
              </w:rPr>
            </w:pPr>
            <w:del w:id="120" w:author="微软用户" w:date="2018-06-19T22:10:00Z">
              <w:r w:rsidDel="001B7BCE">
                <w:rPr>
                  <w:rFonts w:ascii="Arial" w:eastAsia="仿宋_GB2312" w:hAnsi="Arial" w:cs="Arial"/>
                  <w:color w:val="000000"/>
                  <w:szCs w:val="21"/>
                </w:rPr>
                <w:delText>1/5</w:delText>
              </w:r>
            </w:del>
          </w:p>
        </w:tc>
        <w:tc>
          <w:tcPr>
            <w:tcW w:w="931" w:type="dxa"/>
          </w:tcPr>
          <w:p w:rsidR="00987382" w:rsidDel="001B7BCE" w:rsidRDefault="00987382">
            <w:pPr>
              <w:spacing w:line="480" w:lineRule="exact"/>
              <w:jc w:val="center"/>
              <w:rPr>
                <w:del w:id="121" w:author="微软用户" w:date="2018-06-19T22:10:00Z"/>
                <w:rFonts w:ascii="Arial" w:eastAsia="仿宋_GB2312" w:hAnsi="Arial" w:cs="Arial"/>
                <w:color w:val="000000"/>
                <w:szCs w:val="21"/>
              </w:rPr>
            </w:pPr>
            <w:del w:id="122" w:author="微软用户" w:date="2018-06-19T22:10:00Z">
              <w:r w:rsidDel="001B7BCE">
                <w:rPr>
                  <w:rFonts w:ascii="Arial" w:eastAsia="仿宋_GB2312" w:hAnsi="Arial" w:cs="Arial"/>
                  <w:color w:val="000000"/>
                  <w:szCs w:val="21"/>
                </w:rPr>
                <w:delText>1/2</w:delText>
              </w:r>
            </w:del>
          </w:p>
        </w:tc>
        <w:tc>
          <w:tcPr>
            <w:tcW w:w="931" w:type="dxa"/>
          </w:tcPr>
          <w:p w:rsidR="00987382" w:rsidDel="001B7BCE" w:rsidRDefault="00987382">
            <w:pPr>
              <w:spacing w:line="480" w:lineRule="exact"/>
              <w:jc w:val="center"/>
              <w:rPr>
                <w:del w:id="123" w:author="微软用户" w:date="2018-06-19T22:10:00Z"/>
                <w:rFonts w:ascii="Arial" w:eastAsia="仿宋_GB2312" w:hAnsi="Arial" w:cs="Arial"/>
                <w:color w:val="000000"/>
                <w:szCs w:val="21"/>
              </w:rPr>
            </w:pPr>
            <w:del w:id="124" w:author="微软用户" w:date="2018-06-19T22:10:00Z">
              <w:r w:rsidDel="001B7BCE">
                <w:rPr>
                  <w:rFonts w:ascii="Arial" w:eastAsia="仿宋_GB2312" w:hAnsi="Arial" w:cs="Arial"/>
                  <w:color w:val="000000"/>
                  <w:szCs w:val="21"/>
                </w:rPr>
                <w:delText>1</w:delText>
              </w:r>
            </w:del>
          </w:p>
        </w:tc>
        <w:tc>
          <w:tcPr>
            <w:tcW w:w="1445" w:type="dxa"/>
            <w:vMerge w:val="restart"/>
            <w:vAlign w:val="center"/>
          </w:tcPr>
          <w:p w:rsidR="00987382" w:rsidDel="001B7BCE" w:rsidRDefault="00987382">
            <w:pPr>
              <w:spacing w:line="480" w:lineRule="exact"/>
              <w:jc w:val="left"/>
              <w:rPr>
                <w:del w:id="125" w:author="微软用户" w:date="2018-06-19T22:10:00Z"/>
                <w:rFonts w:ascii="Arial" w:eastAsia="仿宋_GB2312" w:hAnsi="Arial" w:cs="Arial"/>
                <w:color w:val="000000"/>
                <w:szCs w:val="21"/>
              </w:rPr>
            </w:pPr>
            <w:del w:id="126" w:author="微软用户" w:date="2018-06-19T22:10:00Z">
              <w:r w:rsidDel="001B7BCE">
                <w:rPr>
                  <w:rFonts w:ascii="Arial" w:eastAsia="仿宋_GB2312" w:hAnsi="Arial" w:cs="Arial"/>
                  <w:color w:val="000000"/>
                  <w:szCs w:val="21"/>
                </w:rPr>
                <w:delText>主要</w:delText>
              </w:r>
              <w:r w:rsidDel="001B7BCE">
                <w:rPr>
                  <w:rFonts w:ascii="Arial" w:eastAsia="仿宋_GB2312" w:hAnsi="Arial" w:cs="Arial" w:hint="eastAsia"/>
                  <w:color w:val="000000"/>
                  <w:szCs w:val="21"/>
                </w:rPr>
                <w:delText>区域</w:delText>
              </w:r>
              <w:r w:rsidDel="001B7BCE">
                <w:rPr>
                  <w:rFonts w:ascii="Arial" w:eastAsia="仿宋_GB2312" w:hAnsi="Arial" w:cs="Arial"/>
                  <w:color w:val="000000"/>
                  <w:szCs w:val="21"/>
                </w:rPr>
                <w:delText>和路段日产日清，其它地区根据需要突击清运。</w:delText>
              </w:r>
            </w:del>
          </w:p>
        </w:tc>
      </w:tr>
      <w:tr w:rsidR="00987382" w:rsidDel="001B7BCE">
        <w:trPr>
          <w:cantSplit/>
          <w:trHeight w:val="174"/>
          <w:del w:id="127" w:author="微软用户" w:date="2018-06-19T22:10:00Z"/>
        </w:trPr>
        <w:tc>
          <w:tcPr>
            <w:tcW w:w="624" w:type="dxa"/>
            <w:vMerge/>
          </w:tcPr>
          <w:p w:rsidR="00987382" w:rsidDel="001B7BCE" w:rsidRDefault="00987382">
            <w:pPr>
              <w:spacing w:line="480" w:lineRule="exact"/>
              <w:jc w:val="left"/>
              <w:rPr>
                <w:del w:id="128" w:author="微软用户" w:date="2018-06-19T22:10:00Z"/>
                <w:rFonts w:ascii="Arial" w:eastAsia="仿宋_GB2312" w:hAnsi="Arial" w:cs="Arial"/>
                <w:color w:val="000000"/>
                <w:szCs w:val="21"/>
              </w:rPr>
            </w:pPr>
          </w:p>
        </w:tc>
        <w:tc>
          <w:tcPr>
            <w:tcW w:w="1816" w:type="dxa"/>
            <w:gridSpan w:val="2"/>
          </w:tcPr>
          <w:p w:rsidR="00987382" w:rsidDel="001B7BCE" w:rsidRDefault="00987382">
            <w:pPr>
              <w:spacing w:line="480" w:lineRule="exact"/>
              <w:jc w:val="center"/>
              <w:rPr>
                <w:del w:id="129" w:author="微软用户" w:date="2018-06-19T22:10:00Z"/>
                <w:rFonts w:ascii="Arial" w:eastAsia="仿宋_GB2312" w:hAnsi="Arial" w:cs="Arial"/>
                <w:color w:val="000000"/>
                <w:szCs w:val="21"/>
              </w:rPr>
            </w:pPr>
            <w:del w:id="130" w:author="微软用户" w:date="2018-06-19T22:10:00Z">
              <w:r w:rsidDel="001B7BCE">
                <w:rPr>
                  <w:rFonts w:ascii="Arial" w:eastAsia="仿宋_GB2312" w:hAnsi="Arial" w:cs="Arial"/>
                  <w:color w:val="000000"/>
                  <w:szCs w:val="21"/>
                </w:rPr>
                <w:delText>灌木</w:delText>
              </w:r>
            </w:del>
          </w:p>
        </w:tc>
        <w:tc>
          <w:tcPr>
            <w:tcW w:w="931" w:type="dxa"/>
          </w:tcPr>
          <w:p w:rsidR="00987382" w:rsidDel="001B7BCE" w:rsidRDefault="00987382">
            <w:pPr>
              <w:spacing w:line="480" w:lineRule="exact"/>
              <w:jc w:val="center"/>
              <w:rPr>
                <w:del w:id="131" w:author="微软用户" w:date="2018-06-19T22:10:00Z"/>
                <w:rFonts w:ascii="Arial" w:eastAsia="仿宋_GB2312" w:hAnsi="Arial" w:cs="Arial"/>
                <w:color w:val="000000"/>
                <w:szCs w:val="21"/>
              </w:rPr>
            </w:pPr>
            <w:del w:id="132" w:author="微软用户" w:date="2018-06-19T22:10:00Z">
              <w:r w:rsidDel="001B7BCE">
                <w:rPr>
                  <w:rFonts w:ascii="Arial" w:eastAsia="仿宋_GB2312" w:hAnsi="Arial" w:cs="Arial"/>
                  <w:color w:val="000000"/>
                  <w:szCs w:val="21"/>
                </w:rPr>
                <w:delText>6</w:delText>
              </w:r>
            </w:del>
          </w:p>
        </w:tc>
        <w:tc>
          <w:tcPr>
            <w:tcW w:w="931" w:type="dxa"/>
          </w:tcPr>
          <w:p w:rsidR="00987382" w:rsidDel="001B7BCE" w:rsidRDefault="00987382">
            <w:pPr>
              <w:spacing w:line="480" w:lineRule="exact"/>
              <w:jc w:val="center"/>
              <w:rPr>
                <w:del w:id="133" w:author="微软用户" w:date="2018-06-19T22:10:00Z"/>
                <w:rFonts w:ascii="Arial" w:eastAsia="仿宋_GB2312" w:hAnsi="Arial" w:cs="Arial"/>
                <w:color w:val="000000"/>
                <w:szCs w:val="21"/>
              </w:rPr>
            </w:pPr>
            <w:del w:id="134" w:author="微软用户" w:date="2018-06-19T22:10:00Z">
              <w:r w:rsidDel="001B7BCE">
                <w:rPr>
                  <w:rFonts w:ascii="Arial" w:eastAsia="仿宋_GB2312" w:hAnsi="Arial" w:cs="Arial"/>
                  <w:color w:val="000000"/>
                  <w:szCs w:val="21"/>
                </w:rPr>
                <w:delText>2</w:delText>
              </w:r>
            </w:del>
          </w:p>
        </w:tc>
        <w:tc>
          <w:tcPr>
            <w:tcW w:w="931" w:type="dxa"/>
          </w:tcPr>
          <w:p w:rsidR="00987382" w:rsidDel="001B7BCE" w:rsidRDefault="00987382">
            <w:pPr>
              <w:spacing w:line="480" w:lineRule="exact"/>
              <w:jc w:val="center"/>
              <w:rPr>
                <w:del w:id="135" w:author="微软用户" w:date="2018-06-19T22:10:00Z"/>
                <w:rFonts w:ascii="Arial" w:eastAsia="仿宋_GB2312" w:hAnsi="Arial" w:cs="Arial"/>
                <w:color w:val="000000"/>
                <w:szCs w:val="21"/>
              </w:rPr>
            </w:pPr>
            <w:del w:id="136" w:author="微软用户" w:date="2018-06-19T22:10:00Z">
              <w:r w:rsidDel="001B7BCE">
                <w:rPr>
                  <w:rFonts w:ascii="Arial" w:eastAsia="仿宋_GB2312" w:hAnsi="Arial" w:cs="Arial"/>
                  <w:color w:val="000000"/>
                  <w:szCs w:val="21"/>
                </w:rPr>
                <w:delText>1</w:delText>
              </w:r>
            </w:del>
          </w:p>
        </w:tc>
        <w:tc>
          <w:tcPr>
            <w:tcW w:w="931" w:type="dxa"/>
          </w:tcPr>
          <w:p w:rsidR="00987382" w:rsidDel="001B7BCE" w:rsidRDefault="00987382">
            <w:pPr>
              <w:spacing w:line="480" w:lineRule="exact"/>
              <w:jc w:val="center"/>
              <w:rPr>
                <w:del w:id="137" w:author="微软用户" w:date="2018-06-19T22:10:00Z"/>
                <w:rFonts w:ascii="Arial" w:eastAsia="仿宋_GB2312" w:hAnsi="Arial" w:cs="Arial"/>
                <w:color w:val="000000"/>
                <w:szCs w:val="21"/>
              </w:rPr>
            </w:pPr>
            <w:del w:id="138" w:author="微软用户" w:date="2018-06-19T22:10:00Z">
              <w:r w:rsidDel="001B7BCE">
                <w:rPr>
                  <w:rFonts w:ascii="Arial" w:eastAsia="仿宋_GB2312" w:hAnsi="Arial" w:cs="Arial"/>
                  <w:color w:val="000000"/>
                  <w:szCs w:val="21"/>
                </w:rPr>
                <w:delText>1/2</w:delText>
              </w:r>
            </w:del>
          </w:p>
        </w:tc>
        <w:tc>
          <w:tcPr>
            <w:tcW w:w="931" w:type="dxa"/>
          </w:tcPr>
          <w:p w:rsidR="00987382" w:rsidDel="001B7BCE" w:rsidRDefault="00987382">
            <w:pPr>
              <w:spacing w:line="480" w:lineRule="exact"/>
              <w:jc w:val="center"/>
              <w:rPr>
                <w:del w:id="139" w:author="微软用户" w:date="2018-06-19T22:10:00Z"/>
                <w:rFonts w:ascii="Arial" w:eastAsia="仿宋_GB2312" w:hAnsi="Arial" w:cs="Arial"/>
                <w:color w:val="000000"/>
                <w:szCs w:val="21"/>
              </w:rPr>
            </w:pPr>
            <w:del w:id="140" w:author="微软用户" w:date="2018-06-19T22:10:00Z">
              <w:r w:rsidDel="001B7BCE">
                <w:rPr>
                  <w:rFonts w:ascii="Arial" w:eastAsia="仿宋_GB2312" w:hAnsi="Arial" w:cs="Arial"/>
                  <w:color w:val="000000"/>
                  <w:szCs w:val="21"/>
                </w:rPr>
                <w:delText>1</w:delText>
              </w:r>
            </w:del>
          </w:p>
        </w:tc>
        <w:tc>
          <w:tcPr>
            <w:tcW w:w="1445" w:type="dxa"/>
            <w:vMerge/>
          </w:tcPr>
          <w:p w:rsidR="00987382" w:rsidDel="001B7BCE" w:rsidRDefault="00987382">
            <w:pPr>
              <w:spacing w:line="480" w:lineRule="exact"/>
              <w:jc w:val="left"/>
              <w:rPr>
                <w:del w:id="141" w:author="微软用户" w:date="2018-06-19T22:10:00Z"/>
                <w:rFonts w:ascii="Arial" w:eastAsia="仿宋_GB2312" w:hAnsi="Arial" w:cs="Arial"/>
                <w:color w:val="000000"/>
                <w:szCs w:val="21"/>
              </w:rPr>
            </w:pPr>
          </w:p>
        </w:tc>
      </w:tr>
      <w:tr w:rsidR="00987382" w:rsidDel="001B7BCE">
        <w:trPr>
          <w:cantSplit/>
          <w:trHeight w:val="174"/>
          <w:del w:id="142" w:author="微软用户" w:date="2018-06-19T22:10:00Z"/>
        </w:trPr>
        <w:tc>
          <w:tcPr>
            <w:tcW w:w="624" w:type="dxa"/>
            <w:vMerge/>
          </w:tcPr>
          <w:p w:rsidR="00987382" w:rsidDel="001B7BCE" w:rsidRDefault="00987382">
            <w:pPr>
              <w:spacing w:line="480" w:lineRule="exact"/>
              <w:jc w:val="left"/>
              <w:rPr>
                <w:del w:id="143" w:author="微软用户" w:date="2018-06-19T22:10:00Z"/>
                <w:rFonts w:ascii="Arial" w:eastAsia="仿宋_GB2312" w:hAnsi="Arial" w:cs="Arial"/>
                <w:color w:val="000000"/>
                <w:szCs w:val="21"/>
              </w:rPr>
            </w:pPr>
          </w:p>
        </w:tc>
        <w:tc>
          <w:tcPr>
            <w:tcW w:w="1816" w:type="dxa"/>
            <w:gridSpan w:val="2"/>
          </w:tcPr>
          <w:p w:rsidR="00987382" w:rsidDel="001B7BCE" w:rsidRDefault="00987382">
            <w:pPr>
              <w:spacing w:line="480" w:lineRule="exact"/>
              <w:jc w:val="center"/>
              <w:rPr>
                <w:del w:id="144" w:author="微软用户" w:date="2018-06-19T22:10:00Z"/>
                <w:rFonts w:ascii="Arial" w:eastAsia="仿宋_GB2312" w:hAnsi="Arial" w:cs="Arial"/>
                <w:color w:val="000000"/>
                <w:szCs w:val="21"/>
              </w:rPr>
            </w:pPr>
            <w:del w:id="145" w:author="微软用户" w:date="2018-06-19T22:10:00Z">
              <w:r w:rsidDel="001B7BCE">
                <w:rPr>
                  <w:rFonts w:ascii="Arial" w:eastAsia="仿宋_GB2312" w:hAnsi="Arial" w:cs="Arial"/>
                  <w:color w:val="000000"/>
                  <w:szCs w:val="21"/>
                </w:rPr>
                <w:delText>绿篱</w:delText>
              </w:r>
            </w:del>
          </w:p>
        </w:tc>
        <w:tc>
          <w:tcPr>
            <w:tcW w:w="931" w:type="dxa"/>
          </w:tcPr>
          <w:p w:rsidR="00987382" w:rsidDel="001B7BCE" w:rsidRDefault="00987382">
            <w:pPr>
              <w:spacing w:line="480" w:lineRule="exact"/>
              <w:jc w:val="center"/>
              <w:rPr>
                <w:del w:id="146" w:author="微软用户" w:date="2018-06-19T22:10:00Z"/>
                <w:rFonts w:ascii="Arial" w:eastAsia="仿宋_GB2312" w:hAnsi="Arial" w:cs="Arial"/>
                <w:color w:val="000000"/>
                <w:szCs w:val="21"/>
              </w:rPr>
            </w:pPr>
            <w:del w:id="147" w:author="微软用户" w:date="2018-06-19T22:10:00Z">
              <w:r w:rsidDel="001B7BCE">
                <w:rPr>
                  <w:rFonts w:ascii="Arial" w:eastAsia="仿宋_GB2312" w:hAnsi="Arial" w:cs="Arial"/>
                  <w:color w:val="000000"/>
                  <w:szCs w:val="21"/>
                </w:rPr>
                <w:delText>5</w:delText>
              </w:r>
            </w:del>
          </w:p>
        </w:tc>
        <w:tc>
          <w:tcPr>
            <w:tcW w:w="931" w:type="dxa"/>
          </w:tcPr>
          <w:p w:rsidR="00987382" w:rsidDel="001B7BCE" w:rsidRDefault="00987382">
            <w:pPr>
              <w:spacing w:line="480" w:lineRule="exact"/>
              <w:jc w:val="center"/>
              <w:rPr>
                <w:del w:id="148" w:author="微软用户" w:date="2018-06-19T22:10:00Z"/>
                <w:rFonts w:ascii="Arial" w:eastAsia="仿宋_GB2312" w:hAnsi="Arial" w:cs="Arial"/>
                <w:color w:val="000000"/>
                <w:szCs w:val="21"/>
              </w:rPr>
            </w:pPr>
            <w:del w:id="149" w:author="微软用户" w:date="2018-06-19T22:10:00Z">
              <w:r w:rsidDel="001B7BCE">
                <w:rPr>
                  <w:rFonts w:ascii="Arial" w:eastAsia="仿宋_GB2312" w:hAnsi="Arial" w:cs="Arial"/>
                  <w:color w:val="000000"/>
                  <w:szCs w:val="21"/>
                </w:rPr>
                <w:delText>1</w:delText>
              </w:r>
            </w:del>
          </w:p>
        </w:tc>
        <w:tc>
          <w:tcPr>
            <w:tcW w:w="931" w:type="dxa"/>
          </w:tcPr>
          <w:p w:rsidR="00987382" w:rsidDel="001B7BCE" w:rsidRDefault="00987382">
            <w:pPr>
              <w:spacing w:line="480" w:lineRule="exact"/>
              <w:jc w:val="center"/>
              <w:rPr>
                <w:del w:id="150" w:author="微软用户" w:date="2018-06-19T22:10:00Z"/>
                <w:rFonts w:ascii="Arial" w:eastAsia="仿宋_GB2312" w:hAnsi="Arial" w:cs="Arial"/>
                <w:color w:val="000000"/>
                <w:szCs w:val="21"/>
              </w:rPr>
            </w:pPr>
            <w:del w:id="151" w:author="微软用户" w:date="2018-06-19T22:10:00Z">
              <w:r w:rsidDel="001B7BCE">
                <w:rPr>
                  <w:rFonts w:ascii="Arial" w:eastAsia="仿宋_GB2312" w:hAnsi="Arial" w:cs="Arial"/>
                  <w:color w:val="000000"/>
                  <w:szCs w:val="21"/>
                </w:rPr>
                <w:delText>1</w:delText>
              </w:r>
            </w:del>
          </w:p>
        </w:tc>
        <w:tc>
          <w:tcPr>
            <w:tcW w:w="931" w:type="dxa"/>
          </w:tcPr>
          <w:p w:rsidR="00987382" w:rsidDel="001B7BCE" w:rsidRDefault="00987382">
            <w:pPr>
              <w:spacing w:line="480" w:lineRule="exact"/>
              <w:jc w:val="center"/>
              <w:rPr>
                <w:del w:id="152" w:author="微软用户" w:date="2018-06-19T22:10:00Z"/>
                <w:rFonts w:ascii="Arial" w:eastAsia="仿宋_GB2312" w:hAnsi="Arial" w:cs="Arial"/>
                <w:color w:val="000000"/>
                <w:szCs w:val="21"/>
              </w:rPr>
            </w:pPr>
            <w:del w:id="153" w:author="微软用户" w:date="2018-06-19T22:10:00Z">
              <w:r w:rsidDel="001B7BCE">
                <w:rPr>
                  <w:rFonts w:ascii="Arial" w:eastAsia="仿宋_GB2312" w:hAnsi="Arial" w:cs="Arial"/>
                  <w:color w:val="000000"/>
                  <w:szCs w:val="21"/>
                </w:rPr>
                <w:delText>1/2</w:delText>
              </w:r>
            </w:del>
          </w:p>
        </w:tc>
        <w:tc>
          <w:tcPr>
            <w:tcW w:w="931" w:type="dxa"/>
          </w:tcPr>
          <w:p w:rsidR="00987382" w:rsidDel="001B7BCE" w:rsidRDefault="00987382">
            <w:pPr>
              <w:spacing w:line="480" w:lineRule="exact"/>
              <w:jc w:val="center"/>
              <w:rPr>
                <w:del w:id="154" w:author="微软用户" w:date="2018-06-19T22:10:00Z"/>
                <w:rFonts w:ascii="Arial" w:eastAsia="仿宋_GB2312" w:hAnsi="Arial" w:cs="Arial"/>
                <w:color w:val="000000"/>
                <w:szCs w:val="21"/>
              </w:rPr>
            </w:pPr>
            <w:del w:id="155" w:author="微软用户" w:date="2018-06-19T22:10:00Z">
              <w:r w:rsidDel="001B7BCE">
                <w:rPr>
                  <w:rFonts w:ascii="Arial" w:eastAsia="仿宋_GB2312" w:hAnsi="Arial" w:cs="Arial"/>
                  <w:color w:val="000000"/>
                  <w:szCs w:val="21"/>
                </w:rPr>
                <w:delText>1</w:delText>
              </w:r>
            </w:del>
          </w:p>
        </w:tc>
        <w:tc>
          <w:tcPr>
            <w:tcW w:w="1445" w:type="dxa"/>
            <w:vMerge/>
          </w:tcPr>
          <w:p w:rsidR="00987382" w:rsidDel="001B7BCE" w:rsidRDefault="00987382">
            <w:pPr>
              <w:spacing w:line="480" w:lineRule="exact"/>
              <w:jc w:val="left"/>
              <w:rPr>
                <w:del w:id="156" w:author="微软用户" w:date="2018-06-19T22:10:00Z"/>
                <w:rFonts w:ascii="Arial" w:eastAsia="仿宋_GB2312" w:hAnsi="Arial" w:cs="Arial"/>
                <w:color w:val="000000"/>
                <w:szCs w:val="21"/>
              </w:rPr>
            </w:pPr>
          </w:p>
        </w:tc>
      </w:tr>
      <w:tr w:rsidR="00987382" w:rsidDel="001B7BCE">
        <w:trPr>
          <w:cantSplit/>
          <w:trHeight w:val="174"/>
          <w:del w:id="157" w:author="微软用户" w:date="2018-06-19T22:10:00Z"/>
        </w:trPr>
        <w:tc>
          <w:tcPr>
            <w:tcW w:w="624" w:type="dxa"/>
            <w:vMerge/>
          </w:tcPr>
          <w:p w:rsidR="00987382" w:rsidDel="001B7BCE" w:rsidRDefault="00987382">
            <w:pPr>
              <w:spacing w:line="480" w:lineRule="exact"/>
              <w:jc w:val="left"/>
              <w:rPr>
                <w:del w:id="158" w:author="微软用户" w:date="2018-06-19T22:10:00Z"/>
                <w:rFonts w:ascii="Arial" w:eastAsia="仿宋_GB2312" w:hAnsi="Arial" w:cs="Arial"/>
                <w:color w:val="000000"/>
                <w:szCs w:val="21"/>
              </w:rPr>
            </w:pPr>
          </w:p>
        </w:tc>
        <w:tc>
          <w:tcPr>
            <w:tcW w:w="1816" w:type="dxa"/>
            <w:gridSpan w:val="2"/>
          </w:tcPr>
          <w:p w:rsidR="00987382" w:rsidDel="001B7BCE" w:rsidRDefault="00987382">
            <w:pPr>
              <w:spacing w:line="480" w:lineRule="exact"/>
              <w:jc w:val="center"/>
              <w:rPr>
                <w:del w:id="159" w:author="微软用户" w:date="2018-06-19T22:10:00Z"/>
                <w:rFonts w:ascii="Arial" w:eastAsia="仿宋_GB2312" w:hAnsi="Arial" w:cs="Arial"/>
                <w:color w:val="000000"/>
                <w:szCs w:val="21"/>
              </w:rPr>
            </w:pPr>
            <w:del w:id="160" w:author="微软用户" w:date="2018-06-19T22:10:00Z">
              <w:r w:rsidDel="001B7BCE">
                <w:rPr>
                  <w:rFonts w:ascii="Arial" w:eastAsia="仿宋_GB2312" w:hAnsi="Arial" w:cs="Arial"/>
                  <w:color w:val="000000"/>
                  <w:szCs w:val="21"/>
                </w:rPr>
                <w:delText>一、二年生花卉</w:delText>
              </w:r>
            </w:del>
          </w:p>
        </w:tc>
        <w:tc>
          <w:tcPr>
            <w:tcW w:w="931" w:type="dxa"/>
          </w:tcPr>
          <w:p w:rsidR="00987382" w:rsidDel="001B7BCE" w:rsidRDefault="00987382">
            <w:pPr>
              <w:spacing w:line="480" w:lineRule="exact"/>
              <w:jc w:val="center"/>
              <w:rPr>
                <w:del w:id="161" w:author="微软用户" w:date="2018-06-19T22:10:00Z"/>
                <w:rFonts w:ascii="Arial" w:eastAsia="仿宋_GB2312" w:hAnsi="Arial" w:cs="Arial"/>
                <w:color w:val="000000"/>
                <w:szCs w:val="21"/>
              </w:rPr>
            </w:pPr>
            <w:del w:id="162" w:author="微软用户" w:date="2018-06-19T22:10:00Z">
              <w:r w:rsidDel="001B7BCE">
                <w:rPr>
                  <w:rFonts w:ascii="Arial" w:eastAsia="仿宋_GB2312" w:hAnsi="Arial" w:cs="Arial"/>
                  <w:color w:val="000000"/>
                  <w:szCs w:val="21"/>
                </w:rPr>
                <w:delText>8</w:delText>
              </w:r>
            </w:del>
          </w:p>
        </w:tc>
        <w:tc>
          <w:tcPr>
            <w:tcW w:w="931" w:type="dxa"/>
          </w:tcPr>
          <w:p w:rsidR="00987382" w:rsidDel="001B7BCE" w:rsidRDefault="00987382">
            <w:pPr>
              <w:spacing w:line="480" w:lineRule="exact"/>
              <w:jc w:val="center"/>
              <w:rPr>
                <w:del w:id="163" w:author="微软用户" w:date="2018-06-19T22:10:00Z"/>
                <w:rFonts w:ascii="Arial" w:eastAsia="仿宋_GB2312" w:hAnsi="Arial" w:cs="Arial"/>
                <w:color w:val="000000"/>
                <w:szCs w:val="21"/>
              </w:rPr>
            </w:pPr>
            <w:del w:id="164" w:author="微软用户" w:date="2018-06-19T22:10:00Z">
              <w:r w:rsidDel="001B7BCE">
                <w:rPr>
                  <w:rFonts w:ascii="Arial" w:eastAsia="仿宋_GB2312" w:hAnsi="Arial" w:cs="Arial"/>
                  <w:color w:val="000000"/>
                  <w:szCs w:val="21"/>
                </w:rPr>
                <w:delText>2</w:delText>
              </w:r>
            </w:del>
          </w:p>
        </w:tc>
        <w:tc>
          <w:tcPr>
            <w:tcW w:w="931" w:type="dxa"/>
          </w:tcPr>
          <w:p w:rsidR="00987382" w:rsidDel="001B7BCE" w:rsidRDefault="00987382">
            <w:pPr>
              <w:spacing w:line="480" w:lineRule="exact"/>
              <w:jc w:val="center"/>
              <w:rPr>
                <w:del w:id="165" w:author="微软用户" w:date="2018-06-19T22:10:00Z"/>
                <w:rFonts w:ascii="Arial" w:eastAsia="仿宋_GB2312" w:hAnsi="Arial" w:cs="Arial"/>
                <w:color w:val="000000"/>
                <w:szCs w:val="21"/>
              </w:rPr>
            </w:pPr>
          </w:p>
        </w:tc>
        <w:tc>
          <w:tcPr>
            <w:tcW w:w="931" w:type="dxa"/>
          </w:tcPr>
          <w:p w:rsidR="00987382" w:rsidDel="001B7BCE" w:rsidRDefault="00987382">
            <w:pPr>
              <w:spacing w:line="480" w:lineRule="exact"/>
              <w:jc w:val="center"/>
              <w:rPr>
                <w:del w:id="166" w:author="微软用户" w:date="2018-06-19T22:10:00Z"/>
                <w:rFonts w:ascii="Arial" w:eastAsia="仿宋_GB2312" w:hAnsi="Arial" w:cs="Arial"/>
                <w:color w:val="000000"/>
                <w:szCs w:val="21"/>
              </w:rPr>
            </w:pPr>
            <w:del w:id="167" w:author="微软用户" w:date="2018-06-19T22:10:00Z">
              <w:r w:rsidDel="001B7BCE">
                <w:rPr>
                  <w:rFonts w:ascii="Arial" w:eastAsia="仿宋_GB2312" w:hAnsi="Arial" w:cs="Arial"/>
                  <w:color w:val="000000"/>
                  <w:szCs w:val="21"/>
                </w:rPr>
                <w:delText>1</w:delText>
              </w:r>
            </w:del>
          </w:p>
        </w:tc>
        <w:tc>
          <w:tcPr>
            <w:tcW w:w="931" w:type="dxa"/>
          </w:tcPr>
          <w:p w:rsidR="00987382" w:rsidDel="001B7BCE" w:rsidRDefault="00987382">
            <w:pPr>
              <w:spacing w:line="480" w:lineRule="exact"/>
              <w:jc w:val="center"/>
              <w:rPr>
                <w:del w:id="168" w:author="微软用户" w:date="2018-06-19T22:10:00Z"/>
                <w:rFonts w:ascii="Arial" w:eastAsia="仿宋_GB2312" w:hAnsi="Arial" w:cs="Arial"/>
                <w:color w:val="000000"/>
                <w:szCs w:val="21"/>
              </w:rPr>
            </w:pPr>
          </w:p>
        </w:tc>
        <w:tc>
          <w:tcPr>
            <w:tcW w:w="1445" w:type="dxa"/>
            <w:vMerge/>
          </w:tcPr>
          <w:p w:rsidR="00987382" w:rsidDel="001B7BCE" w:rsidRDefault="00987382">
            <w:pPr>
              <w:spacing w:line="480" w:lineRule="exact"/>
              <w:jc w:val="left"/>
              <w:rPr>
                <w:del w:id="169" w:author="微软用户" w:date="2018-06-19T22:10:00Z"/>
                <w:rFonts w:ascii="Arial" w:eastAsia="仿宋_GB2312" w:hAnsi="Arial" w:cs="Arial"/>
                <w:color w:val="000000"/>
                <w:szCs w:val="21"/>
              </w:rPr>
            </w:pPr>
          </w:p>
        </w:tc>
      </w:tr>
      <w:tr w:rsidR="00987382" w:rsidDel="001B7BCE">
        <w:trPr>
          <w:cantSplit/>
          <w:trHeight w:val="174"/>
          <w:del w:id="170" w:author="微软用户" w:date="2018-06-19T22:10:00Z"/>
        </w:trPr>
        <w:tc>
          <w:tcPr>
            <w:tcW w:w="624" w:type="dxa"/>
            <w:vMerge/>
          </w:tcPr>
          <w:p w:rsidR="00987382" w:rsidDel="001B7BCE" w:rsidRDefault="00987382">
            <w:pPr>
              <w:spacing w:line="480" w:lineRule="exact"/>
              <w:jc w:val="left"/>
              <w:rPr>
                <w:del w:id="171" w:author="微软用户" w:date="2018-06-19T22:10:00Z"/>
                <w:rFonts w:ascii="Arial" w:eastAsia="仿宋_GB2312" w:hAnsi="Arial" w:cs="Arial"/>
                <w:color w:val="000000"/>
                <w:szCs w:val="21"/>
              </w:rPr>
            </w:pPr>
          </w:p>
        </w:tc>
        <w:tc>
          <w:tcPr>
            <w:tcW w:w="1816" w:type="dxa"/>
            <w:gridSpan w:val="2"/>
          </w:tcPr>
          <w:p w:rsidR="00987382" w:rsidDel="001B7BCE" w:rsidRDefault="00987382">
            <w:pPr>
              <w:spacing w:line="480" w:lineRule="exact"/>
              <w:jc w:val="center"/>
              <w:rPr>
                <w:del w:id="172" w:author="微软用户" w:date="2018-06-19T22:10:00Z"/>
                <w:rFonts w:ascii="Arial" w:eastAsia="仿宋_GB2312" w:hAnsi="Arial" w:cs="Arial"/>
                <w:color w:val="000000"/>
                <w:szCs w:val="21"/>
              </w:rPr>
            </w:pPr>
            <w:del w:id="173" w:author="微软用户" w:date="2018-06-19T22:10:00Z">
              <w:r w:rsidDel="001B7BCE">
                <w:rPr>
                  <w:rFonts w:ascii="Arial" w:eastAsia="仿宋_GB2312" w:hAnsi="Arial" w:cs="Arial"/>
                  <w:color w:val="000000"/>
                  <w:szCs w:val="21"/>
                </w:rPr>
                <w:delText>宿根花卉</w:delText>
              </w:r>
            </w:del>
          </w:p>
        </w:tc>
        <w:tc>
          <w:tcPr>
            <w:tcW w:w="931" w:type="dxa"/>
          </w:tcPr>
          <w:p w:rsidR="00987382" w:rsidDel="001B7BCE" w:rsidRDefault="00987382">
            <w:pPr>
              <w:spacing w:line="480" w:lineRule="exact"/>
              <w:jc w:val="center"/>
              <w:rPr>
                <w:del w:id="174" w:author="微软用户" w:date="2018-06-19T22:10:00Z"/>
                <w:rFonts w:ascii="Arial" w:eastAsia="仿宋_GB2312" w:hAnsi="Arial" w:cs="Arial"/>
                <w:color w:val="000000"/>
                <w:szCs w:val="21"/>
              </w:rPr>
            </w:pPr>
            <w:del w:id="175" w:author="微软用户" w:date="2018-06-19T22:10:00Z">
              <w:r w:rsidDel="001B7BCE">
                <w:rPr>
                  <w:rFonts w:ascii="Arial" w:eastAsia="仿宋_GB2312" w:hAnsi="Arial" w:cs="Arial"/>
                  <w:color w:val="000000"/>
                  <w:szCs w:val="21"/>
                </w:rPr>
                <w:delText>10</w:delText>
              </w:r>
            </w:del>
          </w:p>
        </w:tc>
        <w:tc>
          <w:tcPr>
            <w:tcW w:w="931" w:type="dxa"/>
          </w:tcPr>
          <w:p w:rsidR="00987382" w:rsidDel="001B7BCE" w:rsidRDefault="00987382">
            <w:pPr>
              <w:spacing w:line="480" w:lineRule="exact"/>
              <w:jc w:val="center"/>
              <w:rPr>
                <w:del w:id="176" w:author="微软用户" w:date="2018-06-19T22:10:00Z"/>
                <w:rFonts w:ascii="Arial" w:eastAsia="仿宋_GB2312" w:hAnsi="Arial" w:cs="Arial"/>
                <w:color w:val="000000"/>
                <w:szCs w:val="21"/>
              </w:rPr>
            </w:pPr>
            <w:del w:id="177" w:author="微软用户" w:date="2018-06-19T22:10:00Z">
              <w:r w:rsidDel="001B7BCE">
                <w:rPr>
                  <w:rFonts w:ascii="Arial" w:eastAsia="仿宋_GB2312" w:hAnsi="Arial" w:cs="Arial"/>
                  <w:color w:val="000000"/>
                  <w:szCs w:val="21"/>
                </w:rPr>
                <w:delText>1</w:delText>
              </w:r>
            </w:del>
          </w:p>
        </w:tc>
        <w:tc>
          <w:tcPr>
            <w:tcW w:w="931" w:type="dxa"/>
          </w:tcPr>
          <w:p w:rsidR="00987382" w:rsidDel="001B7BCE" w:rsidRDefault="00987382">
            <w:pPr>
              <w:spacing w:line="480" w:lineRule="exact"/>
              <w:jc w:val="center"/>
              <w:rPr>
                <w:del w:id="178" w:author="微软用户" w:date="2018-06-19T22:10:00Z"/>
                <w:rFonts w:ascii="Arial" w:eastAsia="仿宋_GB2312" w:hAnsi="Arial" w:cs="Arial"/>
                <w:color w:val="000000"/>
                <w:szCs w:val="21"/>
              </w:rPr>
            </w:pPr>
            <w:del w:id="179" w:author="微软用户" w:date="2018-06-19T22:10:00Z">
              <w:r w:rsidDel="001B7BCE">
                <w:rPr>
                  <w:rFonts w:ascii="Arial" w:eastAsia="仿宋_GB2312" w:hAnsi="Arial" w:cs="Arial"/>
                  <w:color w:val="000000"/>
                  <w:szCs w:val="21"/>
                </w:rPr>
                <w:delText>2</w:delText>
              </w:r>
            </w:del>
          </w:p>
        </w:tc>
        <w:tc>
          <w:tcPr>
            <w:tcW w:w="931" w:type="dxa"/>
          </w:tcPr>
          <w:p w:rsidR="00987382" w:rsidDel="001B7BCE" w:rsidRDefault="00987382">
            <w:pPr>
              <w:spacing w:line="480" w:lineRule="exact"/>
              <w:jc w:val="center"/>
              <w:rPr>
                <w:del w:id="180" w:author="微软用户" w:date="2018-06-19T22:10:00Z"/>
                <w:rFonts w:ascii="Arial" w:eastAsia="仿宋_GB2312" w:hAnsi="Arial" w:cs="Arial"/>
                <w:color w:val="000000"/>
                <w:szCs w:val="21"/>
              </w:rPr>
            </w:pPr>
            <w:del w:id="181" w:author="微软用户" w:date="2018-06-19T22:10:00Z">
              <w:r w:rsidDel="001B7BCE">
                <w:rPr>
                  <w:rFonts w:ascii="Arial" w:eastAsia="仿宋_GB2312" w:hAnsi="Arial" w:cs="Arial"/>
                  <w:color w:val="000000"/>
                  <w:szCs w:val="21"/>
                </w:rPr>
                <w:delText>2</w:delText>
              </w:r>
            </w:del>
          </w:p>
        </w:tc>
        <w:tc>
          <w:tcPr>
            <w:tcW w:w="931" w:type="dxa"/>
          </w:tcPr>
          <w:p w:rsidR="00987382" w:rsidDel="001B7BCE" w:rsidRDefault="00987382">
            <w:pPr>
              <w:spacing w:line="480" w:lineRule="exact"/>
              <w:jc w:val="center"/>
              <w:rPr>
                <w:del w:id="182" w:author="微软用户" w:date="2018-06-19T22:10:00Z"/>
                <w:rFonts w:ascii="Arial" w:eastAsia="仿宋_GB2312" w:hAnsi="Arial" w:cs="Arial"/>
                <w:color w:val="000000"/>
                <w:szCs w:val="21"/>
              </w:rPr>
            </w:pPr>
          </w:p>
        </w:tc>
        <w:tc>
          <w:tcPr>
            <w:tcW w:w="1445" w:type="dxa"/>
            <w:vMerge/>
          </w:tcPr>
          <w:p w:rsidR="00987382" w:rsidDel="001B7BCE" w:rsidRDefault="00987382">
            <w:pPr>
              <w:spacing w:line="480" w:lineRule="exact"/>
              <w:jc w:val="left"/>
              <w:rPr>
                <w:del w:id="183" w:author="微软用户" w:date="2018-06-19T22:10:00Z"/>
                <w:rFonts w:ascii="Arial" w:eastAsia="仿宋_GB2312" w:hAnsi="Arial" w:cs="Arial"/>
                <w:color w:val="000000"/>
                <w:szCs w:val="21"/>
              </w:rPr>
            </w:pPr>
          </w:p>
        </w:tc>
      </w:tr>
      <w:tr w:rsidR="00987382" w:rsidDel="001B7BCE">
        <w:trPr>
          <w:cantSplit/>
          <w:trHeight w:val="262"/>
          <w:del w:id="184" w:author="微软用户" w:date="2018-06-19T22:10:00Z"/>
        </w:trPr>
        <w:tc>
          <w:tcPr>
            <w:tcW w:w="624" w:type="dxa"/>
            <w:vMerge/>
          </w:tcPr>
          <w:p w:rsidR="00987382" w:rsidDel="001B7BCE" w:rsidRDefault="00987382">
            <w:pPr>
              <w:spacing w:line="480" w:lineRule="exact"/>
              <w:jc w:val="left"/>
              <w:rPr>
                <w:del w:id="185" w:author="微软用户" w:date="2018-06-19T22:10:00Z"/>
                <w:rFonts w:ascii="Arial" w:eastAsia="仿宋_GB2312" w:hAnsi="Arial" w:cs="Arial"/>
                <w:color w:val="000000"/>
                <w:szCs w:val="21"/>
              </w:rPr>
            </w:pPr>
          </w:p>
        </w:tc>
        <w:tc>
          <w:tcPr>
            <w:tcW w:w="883" w:type="dxa"/>
            <w:vMerge w:val="restart"/>
            <w:vAlign w:val="center"/>
          </w:tcPr>
          <w:p w:rsidR="00987382" w:rsidDel="001B7BCE" w:rsidRDefault="00987382">
            <w:pPr>
              <w:spacing w:line="480" w:lineRule="exact"/>
              <w:jc w:val="center"/>
              <w:rPr>
                <w:del w:id="186" w:author="微软用户" w:date="2018-06-19T22:10:00Z"/>
                <w:rFonts w:ascii="Arial" w:eastAsia="仿宋_GB2312" w:hAnsi="Arial" w:cs="Arial"/>
                <w:color w:val="000000"/>
                <w:szCs w:val="21"/>
              </w:rPr>
            </w:pPr>
            <w:del w:id="187" w:author="微软用户" w:date="2018-06-19T22:10:00Z">
              <w:r w:rsidDel="001B7BCE">
                <w:rPr>
                  <w:rFonts w:ascii="Arial" w:eastAsia="仿宋_GB2312" w:hAnsi="Arial" w:cs="Arial"/>
                  <w:color w:val="000000"/>
                  <w:szCs w:val="21"/>
                </w:rPr>
                <w:delText>草坪</w:delText>
              </w:r>
            </w:del>
          </w:p>
        </w:tc>
        <w:tc>
          <w:tcPr>
            <w:tcW w:w="933" w:type="dxa"/>
          </w:tcPr>
          <w:p w:rsidR="00987382" w:rsidDel="001B7BCE" w:rsidRDefault="00987382">
            <w:pPr>
              <w:spacing w:line="480" w:lineRule="exact"/>
              <w:jc w:val="center"/>
              <w:rPr>
                <w:del w:id="188" w:author="微软用户" w:date="2018-06-19T22:10:00Z"/>
                <w:rFonts w:ascii="Arial" w:eastAsia="仿宋_GB2312" w:hAnsi="Arial" w:cs="Arial"/>
                <w:color w:val="000000"/>
                <w:szCs w:val="21"/>
              </w:rPr>
            </w:pPr>
            <w:del w:id="189" w:author="微软用户" w:date="2018-06-19T22:10:00Z">
              <w:r w:rsidDel="001B7BCE">
                <w:rPr>
                  <w:rFonts w:ascii="Arial" w:eastAsia="仿宋_GB2312" w:hAnsi="Arial" w:cs="Arial"/>
                  <w:color w:val="000000"/>
                  <w:szCs w:val="21"/>
                </w:rPr>
                <w:delText>冷季型</w:delText>
              </w:r>
            </w:del>
          </w:p>
        </w:tc>
        <w:tc>
          <w:tcPr>
            <w:tcW w:w="931" w:type="dxa"/>
          </w:tcPr>
          <w:p w:rsidR="00987382" w:rsidDel="001B7BCE" w:rsidRDefault="00987382">
            <w:pPr>
              <w:spacing w:line="480" w:lineRule="exact"/>
              <w:jc w:val="center"/>
              <w:rPr>
                <w:del w:id="190" w:author="微软用户" w:date="2018-06-19T22:10:00Z"/>
                <w:rFonts w:ascii="Arial" w:eastAsia="仿宋_GB2312" w:hAnsi="Arial" w:cs="Arial"/>
                <w:color w:val="000000"/>
                <w:szCs w:val="21"/>
              </w:rPr>
            </w:pPr>
            <w:del w:id="191" w:author="微软用户" w:date="2018-06-19T22:10:00Z">
              <w:r w:rsidDel="001B7BCE">
                <w:rPr>
                  <w:rFonts w:ascii="Arial" w:eastAsia="仿宋_GB2312" w:hAnsi="Arial" w:cs="Arial"/>
                  <w:color w:val="000000"/>
                  <w:szCs w:val="21"/>
                </w:rPr>
                <w:delText>15</w:delText>
              </w:r>
            </w:del>
          </w:p>
        </w:tc>
        <w:tc>
          <w:tcPr>
            <w:tcW w:w="931" w:type="dxa"/>
          </w:tcPr>
          <w:p w:rsidR="00987382" w:rsidDel="001B7BCE" w:rsidRDefault="00987382">
            <w:pPr>
              <w:spacing w:line="480" w:lineRule="exact"/>
              <w:jc w:val="center"/>
              <w:rPr>
                <w:del w:id="192" w:author="微软用户" w:date="2018-06-19T22:10:00Z"/>
                <w:rFonts w:ascii="Arial" w:eastAsia="仿宋_GB2312" w:hAnsi="Arial" w:cs="Arial"/>
                <w:color w:val="000000"/>
                <w:szCs w:val="21"/>
              </w:rPr>
            </w:pPr>
            <w:del w:id="193" w:author="微软用户" w:date="2018-06-19T22:10:00Z">
              <w:r w:rsidDel="001B7BCE">
                <w:rPr>
                  <w:rFonts w:ascii="Arial" w:eastAsia="仿宋_GB2312" w:hAnsi="Arial" w:cs="Arial"/>
                  <w:color w:val="000000"/>
                  <w:szCs w:val="21"/>
                </w:rPr>
                <w:delText>3</w:delText>
              </w:r>
            </w:del>
          </w:p>
        </w:tc>
        <w:tc>
          <w:tcPr>
            <w:tcW w:w="931" w:type="dxa"/>
          </w:tcPr>
          <w:p w:rsidR="00987382" w:rsidDel="001B7BCE" w:rsidRDefault="00987382">
            <w:pPr>
              <w:spacing w:line="480" w:lineRule="exact"/>
              <w:jc w:val="center"/>
              <w:rPr>
                <w:del w:id="194" w:author="微软用户" w:date="2018-06-19T22:10:00Z"/>
                <w:rFonts w:ascii="Arial" w:eastAsia="仿宋_GB2312" w:hAnsi="Arial" w:cs="Arial"/>
                <w:color w:val="000000"/>
                <w:szCs w:val="21"/>
              </w:rPr>
            </w:pPr>
            <w:del w:id="195" w:author="微软用户" w:date="2018-06-19T22:10:00Z">
              <w:r w:rsidDel="001B7BCE">
                <w:rPr>
                  <w:rFonts w:ascii="Arial" w:eastAsia="仿宋_GB2312" w:hAnsi="Arial" w:cs="Arial"/>
                  <w:color w:val="000000"/>
                  <w:szCs w:val="21"/>
                </w:rPr>
                <w:delText>10</w:delText>
              </w:r>
            </w:del>
          </w:p>
        </w:tc>
        <w:tc>
          <w:tcPr>
            <w:tcW w:w="931" w:type="dxa"/>
          </w:tcPr>
          <w:p w:rsidR="00987382" w:rsidDel="001B7BCE" w:rsidRDefault="00987382">
            <w:pPr>
              <w:spacing w:line="480" w:lineRule="exact"/>
              <w:jc w:val="center"/>
              <w:rPr>
                <w:del w:id="196" w:author="微软用户" w:date="2018-06-19T22:10:00Z"/>
                <w:rFonts w:ascii="Arial" w:eastAsia="仿宋_GB2312" w:hAnsi="Arial" w:cs="Arial"/>
                <w:color w:val="000000"/>
                <w:szCs w:val="21"/>
              </w:rPr>
            </w:pPr>
            <w:del w:id="197" w:author="微软用户" w:date="2018-06-19T22:10:00Z">
              <w:r w:rsidDel="001B7BCE">
                <w:rPr>
                  <w:rFonts w:ascii="Arial" w:eastAsia="仿宋_GB2312" w:hAnsi="Arial" w:cs="Arial"/>
                  <w:color w:val="000000"/>
                  <w:szCs w:val="21"/>
                </w:rPr>
                <w:delText>2</w:delText>
              </w:r>
            </w:del>
          </w:p>
        </w:tc>
        <w:tc>
          <w:tcPr>
            <w:tcW w:w="931" w:type="dxa"/>
          </w:tcPr>
          <w:p w:rsidR="00987382" w:rsidDel="001B7BCE" w:rsidRDefault="00987382">
            <w:pPr>
              <w:spacing w:line="480" w:lineRule="exact"/>
              <w:jc w:val="center"/>
              <w:rPr>
                <w:del w:id="198" w:author="微软用户" w:date="2018-06-19T22:10:00Z"/>
                <w:rFonts w:ascii="Arial" w:eastAsia="仿宋_GB2312" w:hAnsi="Arial" w:cs="Arial"/>
                <w:color w:val="000000"/>
                <w:szCs w:val="21"/>
              </w:rPr>
            </w:pPr>
            <w:del w:id="199" w:author="微软用户" w:date="2018-06-19T22:10:00Z">
              <w:r w:rsidDel="001B7BCE">
                <w:rPr>
                  <w:rFonts w:ascii="Arial" w:eastAsia="仿宋_GB2312" w:hAnsi="Arial" w:cs="Arial"/>
                  <w:color w:val="000000"/>
                  <w:szCs w:val="21"/>
                </w:rPr>
                <w:delText>2</w:delText>
              </w:r>
            </w:del>
          </w:p>
        </w:tc>
        <w:tc>
          <w:tcPr>
            <w:tcW w:w="1445" w:type="dxa"/>
            <w:vMerge/>
          </w:tcPr>
          <w:p w:rsidR="00987382" w:rsidDel="001B7BCE" w:rsidRDefault="00987382">
            <w:pPr>
              <w:spacing w:line="480" w:lineRule="exact"/>
              <w:jc w:val="left"/>
              <w:rPr>
                <w:del w:id="200" w:author="微软用户" w:date="2018-06-19T22:10:00Z"/>
                <w:rFonts w:ascii="Arial" w:eastAsia="仿宋_GB2312" w:hAnsi="Arial" w:cs="Arial"/>
                <w:color w:val="000000"/>
                <w:szCs w:val="21"/>
              </w:rPr>
            </w:pPr>
          </w:p>
        </w:tc>
      </w:tr>
      <w:tr w:rsidR="00987382" w:rsidDel="001B7BCE">
        <w:trPr>
          <w:cantSplit/>
          <w:trHeight w:val="260"/>
          <w:del w:id="201" w:author="微软用户" w:date="2018-06-19T22:10:00Z"/>
        </w:trPr>
        <w:tc>
          <w:tcPr>
            <w:tcW w:w="624" w:type="dxa"/>
            <w:vMerge/>
          </w:tcPr>
          <w:p w:rsidR="00987382" w:rsidDel="001B7BCE" w:rsidRDefault="00987382">
            <w:pPr>
              <w:spacing w:line="480" w:lineRule="exact"/>
              <w:jc w:val="left"/>
              <w:rPr>
                <w:del w:id="202" w:author="微软用户" w:date="2018-06-19T22:10:00Z"/>
                <w:rFonts w:ascii="Arial" w:eastAsia="仿宋_GB2312" w:hAnsi="Arial" w:cs="Arial"/>
                <w:color w:val="000000"/>
                <w:szCs w:val="21"/>
              </w:rPr>
            </w:pPr>
          </w:p>
        </w:tc>
        <w:tc>
          <w:tcPr>
            <w:tcW w:w="883" w:type="dxa"/>
            <w:vMerge/>
          </w:tcPr>
          <w:p w:rsidR="00987382" w:rsidDel="001B7BCE" w:rsidRDefault="00987382">
            <w:pPr>
              <w:spacing w:line="480" w:lineRule="exact"/>
              <w:jc w:val="center"/>
              <w:rPr>
                <w:del w:id="203" w:author="微软用户" w:date="2018-06-19T22:10:00Z"/>
                <w:rFonts w:ascii="Arial" w:eastAsia="仿宋_GB2312" w:hAnsi="Arial" w:cs="Arial"/>
                <w:color w:val="000000"/>
                <w:szCs w:val="21"/>
              </w:rPr>
            </w:pPr>
          </w:p>
        </w:tc>
        <w:tc>
          <w:tcPr>
            <w:tcW w:w="933" w:type="dxa"/>
          </w:tcPr>
          <w:p w:rsidR="00987382" w:rsidDel="001B7BCE" w:rsidRDefault="00987382">
            <w:pPr>
              <w:spacing w:line="480" w:lineRule="exact"/>
              <w:jc w:val="center"/>
              <w:rPr>
                <w:del w:id="204" w:author="微软用户" w:date="2018-06-19T22:10:00Z"/>
                <w:rFonts w:ascii="Arial" w:eastAsia="仿宋_GB2312" w:hAnsi="Arial" w:cs="Arial"/>
                <w:color w:val="000000"/>
                <w:szCs w:val="21"/>
              </w:rPr>
            </w:pPr>
            <w:del w:id="205" w:author="微软用户" w:date="2018-06-19T22:10:00Z">
              <w:r w:rsidDel="001B7BCE">
                <w:rPr>
                  <w:rFonts w:ascii="Arial" w:eastAsia="仿宋_GB2312" w:hAnsi="Arial" w:cs="Arial"/>
                  <w:color w:val="000000"/>
                  <w:szCs w:val="21"/>
                </w:rPr>
                <w:delText>暖季型</w:delText>
              </w:r>
            </w:del>
          </w:p>
        </w:tc>
        <w:tc>
          <w:tcPr>
            <w:tcW w:w="931" w:type="dxa"/>
          </w:tcPr>
          <w:p w:rsidR="00987382" w:rsidDel="001B7BCE" w:rsidRDefault="00987382">
            <w:pPr>
              <w:spacing w:line="480" w:lineRule="exact"/>
              <w:jc w:val="center"/>
              <w:rPr>
                <w:del w:id="206" w:author="微软用户" w:date="2018-06-19T22:10:00Z"/>
                <w:rFonts w:ascii="Arial" w:eastAsia="仿宋_GB2312" w:hAnsi="Arial" w:cs="Arial"/>
                <w:color w:val="000000"/>
                <w:szCs w:val="21"/>
              </w:rPr>
            </w:pPr>
            <w:del w:id="207" w:author="微软用户" w:date="2018-06-19T22:10:00Z">
              <w:r w:rsidDel="001B7BCE">
                <w:rPr>
                  <w:rFonts w:ascii="Arial" w:eastAsia="仿宋_GB2312" w:hAnsi="Arial" w:cs="Arial"/>
                  <w:color w:val="000000"/>
                  <w:szCs w:val="21"/>
                </w:rPr>
                <w:delText>10</w:delText>
              </w:r>
            </w:del>
          </w:p>
        </w:tc>
        <w:tc>
          <w:tcPr>
            <w:tcW w:w="931" w:type="dxa"/>
          </w:tcPr>
          <w:p w:rsidR="00987382" w:rsidDel="001B7BCE" w:rsidRDefault="00987382">
            <w:pPr>
              <w:spacing w:line="480" w:lineRule="exact"/>
              <w:jc w:val="center"/>
              <w:rPr>
                <w:del w:id="208" w:author="微软用户" w:date="2018-06-19T22:10:00Z"/>
                <w:rFonts w:ascii="Arial" w:eastAsia="仿宋_GB2312" w:hAnsi="Arial" w:cs="Arial"/>
                <w:color w:val="000000"/>
                <w:szCs w:val="21"/>
              </w:rPr>
            </w:pPr>
            <w:del w:id="209" w:author="微软用户" w:date="2018-06-19T22:10:00Z">
              <w:r w:rsidDel="001B7BCE">
                <w:rPr>
                  <w:rFonts w:ascii="Arial" w:eastAsia="仿宋_GB2312" w:hAnsi="Arial" w:cs="Arial"/>
                  <w:color w:val="000000"/>
                  <w:szCs w:val="21"/>
                </w:rPr>
                <w:delText>1</w:delText>
              </w:r>
            </w:del>
          </w:p>
        </w:tc>
        <w:tc>
          <w:tcPr>
            <w:tcW w:w="931" w:type="dxa"/>
          </w:tcPr>
          <w:p w:rsidR="00987382" w:rsidDel="001B7BCE" w:rsidRDefault="00987382">
            <w:pPr>
              <w:spacing w:line="480" w:lineRule="exact"/>
              <w:jc w:val="center"/>
              <w:rPr>
                <w:del w:id="210" w:author="微软用户" w:date="2018-06-19T22:10:00Z"/>
                <w:rFonts w:ascii="Arial" w:eastAsia="仿宋_GB2312" w:hAnsi="Arial" w:cs="Arial"/>
                <w:color w:val="000000"/>
                <w:szCs w:val="21"/>
              </w:rPr>
            </w:pPr>
            <w:del w:id="211" w:author="微软用户" w:date="2018-06-19T22:10:00Z">
              <w:r w:rsidDel="001B7BCE">
                <w:rPr>
                  <w:rFonts w:ascii="Arial" w:eastAsia="仿宋_GB2312" w:hAnsi="Arial" w:cs="Arial"/>
                  <w:color w:val="000000"/>
                  <w:szCs w:val="21"/>
                </w:rPr>
                <w:delText>3</w:delText>
              </w:r>
            </w:del>
          </w:p>
        </w:tc>
        <w:tc>
          <w:tcPr>
            <w:tcW w:w="931" w:type="dxa"/>
          </w:tcPr>
          <w:p w:rsidR="00987382" w:rsidDel="001B7BCE" w:rsidRDefault="00987382">
            <w:pPr>
              <w:spacing w:line="480" w:lineRule="exact"/>
              <w:jc w:val="center"/>
              <w:rPr>
                <w:del w:id="212" w:author="微软用户" w:date="2018-06-19T22:10:00Z"/>
                <w:rFonts w:ascii="Arial" w:eastAsia="仿宋_GB2312" w:hAnsi="Arial" w:cs="Arial"/>
                <w:color w:val="000000"/>
                <w:szCs w:val="21"/>
              </w:rPr>
            </w:pPr>
            <w:del w:id="213" w:author="微软用户" w:date="2018-06-19T22:10:00Z">
              <w:r w:rsidDel="001B7BCE">
                <w:rPr>
                  <w:rFonts w:ascii="Arial" w:eastAsia="仿宋_GB2312" w:hAnsi="Arial" w:cs="Arial"/>
                  <w:color w:val="000000"/>
                  <w:szCs w:val="21"/>
                </w:rPr>
                <w:delText>1</w:delText>
              </w:r>
            </w:del>
          </w:p>
        </w:tc>
        <w:tc>
          <w:tcPr>
            <w:tcW w:w="931" w:type="dxa"/>
          </w:tcPr>
          <w:p w:rsidR="00987382" w:rsidDel="001B7BCE" w:rsidRDefault="00987382">
            <w:pPr>
              <w:spacing w:line="480" w:lineRule="exact"/>
              <w:jc w:val="center"/>
              <w:rPr>
                <w:del w:id="214" w:author="微软用户" w:date="2018-06-19T22:10:00Z"/>
                <w:rFonts w:ascii="Arial" w:eastAsia="仿宋_GB2312" w:hAnsi="Arial" w:cs="Arial"/>
                <w:color w:val="000000"/>
                <w:szCs w:val="21"/>
              </w:rPr>
            </w:pPr>
            <w:del w:id="215" w:author="微软用户" w:date="2018-06-19T22:10:00Z">
              <w:r w:rsidDel="001B7BCE">
                <w:rPr>
                  <w:rFonts w:ascii="Arial" w:eastAsia="仿宋_GB2312" w:hAnsi="Arial" w:cs="Arial"/>
                  <w:color w:val="000000"/>
                  <w:szCs w:val="21"/>
                </w:rPr>
                <w:delText>1</w:delText>
              </w:r>
            </w:del>
          </w:p>
        </w:tc>
        <w:tc>
          <w:tcPr>
            <w:tcW w:w="1445" w:type="dxa"/>
            <w:vMerge/>
          </w:tcPr>
          <w:p w:rsidR="00987382" w:rsidDel="001B7BCE" w:rsidRDefault="00987382">
            <w:pPr>
              <w:spacing w:line="480" w:lineRule="exact"/>
              <w:jc w:val="left"/>
              <w:rPr>
                <w:del w:id="216" w:author="微软用户" w:date="2018-06-19T22:10:00Z"/>
                <w:rFonts w:ascii="Arial" w:eastAsia="仿宋_GB2312" w:hAnsi="Arial" w:cs="Arial"/>
                <w:color w:val="000000"/>
                <w:szCs w:val="21"/>
              </w:rPr>
            </w:pPr>
          </w:p>
        </w:tc>
      </w:tr>
    </w:tbl>
    <w:p w:rsidR="00987382" w:rsidDel="001B7BCE" w:rsidRDefault="00987382">
      <w:pPr>
        <w:spacing w:line="480" w:lineRule="exact"/>
        <w:jc w:val="left"/>
        <w:rPr>
          <w:del w:id="217" w:author="微软用户" w:date="2018-06-19T22:10:00Z"/>
          <w:rFonts w:ascii="Arial" w:eastAsia="仿宋_GB2312" w:hAnsi="Arial" w:cs="Arial"/>
          <w:color w:val="333333"/>
          <w:szCs w:val="21"/>
        </w:rPr>
      </w:pPr>
      <w:del w:id="218" w:author="微软用户" w:date="2018-06-19T22:10:00Z">
        <w:r w:rsidDel="001B7BCE">
          <w:rPr>
            <w:rFonts w:ascii="Arial" w:eastAsia="仿宋_GB2312" w:hAnsi="Arial" w:cs="Arial"/>
            <w:color w:val="333333"/>
            <w:szCs w:val="21"/>
          </w:rPr>
          <w:delText>注：修剪中的</w:delText>
        </w:r>
        <w:r w:rsidDel="001B7BCE">
          <w:rPr>
            <w:rFonts w:ascii="Arial" w:eastAsia="仿宋_GB2312" w:hAnsi="Arial" w:cs="Arial"/>
            <w:color w:val="333333"/>
            <w:szCs w:val="21"/>
          </w:rPr>
          <w:delText>1/2</w:delText>
        </w:r>
        <w:r w:rsidDel="001B7BCE">
          <w:rPr>
            <w:rFonts w:ascii="Arial" w:eastAsia="仿宋_GB2312" w:hAnsi="Arial" w:cs="Arial"/>
            <w:color w:val="333333"/>
            <w:szCs w:val="21"/>
          </w:rPr>
          <w:delText>，表示两年修剪一次，余下依此类推。</w:delText>
        </w:r>
      </w:del>
    </w:p>
    <w:p w:rsidR="00987382" w:rsidDel="001B7BCE" w:rsidRDefault="00987382">
      <w:pPr>
        <w:spacing w:line="480" w:lineRule="exact"/>
        <w:jc w:val="left"/>
        <w:rPr>
          <w:del w:id="219" w:author="微软用户" w:date="2018-06-19T22:10:00Z"/>
          <w:rFonts w:ascii="Arial" w:eastAsia="仿宋_GB2312" w:hAnsi="Arial" w:cs="Arial"/>
          <w:color w:val="333333"/>
          <w:szCs w:val="21"/>
        </w:rPr>
        <w:sectPr w:rsidR="00987382" w:rsidDel="001B7BCE">
          <w:headerReference w:type="default" r:id="rId11"/>
          <w:pgSz w:w="11906" w:h="16838"/>
          <w:pgMar w:top="1440" w:right="1800" w:bottom="1440" w:left="1800" w:header="851" w:footer="992" w:gutter="0"/>
          <w:cols w:space="720"/>
          <w:docGrid w:type="lines" w:linePitch="312"/>
        </w:sectPr>
      </w:pPr>
    </w:p>
    <w:p w:rsidR="00987382" w:rsidDel="001B7BCE" w:rsidRDefault="00987382">
      <w:pPr>
        <w:spacing w:line="480" w:lineRule="exact"/>
        <w:rPr>
          <w:del w:id="220" w:author="微软用户" w:date="2018-06-19T22:10:00Z"/>
          <w:rFonts w:ascii="Arial" w:eastAsia="仿宋_GB2312" w:hAnsi="Arial" w:cs="Arial"/>
          <w:b/>
          <w:bCs/>
          <w:spacing w:val="20"/>
          <w:sz w:val="24"/>
        </w:rPr>
      </w:pPr>
      <w:del w:id="221" w:author="微软用户" w:date="2018-06-19T22:10:00Z">
        <w:r w:rsidDel="001B7BCE">
          <w:rPr>
            <w:rFonts w:ascii="Arial" w:eastAsia="仿宋_GB2312" w:hAnsi="Arial" w:cs="Arial"/>
            <w:b/>
            <w:bCs/>
            <w:spacing w:val="20"/>
            <w:sz w:val="24"/>
          </w:rPr>
          <w:delText>附件</w:delText>
        </w:r>
        <w:r w:rsidDel="001B7BCE">
          <w:rPr>
            <w:rFonts w:ascii="Arial" w:eastAsia="仿宋_GB2312" w:hAnsi="Arial" w:cs="Arial"/>
            <w:b/>
            <w:bCs/>
            <w:spacing w:val="20"/>
            <w:sz w:val="24"/>
          </w:rPr>
          <w:delText>2</w:delText>
        </w:r>
        <w:r w:rsidDel="001B7BCE">
          <w:rPr>
            <w:rFonts w:ascii="Arial" w:eastAsia="仿宋_GB2312" w:hAnsi="Arial" w:cs="Arial"/>
            <w:b/>
            <w:bCs/>
            <w:spacing w:val="20"/>
            <w:sz w:val="24"/>
          </w:rPr>
          <w:delText>：</w:delText>
        </w:r>
      </w:del>
    </w:p>
    <w:p w:rsidR="00987382" w:rsidDel="001B7BCE" w:rsidRDefault="00987382">
      <w:pPr>
        <w:spacing w:line="480" w:lineRule="exact"/>
        <w:rPr>
          <w:del w:id="222" w:author="微软用户" w:date="2018-06-19T22:10:00Z"/>
          <w:rFonts w:ascii="Arial" w:eastAsia="仿宋_GB2312" w:hAnsi="Arial" w:cs="Arial"/>
          <w:b/>
          <w:bCs/>
          <w:spacing w:val="20"/>
          <w:sz w:val="28"/>
          <w:szCs w:val="28"/>
        </w:rPr>
      </w:pPr>
      <w:del w:id="223" w:author="微软用户" w:date="2018-06-19T22:10:00Z">
        <w:r w:rsidDel="001B7BCE">
          <w:rPr>
            <w:rFonts w:ascii="Arial" w:eastAsia="仿宋_GB2312" w:hAnsi="Arial" w:cs="Arial"/>
            <w:bCs/>
            <w:spacing w:val="20"/>
          </w:rPr>
          <w:delText xml:space="preserve">           </w:delText>
        </w:r>
        <w:r w:rsidDel="001B7BCE">
          <w:rPr>
            <w:rFonts w:ascii="Arial" w:eastAsia="仿宋_GB2312" w:hAnsi="Arial" w:cs="Arial"/>
            <w:b/>
            <w:bCs/>
            <w:spacing w:val="20"/>
            <w:sz w:val="24"/>
          </w:rPr>
          <w:delText xml:space="preserve">     </w:delText>
        </w:r>
        <w:r w:rsidDel="001B7BCE">
          <w:rPr>
            <w:rFonts w:ascii="Arial" w:eastAsia="仿宋_GB2312" w:hAnsi="Arial" w:cs="Arial"/>
            <w:b/>
            <w:bCs/>
            <w:spacing w:val="20"/>
            <w:sz w:val="28"/>
            <w:szCs w:val="28"/>
            <w:u w:val="single"/>
          </w:rPr>
          <w:delText>（绿化养护）</w:delText>
        </w:r>
        <w:r w:rsidDel="001B7BCE">
          <w:rPr>
            <w:rFonts w:ascii="Arial" w:eastAsia="仿宋_GB2312" w:hAnsi="Arial" w:cs="Arial"/>
            <w:b/>
            <w:bCs/>
            <w:spacing w:val="20"/>
            <w:sz w:val="28"/>
            <w:szCs w:val="28"/>
          </w:rPr>
          <w:delText>项目作业人员配置计划</w:delText>
        </w:r>
      </w:del>
    </w:p>
    <w:p w:rsidR="00987382" w:rsidDel="001B7BCE" w:rsidRDefault="00987382">
      <w:pPr>
        <w:spacing w:line="480" w:lineRule="exact"/>
        <w:ind w:left="-539" w:firstLine="355"/>
        <w:rPr>
          <w:del w:id="224" w:author="微软用户" w:date="2018-06-19T22:10:00Z"/>
          <w:rFonts w:ascii="Arial" w:eastAsia="仿宋_GB2312" w:hAnsi="Arial" w:cs="Arial"/>
          <w:bCs/>
          <w:spacing w:val="20"/>
          <w:szCs w:val="21"/>
        </w:rPr>
      </w:pPr>
      <w:del w:id="225" w:author="微软用户" w:date="2018-06-19T22:10:00Z">
        <w:r w:rsidDel="001B7BCE">
          <w:rPr>
            <w:rFonts w:ascii="Arial" w:eastAsia="仿宋_GB2312" w:hAnsi="Arial" w:cs="Arial"/>
            <w:bCs/>
            <w:spacing w:val="20"/>
            <w:sz w:val="10"/>
          </w:rPr>
          <w:delText xml:space="preserve">    </w:delText>
        </w:r>
        <w:r w:rsidDel="001B7BCE">
          <w:rPr>
            <w:rFonts w:ascii="Arial" w:eastAsia="仿宋_GB2312" w:hAnsi="Arial" w:cs="Arial"/>
            <w:bCs/>
            <w:spacing w:val="20"/>
            <w:szCs w:val="21"/>
          </w:rPr>
          <w:delText xml:space="preserve"> </w:delText>
        </w:r>
        <w:r w:rsidDel="001B7BCE">
          <w:rPr>
            <w:rFonts w:ascii="Arial" w:eastAsia="仿宋_GB2312" w:hAnsi="Arial" w:cs="Arial"/>
            <w:bCs/>
            <w:spacing w:val="20"/>
            <w:szCs w:val="21"/>
            <w:u w:val="single"/>
          </w:rPr>
          <w:delText xml:space="preserve"> </w:delText>
        </w:r>
      </w:del>
      <w:del w:id="226" w:author="微软用户" w:date="2018-03-30T09:50:00Z">
        <w:r w:rsidDel="00FB300E">
          <w:rPr>
            <w:rFonts w:ascii="Arial" w:eastAsia="仿宋_GB2312" w:hAnsi="Arial" w:cs="Arial"/>
            <w:bCs/>
            <w:spacing w:val="20"/>
            <w:szCs w:val="21"/>
            <w:u w:val="single"/>
          </w:rPr>
          <w:delText xml:space="preserve">         </w:delText>
        </w:r>
      </w:del>
      <w:del w:id="227" w:author="微软用户" w:date="2018-06-19T22:10:00Z">
        <w:r w:rsidDel="001B7BCE">
          <w:rPr>
            <w:rFonts w:ascii="Arial" w:eastAsia="仿宋_GB2312" w:hAnsi="Arial" w:cs="Arial"/>
            <w:bCs/>
            <w:spacing w:val="20"/>
            <w:szCs w:val="21"/>
            <w:u w:val="single"/>
          </w:rPr>
          <w:delText xml:space="preserve"> </w:delText>
        </w:r>
        <w:r w:rsidDel="001B7BCE">
          <w:rPr>
            <w:rFonts w:ascii="Arial" w:eastAsia="仿宋_GB2312" w:hAnsi="Arial" w:cs="Arial"/>
            <w:bCs/>
            <w:spacing w:val="20"/>
            <w:szCs w:val="21"/>
          </w:rPr>
          <w:delText>项目</w:delText>
        </w:r>
      </w:del>
    </w:p>
    <w:tbl>
      <w:tblPr>
        <w:tblW w:w="8411" w:type="dxa"/>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228" w:author="微软用户" w:date="2018-03-30T09:52:00Z">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533"/>
        <w:gridCol w:w="1592"/>
        <w:gridCol w:w="1924"/>
        <w:gridCol w:w="1984"/>
        <w:gridCol w:w="851"/>
        <w:gridCol w:w="1527"/>
        <w:tblGridChange w:id="229">
          <w:tblGrid>
            <w:gridCol w:w="533"/>
            <w:gridCol w:w="1592"/>
            <w:gridCol w:w="2148"/>
            <w:gridCol w:w="1970"/>
            <w:gridCol w:w="915"/>
            <w:gridCol w:w="1253"/>
          </w:tblGrid>
        </w:tblGridChange>
      </w:tblGrid>
      <w:tr w:rsidR="00987382" w:rsidDel="001B7BCE" w:rsidTr="00FB300E">
        <w:trPr>
          <w:cantSplit/>
          <w:trHeight w:val="523"/>
          <w:del w:id="230" w:author="微软用户" w:date="2018-06-19T22:10:00Z"/>
          <w:trPrChange w:id="231" w:author="微软用户" w:date="2018-03-30T09:52:00Z">
            <w:trPr>
              <w:cantSplit/>
              <w:trHeight w:val="523"/>
            </w:trPr>
          </w:trPrChange>
        </w:trPr>
        <w:tc>
          <w:tcPr>
            <w:tcW w:w="8411" w:type="dxa"/>
            <w:gridSpan w:val="6"/>
            <w:vAlign w:val="center"/>
            <w:tcPrChange w:id="232" w:author="微软用户" w:date="2018-03-30T09:52:00Z">
              <w:tcPr>
                <w:tcW w:w="8411" w:type="dxa"/>
                <w:gridSpan w:val="6"/>
                <w:vAlign w:val="center"/>
              </w:tcPr>
            </w:tcPrChange>
          </w:tcPr>
          <w:p w:rsidR="00987382" w:rsidDel="001B7BCE" w:rsidRDefault="00987382">
            <w:pPr>
              <w:spacing w:line="480" w:lineRule="exact"/>
              <w:jc w:val="center"/>
              <w:rPr>
                <w:del w:id="233" w:author="微软用户" w:date="2018-06-19T22:10:00Z"/>
                <w:rFonts w:ascii="Arial" w:eastAsia="仿宋_GB2312" w:hAnsi="Arial" w:cs="Arial"/>
                <w:bCs/>
                <w:spacing w:val="20"/>
              </w:rPr>
            </w:pPr>
            <w:del w:id="234" w:author="微软用户" w:date="2018-06-19T22:10:00Z">
              <w:r w:rsidDel="001B7BCE">
                <w:rPr>
                  <w:rFonts w:ascii="Arial" w:eastAsia="仿宋_GB2312" w:hAnsi="Arial" w:cs="Arial"/>
                  <w:bCs/>
                  <w:spacing w:val="20"/>
                </w:rPr>
                <w:delText>（按区域配置）</w:delText>
              </w:r>
            </w:del>
          </w:p>
        </w:tc>
      </w:tr>
      <w:tr w:rsidR="00987382" w:rsidDel="001B7BCE" w:rsidTr="00FB300E">
        <w:trPr>
          <w:cantSplit/>
          <w:trHeight w:val="292"/>
          <w:del w:id="235" w:author="微软用户" w:date="2018-06-19T22:10:00Z"/>
          <w:trPrChange w:id="236" w:author="微软用户" w:date="2018-03-30T09:52:00Z">
            <w:trPr>
              <w:cantSplit/>
              <w:trHeight w:val="292"/>
            </w:trPr>
          </w:trPrChange>
        </w:trPr>
        <w:tc>
          <w:tcPr>
            <w:tcW w:w="533" w:type="dxa"/>
            <w:vMerge w:val="restart"/>
            <w:vAlign w:val="center"/>
            <w:tcPrChange w:id="237" w:author="微软用户" w:date="2018-03-30T09:52:00Z">
              <w:tcPr>
                <w:tcW w:w="533" w:type="dxa"/>
                <w:vMerge w:val="restart"/>
                <w:vAlign w:val="center"/>
              </w:tcPr>
            </w:tcPrChange>
          </w:tcPr>
          <w:p w:rsidR="00987382" w:rsidDel="001B7BCE" w:rsidRDefault="00987382">
            <w:pPr>
              <w:spacing w:line="480" w:lineRule="exact"/>
              <w:jc w:val="center"/>
              <w:rPr>
                <w:del w:id="238" w:author="微软用户" w:date="2018-06-19T22:10:00Z"/>
                <w:rFonts w:ascii="Arial" w:eastAsia="仿宋_GB2312" w:hAnsi="Arial" w:cs="Arial"/>
                <w:bCs/>
                <w:spacing w:val="20"/>
              </w:rPr>
            </w:pPr>
            <w:del w:id="239" w:author="微软用户" w:date="2018-06-19T22:10:00Z">
              <w:r w:rsidDel="001B7BCE">
                <w:rPr>
                  <w:rFonts w:ascii="Arial" w:eastAsia="仿宋_GB2312" w:hAnsi="Arial" w:cs="Arial"/>
                  <w:bCs/>
                  <w:spacing w:val="20"/>
                </w:rPr>
                <w:delText>序号</w:delText>
              </w:r>
            </w:del>
          </w:p>
        </w:tc>
        <w:tc>
          <w:tcPr>
            <w:tcW w:w="1592" w:type="dxa"/>
            <w:vMerge w:val="restart"/>
            <w:vAlign w:val="center"/>
            <w:tcPrChange w:id="240" w:author="微软用户" w:date="2018-03-30T09:52:00Z">
              <w:tcPr>
                <w:tcW w:w="1592" w:type="dxa"/>
                <w:vMerge w:val="restart"/>
                <w:vAlign w:val="center"/>
              </w:tcPr>
            </w:tcPrChange>
          </w:tcPr>
          <w:p w:rsidR="00987382" w:rsidDel="001B7BCE" w:rsidRDefault="00987382">
            <w:pPr>
              <w:spacing w:line="480" w:lineRule="exact"/>
              <w:jc w:val="center"/>
              <w:rPr>
                <w:del w:id="241" w:author="微软用户" w:date="2018-06-19T22:10:00Z"/>
                <w:rFonts w:ascii="Arial" w:eastAsia="仿宋_GB2312" w:hAnsi="Arial" w:cs="Arial"/>
                <w:bCs/>
                <w:spacing w:val="20"/>
              </w:rPr>
            </w:pPr>
            <w:del w:id="242" w:author="微软用户" w:date="2018-06-19T22:10:00Z">
              <w:r w:rsidDel="001B7BCE">
                <w:rPr>
                  <w:rFonts w:ascii="Arial" w:eastAsia="仿宋_GB2312" w:hAnsi="Arial" w:cs="Arial"/>
                  <w:bCs/>
                  <w:spacing w:val="20"/>
                </w:rPr>
                <w:delText>岗位</w:delText>
              </w:r>
            </w:del>
          </w:p>
        </w:tc>
        <w:tc>
          <w:tcPr>
            <w:tcW w:w="3908" w:type="dxa"/>
            <w:gridSpan w:val="2"/>
            <w:vAlign w:val="center"/>
            <w:tcPrChange w:id="243" w:author="微软用户" w:date="2018-03-30T09:52:00Z">
              <w:tcPr>
                <w:tcW w:w="4118" w:type="dxa"/>
                <w:gridSpan w:val="2"/>
                <w:vAlign w:val="center"/>
              </w:tcPr>
            </w:tcPrChange>
          </w:tcPr>
          <w:p w:rsidR="00987382" w:rsidDel="001B7BCE" w:rsidRDefault="00987382">
            <w:pPr>
              <w:spacing w:line="480" w:lineRule="exact"/>
              <w:jc w:val="center"/>
              <w:rPr>
                <w:del w:id="244" w:author="微软用户" w:date="2018-06-19T22:10:00Z"/>
                <w:rFonts w:ascii="Arial" w:eastAsia="仿宋_GB2312" w:hAnsi="Arial" w:cs="Arial"/>
                <w:bCs/>
                <w:spacing w:val="20"/>
              </w:rPr>
            </w:pPr>
            <w:del w:id="245" w:author="微软用户" w:date="2018-06-19T22:10:00Z">
              <w:r w:rsidDel="001B7BCE">
                <w:rPr>
                  <w:rFonts w:ascii="Arial" w:eastAsia="仿宋_GB2312" w:hAnsi="Arial" w:cs="Arial"/>
                  <w:bCs/>
                  <w:spacing w:val="20"/>
                </w:rPr>
                <w:delText>班别</w:delText>
              </w:r>
            </w:del>
          </w:p>
        </w:tc>
        <w:tc>
          <w:tcPr>
            <w:tcW w:w="851" w:type="dxa"/>
            <w:vMerge w:val="restart"/>
            <w:vAlign w:val="center"/>
            <w:tcPrChange w:id="246" w:author="微软用户" w:date="2018-03-30T09:52:00Z">
              <w:tcPr>
                <w:tcW w:w="915" w:type="dxa"/>
                <w:vMerge w:val="restart"/>
                <w:vAlign w:val="center"/>
              </w:tcPr>
            </w:tcPrChange>
          </w:tcPr>
          <w:p w:rsidR="00987382" w:rsidDel="001B7BCE" w:rsidRDefault="00987382">
            <w:pPr>
              <w:spacing w:line="480" w:lineRule="exact"/>
              <w:jc w:val="center"/>
              <w:rPr>
                <w:del w:id="247" w:author="微软用户" w:date="2018-06-19T22:10:00Z"/>
                <w:rFonts w:ascii="Arial" w:eastAsia="仿宋_GB2312" w:hAnsi="Arial" w:cs="Arial"/>
                <w:bCs/>
                <w:spacing w:val="20"/>
              </w:rPr>
            </w:pPr>
            <w:del w:id="248" w:author="微软用户" w:date="2018-06-19T22:10:00Z">
              <w:r w:rsidDel="001B7BCE">
                <w:rPr>
                  <w:rFonts w:ascii="Arial" w:eastAsia="仿宋_GB2312" w:hAnsi="Arial" w:cs="Arial"/>
                  <w:bCs/>
                  <w:spacing w:val="20"/>
                </w:rPr>
                <w:delText>合计人数</w:delText>
              </w:r>
            </w:del>
          </w:p>
        </w:tc>
        <w:tc>
          <w:tcPr>
            <w:tcW w:w="1527" w:type="dxa"/>
            <w:vMerge w:val="restart"/>
            <w:vAlign w:val="center"/>
            <w:tcPrChange w:id="249" w:author="微软用户" w:date="2018-03-30T09:52:00Z">
              <w:tcPr>
                <w:tcW w:w="1253" w:type="dxa"/>
                <w:vMerge w:val="restart"/>
                <w:vAlign w:val="center"/>
              </w:tcPr>
            </w:tcPrChange>
          </w:tcPr>
          <w:p w:rsidR="00987382" w:rsidDel="001B7BCE" w:rsidRDefault="00987382">
            <w:pPr>
              <w:spacing w:line="480" w:lineRule="exact"/>
              <w:jc w:val="center"/>
              <w:rPr>
                <w:del w:id="250" w:author="微软用户" w:date="2018-06-19T22:10:00Z"/>
                <w:rFonts w:ascii="Arial" w:eastAsia="仿宋_GB2312" w:hAnsi="Arial" w:cs="Arial"/>
                <w:bCs/>
                <w:spacing w:val="20"/>
              </w:rPr>
            </w:pPr>
            <w:del w:id="251" w:author="微软用户" w:date="2018-06-19T22:10:00Z">
              <w:r w:rsidDel="001B7BCE">
                <w:rPr>
                  <w:rFonts w:ascii="Arial" w:eastAsia="仿宋_GB2312" w:hAnsi="Arial" w:cs="Arial"/>
                  <w:bCs/>
                  <w:spacing w:val="20"/>
                </w:rPr>
                <w:delText>备注</w:delText>
              </w:r>
            </w:del>
          </w:p>
        </w:tc>
      </w:tr>
      <w:tr w:rsidR="00987382" w:rsidDel="001B7BCE" w:rsidTr="00FB300E">
        <w:trPr>
          <w:cantSplit/>
          <w:trHeight w:val="292"/>
          <w:del w:id="252" w:author="微软用户" w:date="2018-06-19T22:10:00Z"/>
          <w:trPrChange w:id="253" w:author="微软用户" w:date="2018-03-30T09:52:00Z">
            <w:trPr>
              <w:cantSplit/>
              <w:trHeight w:val="292"/>
            </w:trPr>
          </w:trPrChange>
        </w:trPr>
        <w:tc>
          <w:tcPr>
            <w:tcW w:w="533" w:type="dxa"/>
            <w:vMerge/>
            <w:vAlign w:val="center"/>
            <w:tcPrChange w:id="254" w:author="微软用户" w:date="2018-03-30T09:52:00Z">
              <w:tcPr>
                <w:tcW w:w="533" w:type="dxa"/>
                <w:vMerge/>
                <w:vAlign w:val="center"/>
              </w:tcPr>
            </w:tcPrChange>
          </w:tcPr>
          <w:p w:rsidR="00987382" w:rsidDel="001B7BCE" w:rsidRDefault="00987382">
            <w:pPr>
              <w:spacing w:line="480" w:lineRule="exact"/>
              <w:jc w:val="center"/>
              <w:rPr>
                <w:del w:id="255" w:author="微软用户" w:date="2018-06-19T22:10:00Z"/>
                <w:rFonts w:ascii="Arial" w:eastAsia="仿宋_GB2312" w:hAnsi="Arial" w:cs="Arial"/>
                <w:bCs/>
                <w:spacing w:val="20"/>
              </w:rPr>
            </w:pPr>
          </w:p>
        </w:tc>
        <w:tc>
          <w:tcPr>
            <w:tcW w:w="1592" w:type="dxa"/>
            <w:vMerge/>
            <w:vAlign w:val="center"/>
            <w:tcPrChange w:id="256" w:author="微软用户" w:date="2018-03-30T09:52:00Z">
              <w:tcPr>
                <w:tcW w:w="1592" w:type="dxa"/>
                <w:vMerge/>
                <w:vAlign w:val="center"/>
              </w:tcPr>
            </w:tcPrChange>
          </w:tcPr>
          <w:p w:rsidR="00987382" w:rsidDel="001B7BCE" w:rsidRDefault="00987382">
            <w:pPr>
              <w:spacing w:line="480" w:lineRule="exact"/>
              <w:jc w:val="center"/>
              <w:rPr>
                <w:del w:id="257" w:author="微软用户" w:date="2018-06-19T22:10:00Z"/>
                <w:rFonts w:ascii="Arial" w:eastAsia="仿宋_GB2312" w:hAnsi="Arial" w:cs="Arial"/>
                <w:bCs/>
                <w:spacing w:val="20"/>
              </w:rPr>
            </w:pPr>
          </w:p>
        </w:tc>
        <w:tc>
          <w:tcPr>
            <w:tcW w:w="1924" w:type="dxa"/>
            <w:vAlign w:val="center"/>
            <w:tcPrChange w:id="258" w:author="微软用户" w:date="2018-03-30T09:52:00Z">
              <w:tcPr>
                <w:tcW w:w="2148" w:type="dxa"/>
                <w:vAlign w:val="center"/>
              </w:tcPr>
            </w:tcPrChange>
          </w:tcPr>
          <w:p w:rsidR="00987382" w:rsidDel="001B7BCE" w:rsidRDefault="00987382">
            <w:pPr>
              <w:spacing w:line="480" w:lineRule="exact"/>
              <w:jc w:val="center"/>
              <w:rPr>
                <w:del w:id="259" w:author="微软用户" w:date="2018-06-19T22:10:00Z"/>
                <w:rFonts w:ascii="Arial" w:eastAsia="仿宋_GB2312" w:hAnsi="Arial" w:cs="Arial"/>
                <w:bCs/>
                <w:spacing w:val="20"/>
              </w:rPr>
            </w:pPr>
            <w:del w:id="260" w:author="微软用户" w:date="2018-06-19T22:10:00Z">
              <w:r w:rsidDel="001B7BCE">
                <w:rPr>
                  <w:rFonts w:ascii="Arial" w:eastAsia="仿宋_GB2312" w:hAnsi="Arial" w:cs="Arial"/>
                  <w:bCs/>
                  <w:spacing w:val="20"/>
                </w:rPr>
                <w:delText>日常养护人员</w:delText>
              </w:r>
            </w:del>
          </w:p>
        </w:tc>
        <w:tc>
          <w:tcPr>
            <w:tcW w:w="1984" w:type="dxa"/>
            <w:vAlign w:val="center"/>
            <w:tcPrChange w:id="261" w:author="微软用户" w:date="2018-03-30T09:52:00Z">
              <w:tcPr>
                <w:tcW w:w="1970" w:type="dxa"/>
                <w:vAlign w:val="center"/>
              </w:tcPr>
            </w:tcPrChange>
          </w:tcPr>
          <w:p w:rsidR="00987382" w:rsidDel="001B7BCE" w:rsidRDefault="00987382">
            <w:pPr>
              <w:spacing w:line="480" w:lineRule="exact"/>
              <w:jc w:val="center"/>
              <w:rPr>
                <w:del w:id="262" w:author="微软用户" w:date="2018-06-19T22:10:00Z"/>
                <w:rFonts w:ascii="Arial" w:eastAsia="仿宋_GB2312" w:hAnsi="Arial" w:cs="Arial"/>
                <w:bCs/>
                <w:spacing w:val="20"/>
              </w:rPr>
            </w:pPr>
            <w:del w:id="263" w:author="微软用户" w:date="2018-06-19T22:10:00Z">
              <w:r w:rsidDel="001B7BCE">
                <w:rPr>
                  <w:rFonts w:ascii="Arial" w:eastAsia="仿宋_GB2312" w:hAnsi="Arial" w:cs="Arial"/>
                  <w:bCs/>
                  <w:spacing w:val="20"/>
                </w:rPr>
                <w:delText>季节性加配人员</w:delText>
              </w:r>
            </w:del>
          </w:p>
        </w:tc>
        <w:tc>
          <w:tcPr>
            <w:tcW w:w="851" w:type="dxa"/>
            <w:vMerge/>
            <w:vAlign w:val="center"/>
            <w:tcPrChange w:id="264" w:author="微软用户" w:date="2018-03-30T09:52:00Z">
              <w:tcPr>
                <w:tcW w:w="915" w:type="dxa"/>
                <w:vMerge/>
                <w:vAlign w:val="center"/>
              </w:tcPr>
            </w:tcPrChange>
          </w:tcPr>
          <w:p w:rsidR="00987382" w:rsidDel="001B7BCE" w:rsidRDefault="00987382">
            <w:pPr>
              <w:spacing w:line="480" w:lineRule="exact"/>
              <w:jc w:val="center"/>
              <w:rPr>
                <w:del w:id="265" w:author="微软用户" w:date="2018-06-19T22:10:00Z"/>
                <w:rFonts w:ascii="Arial" w:eastAsia="仿宋_GB2312" w:hAnsi="Arial" w:cs="Arial"/>
                <w:bCs/>
                <w:spacing w:val="20"/>
              </w:rPr>
            </w:pPr>
          </w:p>
        </w:tc>
        <w:tc>
          <w:tcPr>
            <w:tcW w:w="1527" w:type="dxa"/>
            <w:vMerge/>
            <w:vAlign w:val="center"/>
            <w:tcPrChange w:id="266" w:author="微软用户" w:date="2018-03-30T09:52:00Z">
              <w:tcPr>
                <w:tcW w:w="1253" w:type="dxa"/>
                <w:vMerge/>
                <w:vAlign w:val="center"/>
              </w:tcPr>
            </w:tcPrChange>
          </w:tcPr>
          <w:p w:rsidR="00987382" w:rsidDel="001B7BCE" w:rsidRDefault="00987382">
            <w:pPr>
              <w:spacing w:line="480" w:lineRule="exact"/>
              <w:jc w:val="center"/>
              <w:rPr>
                <w:del w:id="267" w:author="微软用户" w:date="2018-06-19T22:10:00Z"/>
                <w:rFonts w:ascii="Arial" w:eastAsia="仿宋_GB2312" w:hAnsi="Arial" w:cs="Arial"/>
                <w:bCs/>
                <w:spacing w:val="20"/>
              </w:rPr>
            </w:pPr>
          </w:p>
        </w:tc>
      </w:tr>
      <w:tr w:rsidR="00987382" w:rsidDel="001B7BCE" w:rsidTr="00FB300E">
        <w:trPr>
          <w:trHeight w:val="392"/>
          <w:del w:id="268" w:author="微软用户" w:date="2018-06-19T22:10:00Z"/>
          <w:trPrChange w:id="269" w:author="微软用户" w:date="2018-03-30T09:52:00Z">
            <w:trPr>
              <w:trHeight w:val="392"/>
            </w:trPr>
          </w:trPrChange>
        </w:trPr>
        <w:tc>
          <w:tcPr>
            <w:tcW w:w="533" w:type="dxa"/>
            <w:vAlign w:val="center"/>
            <w:tcPrChange w:id="270" w:author="微软用户" w:date="2018-03-30T09:52:00Z">
              <w:tcPr>
                <w:tcW w:w="533" w:type="dxa"/>
                <w:vAlign w:val="center"/>
              </w:tcPr>
            </w:tcPrChange>
          </w:tcPr>
          <w:p w:rsidR="00987382" w:rsidDel="001B7BCE" w:rsidRDefault="00987382">
            <w:pPr>
              <w:spacing w:line="480" w:lineRule="exact"/>
              <w:jc w:val="center"/>
              <w:rPr>
                <w:del w:id="271" w:author="微软用户" w:date="2018-06-19T22:10:00Z"/>
                <w:rFonts w:ascii="Arial" w:eastAsia="仿宋_GB2312" w:hAnsi="Arial" w:cs="Arial"/>
                <w:bCs/>
                <w:spacing w:val="20"/>
              </w:rPr>
            </w:pPr>
            <w:del w:id="272" w:author="微软用户" w:date="2018-06-19T22:10:00Z">
              <w:r w:rsidDel="001B7BCE">
                <w:rPr>
                  <w:rFonts w:ascii="Arial" w:eastAsia="仿宋_GB2312" w:hAnsi="Arial" w:cs="Arial"/>
                  <w:bCs/>
                  <w:spacing w:val="20"/>
                </w:rPr>
                <w:delText>1</w:delText>
              </w:r>
            </w:del>
          </w:p>
        </w:tc>
        <w:tc>
          <w:tcPr>
            <w:tcW w:w="1592" w:type="dxa"/>
            <w:vAlign w:val="center"/>
            <w:tcPrChange w:id="273" w:author="微软用户" w:date="2018-03-30T09:52:00Z">
              <w:tcPr>
                <w:tcW w:w="1592" w:type="dxa"/>
                <w:vAlign w:val="center"/>
              </w:tcPr>
            </w:tcPrChange>
          </w:tcPr>
          <w:p w:rsidR="00987382" w:rsidDel="001B7BCE" w:rsidRDefault="00987382">
            <w:pPr>
              <w:spacing w:line="480" w:lineRule="exact"/>
              <w:jc w:val="center"/>
              <w:rPr>
                <w:del w:id="274" w:author="微软用户" w:date="2018-06-19T22:10:00Z"/>
                <w:rFonts w:ascii="Arial" w:eastAsia="仿宋_GB2312" w:hAnsi="Arial" w:cs="Arial"/>
                <w:bCs/>
                <w:spacing w:val="20"/>
              </w:rPr>
            </w:pPr>
            <w:del w:id="275" w:author="微软用户" w:date="2018-03-30T09:56:00Z">
              <w:r w:rsidDel="00FB300E">
                <w:rPr>
                  <w:rFonts w:ascii="Arial" w:eastAsia="仿宋_GB2312" w:hAnsi="Arial" w:cs="Arial"/>
                  <w:bCs/>
                  <w:spacing w:val="20"/>
                </w:rPr>
                <w:delText>领班</w:delText>
              </w:r>
            </w:del>
          </w:p>
        </w:tc>
        <w:tc>
          <w:tcPr>
            <w:tcW w:w="1924" w:type="dxa"/>
            <w:vAlign w:val="center"/>
            <w:tcPrChange w:id="276" w:author="微软用户" w:date="2018-03-30T09:52:00Z">
              <w:tcPr>
                <w:tcW w:w="2148" w:type="dxa"/>
                <w:vAlign w:val="center"/>
              </w:tcPr>
            </w:tcPrChange>
          </w:tcPr>
          <w:p w:rsidR="00987382" w:rsidDel="001B7BCE" w:rsidRDefault="00987382">
            <w:pPr>
              <w:spacing w:line="480" w:lineRule="exact"/>
              <w:jc w:val="center"/>
              <w:rPr>
                <w:del w:id="277" w:author="微软用户" w:date="2018-06-19T22:10:00Z"/>
                <w:rFonts w:ascii="Arial" w:eastAsia="仿宋_GB2312" w:hAnsi="Arial" w:cs="Arial"/>
                <w:b/>
                <w:bCs/>
                <w:color w:val="008000"/>
                <w:spacing w:val="20"/>
              </w:rPr>
            </w:pPr>
          </w:p>
        </w:tc>
        <w:tc>
          <w:tcPr>
            <w:tcW w:w="1984" w:type="dxa"/>
            <w:vAlign w:val="center"/>
            <w:tcPrChange w:id="278" w:author="微软用户" w:date="2018-03-30T09:52:00Z">
              <w:tcPr>
                <w:tcW w:w="1970" w:type="dxa"/>
                <w:vAlign w:val="center"/>
              </w:tcPr>
            </w:tcPrChange>
          </w:tcPr>
          <w:p w:rsidR="00987382" w:rsidDel="001B7BCE" w:rsidRDefault="00987382">
            <w:pPr>
              <w:spacing w:line="480" w:lineRule="exact"/>
              <w:jc w:val="center"/>
              <w:rPr>
                <w:del w:id="279" w:author="微软用户" w:date="2018-06-19T22:10:00Z"/>
                <w:rFonts w:ascii="Arial" w:eastAsia="仿宋_GB2312" w:hAnsi="Arial" w:cs="Arial"/>
                <w:bCs/>
                <w:spacing w:val="20"/>
              </w:rPr>
            </w:pPr>
          </w:p>
        </w:tc>
        <w:tc>
          <w:tcPr>
            <w:tcW w:w="851" w:type="dxa"/>
            <w:vAlign w:val="center"/>
            <w:tcPrChange w:id="280" w:author="微软用户" w:date="2018-03-30T09:52:00Z">
              <w:tcPr>
                <w:tcW w:w="915" w:type="dxa"/>
                <w:vAlign w:val="center"/>
              </w:tcPr>
            </w:tcPrChange>
          </w:tcPr>
          <w:p w:rsidR="00987382" w:rsidDel="001B7BCE" w:rsidRDefault="00987382">
            <w:pPr>
              <w:spacing w:line="480" w:lineRule="exact"/>
              <w:jc w:val="center"/>
              <w:rPr>
                <w:del w:id="281" w:author="微软用户" w:date="2018-06-19T22:10:00Z"/>
                <w:rFonts w:ascii="Arial" w:eastAsia="仿宋_GB2312" w:hAnsi="Arial" w:cs="Arial"/>
                <w:b/>
                <w:bCs/>
                <w:spacing w:val="20"/>
              </w:rPr>
            </w:pPr>
          </w:p>
        </w:tc>
        <w:tc>
          <w:tcPr>
            <w:tcW w:w="1527" w:type="dxa"/>
            <w:vAlign w:val="center"/>
            <w:tcPrChange w:id="282" w:author="微软用户" w:date="2018-03-30T09:52:00Z">
              <w:tcPr>
                <w:tcW w:w="1253" w:type="dxa"/>
                <w:vAlign w:val="center"/>
              </w:tcPr>
            </w:tcPrChange>
          </w:tcPr>
          <w:p w:rsidR="00987382" w:rsidDel="001B7BCE" w:rsidRDefault="00987382">
            <w:pPr>
              <w:spacing w:line="480" w:lineRule="exact"/>
              <w:jc w:val="center"/>
              <w:rPr>
                <w:del w:id="283" w:author="微软用户" w:date="2018-06-19T22:10:00Z"/>
                <w:rFonts w:ascii="Arial" w:eastAsia="仿宋_GB2312" w:hAnsi="Arial" w:cs="Arial"/>
                <w:bCs/>
                <w:spacing w:val="20"/>
              </w:rPr>
            </w:pPr>
          </w:p>
        </w:tc>
      </w:tr>
      <w:tr w:rsidR="00987382" w:rsidDel="001B7BCE" w:rsidTr="00FB300E">
        <w:trPr>
          <w:cantSplit/>
          <w:trHeight w:val="413"/>
          <w:del w:id="284" w:author="微软用户" w:date="2018-06-19T22:10:00Z"/>
          <w:trPrChange w:id="285" w:author="微软用户" w:date="2018-03-30T09:52:00Z">
            <w:trPr>
              <w:cantSplit/>
              <w:trHeight w:val="413"/>
            </w:trPr>
          </w:trPrChange>
        </w:trPr>
        <w:tc>
          <w:tcPr>
            <w:tcW w:w="533" w:type="dxa"/>
            <w:vAlign w:val="center"/>
            <w:tcPrChange w:id="286" w:author="微软用户" w:date="2018-03-30T09:52:00Z">
              <w:tcPr>
                <w:tcW w:w="533" w:type="dxa"/>
                <w:vAlign w:val="center"/>
              </w:tcPr>
            </w:tcPrChange>
          </w:tcPr>
          <w:p w:rsidR="00987382" w:rsidDel="001B7BCE" w:rsidRDefault="00987382">
            <w:pPr>
              <w:spacing w:line="480" w:lineRule="exact"/>
              <w:jc w:val="center"/>
              <w:rPr>
                <w:del w:id="287" w:author="微软用户" w:date="2018-06-19T22:10:00Z"/>
                <w:rFonts w:ascii="Arial" w:eastAsia="仿宋_GB2312" w:hAnsi="Arial" w:cs="Arial"/>
                <w:bCs/>
                <w:spacing w:val="20"/>
              </w:rPr>
            </w:pPr>
            <w:del w:id="288" w:author="微软用户" w:date="2018-06-19T22:10:00Z">
              <w:r w:rsidDel="001B7BCE">
                <w:rPr>
                  <w:rFonts w:ascii="Arial" w:eastAsia="仿宋_GB2312" w:hAnsi="Arial" w:cs="Arial"/>
                  <w:bCs/>
                  <w:spacing w:val="20"/>
                </w:rPr>
                <w:delText>2</w:delText>
              </w:r>
            </w:del>
          </w:p>
        </w:tc>
        <w:tc>
          <w:tcPr>
            <w:tcW w:w="1592" w:type="dxa"/>
            <w:vAlign w:val="center"/>
            <w:tcPrChange w:id="289" w:author="微软用户" w:date="2018-03-30T09:52:00Z">
              <w:tcPr>
                <w:tcW w:w="1592" w:type="dxa"/>
                <w:vAlign w:val="center"/>
              </w:tcPr>
            </w:tcPrChange>
          </w:tcPr>
          <w:p w:rsidR="00987382" w:rsidDel="001B7BCE" w:rsidRDefault="00987382">
            <w:pPr>
              <w:spacing w:line="480" w:lineRule="exact"/>
              <w:jc w:val="center"/>
              <w:rPr>
                <w:del w:id="290" w:author="微软用户" w:date="2018-06-19T22:10:00Z"/>
                <w:rFonts w:ascii="Arial" w:eastAsia="仿宋_GB2312" w:hAnsi="Arial" w:cs="Arial"/>
                <w:bCs/>
                <w:spacing w:val="20"/>
              </w:rPr>
            </w:pPr>
            <w:del w:id="291" w:author="微软用户" w:date="2018-06-19T22:10:00Z">
              <w:r w:rsidDel="001B7BCE">
                <w:rPr>
                  <w:rFonts w:ascii="Arial" w:eastAsia="仿宋_GB2312" w:hAnsi="Arial" w:cs="Arial"/>
                  <w:bCs/>
                  <w:spacing w:val="20"/>
                </w:rPr>
                <w:delText>技术养护工</w:delText>
              </w:r>
            </w:del>
          </w:p>
        </w:tc>
        <w:tc>
          <w:tcPr>
            <w:tcW w:w="1924" w:type="dxa"/>
            <w:vAlign w:val="center"/>
            <w:tcPrChange w:id="292" w:author="微软用户" w:date="2018-03-30T09:52:00Z">
              <w:tcPr>
                <w:tcW w:w="2148" w:type="dxa"/>
                <w:vAlign w:val="center"/>
              </w:tcPr>
            </w:tcPrChange>
          </w:tcPr>
          <w:p w:rsidR="00987382" w:rsidDel="001B7BCE" w:rsidRDefault="00987382">
            <w:pPr>
              <w:spacing w:line="480" w:lineRule="exact"/>
              <w:jc w:val="center"/>
              <w:rPr>
                <w:del w:id="293" w:author="微软用户" w:date="2018-06-19T22:10:00Z"/>
                <w:rFonts w:ascii="Arial" w:eastAsia="仿宋_GB2312" w:hAnsi="Arial" w:cs="Arial"/>
                <w:bCs/>
                <w:color w:val="008000"/>
                <w:spacing w:val="20"/>
              </w:rPr>
            </w:pPr>
          </w:p>
        </w:tc>
        <w:tc>
          <w:tcPr>
            <w:tcW w:w="1984" w:type="dxa"/>
            <w:vAlign w:val="center"/>
            <w:tcPrChange w:id="294" w:author="微软用户" w:date="2018-03-30T09:52:00Z">
              <w:tcPr>
                <w:tcW w:w="1970" w:type="dxa"/>
                <w:vAlign w:val="center"/>
              </w:tcPr>
            </w:tcPrChange>
          </w:tcPr>
          <w:p w:rsidR="00987382" w:rsidDel="001B7BCE" w:rsidRDefault="00987382">
            <w:pPr>
              <w:spacing w:line="480" w:lineRule="exact"/>
              <w:jc w:val="center"/>
              <w:rPr>
                <w:del w:id="295" w:author="微软用户" w:date="2018-06-19T22:10:00Z"/>
                <w:rFonts w:ascii="Arial" w:eastAsia="仿宋_GB2312" w:hAnsi="Arial" w:cs="Arial"/>
                <w:bCs/>
                <w:spacing w:val="20"/>
              </w:rPr>
            </w:pPr>
          </w:p>
        </w:tc>
        <w:tc>
          <w:tcPr>
            <w:tcW w:w="851" w:type="dxa"/>
            <w:vAlign w:val="center"/>
            <w:tcPrChange w:id="296" w:author="微软用户" w:date="2018-03-30T09:52:00Z">
              <w:tcPr>
                <w:tcW w:w="915" w:type="dxa"/>
                <w:vAlign w:val="center"/>
              </w:tcPr>
            </w:tcPrChange>
          </w:tcPr>
          <w:p w:rsidR="00987382" w:rsidDel="001B7BCE" w:rsidRDefault="00987382">
            <w:pPr>
              <w:spacing w:line="480" w:lineRule="exact"/>
              <w:jc w:val="center"/>
              <w:rPr>
                <w:del w:id="297" w:author="微软用户" w:date="2018-06-19T22:10:00Z"/>
                <w:rFonts w:ascii="Arial" w:eastAsia="仿宋_GB2312" w:hAnsi="Arial" w:cs="Arial"/>
                <w:bCs/>
                <w:spacing w:val="20"/>
              </w:rPr>
            </w:pPr>
          </w:p>
        </w:tc>
        <w:tc>
          <w:tcPr>
            <w:tcW w:w="1527" w:type="dxa"/>
            <w:vAlign w:val="center"/>
            <w:tcPrChange w:id="298" w:author="微软用户" w:date="2018-03-30T09:52:00Z">
              <w:tcPr>
                <w:tcW w:w="1253" w:type="dxa"/>
                <w:vAlign w:val="center"/>
              </w:tcPr>
            </w:tcPrChange>
          </w:tcPr>
          <w:p w:rsidR="00987382" w:rsidDel="001B7BCE" w:rsidRDefault="00987382">
            <w:pPr>
              <w:spacing w:line="480" w:lineRule="exact"/>
              <w:jc w:val="center"/>
              <w:rPr>
                <w:del w:id="299" w:author="微软用户" w:date="2018-06-19T22:10:00Z"/>
                <w:rFonts w:ascii="Arial" w:eastAsia="仿宋_GB2312" w:hAnsi="Arial" w:cs="Arial"/>
                <w:bCs/>
                <w:spacing w:val="20"/>
              </w:rPr>
            </w:pPr>
          </w:p>
        </w:tc>
      </w:tr>
      <w:tr w:rsidR="00987382" w:rsidDel="001B7BCE" w:rsidTr="00FB300E">
        <w:trPr>
          <w:cantSplit/>
          <w:trHeight w:val="419"/>
          <w:del w:id="300" w:author="微软用户" w:date="2018-06-19T22:10:00Z"/>
          <w:trPrChange w:id="301" w:author="微软用户" w:date="2018-03-30T09:52:00Z">
            <w:trPr>
              <w:cantSplit/>
              <w:trHeight w:val="419"/>
            </w:trPr>
          </w:trPrChange>
        </w:trPr>
        <w:tc>
          <w:tcPr>
            <w:tcW w:w="533" w:type="dxa"/>
            <w:vAlign w:val="center"/>
            <w:tcPrChange w:id="302" w:author="微软用户" w:date="2018-03-30T09:52:00Z">
              <w:tcPr>
                <w:tcW w:w="533" w:type="dxa"/>
                <w:vAlign w:val="center"/>
              </w:tcPr>
            </w:tcPrChange>
          </w:tcPr>
          <w:p w:rsidR="00987382" w:rsidDel="001B7BCE" w:rsidRDefault="00987382">
            <w:pPr>
              <w:spacing w:line="480" w:lineRule="exact"/>
              <w:jc w:val="center"/>
              <w:rPr>
                <w:del w:id="303" w:author="微软用户" w:date="2018-06-19T22:10:00Z"/>
                <w:rFonts w:ascii="Arial" w:eastAsia="仿宋_GB2312" w:hAnsi="Arial" w:cs="Arial"/>
                <w:bCs/>
                <w:spacing w:val="20"/>
              </w:rPr>
            </w:pPr>
            <w:del w:id="304" w:author="微软用户" w:date="2018-06-19T22:10:00Z">
              <w:r w:rsidDel="001B7BCE">
                <w:rPr>
                  <w:rFonts w:ascii="Arial" w:eastAsia="仿宋_GB2312" w:hAnsi="Arial" w:cs="Arial"/>
                  <w:bCs/>
                  <w:spacing w:val="20"/>
                </w:rPr>
                <w:delText>3</w:delText>
              </w:r>
            </w:del>
          </w:p>
        </w:tc>
        <w:tc>
          <w:tcPr>
            <w:tcW w:w="1592" w:type="dxa"/>
            <w:vAlign w:val="center"/>
            <w:tcPrChange w:id="305" w:author="微软用户" w:date="2018-03-30T09:52:00Z">
              <w:tcPr>
                <w:tcW w:w="1592" w:type="dxa"/>
                <w:vAlign w:val="center"/>
              </w:tcPr>
            </w:tcPrChange>
          </w:tcPr>
          <w:p w:rsidR="00987382" w:rsidDel="001B7BCE" w:rsidRDefault="00987382">
            <w:pPr>
              <w:spacing w:line="480" w:lineRule="exact"/>
              <w:jc w:val="center"/>
              <w:rPr>
                <w:del w:id="306" w:author="微软用户" w:date="2018-06-19T22:10:00Z"/>
                <w:rFonts w:ascii="Arial" w:eastAsia="仿宋_GB2312" w:hAnsi="Arial" w:cs="Arial"/>
                <w:bCs/>
                <w:spacing w:val="20"/>
              </w:rPr>
            </w:pPr>
            <w:del w:id="307" w:author="微软用户" w:date="2018-06-19T22:10:00Z">
              <w:r w:rsidDel="001B7BCE">
                <w:rPr>
                  <w:rFonts w:ascii="Arial" w:eastAsia="仿宋_GB2312" w:hAnsi="Arial" w:cs="Arial"/>
                  <w:bCs/>
                  <w:spacing w:val="20"/>
                </w:rPr>
                <w:delText>基本养护工</w:delText>
              </w:r>
            </w:del>
          </w:p>
        </w:tc>
        <w:tc>
          <w:tcPr>
            <w:tcW w:w="1924" w:type="dxa"/>
            <w:vAlign w:val="center"/>
            <w:tcPrChange w:id="308" w:author="微软用户" w:date="2018-03-30T09:52:00Z">
              <w:tcPr>
                <w:tcW w:w="2148" w:type="dxa"/>
                <w:vAlign w:val="center"/>
              </w:tcPr>
            </w:tcPrChange>
          </w:tcPr>
          <w:p w:rsidR="00987382" w:rsidDel="001B7BCE" w:rsidRDefault="00987382">
            <w:pPr>
              <w:spacing w:line="480" w:lineRule="exact"/>
              <w:jc w:val="center"/>
              <w:rPr>
                <w:del w:id="309" w:author="微软用户" w:date="2018-06-19T22:10:00Z"/>
                <w:rFonts w:ascii="Arial" w:eastAsia="仿宋_GB2312" w:hAnsi="Arial" w:cs="Arial"/>
                <w:bCs/>
                <w:color w:val="008000"/>
                <w:spacing w:val="20"/>
              </w:rPr>
            </w:pPr>
          </w:p>
        </w:tc>
        <w:tc>
          <w:tcPr>
            <w:tcW w:w="1984" w:type="dxa"/>
            <w:vAlign w:val="center"/>
            <w:tcPrChange w:id="310" w:author="微软用户" w:date="2018-03-30T09:52:00Z">
              <w:tcPr>
                <w:tcW w:w="1970" w:type="dxa"/>
                <w:vAlign w:val="center"/>
              </w:tcPr>
            </w:tcPrChange>
          </w:tcPr>
          <w:p w:rsidR="00987382" w:rsidDel="001B7BCE" w:rsidRDefault="00987382">
            <w:pPr>
              <w:spacing w:line="480" w:lineRule="exact"/>
              <w:jc w:val="center"/>
              <w:rPr>
                <w:del w:id="311" w:author="微软用户" w:date="2018-06-19T22:10:00Z"/>
                <w:rFonts w:ascii="Arial" w:eastAsia="仿宋_GB2312" w:hAnsi="Arial" w:cs="Arial"/>
                <w:bCs/>
                <w:spacing w:val="20"/>
              </w:rPr>
            </w:pPr>
          </w:p>
        </w:tc>
        <w:tc>
          <w:tcPr>
            <w:tcW w:w="851" w:type="dxa"/>
            <w:vAlign w:val="center"/>
            <w:tcPrChange w:id="312" w:author="微软用户" w:date="2018-03-30T09:52:00Z">
              <w:tcPr>
                <w:tcW w:w="915" w:type="dxa"/>
                <w:vAlign w:val="center"/>
              </w:tcPr>
            </w:tcPrChange>
          </w:tcPr>
          <w:p w:rsidR="00987382" w:rsidDel="001B7BCE" w:rsidRDefault="00987382">
            <w:pPr>
              <w:spacing w:line="480" w:lineRule="exact"/>
              <w:jc w:val="center"/>
              <w:rPr>
                <w:del w:id="313" w:author="微软用户" w:date="2018-06-19T22:10:00Z"/>
                <w:rFonts w:ascii="Arial" w:eastAsia="仿宋_GB2312" w:hAnsi="Arial" w:cs="Arial"/>
                <w:bCs/>
                <w:spacing w:val="20"/>
              </w:rPr>
            </w:pPr>
          </w:p>
        </w:tc>
        <w:tc>
          <w:tcPr>
            <w:tcW w:w="1527" w:type="dxa"/>
            <w:vAlign w:val="center"/>
            <w:tcPrChange w:id="314" w:author="微软用户" w:date="2018-03-30T09:52:00Z">
              <w:tcPr>
                <w:tcW w:w="1253" w:type="dxa"/>
                <w:vAlign w:val="center"/>
              </w:tcPr>
            </w:tcPrChange>
          </w:tcPr>
          <w:p w:rsidR="00987382" w:rsidDel="001B7BCE" w:rsidRDefault="00987382">
            <w:pPr>
              <w:spacing w:line="480" w:lineRule="exact"/>
              <w:jc w:val="center"/>
              <w:rPr>
                <w:del w:id="315" w:author="微软用户" w:date="2018-06-19T22:10:00Z"/>
                <w:rFonts w:ascii="Arial" w:eastAsia="仿宋_GB2312" w:hAnsi="Arial" w:cs="Arial"/>
                <w:bCs/>
                <w:spacing w:val="20"/>
              </w:rPr>
            </w:pPr>
          </w:p>
        </w:tc>
      </w:tr>
      <w:tr w:rsidR="00987382" w:rsidDel="001B7BCE" w:rsidTr="00FB300E">
        <w:trPr>
          <w:trHeight w:val="424"/>
          <w:del w:id="316" w:author="微软用户" w:date="2018-06-19T22:10:00Z"/>
          <w:trPrChange w:id="317" w:author="微软用户" w:date="2018-03-30T09:52:00Z">
            <w:trPr>
              <w:trHeight w:val="424"/>
            </w:trPr>
          </w:trPrChange>
        </w:trPr>
        <w:tc>
          <w:tcPr>
            <w:tcW w:w="533" w:type="dxa"/>
            <w:vAlign w:val="center"/>
            <w:tcPrChange w:id="318" w:author="微软用户" w:date="2018-03-30T09:52:00Z">
              <w:tcPr>
                <w:tcW w:w="533" w:type="dxa"/>
                <w:vAlign w:val="center"/>
              </w:tcPr>
            </w:tcPrChange>
          </w:tcPr>
          <w:p w:rsidR="00987382" w:rsidDel="001B7BCE" w:rsidRDefault="00987382">
            <w:pPr>
              <w:spacing w:line="480" w:lineRule="exact"/>
              <w:jc w:val="center"/>
              <w:rPr>
                <w:del w:id="319" w:author="微软用户" w:date="2018-06-19T22:10:00Z"/>
                <w:rFonts w:ascii="Arial" w:eastAsia="仿宋_GB2312" w:hAnsi="Arial" w:cs="Arial"/>
                <w:bCs/>
                <w:spacing w:val="20"/>
              </w:rPr>
            </w:pPr>
            <w:del w:id="320" w:author="微软用户" w:date="2018-06-19T22:10:00Z">
              <w:r w:rsidDel="001B7BCE">
                <w:rPr>
                  <w:rFonts w:ascii="Arial" w:eastAsia="仿宋_GB2312" w:hAnsi="Arial" w:cs="Arial"/>
                  <w:bCs/>
                  <w:spacing w:val="20"/>
                </w:rPr>
                <w:delText>4</w:delText>
              </w:r>
            </w:del>
          </w:p>
        </w:tc>
        <w:tc>
          <w:tcPr>
            <w:tcW w:w="1592" w:type="dxa"/>
            <w:vAlign w:val="center"/>
            <w:tcPrChange w:id="321" w:author="微软用户" w:date="2018-03-30T09:52:00Z">
              <w:tcPr>
                <w:tcW w:w="1592" w:type="dxa"/>
                <w:vAlign w:val="center"/>
              </w:tcPr>
            </w:tcPrChange>
          </w:tcPr>
          <w:p w:rsidR="00987382" w:rsidDel="001B7BCE" w:rsidRDefault="00987382">
            <w:pPr>
              <w:spacing w:line="480" w:lineRule="exact"/>
              <w:jc w:val="center"/>
              <w:rPr>
                <w:del w:id="322" w:author="微软用户" w:date="2018-06-19T22:10:00Z"/>
                <w:rFonts w:ascii="Arial" w:eastAsia="仿宋_GB2312" w:hAnsi="Arial" w:cs="Arial"/>
                <w:bCs/>
                <w:spacing w:val="20"/>
              </w:rPr>
            </w:pPr>
            <w:del w:id="323" w:author="微软用户" w:date="2018-06-19T22:10:00Z">
              <w:r w:rsidDel="001B7BCE">
                <w:rPr>
                  <w:rFonts w:ascii="Arial" w:eastAsia="仿宋_GB2312" w:hAnsi="Arial" w:cs="Arial"/>
                  <w:bCs/>
                  <w:spacing w:val="20"/>
                </w:rPr>
                <w:delText>合计</w:delText>
              </w:r>
            </w:del>
          </w:p>
        </w:tc>
        <w:tc>
          <w:tcPr>
            <w:tcW w:w="1924" w:type="dxa"/>
            <w:vAlign w:val="center"/>
            <w:tcPrChange w:id="324" w:author="微软用户" w:date="2018-03-30T09:52:00Z">
              <w:tcPr>
                <w:tcW w:w="2148" w:type="dxa"/>
                <w:vAlign w:val="center"/>
              </w:tcPr>
            </w:tcPrChange>
          </w:tcPr>
          <w:p w:rsidR="00987382" w:rsidDel="001B7BCE" w:rsidRDefault="00987382">
            <w:pPr>
              <w:spacing w:line="480" w:lineRule="exact"/>
              <w:jc w:val="center"/>
              <w:rPr>
                <w:del w:id="325" w:author="微软用户" w:date="2018-06-19T22:10:00Z"/>
                <w:rFonts w:ascii="Arial" w:eastAsia="仿宋_GB2312" w:hAnsi="Arial" w:cs="Arial"/>
                <w:b/>
                <w:bCs/>
                <w:color w:val="008000"/>
                <w:spacing w:val="20"/>
              </w:rPr>
            </w:pPr>
          </w:p>
        </w:tc>
        <w:tc>
          <w:tcPr>
            <w:tcW w:w="1984" w:type="dxa"/>
            <w:vAlign w:val="center"/>
            <w:tcPrChange w:id="326" w:author="微软用户" w:date="2018-03-30T09:52:00Z">
              <w:tcPr>
                <w:tcW w:w="1970" w:type="dxa"/>
                <w:vAlign w:val="center"/>
              </w:tcPr>
            </w:tcPrChange>
          </w:tcPr>
          <w:p w:rsidR="00987382" w:rsidDel="001B7BCE" w:rsidRDefault="00987382">
            <w:pPr>
              <w:spacing w:line="480" w:lineRule="exact"/>
              <w:jc w:val="center"/>
              <w:rPr>
                <w:del w:id="327" w:author="微软用户" w:date="2018-06-19T22:10:00Z"/>
                <w:rFonts w:ascii="Arial" w:eastAsia="仿宋_GB2312" w:hAnsi="Arial" w:cs="Arial"/>
                <w:bCs/>
                <w:spacing w:val="20"/>
              </w:rPr>
            </w:pPr>
          </w:p>
        </w:tc>
        <w:tc>
          <w:tcPr>
            <w:tcW w:w="851" w:type="dxa"/>
            <w:vAlign w:val="center"/>
            <w:tcPrChange w:id="328" w:author="微软用户" w:date="2018-03-30T09:52:00Z">
              <w:tcPr>
                <w:tcW w:w="915" w:type="dxa"/>
                <w:vAlign w:val="center"/>
              </w:tcPr>
            </w:tcPrChange>
          </w:tcPr>
          <w:p w:rsidR="00987382" w:rsidDel="001B7BCE" w:rsidRDefault="00987382">
            <w:pPr>
              <w:spacing w:line="480" w:lineRule="exact"/>
              <w:jc w:val="center"/>
              <w:rPr>
                <w:del w:id="329" w:author="微软用户" w:date="2018-06-19T22:10:00Z"/>
                <w:rFonts w:ascii="Arial" w:eastAsia="仿宋_GB2312" w:hAnsi="Arial" w:cs="Arial"/>
                <w:b/>
                <w:bCs/>
                <w:spacing w:val="20"/>
              </w:rPr>
            </w:pPr>
          </w:p>
        </w:tc>
        <w:tc>
          <w:tcPr>
            <w:tcW w:w="1527" w:type="dxa"/>
            <w:vAlign w:val="center"/>
            <w:tcPrChange w:id="330" w:author="微软用户" w:date="2018-03-30T09:52:00Z">
              <w:tcPr>
                <w:tcW w:w="1253" w:type="dxa"/>
                <w:vAlign w:val="center"/>
              </w:tcPr>
            </w:tcPrChange>
          </w:tcPr>
          <w:p w:rsidR="00987382" w:rsidDel="001B7BCE" w:rsidRDefault="00987382">
            <w:pPr>
              <w:spacing w:line="480" w:lineRule="exact"/>
              <w:jc w:val="center"/>
              <w:rPr>
                <w:del w:id="331" w:author="微软用户" w:date="2018-06-19T22:10:00Z"/>
                <w:rFonts w:ascii="Arial" w:eastAsia="仿宋_GB2312" w:hAnsi="Arial" w:cs="Arial"/>
                <w:bCs/>
                <w:spacing w:val="20"/>
              </w:rPr>
            </w:pPr>
          </w:p>
        </w:tc>
      </w:tr>
    </w:tbl>
    <w:p w:rsidR="00987382" w:rsidDel="001B7BCE" w:rsidRDefault="00987382">
      <w:pPr>
        <w:snapToGrid w:val="0"/>
        <w:spacing w:line="480" w:lineRule="exact"/>
        <w:rPr>
          <w:del w:id="332" w:author="微软用户" w:date="2018-06-19T22:10:00Z"/>
          <w:rFonts w:ascii="Arial" w:eastAsia="仿宋_GB2312" w:hAnsi="Arial" w:cs="Arial"/>
          <w:bCs/>
        </w:rPr>
      </w:pPr>
    </w:p>
    <w:p w:rsidR="00987382" w:rsidDel="001B7BCE" w:rsidRDefault="00987382">
      <w:pPr>
        <w:snapToGrid w:val="0"/>
        <w:spacing w:line="480" w:lineRule="exact"/>
        <w:jc w:val="center"/>
        <w:rPr>
          <w:del w:id="333" w:author="微软用户" w:date="2018-06-19T22:10:00Z"/>
          <w:rFonts w:ascii="Arial" w:eastAsia="仿宋_GB2312" w:hAnsi="Arial" w:cs="Arial"/>
          <w:b/>
          <w:bCs/>
          <w:spacing w:val="20"/>
          <w:sz w:val="28"/>
          <w:szCs w:val="28"/>
        </w:rPr>
      </w:pPr>
      <w:del w:id="334" w:author="微软用户" w:date="2018-06-19T22:10:00Z">
        <w:r w:rsidDel="001B7BCE">
          <w:rPr>
            <w:rFonts w:ascii="Arial" w:eastAsia="仿宋_GB2312" w:hAnsi="Arial" w:cs="Arial"/>
            <w:b/>
            <w:bCs/>
            <w:spacing w:val="20"/>
            <w:sz w:val="28"/>
            <w:szCs w:val="28"/>
            <w:u w:val="single"/>
          </w:rPr>
          <w:delText>（绿化养护）</w:delText>
        </w:r>
        <w:r w:rsidDel="001B7BCE">
          <w:rPr>
            <w:rFonts w:ascii="Arial" w:eastAsia="仿宋_GB2312" w:hAnsi="Arial" w:cs="Arial"/>
            <w:b/>
            <w:bCs/>
            <w:spacing w:val="20"/>
            <w:sz w:val="28"/>
            <w:szCs w:val="28"/>
          </w:rPr>
          <w:delText>项目作业人员安排表</w:delText>
        </w:r>
      </w:del>
    </w:p>
    <w:p w:rsidR="00987382" w:rsidDel="001B7BCE" w:rsidRDefault="00987382">
      <w:pPr>
        <w:snapToGrid w:val="0"/>
        <w:spacing w:line="480" w:lineRule="exact"/>
        <w:rPr>
          <w:del w:id="335" w:author="微软用户" w:date="2018-06-19T22:10:00Z"/>
          <w:rFonts w:ascii="Arial" w:eastAsia="仿宋_GB2312" w:hAnsi="Arial" w:cs="Arial"/>
          <w:bCs/>
          <w:sz w:val="10"/>
        </w:rPr>
      </w:pPr>
    </w:p>
    <w:tbl>
      <w:tblPr>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1"/>
        <w:gridCol w:w="3511"/>
        <w:gridCol w:w="1665"/>
        <w:gridCol w:w="1763"/>
        <w:tblGridChange w:id="336">
          <w:tblGrid>
            <w:gridCol w:w="1521"/>
            <w:gridCol w:w="3511"/>
            <w:gridCol w:w="1665"/>
            <w:gridCol w:w="1763"/>
          </w:tblGrid>
        </w:tblGridChange>
      </w:tblGrid>
      <w:tr w:rsidR="00987382" w:rsidDel="001B7BCE" w:rsidTr="00E42AD9">
        <w:trPr>
          <w:trHeight w:val="454"/>
          <w:del w:id="337" w:author="微软用户" w:date="2018-06-19T22:10:00Z"/>
        </w:trPr>
        <w:tc>
          <w:tcPr>
            <w:tcW w:w="1521" w:type="dxa"/>
            <w:vAlign w:val="center"/>
          </w:tcPr>
          <w:p w:rsidR="00987382" w:rsidDel="001B7BCE" w:rsidRDefault="00987382">
            <w:pPr>
              <w:snapToGrid w:val="0"/>
              <w:spacing w:line="480" w:lineRule="exact"/>
              <w:jc w:val="center"/>
              <w:rPr>
                <w:del w:id="338" w:author="微软用户" w:date="2018-06-19T22:10:00Z"/>
                <w:rFonts w:ascii="Arial" w:eastAsia="仿宋_GB2312" w:hAnsi="Arial" w:cs="Arial"/>
                <w:bCs/>
                <w:spacing w:val="20"/>
              </w:rPr>
            </w:pPr>
            <w:del w:id="339" w:author="微软用户" w:date="2018-06-19T22:10:00Z">
              <w:r w:rsidDel="001B7BCE">
                <w:rPr>
                  <w:rFonts w:ascii="Arial" w:eastAsia="仿宋_GB2312" w:hAnsi="Arial" w:cs="Arial"/>
                  <w:bCs/>
                  <w:spacing w:val="20"/>
                </w:rPr>
                <w:delText>工</w:delText>
              </w:r>
              <w:r w:rsidDel="001B7BCE">
                <w:rPr>
                  <w:rFonts w:ascii="Arial" w:eastAsia="仿宋_GB2312" w:hAnsi="Arial" w:cs="Arial"/>
                  <w:bCs/>
                  <w:spacing w:val="20"/>
                </w:rPr>
                <w:delText xml:space="preserve">  </w:delText>
              </w:r>
              <w:r w:rsidDel="001B7BCE">
                <w:rPr>
                  <w:rFonts w:ascii="Arial" w:eastAsia="仿宋_GB2312" w:hAnsi="Arial" w:cs="Arial"/>
                  <w:bCs/>
                  <w:spacing w:val="20"/>
                </w:rPr>
                <w:delText>种</w:delText>
              </w:r>
            </w:del>
          </w:p>
        </w:tc>
        <w:tc>
          <w:tcPr>
            <w:tcW w:w="3511" w:type="dxa"/>
            <w:vAlign w:val="center"/>
          </w:tcPr>
          <w:p w:rsidR="00987382" w:rsidDel="001B7BCE" w:rsidRDefault="00987382">
            <w:pPr>
              <w:snapToGrid w:val="0"/>
              <w:spacing w:line="480" w:lineRule="exact"/>
              <w:jc w:val="center"/>
              <w:rPr>
                <w:del w:id="340" w:author="微软用户" w:date="2018-06-19T22:10:00Z"/>
                <w:rFonts w:ascii="Arial" w:eastAsia="仿宋_GB2312" w:hAnsi="Arial" w:cs="Arial"/>
                <w:bCs/>
              </w:rPr>
            </w:pPr>
            <w:del w:id="341" w:author="微软用户" w:date="2018-06-19T22:10:00Z">
              <w:r w:rsidDel="001B7BCE">
                <w:rPr>
                  <w:rFonts w:ascii="Arial" w:eastAsia="仿宋_GB2312" w:hAnsi="Arial" w:cs="Arial"/>
                  <w:bCs/>
                </w:rPr>
                <w:delText>作</w:delText>
              </w:r>
              <w:r w:rsidDel="001B7BCE">
                <w:rPr>
                  <w:rFonts w:ascii="Arial" w:eastAsia="仿宋_GB2312" w:hAnsi="Arial" w:cs="Arial"/>
                  <w:bCs/>
                </w:rPr>
                <w:delText xml:space="preserve"> </w:delText>
              </w:r>
              <w:r w:rsidDel="001B7BCE">
                <w:rPr>
                  <w:rFonts w:ascii="Arial" w:eastAsia="仿宋_GB2312" w:hAnsi="Arial" w:cs="Arial"/>
                  <w:bCs/>
                </w:rPr>
                <w:delText>业</w:delText>
              </w:r>
              <w:r w:rsidDel="001B7BCE">
                <w:rPr>
                  <w:rFonts w:ascii="Arial" w:eastAsia="仿宋_GB2312" w:hAnsi="Arial" w:cs="Arial"/>
                  <w:bCs/>
                </w:rPr>
                <w:delText xml:space="preserve"> </w:delText>
              </w:r>
              <w:r w:rsidDel="001B7BCE">
                <w:rPr>
                  <w:rFonts w:ascii="Arial" w:eastAsia="仿宋_GB2312" w:hAnsi="Arial" w:cs="Arial"/>
                  <w:bCs/>
                </w:rPr>
                <w:delText>地</w:delText>
              </w:r>
              <w:r w:rsidDel="001B7BCE">
                <w:rPr>
                  <w:rFonts w:ascii="Arial" w:eastAsia="仿宋_GB2312" w:hAnsi="Arial" w:cs="Arial"/>
                  <w:bCs/>
                </w:rPr>
                <w:delText xml:space="preserve">  </w:delText>
              </w:r>
              <w:r w:rsidDel="001B7BCE">
                <w:rPr>
                  <w:rFonts w:ascii="Arial" w:eastAsia="仿宋_GB2312" w:hAnsi="Arial" w:cs="Arial"/>
                  <w:bCs/>
                </w:rPr>
                <w:delText>点</w:delText>
              </w:r>
            </w:del>
          </w:p>
        </w:tc>
        <w:tc>
          <w:tcPr>
            <w:tcW w:w="1665" w:type="dxa"/>
            <w:vAlign w:val="center"/>
          </w:tcPr>
          <w:p w:rsidR="00987382" w:rsidDel="001B7BCE" w:rsidRDefault="00987382">
            <w:pPr>
              <w:snapToGrid w:val="0"/>
              <w:spacing w:line="480" w:lineRule="exact"/>
              <w:jc w:val="center"/>
              <w:rPr>
                <w:del w:id="342" w:author="微软用户" w:date="2018-06-19T22:10:00Z"/>
                <w:rFonts w:ascii="Arial" w:eastAsia="仿宋_GB2312" w:hAnsi="Arial" w:cs="Arial"/>
                <w:bCs/>
              </w:rPr>
            </w:pPr>
            <w:del w:id="343" w:author="微软用户" w:date="2018-06-19T22:10:00Z">
              <w:r w:rsidDel="001B7BCE">
                <w:rPr>
                  <w:rFonts w:ascii="Arial" w:eastAsia="仿宋_GB2312" w:hAnsi="Arial" w:cs="Arial"/>
                  <w:bCs/>
                </w:rPr>
                <w:delText>人</w:delText>
              </w:r>
              <w:r w:rsidDel="001B7BCE">
                <w:rPr>
                  <w:rFonts w:ascii="Arial" w:eastAsia="仿宋_GB2312" w:hAnsi="Arial" w:cs="Arial"/>
                  <w:bCs/>
                </w:rPr>
                <w:delText xml:space="preserve"> </w:delText>
              </w:r>
              <w:r w:rsidDel="001B7BCE">
                <w:rPr>
                  <w:rFonts w:ascii="Arial" w:eastAsia="仿宋_GB2312" w:hAnsi="Arial" w:cs="Arial"/>
                  <w:bCs/>
                </w:rPr>
                <w:delText>数（人）</w:delText>
              </w:r>
            </w:del>
          </w:p>
        </w:tc>
        <w:tc>
          <w:tcPr>
            <w:tcW w:w="1763" w:type="dxa"/>
            <w:vAlign w:val="center"/>
          </w:tcPr>
          <w:p w:rsidR="00987382" w:rsidDel="001B7BCE" w:rsidRDefault="00987382">
            <w:pPr>
              <w:snapToGrid w:val="0"/>
              <w:spacing w:line="480" w:lineRule="exact"/>
              <w:jc w:val="center"/>
              <w:rPr>
                <w:del w:id="344" w:author="微软用户" w:date="2018-06-19T22:10:00Z"/>
                <w:rFonts w:ascii="Arial" w:eastAsia="仿宋_GB2312" w:hAnsi="Arial" w:cs="Arial"/>
                <w:bCs/>
              </w:rPr>
            </w:pPr>
            <w:del w:id="345" w:author="微软用户" w:date="2018-06-19T22:10:00Z">
              <w:r w:rsidDel="001B7BCE">
                <w:rPr>
                  <w:rFonts w:ascii="Arial" w:eastAsia="仿宋_GB2312" w:hAnsi="Arial" w:cs="Arial"/>
                  <w:bCs/>
                </w:rPr>
                <w:delText>时间</w:delText>
              </w:r>
            </w:del>
          </w:p>
        </w:tc>
      </w:tr>
      <w:tr w:rsidR="00987382" w:rsidDel="001B7BCE" w:rsidTr="00E42AD9">
        <w:trPr>
          <w:trHeight w:val="397"/>
          <w:del w:id="346" w:author="微软用户" w:date="2018-06-19T22:10:00Z"/>
        </w:trPr>
        <w:tc>
          <w:tcPr>
            <w:tcW w:w="1521" w:type="dxa"/>
            <w:vAlign w:val="center"/>
          </w:tcPr>
          <w:p w:rsidR="00987382" w:rsidDel="001B7BCE" w:rsidRDefault="00987382">
            <w:pPr>
              <w:snapToGrid w:val="0"/>
              <w:spacing w:line="480" w:lineRule="exact"/>
              <w:rPr>
                <w:del w:id="347" w:author="微软用户" w:date="2018-06-19T22:10:00Z"/>
                <w:rFonts w:ascii="Arial" w:eastAsia="仿宋_GB2312" w:hAnsi="Arial" w:cs="Arial"/>
                <w:bCs/>
              </w:rPr>
            </w:pPr>
          </w:p>
        </w:tc>
        <w:tc>
          <w:tcPr>
            <w:tcW w:w="3511" w:type="dxa"/>
            <w:vAlign w:val="center"/>
          </w:tcPr>
          <w:p w:rsidR="00987382" w:rsidDel="001B7BCE" w:rsidRDefault="00987382">
            <w:pPr>
              <w:snapToGrid w:val="0"/>
              <w:spacing w:line="480" w:lineRule="exact"/>
              <w:rPr>
                <w:del w:id="348" w:author="微软用户" w:date="2018-06-19T22:10:00Z"/>
                <w:rFonts w:ascii="Arial" w:eastAsia="仿宋_GB2312" w:hAnsi="Arial" w:cs="Arial"/>
                <w:bCs/>
              </w:rPr>
            </w:pPr>
          </w:p>
        </w:tc>
        <w:tc>
          <w:tcPr>
            <w:tcW w:w="1665" w:type="dxa"/>
            <w:vAlign w:val="center"/>
          </w:tcPr>
          <w:p w:rsidR="00987382" w:rsidDel="001B7BCE" w:rsidRDefault="00987382">
            <w:pPr>
              <w:snapToGrid w:val="0"/>
              <w:spacing w:line="480" w:lineRule="exact"/>
              <w:rPr>
                <w:del w:id="349" w:author="微软用户" w:date="2018-06-19T22:10:00Z"/>
                <w:rFonts w:ascii="Arial" w:eastAsia="仿宋_GB2312" w:hAnsi="Arial" w:cs="Arial"/>
                <w:bCs/>
              </w:rPr>
            </w:pPr>
          </w:p>
        </w:tc>
        <w:tc>
          <w:tcPr>
            <w:tcW w:w="1763" w:type="dxa"/>
            <w:vAlign w:val="center"/>
          </w:tcPr>
          <w:p w:rsidR="00987382" w:rsidDel="001B7BCE" w:rsidRDefault="00987382">
            <w:pPr>
              <w:snapToGrid w:val="0"/>
              <w:spacing w:line="480" w:lineRule="exact"/>
              <w:rPr>
                <w:del w:id="350" w:author="微软用户" w:date="2018-06-19T22:10:00Z"/>
                <w:rFonts w:ascii="Arial" w:eastAsia="仿宋_GB2312" w:hAnsi="Arial" w:cs="Arial"/>
                <w:bCs/>
              </w:rPr>
            </w:pPr>
          </w:p>
        </w:tc>
      </w:tr>
      <w:tr w:rsidR="00987382" w:rsidDel="001B7BCE" w:rsidTr="00E42AD9">
        <w:trPr>
          <w:trHeight w:val="397"/>
          <w:del w:id="351" w:author="微软用户" w:date="2018-06-19T22:10:00Z"/>
        </w:trPr>
        <w:tc>
          <w:tcPr>
            <w:tcW w:w="1521" w:type="dxa"/>
            <w:vAlign w:val="center"/>
          </w:tcPr>
          <w:p w:rsidR="00987382" w:rsidDel="001B7BCE" w:rsidRDefault="00987382">
            <w:pPr>
              <w:snapToGrid w:val="0"/>
              <w:spacing w:line="480" w:lineRule="exact"/>
              <w:rPr>
                <w:del w:id="352" w:author="微软用户" w:date="2018-06-19T22:10:00Z"/>
                <w:rFonts w:ascii="Arial" w:eastAsia="仿宋_GB2312" w:hAnsi="Arial" w:cs="Arial"/>
                <w:bCs/>
              </w:rPr>
            </w:pPr>
          </w:p>
        </w:tc>
        <w:tc>
          <w:tcPr>
            <w:tcW w:w="3511" w:type="dxa"/>
            <w:vAlign w:val="center"/>
          </w:tcPr>
          <w:p w:rsidR="00987382" w:rsidDel="001B7BCE" w:rsidRDefault="00987382">
            <w:pPr>
              <w:snapToGrid w:val="0"/>
              <w:spacing w:line="480" w:lineRule="exact"/>
              <w:rPr>
                <w:del w:id="353" w:author="微软用户" w:date="2018-06-19T22:10:00Z"/>
                <w:rFonts w:ascii="Arial" w:eastAsia="仿宋_GB2312" w:hAnsi="Arial" w:cs="Arial"/>
                <w:bCs/>
              </w:rPr>
            </w:pPr>
          </w:p>
        </w:tc>
        <w:tc>
          <w:tcPr>
            <w:tcW w:w="1665" w:type="dxa"/>
            <w:vAlign w:val="center"/>
          </w:tcPr>
          <w:p w:rsidR="00987382" w:rsidDel="001B7BCE" w:rsidRDefault="00987382">
            <w:pPr>
              <w:snapToGrid w:val="0"/>
              <w:spacing w:line="480" w:lineRule="exact"/>
              <w:rPr>
                <w:del w:id="354" w:author="微软用户" w:date="2018-06-19T22:10:00Z"/>
                <w:rFonts w:ascii="Arial" w:eastAsia="仿宋_GB2312" w:hAnsi="Arial" w:cs="Arial"/>
                <w:bCs/>
              </w:rPr>
            </w:pPr>
          </w:p>
        </w:tc>
        <w:tc>
          <w:tcPr>
            <w:tcW w:w="1763" w:type="dxa"/>
            <w:vAlign w:val="center"/>
          </w:tcPr>
          <w:p w:rsidR="00987382" w:rsidDel="001B7BCE" w:rsidRDefault="00987382">
            <w:pPr>
              <w:snapToGrid w:val="0"/>
              <w:spacing w:line="480" w:lineRule="exact"/>
              <w:rPr>
                <w:del w:id="355" w:author="微软用户" w:date="2018-06-19T22:10:00Z"/>
                <w:rFonts w:ascii="Arial" w:eastAsia="仿宋_GB2312" w:hAnsi="Arial" w:cs="Arial"/>
                <w:bCs/>
              </w:rPr>
            </w:pPr>
          </w:p>
        </w:tc>
      </w:tr>
      <w:tr w:rsidR="00E42AD9" w:rsidDel="001B7BCE" w:rsidTr="00E42AD9">
        <w:trPr>
          <w:trHeight w:val="397"/>
          <w:del w:id="356" w:author="微软用户" w:date="2018-06-19T22:10:00Z"/>
        </w:trPr>
        <w:tc>
          <w:tcPr>
            <w:tcW w:w="1521" w:type="dxa"/>
            <w:vAlign w:val="center"/>
          </w:tcPr>
          <w:p w:rsidR="00E42AD9" w:rsidDel="001B7BCE" w:rsidRDefault="00E42AD9">
            <w:pPr>
              <w:snapToGrid w:val="0"/>
              <w:spacing w:line="480" w:lineRule="exact"/>
              <w:rPr>
                <w:del w:id="357" w:author="微软用户" w:date="2018-06-19T22:10:00Z"/>
                <w:rFonts w:ascii="Arial" w:eastAsia="仿宋_GB2312" w:hAnsi="Arial" w:cs="Arial"/>
                <w:bCs/>
              </w:rPr>
            </w:pPr>
          </w:p>
        </w:tc>
        <w:tc>
          <w:tcPr>
            <w:tcW w:w="3511" w:type="dxa"/>
            <w:vAlign w:val="center"/>
          </w:tcPr>
          <w:p w:rsidR="00E42AD9" w:rsidDel="001B7BCE" w:rsidRDefault="00E42AD9" w:rsidP="00E42AD9">
            <w:pPr>
              <w:snapToGrid w:val="0"/>
              <w:spacing w:line="480" w:lineRule="exact"/>
              <w:rPr>
                <w:del w:id="358" w:author="微软用户" w:date="2018-06-19T22:10:00Z"/>
                <w:rFonts w:ascii="Arial" w:eastAsia="仿宋_GB2312" w:hAnsi="Arial" w:cs="Arial"/>
                <w:bCs/>
              </w:rPr>
            </w:pPr>
          </w:p>
        </w:tc>
        <w:tc>
          <w:tcPr>
            <w:tcW w:w="1665" w:type="dxa"/>
            <w:vAlign w:val="center"/>
          </w:tcPr>
          <w:p w:rsidR="00E42AD9" w:rsidDel="001B7BCE" w:rsidRDefault="00E42AD9">
            <w:pPr>
              <w:snapToGrid w:val="0"/>
              <w:spacing w:line="480" w:lineRule="exact"/>
              <w:rPr>
                <w:del w:id="359" w:author="微软用户" w:date="2018-06-19T22:10:00Z"/>
                <w:rFonts w:ascii="Arial" w:eastAsia="仿宋_GB2312" w:hAnsi="Arial" w:cs="Arial"/>
                <w:bCs/>
              </w:rPr>
            </w:pPr>
          </w:p>
        </w:tc>
        <w:tc>
          <w:tcPr>
            <w:tcW w:w="1763" w:type="dxa"/>
            <w:vAlign w:val="center"/>
          </w:tcPr>
          <w:p w:rsidR="00E42AD9" w:rsidDel="001B7BCE" w:rsidRDefault="00E42AD9" w:rsidP="00E42AD9">
            <w:pPr>
              <w:snapToGrid w:val="0"/>
              <w:spacing w:line="480" w:lineRule="exact"/>
              <w:rPr>
                <w:del w:id="360" w:author="微软用户" w:date="2018-06-19T22:10:00Z"/>
                <w:rFonts w:ascii="Arial" w:eastAsia="仿宋_GB2312" w:hAnsi="Arial" w:cs="Arial"/>
                <w:bCs/>
              </w:rPr>
            </w:pPr>
          </w:p>
        </w:tc>
      </w:tr>
      <w:tr w:rsidR="00E42AD9" w:rsidDel="001B7BCE" w:rsidTr="00CE115E">
        <w:tblPrEx>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361" w:author="微软用户" w:date="2018-03-30T10:10:00Z">
            <w:tblPrEx>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397"/>
          <w:del w:id="362" w:author="微软用户" w:date="2018-06-19T22:10:00Z"/>
          <w:trPrChange w:id="363" w:author="微软用户" w:date="2018-03-30T10:10:00Z">
            <w:trPr>
              <w:trHeight w:val="397"/>
            </w:trPr>
          </w:trPrChange>
        </w:trPr>
        <w:tc>
          <w:tcPr>
            <w:tcW w:w="1521" w:type="dxa"/>
            <w:vAlign w:val="center"/>
            <w:tcPrChange w:id="364" w:author="微软用户" w:date="2018-03-30T10:10:00Z">
              <w:tcPr>
                <w:tcW w:w="1521" w:type="dxa"/>
                <w:vAlign w:val="center"/>
              </w:tcPr>
            </w:tcPrChange>
          </w:tcPr>
          <w:p w:rsidR="00E42AD9" w:rsidDel="001B7BCE" w:rsidRDefault="00E42AD9">
            <w:pPr>
              <w:snapToGrid w:val="0"/>
              <w:spacing w:line="480" w:lineRule="exact"/>
              <w:rPr>
                <w:del w:id="365" w:author="微软用户" w:date="2018-06-19T22:10:00Z"/>
                <w:rFonts w:ascii="Arial" w:eastAsia="仿宋_GB2312" w:hAnsi="Arial" w:cs="Arial"/>
                <w:bCs/>
              </w:rPr>
            </w:pPr>
          </w:p>
        </w:tc>
        <w:tc>
          <w:tcPr>
            <w:tcW w:w="3511" w:type="dxa"/>
            <w:vAlign w:val="center"/>
            <w:tcPrChange w:id="366" w:author="微软用户" w:date="2018-03-30T10:10:00Z">
              <w:tcPr>
                <w:tcW w:w="3511" w:type="dxa"/>
                <w:vAlign w:val="center"/>
              </w:tcPr>
            </w:tcPrChange>
          </w:tcPr>
          <w:p w:rsidR="00E42AD9" w:rsidDel="001B7BCE" w:rsidRDefault="00E42AD9" w:rsidP="00E42AD9">
            <w:pPr>
              <w:snapToGrid w:val="0"/>
              <w:spacing w:line="480" w:lineRule="exact"/>
              <w:rPr>
                <w:del w:id="367" w:author="微软用户" w:date="2018-06-19T22:10:00Z"/>
                <w:rFonts w:ascii="Arial" w:eastAsia="仿宋_GB2312" w:hAnsi="Arial" w:cs="Arial"/>
                <w:bCs/>
              </w:rPr>
            </w:pPr>
          </w:p>
        </w:tc>
        <w:tc>
          <w:tcPr>
            <w:tcW w:w="1665" w:type="dxa"/>
            <w:vAlign w:val="center"/>
            <w:tcPrChange w:id="368" w:author="微软用户" w:date="2018-03-30T10:10:00Z">
              <w:tcPr>
                <w:tcW w:w="1665" w:type="dxa"/>
                <w:vAlign w:val="center"/>
              </w:tcPr>
            </w:tcPrChange>
          </w:tcPr>
          <w:p w:rsidR="00E42AD9" w:rsidDel="001B7BCE" w:rsidRDefault="00E42AD9">
            <w:pPr>
              <w:snapToGrid w:val="0"/>
              <w:spacing w:line="480" w:lineRule="exact"/>
              <w:rPr>
                <w:del w:id="369" w:author="微软用户" w:date="2018-06-19T22:10:00Z"/>
                <w:rFonts w:ascii="Arial" w:eastAsia="仿宋_GB2312" w:hAnsi="Arial" w:cs="Arial"/>
                <w:bCs/>
                <w:color w:val="008000"/>
              </w:rPr>
            </w:pPr>
          </w:p>
        </w:tc>
        <w:tc>
          <w:tcPr>
            <w:tcW w:w="1763" w:type="dxa"/>
            <w:vAlign w:val="center"/>
            <w:tcPrChange w:id="370" w:author="微软用户" w:date="2018-03-30T10:10:00Z">
              <w:tcPr>
                <w:tcW w:w="1763" w:type="dxa"/>
              </w:tcPr>
            </w:tcPrChange>
          </w:tcPr>
          <w:p w:rsidR="00E42AD9" w:rsidDel="001B7BCE" w:rsidRDefault="00E42AD9" w:rsidP="00E42AD9">
            <w:pPr>
              <w:snapToGrid w:val="0"/>
              <w:spacing w:line="480" w:lineRule="exact"/>
              <w:rPr>
                <w:del w:id="371" w:author="微软用户" w:date="2018-06-19T22:10:00Z"/>
                <w:rFonts w:ascii="Arial" w:eastAsia="仿宋_GB2312" w:hAnsi="Arial" w:cs="Arial"/>
                <w:bCs/>
              </w:rPr>
            </w:pPr>
          </w:p>
        </w:tc>
      </w:tr>
      <w:tr w:rsidR="00E42AD9" w:rsidDel="001B7BCE" w:rsidTr="00CE115E">
        <w:tblPrEx>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372" w:author="微软用户" w:date="2018-03-30T10:11:00Z">
            <w:tblPrEx>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397"/>
          <w:del w:id="373" w:author="微软用户" w:date="2018-06-19T22:10:00Z"/>
          <w:trPrChange w:id="374" w:author="微软用户" w:date="2018-03-30T10:11:00Z">
            <w:trPr>
              <w:trHeight w:val="397"/>
            </w:trPr>
          </w:trPrChange>
        </w:trPr>
        <w:tc>
          <w:tcPr>
            <w:tcW w:w="1521" w:type="dxa"/>
            <w:vAlign w:val="center"/>
            <w:tcPrChange w:id="375" w:author="微软用户" w:date="2018-03-30T10:11:00Z">
              <w:tcPr>
                <w:tcW w:w="1521" w:type="dxa"/>
                <w:vAlign w:val="center"/>
              </w:tcPr>
            </w:tcPrChange>
          </w:tcPr>
          <w:p w:rsidR="00E42AD9" w:rsidDel="001B7BCE" w:rsidRDefault="00E42AD9">
            <w:pPr>
              <w:snapToGrid w:val="0"/>
              <w:spacing w:line="480" w:lineRule="exact"/>
              <w:rPr>
                <w:del w:id="376" w:author="微软用户" w:date="2018-06-19T22:10:00Z"/>
                <w:rFonts w:ascii="Arial" w:eastAsia="仿宋_GB2312" w:hAnsi="Arial" w:cs="Arial"/>
                <w:bCs/>
              </w:rPr>
            </w:pPr>
          </w:p>
        </w:tc>
        <w:tc>
          <w:tcPr>
            <w:tcW w:w="3511" w:type="dxa"/>
            <w:vAlign w:val="center"/>
            <w:tcPrChange w:id="377" w:author="微软用户" w:date="2018-03-30T10:11:00Z">
              <w:tcPr>
                <w:tcW w:w="3511" w:type="dxa"/>
                <w:vAlign w:val="center"/>
              </w:tcPr>
            </w:tcPrChange>
          </w:tcPr>
          <w:p w:rsidR="00E42AD9" w:rsidDel="001B7BCE" w:rsidRDefault="00E42AD9" w:rsidP="00E42AD9">
            <w:pPr>
              <w:snapToGrid w:val="0"/>
              <w:spacing w:line="480" w:lineRule="exact"/>
              <w:rPr>
                <w:del w:id="378" w:author="微软用户" w:date="2018-06-19T22:10:00Z"/>
                <w:rFonts w:ascii="Arial" w:eastAsia="仿宋_GB2312" w:hAnsi="Arial" w:cs="Arial"/>
                <w:bCs/>
              </w:rPr>
            </w:pPr>
          </w:p>
        </w:tc>
        <w:tc>
          <w:tcPr>
            <w:tcW w:w="1665" w:type="dxa"/>
            <w:vAlign w:val="center"/>
            <w:tcPrChange w:id="379" w:author="微软用户" w:date="2018-03-30T10:11:00Z">
              <w:tcPr>
                <w:tcW w:w="1665" w:type="dxa"/>
                <w:vAlign w:val="center"/>
              </w:tcPr>
            </w:tcPrChange>
          </w:tcPr>
          <w:p w:rsidR="00E42AD9" w:rsidDel="001B7BCE" w:rsidRDefault="00E42AD9">
            <w:pPr>
              <w:snapToGrid w:val="0"/>
              <w:spacing w:line="480" w:lineRule="exact"/>
              <w:rPr>
                <w:del w:id="380" w:author="微软用户" w:date="2018-06-19T22:10:00Z"/>
                <w:rFonts w:ascii="Arial" w:eastAsia="仿宋_GB2312" w:hAnsi="Arial" w:cs="Arial"/>
                <w:bCs/>
              </w:rPr>
            </w:pPr>
          </w:p>
        </w:tc>
        <w:tc>
          <w:tcPr>
            <w:tcW w:w="1763" w:type="dxa"/>
            <w:vAlign w:val="center"/>
            <w:tcPrChange w:id="381" w:author="微软用户" w:date="2018-03-30T10:11:00Z">
              <w:tcPr>
                <w:tcW w:w="1763" w:type="dxa"/>
              </w:tcPr>
            </w:tcPrChange>
          </w:tcPr>
          <w:p w:rsidR="00E42AD9" w:rsidDel="001B7BCE" w:rsidRDefault="00E42AD9" w:rsidP="00E42AD9">
            <w:pPr>
              <w:snapToGrid w:val="0"/>
              <w:spacing w:line="480" w:lineRule="exact"/>
              <w:rPr>
                <w:del w:id="382" w:author="微软用户" w:date="2018-06-19T22:10:00Z"/>
                <w:rFonts w:ascii="Arial" w:eastAsia="仿宋_GB2312" w:hAnsi="Arial" w:cs="Arial"/>
                <w:bCs/>
              </w:rPr>
            </w:pPr>
          </w:p>
        </w:tc>
      </w:tr>
      <w:tr w:rsidR="00E42AD9" w:rsidDel="001B7BCE" w:rsidTr="00E42AD9">
        <w:tblPrEx>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383" w:author="微软用户" w:date="2018-03-30T10:10:00Z">
            <w:tblPrEx>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397"/>
          <w:del w:id="384" w:author="微软用户" w:date="2018-06-19T22:10:00Z"/>
          <w:trPrChange w:id="385" w:author="微软用户" w:date="2018-03-30T10:10:00Z">
            <w:trPr>
              <w:trHeight w:val="397"/>
            </w:trPr>
          </w:trPrChange>
        </w:trPr>
        <w:tc>
          <w:tcPr>
            <w:tcW w:w="1521" w:type="dxa"/>
            <w:vAlign w:val="center"/>
            <w:tcPrChange w:id="386" w:author="微软用户" w:date="2018-03-30T10:10:00Z">
              <w:tcPr>
                <w:tcW w:w="1521" w:type="dxa"/>
                <w:vAlign w:val="center"/>
              </w:tcPr>
            </w:tcPrChange>
          </w:tcPr>
          <w:p w:rsidR="00E42AD9" w:rsidDel="001B7BCE" w:rsidRDefault="00E42AD9">
            <w:pPr>
              <w:snapToGrid w:val="0"/>
              <w:spacing w:line="480" w:lineRule="exact"/>
              <w:rPr>
                <w:del w:id="387" w:author="微软用户" w:date="2018-06-19T22:10:00Z"/>
                <w:rFonts w:ascii="Arial" w:eastAsia="仿宋_GB2312" w:hAnsi="Arial" w:cs="Arial"/>
                <w:bCs/>
              </w:rPr>
            </w:pPr>
          </w:p>
        </w:tc>
        <w:tc>
          <w:tcPr>
            <w:tcW w:w="3511" w:type="dxa"/>
            <w:vAlign w:val="center"/>
            <w:tcPrChange w:id="388" w:author="微软用户" w:date="2018-03-30T10:10:00Z">
              <w:tcPr>
                <w:tcW w:w="3511" w:type="dxa"/>
                <w:vAlign w:val="center"/>
              </w:tcPr>
            </w:tcPrChange>
          </w:tcPr>
          <w:p w:rsidR="00E42AD9" w:rsidDel="001B7BCE" w:rsidRDefault="00E42AD9" w:rsidP="00E42AD9">
            <w:pPr>
              <w:snapToGrid w:val="0"/>
              <w:spacing w:line="480" w:lineRule="exact"/>
              <w:rPr>
                <w:del w:id="389" w:author="微软用户" w:date="2018-06-19T22:10:00Z"/>
                <w:rFonts w:ascii="Arial" w:eastAsia="仿宋_GB2312" w:hAnsi="Arial" w:cs="Arial"/>
                <w:bCs/>
              </w:rPr>
            </w:pPr>
          </w:p>
        </w:tc>
        <w:tc>
          <w:tcPr>
            <w:tcW w:w="1665" w:type="dxa"/>
            <w:vAlign w:val="center"/>
            <w:tcPrChange w:id="390" w:author="微软用户" w:date="2018-03-30T10:10:00Z">
              <w:tcPr>
                <w:tcW w:w="1665" w:type="dxa"/>
                <w:vAlign w:val="center"/>
              </w:tcPr>
            </w:tcPrChange>
          </w:tcPr>
          <w:p w:rsidR="00E42AD9" w:rsidDel="001B7BCE" w:rsidRDefault="00E42AD9">
            <w:pPr>
              <w:snapToGrid w:val="0"/>
              <w:spacing w:line="480" w:lineRule="exact"/>
              <w:rPr>
                <w:del w:id="391" w:author="微软用户" w:date="2018-06-19T22:10:00Z"/>
                <w:rFonts w:ascii="Arial" w:eastAsia="仿宋_GB2312" w:hAnsi="Arial" w:cs="Arial"/>
                <w:bCs/>
              </w:rPr>
            </w:pPr>
          </w:p>
        </w:tc>
        <w:tc>
          <w:tcPr>
            <w:tcW w:w="1763" w:type="dxa"/>
            <w:vAlign w:val="center"/>
            <w:tcPrChange w:id="392" w:author="微软用户" w:date="2018-03-30T10:10:00Z">
              <w:tcPr>
                <w:tcW w:w="1763" w:type="dxa"/>
              </w:tcPr>
            </w:tcPrChange>
          </w:tcPr>
          <w:p w:rsidR="00E42AD9" w:rsidDel="001B7BCE" w:rsidRDefault="00E42AD9" w:rsidP="00E42AD9">
            <w:pPr>
              <w:snapToGrid w:val="0"/>
              <w:spacing w:line="480" w:lineRule="exact"/>
              <w:rPr>
                <w:del w:id="393" w:author="微软用户" w:date="2018-06-19T22:10:00Z"/>
                <w:rFonts w:ascii="Arial" w:eastAsia="仿宋_GB2312" w:hAnsi="Arial" w:cs="Arial"/>
                <w:bCs/>
              </w:rPr>
            </w:pPr>
          </w:p>
        </w:tc>
      </w:tr>
      <w:tr w:rsidR="00E42AD9" w:rsidDel="001B7BCE" w:rsidTr="00E42AD9">
        <w:trPr>
          <w:trHeight w:val="397"/>
          <w:del w:id="394" w:author="微软用户" w:date="2018-06-19T22:10:00Z"/>
        </w:trPr>
        <w:tc>
          <w:tcPr>
            <w:tcW w:w="1521" w:type="dxa"/>
            <w:vAlign w:val="center"/>
          </w:tcPr>
          <w:p w:rsidR="00E42AD9" w:rsidDel="001B7BCE" w:rsidRDefault="00E42AD9">
            <w:pPr>
              <w:snapToGrid w:val="0"/>
              <w:spacing w:line="480" w:lineRule="exact"/>
              <w:rPr>
                <w:del w:id="395" w:author="微软用户" w:date="2018-06-19T22:10:00Z"/>
                <w:rFonts w:ascii="Arial" w:eastAsia="仿宋_GB2312" w:hAnsi="Arial" w:cs="Arial"/>
                <w:bCs/>
              </w:rPr>
            </w:pPr>
          </w:p>
        </w:tc>
        <w:tc>
          <w:tcPr>
            <w:tcW w:w="3511" w:type="dxa"/>
            <w:vAlign w:val="center"/>
          </w:tcPr>
          <w:p w:rsidR="00E42AD9" w:rsidDel="001B7BCE" w:rsidRDefault="00E42AD9">
            <w:pPr>
              <w:snapToGrid w:val="0"/>
              <w:spacing w:line="480" w:lineRule="exact"/>
              <w:rPr>
                <w:del w:id="396" w:author="微软用户" w:date="2018-06-19T22:10:00Z"/>
                <w:rFonts w:ascii="Arial" w:eastAsia="仿宋_GB2312" w:hAnsi="Arial" w:cs="Arial"/>
                <w:bCs/>
              </w:rPr>
            </w:pPr>
          </w:p>
        </w:tc>
        <w:tc>
          <w:tcPr>
            <w:tcW w:w="1665" w:type="dxa"/>
            <w:vAlign w:val="center"/>
          </w:tcPr>
          <w:p w:rsidR="00E42AD9" w:rsidDel="001B7BCE" w:rsidRDefault="00E42AD9">
            <w:pPr>
              <w:snapToGrid w:val="0"/>
              <w:spacing w:line="480" w:lineRule="exact"/>
              <w:rPr>
                <w:del w:id="397" w:author="微软用户" w:date="2018-06-19T22:10:00Z"/>
                <w:rFonts w:ascii="Arial" w:eastAsia="仿宋_GB2312" w:hAnsi="Arial" w:cs="Arial"/>
                <w:bCs/>
              </w:rPr>
            </w:pPr>
          </w:p>
        </w:tc>
        <w:tc>
          <w:tcPr>
            <w:tcW w:w="1763" w:type="dxa"/>
          </w:tcPr>
          <w:p w:rsidR="00E42AD9" w:rsidDel="001B7BCE" w:rsidRDefault="00E42AD9" w:rsidP="00E42AD9">
            <w:pPr>
              <w:snapToGrid w:val="0"/>
              <w:spacing w:line="480" w:lineRule="exact"/>
              <w:rPr>
                <w:del w:id="398" w:author="微软用户" w:date="2018-06-19T22:10:00Z"/>
                <w:rFonts w:ascii="Arial" w:eastAsia="仿宋_GB2312" w:hAnsi="Arial" w:cs="Arial"/>
                <w:bCs/>
              </w:rPr>
            </w:pPr>
          </w:p>
        </w:tc>
      </w:tr>
      <w:tr w:rsidR="00E42AD9" w:rsidDel="001B7BCE" w:rsidTr="00E42AD9">
        <w:trPr>
          <w:trHeight w:val="397"/>
          <w:del w:id="399" w:author="微软用户" w:date="2018-06-19T22:10:00Z"/>
        </w:trPr>
        <w:tc>
          <w:tcPr>
            <w:tcW w:w="1521" w:type="dxa"/>
            <w:vAlign w:val="center"/>
          </w:tcPr>
          <w:p w:rsidR="00E42AD9" w:rsidDel="001B7BCE" w:rsidRDefault="00E42AD9">
            <w:pPr>
              <w:snapToGrid w:val="0"/>
              <w:spacing w:line="480" w:lineRule="exact"/>
              <w:rPr>
                <w:del w:id="400" w:author="微软用户" w:date="2018-06-19T22:10:00Z"/>
                <w:rFonts w:ascii="Arial" w:eastAsia="仿宋_GB2312" w:hAnsi="Arial" w:cs="Arial"/>
                <w:bCs/>
              </w:rPr>
            </w:pPr>
          </w:p>
        </w:tc>
        <w:tc>
          <w:tcPr>
            <w:tcW w:w="3511" w:type="dxa"/>
            <w:vAlign w:val="center"/>
          </w:tcPr>
          <w:p w:rsidR="00E42AD9" w:rsidDel="001B7BCE" w:rsidRDefault="00E42AD9">
            <w:pPr>
              <w:snapToGrid w:val="0"/>
              <w:spacing w:line="480" w:lineRule="exact"/>
              <w:rPr>
                <w:del w:id="401" w:author="微软用户" w:date="2018-06-19T22:10:00Z"/>
                <w:rFonts w:ascii="Arial" w:eastAsia="仿宋_GB2312" w:hAnsi="Arial" w:cs="Arial"/>
                <w:bCs/>
              </w:rPr>
            </w:pPr>
          </w:p>
        </w:tc>
        <w:tc>
          <w:tcPr>
            <w:tcW w:w="1665" w:type="dxa"/>
            <w:vAlign w:val="center"/>
          </w:tcPr>
          <w:p w:rsidR="00E42AD9" w:rsidDel="001B7BCE" w:rsidRDefault="00E42AD9">
            <w:pPr>
              <w:snapToGrid w:val="0"/>
              <w:spacing w:line="480" w:lineRule="exact"/>
              <w:rPr>
                <w:del w:id="402" w:author="微软用户" w:date="2018-06-19T22:10:00Z"/>
                <w:rFonts w:ascii="Arial" w:eastAsia="仿宋_GB2312" w:hAnsi="Arial" w:cs="Arial"/>
                <w:bCs/>
              </w:rPr>
            </w:pPr>
          </w:p>
        </w:tc>
        <w:tc>
          <w:tcPr>
            <w:tcW w:w="1763" w:type="dxa"/>
          </w:tcPr>
          <w:p w:rsidR="00E42AD9" w:rsidDel="001B7BCE" w:rsidRDefault="00E42AD9" w:rsidP="00E42AD9">
            <w:pPr>
              <w:snapToGrid w:val="0"/>
              <w:spacing w:line="480" w:lineRule="exact"/>
              <w:rPr>
                <w:del w:id="403" w:author="微软用户" w:date="2018-06-19T22:10:00Z"/>
                <w:rFonts w:ascii="Arial" w:eastAsia="仿宋_GB2312" w:hAnsi="Arial" w:cs="Arial"/>
                <w:bCs/>
              </w:rPr>
            </w:pPr>
          </w:p>
        </w:tc>
      </w:tr>
      <w:tr w:rsidR="00E42AD9" w:rsidDel="001B7BCE" w:rsidTr="00E42AD9">
        <w:trPr>
          <w:trHeight w:val="397"/>
          <w:del w:id="404" w:author="微软用户" w:date="2018-06-19T22:10:00Z"/>
        </w:trPr>
        <w:tc>
          <w:tcPr>
            <w:tcW w:w="1521" w:type="dxa"/>
            <w:vAlign w:val="center"/>
          </w:tcPr>
          <w:p w:rsidR="00E42AD9" w:rsidDel="001B7BCE" w:rsidRDefault="00E42AD9">
            <w:pPr>
              <w:snapToGrid w:val="0"/>
              <w:spacing w:line="480" w:lineRule="exact"/>
              <w:rPr>
                <w:del w:id="405" w:author="微软用户" w:date="2018-06-19T22:10:00Z"/>
                <w:rFonts w:ascii="Arial" w:eastAsia="仿宋_GB2312" w:hAnsi="Arial" w:cs="Arial"/>
                <w:bCs/>
              </w:rPr>
            </w:pPr>
          </w:p>
        </w:tc>
        <w:tc>
          <w:tcPr>
            <w:tcW w:w="3511" w:type="dxa"/>
            <w:vAlign w:val="center"/>
          </w:tcPr>
          <w:p w:rsidR="00E42AD9" w:rsidDel="001B7BCE" w:rsidRDefault="00E42AD9">
            <w:pPr>
              <w:snapToGrid w:val="0"/>
              <w:spacing w:line="480" w:lineRule="exact"/>
              <w:rPr>
                <w:del w:id="406" w:author="微软用户" w:date="2018-06-19T22:10:00Z"/>
                <w:rFonts w:ascii="Arial" w:eastAsia="仿宋_GB2312" w:hAnsi="Arial" w:cs="Arial"/>
                <w:bCs/>
              </w:rPr>
            </w:pPr>
          </w:p>
        </w:tc>
        <w:tc>
          <w:tcPr>
            <w:tcW w:w="1665" w:type="dxa"/>
            <w:vAlign w:val="center"/>
          </w:tcPr>
          <w:p w:rsidR="00E42AD9" w:rsidDel="001B7BCE" w:rsidRDefault="00E42AD9">
            <w:pPr>
              <w:snapToGrid w:val="0"/>
              <w:spacing w:line="480" w:lineRule="exact"/>
              <w:rPr>
                <w:del w:id="407" w:author="微软用户" w:date="2018-06-19T22:10:00Z"/>
                <w:rFonts w:ascii="Arial" w:eastAsia="仿宋_GB2312" w:hAnsi="Arial" w:cs="Arial"/>
                <w:bCs/>
              </w:rPr>
            </w:pPr>
          </w:p>
        </w:tc>
        <w:tc>
          <w:tcPr>
            <w:tcW w:w="1763" w:type="dxa"/>
          </w:tcPr>
          <w:p w:rsidR="00E42AD9" w:rsidDel="001B7BCE" w:rsidRDefault="00E42AD9">
            <w:pPr>
              <w:snapToGrid w:val="0"/>
              <w:spacing w:line="480" w:lineRule="exact"/>
              <w:rPr>
                <w:del w:id="408" w:author="微软用户" w:date="2018-06-19T22:10:00Z"/>
                <w:rFonts w:ascii="Arial" w:eastAsia="仿宋_GB2312" w:hAnsi="Arial" w:cs="Arial"/>
                <w:bCs/>
              </w:rPr>
            </w:pPr>
          </w:p>
        </w:tc>
      </w:tr>
    </w:tbl>
    <w:p w:rsidR="00987382" w:rsidDel="001B7BCE" w:rsidRDefault="00987382">
      <w:pPr>
        <w:snapToGrid w:val="0"/>
        <w:spacing w:line="480" w:lineRule="exact"/>
        <w:ind w:leftChars="100" w:left="210"/>
        <w:rPr>
          <w:del w:id="409" w:author="微软用户" w:date="2018-06-19T22:10:00Z"/>
          <w:rFonts w:ascii="Arial" w:eastAsia="仿宋_GB2312" w:hAnsi="Arial" w:cs="Arial"/>
          <w:bCs/>
        </w:rPr>
      </w:pPr>
    </w:p>
    <w:p w:rsidR="00987382" w:rsidDel="001B7BCE" w:rsidRDefault="00987382">
      <w:pPr>
        <w:snapToGrid w:val="0"/>
        <w:spacing w:line="480" w:lineRule="exact"/>
        <w:ind w:leftChars="100" w:left="210"/>
        <w:rPr>
          <w:del w:id="410" w:author="微软用户" w:date="2018-06-19T22:10:00Z"/>
          <w:rFonts w:ascii="Arial" w:eastAsia="仿宋_GB2312" w:hAnsi="Arial" w:cs="Arial"/>
          <w:bCs/>
        </w:rPr>
      </w:pPr>
      <w:del w:id="411" w:author="微软用户" w:date="2018-06-19T22:10:00Z">
        <w:r w:rsidDel="001B7BCE">
          <w:rPr>
            <w:rFonts w:ascii="Arial" w:eastAsia="仿宋_GB2312" w:hAnsi="Arial" w:cs="Arial"/>
            <w:bCs/>
          </w:rPr>
          <w:delText>此附件如有调整，应及时书面通知</w:delText>
        </w:r>
        <w:r w:rsidDel="001B7BCE">
          <w:rPr>
            <w:rFonts w:ascii="Arial" w:eastAsia="仿宋_GB2312" w:hAnsi="Arial" w:cs="Arial" w:hint="eastAsia"/>
            <w:bCs/>
          </w:rPr>
          <w:delText>甲方负责人</w:delText>
        </w:r>
        <w:r w:rsidDel="001B7BCE">
          <w:rPr>
            <w:rFonts w:ascii="Arial" w:eastAsia="仿宋_GB2312" w:hAnsi="Arial" w:cs="Arial" w:hint="eastAsia"/>
            <w:bCs/>
          </w:rPr>
          <w:delText xml:space="preserve"> </w:delText>
        </w:r>
        <w:r w:rsidDel="001B7BCE">
          <w:rPr>
            <w:rFonts w:ascii="Arial" w:eastAsia="仿宋_GB2312" w:hAnsi="Arial" w:cs="Arial"/>
            <w:bCs/>
          </w:rPr>
          <w:delText>，并应得到</w:delText>
        </w:r>
        <w:r w:rsidDel="001B7BCE">
          <w:rPr>
            <w:rFonts w:ascii="Arial" w:eastAsia="仿宋_GB2312" w:hAnsi="Arial" w:cs="Arial" w:hint="eastAsia"/>
            <w:bCs/>
          </w:rPr>
          <w:delText>甲方</w:delText>
        </w:r>
        <w:r w:rsidDel="001B7BCE">
          <w:rPr>
            <w:rFonts w:ascii="Arial" w:eastAsia="仿宋_GB2312" w:hAnsi="Arial" w:cs="Arial"/>
            <w:bCs/>
          </w:rPr>
          <w:delText>同意和确认。</w:delText>
        </w:r>
      </w:del>
    </w:p>
    <w:p w:rsidR="00987382" w:rsidDel="001B7BCE" w:rsidRDefault="00987382">
      <w:pPr>
        <w:snapToGrid w:val="0"/>
        <w:spacing w:line="480" w:lineRule="exact"/>
        <w:ind w:leftChars="100" w:left="210"/>
        <w:rPr>
          <w:del w:id="412" w:author="微软用户" w:date="2018-06-19T22:10:00Z"/>
          <w:rFonts w:ascii="Arial" w:eastAsia="仿宋_GB2312" w:hAnsi="Arial" w:cs="Arial"/>
          <w:b/>
          <w:bCs/>
        </w:rPr>
      </w:pPr>
      <w:del w:id="413" w:author="微软用户" w:date="2018-06-19T22:10:00Z">
        <w:r w:rsidDel="001B7BCE">
          <w:rPr>
            <w:rFonts w:ascii="Arial" w:eastAsia="仿宋_GB2312" w:hAnsi="Arial" w:cs="Arial"/>
            <w:b/>
            <w:bCs/>
          </w:rPr>
          <w:delText>备注：请按区域划分填写作业人员，必须实名制。</w:delText>
        </w:r>
      </w:del>
    </w:p>
    <w:p w:rsidR="00987382" w:rsidDel="001B7BCE" w:rsidRDefault="00987382">
      <w:pPr>
        <w:widowControl/>
        <w:spacing w:after="240" w:line="480" w:lineRule="exact"/>
        <w:jc w:val="left"/>
        <w:rPr>
          <w:del w:id="414" w:author="微软用户" w:date="2018-06-19T22:10:00Z"/>
          <w:rFonts w:ascii="Arial" w:eastAsia="仿宋_GB2312" w:hAnsi="Arial" w:cs="Arial"/>
          <w:color w:val="000000"/>
          <w:kern w:val="0"/>
          <w:szCs w:val="21"/>
        </w:rPr>
        <w:sectPr w:rsidR="00987382" w:rsidDel="001B7BCE">
          <w:pgSz w:w="11906" w:h="16838"/>
          <w:pgMar w:top="1440" w:right="1800" w:bottom="1440" w:left="1800" w:header="851" w:footer="992" w:gutter="0"/>
          <w:cols w:space="720"/>
          <w:docGrid w:type="lines" w:linePitch="312"/>
        </w:sectPr>
      </w:pPr>
    </w:p>
    <w:p w:rsidR="00987382" w:rsidDel="001B7BCE" w:rsidRDefault="00987382">
      <w:pPr>
        <w:spacing w:line="480" w:lineRule="exact"/>
        <w:ind w:firstLineChars="50" w:firstLine="120"/>
        <w:rPr>
          <w:del w:id="415" w:author="微软用户" w:date="2018-06-19T22:10:00Z"/>
          <w:rFonts w:ascii="Arial" w:eastAsia="仿宋_GB2312" w:hAnsi="Arial" w:cs="Arial"/>
          <w:b/>
          <w:sz w:val="24"/>
        </w:rPr>
      </w:pPr>
      <w:del w:id="416" w:author="微软用户" w:date="2018-06-19T22:10:00Z">
        <w:r w:rsidDel="001B7BCE">
          <w:rPr>
            <w:rFonts w:ascii="Arial" w:eastAsia="仿宋_GB2312" w:hAnsi="Arial" w:cs="Arial"/>
            <w:b/>
            <w:sz w:val="24"/>
          </w:rPr>
          <w:delText>附件</w:delText>
        </w:r>
        <w:r w:rsidDel="001B7BCE">
          <w:rPr>
            <w:rFonts w:ascii="Arial" w:eastAsia="仿宋_GB2312" w:hAnsi="Arial" w:cs="Arial" w:hint="eastAsia"/>
            <w:b/>
            <w:sz w:val="24"/>
          </w:rPr>
          <w:delText>3</w:delText>
        </w:r>
        <w:r w:rsidDel="001B7BCE">
          <w:rPr>
            <w:rFonts w:ascii="Arial" w:eastAsia="仿宋_GB2312" w:hAnsi="Arial" w:cs="Arial"/>
            <w:b/>
            <w:sz w:val="24"/>
          </w:rPr>
          <w:delText>：</w:delText>
        </w:r>
      </w:del>
    </w:p>
    <w:tbl>
      <w:tblPr>
        <w:tblW w:w="0" w:type="auto"/>
        <w:tblInd w:w="93" w:type="dxa"/>
        <w:tblLayout w:type="fixed"/>
        <w:tblLook w:val="0000" w:firstRow="0" w:lastRow="0" w:firstColumn="0" w:lastColumn="0" w:noHBand="0" w:noVBand="0"/>
      </w:tblPr>
      <w:tblGrid>
        <w:gridCol w:w="866"/>
        <w:gridCol w:w="467"/>
        <w:gridCol w:w="4956"/>
        <w:gridCol w:w="578"/>
        <w:gridCol w:w="1120"/>
        <w:gridCol w:w="913"/>
      </w:tblGrid>
      <w:tr w:rsidR="00987382" w:rsidDel="001B7BCE">
        <w:trPr>
          <w:trHeight w:val="600"/>
          <w:del w:id="417" w:author="微软用户" w:date="2018-06-19T22:10:00Z"/>
        </w:trPr>
        <w:tc>
          <w:tcPr>
            <w:tcW w:w="8900" w:type="dxa"/>
            <w:gridSpan w:val="6"/>
            <w:tcBorders>
              <w:top w:val="nil"/>
              <w:left w:val="nil"/>
              <w:bottom w:val="nil"/>
              <w:right w:val="nil"/>
            </w:tcBorders>
            <w:vAlign w:val="center"/>
          </w:tcPr>
          <w:p w:rsidR="00987382" w:rsidDel="001B7BCE" w:rsidRDefault="00987382">
            <w:pPr>
              <w:widowControl/>
              <w:spacing w:line="480" w:lineRule="exact"/>
              <w:jc w:val="center"/>
              <w:rPr>
                <w:del w:id="418" w:author="微软用户" w:date="2018-06-19T22:10:00Z"/>
                <w:rFonts w:ascii="仿宋_GB2312" w:eastAsia="仿宋_GB2312" w:hAnsi="宋体" w:cs="宋体"/>
                <w:b/>
                <w:bCs/>
                <w:kern w:val="0"/>
                <w:sz w:val="36"/>
                <w:szCs w:val="36"/>
              </w:rPr>
            </w:pPr>
            <w:del w:id="419" w:author="微软用户" w:date="2018-06-19T22:10:00Z">
              <w:r w:rsidDel="001B7BCE">
                <w:rPr>
                  <w:rFonts w:ascii="仿宋_GB2312" w:eastAsia="仿宋_GB2312" w:hAnsi="宋体" w:cs="宋体" w:hint="eastAsia"/>
                  <w:b/>
                  <w:bCs/>
                  <w:kern w:val="0"/>
                  <w:sz w:val="36"/>
                  <w:szCs w:val="36"/>
                </w:rPr>
                <w:delText>绿化养护工作考核标准</w:delText>
              </w:r>
            </w:del>
          </w:p>
          <w:p w:rsidR="00987382" w:rsidDel="001B7BCE" w:rsidRDefault="00987382">
            <w:pPr>
              <w:widowControl/>
              <w:spacing w:line="480" w:lineRule="exact"/>
              <w:rPr>
                <w:del w:id="420" w:author="微软用户" w:date="2018-06-19T22:10:00Z"/>
                <w:rFonts w:ascii="仿宋_GB2312" w:eastAsia="仿宋_GB2312" w:hAnsi="宋体" w:cs="宋体"/>
                <w:b/>
                <w:bCs/>
                <w:kern w:val="0"/>
                <w:sz w:val="24"/>
                <w:szCs w:val="24"/>
              </w:rPr>
            </w:pPr>
            <w:del w:id="421" w:author="微软用户" w:date="2018-06-19T22:10:00Z">
              <w:r w:rsidDel="001B7BCE">
                <w:rPr>
                  <w:rFonts w:ascii="仿宋_GB2312" w:eastAsia="仿宋_GB2312" w:hAnsi="宋体" w:cs="宋体" w:hint="eastAsia"/>
                  <w:b/>
                  <w:bCs/>
                  <w:kern w:val="0"/>
                  <w:sz w:val="24"/>
                  <w:szCs w:val="24"/>
                </w:rPr>
                <w:delText>考核日期：</w:delText>
              </w:r>
            </w:del>
          </w:p>
        </w:tc>
      </w:tr>
      <w:tr w:rsidR="00987382" w:rsidDel="001B7BCE">
        <w:trPr>
          <w:trHeight w:val="582"/>
          <w:del w:id="422" w:author="微软用户" w:date="2018-06-19T22:10:00Z"/>
        </w:trPr>
        <w:tc>
          <w:tcPr>
            <w:tcW w:w="866" w:type="dxa"/>
            <w:tcBorders>
              <w:top w:val="single" w:sz="4" w:space="0" w:color="auto"/>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center"/>
              <w:rPr>
                <w:del w:id="423" w:author="微软用户" w:date="2018-06-19T22:10:00Z"/>
                <w:rFonts w:ascii="仿宋_GB2312" w:eastAsia="仿宋_GB2312" w:hAnsi="宋体" w:cs="宋体"/>
                <w:b/>
                <w:bCs/>
                <w:kern w:val="0"/>
                <w:sz w:val="22"/>
              </w:rPr>
            </w:pPr>
            <w:del w:id="424" w:author="微软用户" w:date="2018-06-19T22:10:00Z">
              <w:r w:rsidDel="001B7BCE">
                <w:rPr>
                  <w:rFonts w:ascii="仿宋_GB2312" w:eastAsia="仿宋_GB2312" w:hAnsi="宋体" w:cs="宋体" w:hint="eastAsia"/>
                  <w:b/>
                  <w:bCs/>
                  <w:kern w:val="0"/>
                  <w:sz w:val="22"/>
                </w:rPr>
                <w:delText>类别</w:delText>
              </w:r>
            </w:del>
          </w:p>
        </w:tc>
        <w:tc>
          <w:tcPr>
            <w:tcW w:w="467" w:type="dxa"/>
            <w:tcBorders>
              <w:top w:val="single" w:sz="4" w:space="0" w:color="auto"/>
              <w:left w:val="nil"/>
              <w:bottom w:val="single" w:sz="4" w:space="0" w:color="auto"/>
              <w:right w:val="single" w:sz="4" w:space="0" w:color="auto"/>
            </w:tcBorders>
            <w:vAlign w:val="center"/>
          </w:tcPr>
          <w:p w:rsidR="00987382" w:rsidDel="001B7BCE" w:rsidRDefault="00987382">
            <w:pPr>
              <w:widowControl/>
              <w:spacing w:line="480" w:lineRule="exact"/>
              <w:jc w:val="left"/>
              <w:rPr>
                <w:del w:id="425" w:author="微软用户" w:date="2018-06-19T22:10:00Z"/>
                <w:rFonts w:ascii="仿宋_GB2312" w:eastAsia="仿宋_GB2312" w:hAnsi="宋体" w:cs="宋体"/>
                <w:b/>
                <w:bCs/>
                <w:kern w:val="0"/>
                <w:sz w:val="22"/>
              </w:rPr>
            </w:pPr>
            <w:del w:id="426" w:author="微软用户" w:date="2018-06-19T22:10:00Z">
              <w:r w:rsidDel="001B7BCE">
                <w:rPr>
                  <w:rFonts w:ascii="仿宋_GB2312" w:eastAsia="仿宋_GB2312" w:hAnsi="宋体" w:cs="宋体" w:hint="eastAsia"/>
                  <w:b/>
                  <w:bCs/>
                  <w:kern w:val="0"/>
                  <w:sz w:val="22"/>
                </w:rPr>
                <w:delText>序号</w:delText>
              </w:r>
            </w:del>
          </w:p>
        </w:tc>
        <w:tc>
          <w:tcPr>
            <w:tcW w:w="4956" w:type="dxa"/>
            <w:tcBorders>
              <w:top w:val="single" w:sz="4" w:space="0" w:color="auto"/>
              <w:left w:val="nil"/>
              <w:bottom w:val="single" w:sz="4" w:space="0" w:color="auto"/>
              <w:right w:val="single" w:sz="4" w:space="0" w:color="auto"/>
            </w:tcBorders>
            <w:vAlign w:val="center"/>
          </w:tcPr>
          <w:p w:rsidR="00987382" w:rsidDel="001B7BCE" w:rsidRDefault="00987382">
            <w:pPr>
              <w:widowControl/>
              <w:spacing w:line="480" w:lineRule="exact"/>
              <w:jc w:val="center"/>
              <w:rPr>
                <w:del w:id="427" w:author="微软用户" w:date="2018-06-19T22:10:00Z"/>
                <w:rFonts w:ascii="仿宋_GB2312" w:eastAsia="仿宋_GB2312" w:hAnsi="宋体" w:cs="宋体"/>
                <w:b/>
                <w:bCs/>
                <w:kern w:val="0"/>
                <w:sz w:val="22"/>
              </w:rPr>
            </w:pPr>
            <w:del w:id="428" w:author="微软用户" w:date="2018-06-19T22:10:00Z">
              <w:r w:rsidDel="001B7BCE">
                <w:rPr>
                  <w:rFonts w:ascii="仿宋_GB2312" w:eastAsia="仿宋_GB2312" w:hAnsi="宋体" w:cs="宋体" w:hint="eastAsia"/>
                  <w:b/>
                  <w:bCs/>
                  <w:kern w:val="0"/>
                  <w:sz w:val="22"/>
                </w:rPr>
                <w:delText>考核内容</w:delText>
              </w:r>
            </w:del>
          </w:p>
        </w:tc>
        <w:tc>
          <w:tcPr>
            <w:tcW w:w="578" w:type="dxa"/>
            <w:tcBorders>
              <w:top w:val="single" w:sz="4" w:space="0" w:color="auto"/>
              <w:left w:val="nil"/>
              <w:bottom w:val="single" w:sz="4" w:space="0" w:color="auto"/>
              <w:right w:val="single" w:sz="4" w:space="0" w:color="auto"/>
            </w:tcBorders>
            <w:vAlign w:val="center"/>
          </w:tcPr>
          <w:p w:rsidR="00987382" w:rsidDel="001B7BCE" w:rsidRDefault="00987382">
            <w:pPr>
              <w:widowControl/>
              <w:spacing w:line="480" w:lineRule="exact"/>
              <w:jc w:val="center"/>
              <w:rPr>
                <w:del w:id="429" w:author="微软用户" w:date="2018-06-19T22:10:00Z"/>
                <w:rFonts w:ascii="仿宋_GB2312" w:eastAsia="仿宋_GB2312" w:hAnsi="宋体" w:cs="宋体"/>
                <w:b/>
                <w:bCs/>
                <w:kern w:val="0"/>
                <w:sz w:val="22"/>
              </w:rPr>
            </w:pPr>
            <w:del w:id="430" w:author="微软用户" w:date="2018-06-19T22:10:00Z">
              <w:r w:rsidDel="001B7BCE">
                <w:rPr>
                  <w:rFonts w:ascii="仿宋_GB2312" w:eastAsia="仿宋_GB2312" w:hAnsi="宋体" w:cs="宋体" w:hint="eastAsia"/>
                  <w:b/>
                  <w:bCs/>
                  <w:kern w:val="0"/>
                  <w:sz w:val="22"/>
                </w:rPr>
                <w:delText>分值</w:delText>
              </w:r>
            </w:del>
          </w:p>
        </w:tc>
        <w:tc>
          <w:tcPr>
            <w:tcW w:w="1120" w:type="dxa"/>
            <w:tcBorders>
              <w:top w:val="single" w:sz="4" w:space="0" w:color="auto"/>
              <w:left w:val="nil"/>
              <w:bottom w:val="single" w:sz="4" w:space="0" w:color="auto"/>
              <w:right w:val="single" w:sz="4" w:space="0" w:color="auto"/>
            </w:tcBorders>
            <w:vAlign w:val="center"/>
          </w:tcPr>
          <w:p w:rsidR="00987382" w:rsidDel="001B7BCE" w:rsidRDefault="00987382">
            <w:pPr>
              <w:widowControl/>
              <w:spacing w:line="480" w:lineRule="exact"/>
              <w:jc w:val="center"/>
              <w:rPr>
                <w:del w:id="431" w:author="微软用户" w:date="2018-06-19T22:10:00Z"/>
                <w:rFonts w:ascii="仿宋_GB2312" w:eastAsia="仿宋_GB2312" w:hAnsi="宋体" w:cs="宋体"/>
                <w:b/>
                <w:bCs/>
                <w:kern w:val="0"/>
                <w:sz w:val="22"/>
              </w:rPr>
            </w:pPr>
            <w:del w:id="432" w:author="微软用户" w:date="2018-06-19T22:10:00Z">
              <w:r w:rsidDel="001B7BCE">
                <w:rPr>
                  <w:rFonts w:ascii="仿宋_GB2312" w:eastAsia="仿宋_GB2312" w:hAnsi="宋体" w:cs="宋体" w:hint="eastAsia"/>
                  <w:b/>
                  <w:bCs/>
                  <w:kern w:val="0"/>
                  <w:sz w:val="22"/>
                </w:rPr>
                <w:delText>扣罚情况</w:delText>
              </w:r>
            </w:del>
          </w:p>
        </w:tc>
        <w:tc>
          <w:tcPr>
            <w:tcW w:w="913" w:type="dxa"/>
            <w:tcBorders>
              <w:top w:val="single" w:sz="4" w:space="0" w:color="auto"/>
              <w:left w:val="nil"/>
              <w:bottom w:val="single" w:sz="4" w:space="0" w:color="auto"/>
              <w:right w:val="single" w:sz="4" w:space="0" w:color="auto"/>
            </w:tcBorders>
            <w:vAlign w:val="center"/>
          </w:tcPr>
          <w:p w:rsidR="00987382" w:rsidDel="001B7BCE" w:rsidRDefault="00987382">
            <w:pPr>
              <w:widowControl/>
              <w:spacing w:line="480" w:lineRule="exact"/>
              <w:jc w:val="left"/>
              <w:rPr>
                <w:del w:id="433" w:author="微软用户" w:date="2018-06-19T22:10:00Z"/>
                <w:rFonts w:ascii="仿宋_GB2312" w:eastAsia="仿宋_GB2312" w:hAnsi="宋体" w:cs="宋体"/>
                <w:b/>
                <w:bCs/>
                <w:kern w:val="0"/>
                <w:sz w:val="22"/>
              </w:rPr>
            </w:pPr>
            <w:del w:id="434" w:author="微软用户" w:date="2018-06-19T22:10:00Z">
              <w:r w:rsidDel="001B7BCE">
                <w:rPr>
                  <w:rFonts w:ascii="仿宋_GB2312" w:eastAsia="仿宋_GB2312" w:hAnsi="宋体" w:cs="宋体" w:hint="eastAsia"/>
                  <w:b/>
                  <w:bCs/>
                  <w:kern w:val="0"/>
                  <w:sz w:val="22"/>
                </w:rPr>
                <w:delText>本季度实际得分</w:delText>
              </w:r>
            </w:del>
          </w:p>
        </w:tc>
      </w:tr>
      <w:tr w:rsidR="00987382" w:rsidDel="001B7BCE">
        <w:trPr>
          <w:trHeight w:val="525"/>
          <w:del w:id="435" w:author="微软用户" w:date="2018-06-19T22:10:00Z"/>
        </w:trPr>
        <w:tc>
          <w:tcPr>
            <w:tcW w:w="866" w:type="dxa"/>
            <w:vMerge w:val="restart"/>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center"/>
              <w:rPr>
                <w:del w:id="436" w:author="微软用户" w:date="2018-06-19T22:10:00Z"/>
                <w:rFonts w:ascii="仿宋_GB2312" w:eastAsia="仿宋_GB2312" w:hAnsi="宋体" w:cs="宋体"/>
                <w:kern w:val="0"/>
                <w:szCs w:val="21"/>
              </w:rPr>
            </w:pPr>
            <w:del w:id="437" w:author="微软用户" w:date="2018-06-19T22:10:00Z">
              <w:r w:rsidDel="001B7BCE">
                <w:rPr>
                  <w:rFonts w:ascii="仿宋_GB2312" w:eastAsia="仿宋_GB2312" w:hAnsi="宋体" w:cs="宋体" w:hint="eastAsia"/>
                  <w:kern w:val="0"/>
                  <w:szCs w:val="21"/>
                </w:rPr>
                <w:delText>乔灌木</w:delText>
              </w:r>
            </w:del>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38" w:author="微软用户" w:date="2018-06-19T22:10:00Z"/>
                <w:rFonts w:ascii="仿宋_GB2312" w:eastAsia="仿宋_GB2312" w:hAnsi="宋体" w:cs="宋体"/>
                <w:kern w:val="0"/>
                <w:szCs w:val="21"/>
              </w:rPr>
            </w:pPr>
            <w:del w:id="439" w:author="微软用户" w:date="2018-06-19T22:10:00Z">
              <w:r w:rsidDel="001B7BCE">
                <w:rPr>
                  <w:rFonts w:ascii="仿宋_GB2312" w:eastAsia="仿宋_GB2312" w:hAnsi="宋体" w:cs="宋体" w:hint="eastAsia"/>
                  <w:kern w:val="0"/>
                  <w:szCs w:val="21"/>
                </w:rPr>
                <w:delText>1</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440" w:author="微软用户" w:date="2018-06-19T22:10:00Z"/>
                <w:rFonts w:ascii="仿宋_GB2312" w:eastAsia="仿宋_GB2312" w:hAnsi="宋体" w:cs="宋体"/>
                <w:kern w:val="0"/>
                <w:szCs w:val="21"/>
              </w:rPr>
            </w:pPr>
            <w:del w:id="441" w:author="微软用户" w:date="2018-06-19T22:10:00Z">
              <w:r w:rsidDel="001B7BCE">
                <w:rPr>
                  <w:rFonts w:ascii="仿宋_GB2312" w:eastAsia="仿宋_GB2312" w:hAnsi="宋体" w:cs="宋体" w:hint="eastAsia"/>
                  <w:kern w:val="0"/>
                  <w:szCs w:val="21"/>
                </w:rPr>
                <w:delText>乔灌木长势良好，树冠完整</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42" w:author="微软用户" w:date="2018-06-19T22:10:00Z"/>
                <w:rFonts w:ascii="仿宋_GB2312" w:eastAsia="仿宋_GB2312" w:hAnsi="宋体" w:cs="宋体"/>
                <w:kern w:val="0"/>
                <w:szCs w:val="21"/>
              </w:rPr>
            </w:pPr>
            <w:del w:id="443"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44" w:author="微软用户" w:date="2018-06-19T22:10:00Z"/>
                <w:rFonts w:ascii="仿宋_GB2312" w:eastAsia="仿宋_GB2312" w:hAnsi="宋体" w:cs="宋体"/>
                <w:kern w:val="0"/>
                <w:szCs w:val="21"/>
              </w:rPr>
            </w:pPr>
            <w:del w:id="445" w:author="微软用户" w:date="2018-06-19T22:10:00Z">
              <w:r w:rsidDel="001B7BCE">
                <w:rPr>
                  <w:rFonts w:ascii="仿宋_GB2312" w:eastAsia="仿宋_GB2312" w:hAnsi="宋体" w:cs="宋体" w:hint="eastAsia"/>
                  <w:kern w:val="0"/>
                  <w:szCs w:val="21"/>
                </w:rPr>
                <w:delText xml:space="preserve">　</w:delText>
              </w:r>
            </w:del>
          </w:p>
        </w:tc>
        <w:tc>
          <w:tcPr>
            <w:tcW w:w="913" w:type="dxa"/>
            <w:vMerge w:val="restart"/>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center"/>
              <w:rPr>
                <w:del w:id="446" w:author="微软用户" w:date="2018-06-19T22:10:00Z"/>
                <w:rFonts w:ascii="仿宋_GB2312" w:eastAsia="仿宋_GB2312" w:hAnsi="宋体" w:cs="宋体"/>
                <w:kern w:val="0"/>
                <w:szCs w:val="21"/>
              </w:rPr>
            </w:pPr>
            <w:del w:id="447" w:author="微软用户" w:date="2018-06-19T22:10:00Z">
              <w:r w:rsidDel="001B7BCE">
                <w:rPr>
                  <w:rFonts w:ascii="仿宋_GB2312" w:eastAsia="仿宋_GB2312" w:hAnsi="宋体" w:cs="宋体" w:hint="eastAsia"/>
                  <w:kern w:val="0"/>
                  <w:szCs w:val="21"/>
                </w:rPr>
                <w:delText xml:space="preserve">　</w:delText>
              </w:r>
            </w:del>
          </w:p>
        </w:tc>
      </w:tr>
      <w:tr w:rsidR="00987382" w:rsidDel="001B7BCE">
        <w:trPr>
          <w:trHeight w:val="525"/>
          <w:del w:id="448"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449"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50" w:author="微软用户" w:date="2018-06-19T22:10:00Z"/>
                <w:rFonts w:ascii="仿宋_GB2312" w:eastAsia="仿宋_GB2312" w:hAnsi="宋体" w:cs="宋体"/>
                <w:kern w:val="0"/>
                <w:szCs w:val="21"/>
              </w:rPr>
            </w:pPr>
            <w:del w:id="451" w:author="微软用户" w:date="2018-06-19T22:10:00Z">
              <w:r w:rsidDel="001B7BCE">
                <w:rPr>
                  <w:rFonts w:ascii="仿宋_GB2312" w:eastAsia="仿宋_GB2312" w:hAnsi="宋体" w:cs="宋体" w:hint="eastAsia"/>
                  <w:kern w:val="0"/>
                  <w:szCs w:val="21"/>
                </w:rPr>
                <w:delText>2</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452" w:author="微软用户" w:date="2018-06-19T22:10:00Z"/>
                <w:rFonts w:ascii="仿宋_GB2312" w:eastAsia="仿宋_GB2312" w:hAnsi="宋体" w:cs="宋体"/>
                <w:kern w:val="0"/>
                <w:szCs w:val="21"/>
              </w:rPr>
            </w:pPr>
            <w:del w:id="453" w:author="微软用户" w:date="2018-06-19T22:10:00Z">
              <w:r w:rsidDel="001B7BCE">
                <w:rPr>
                  <w:rFonts w:ascii="仿宋_GB2312" w:eastAsia="仿宋_GB2312" w:hAnsi="宋体" w:cs="宋体" w:hint="eastAsia"/>
                  <w:kern w:val="0"/>
                  <w:szCs w:val="21"/>
                </w:rPr>
                <w:delText>苗木无明显枯枝，死叉，有虫害枝条在2%</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54" w:author="微软用户" w:date="2018-06-19T22:10:00Z"/>
                <w:rFonts w:ascii="仿宋_GB2312" w:eastAsia="仿宋_GB2312" w:hAnsi="宋体" w:cs="宋体"/>
                <w:kern w:val="0"/>
                <w:szCs w:val="21"/>
              </w:rPr>
            </w:pPr>
            <w:del w:id="455"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56" w:author="微软用户" w:date="2018-06-19T22:10:00Z"/>
                <w:rFonts w:ascii="仿宋_GB2312" w:eastAsia="仿宋_GB2312" w:hAnsi="宋体" w:cs="宋体"/>
                <w:kern w:val="0"/>
                <w:szCs w:val="21"/>
              </w:rPr>
            </w:pPr>
            <w:del w:id="457"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458" w:author="微软用户" w:date="2018-06-19T22:10:00Z"/>
                <w:rFonts w:ascii="仿宋_GB2312" w:eastAsia="仿宋_GB2312" w:hAnsi="宋体" w:cs="宋体"/>
                <w:kern w:val="0"/>
                <w:szCs w:val="21"/>
              </w:rPr>
            </w:pPr>
          </w:p>
        </w:tc>
      </w:tr>
      <w:tr w:rsidR="00987382" w:rsidDel="001B7BCE">
        <w:trPr>
          <w:trHeight w:val="479"/>
          <w:del w:id="459"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460"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61" w:author="微软用户" w:date="2018-06-19T22:10:00Z"/>
                <w:rFonts w:ascii="仿宋_GB2312" w:eastAsia="仿宋_GB2312" w:hAnsi="宋体" w:cs="宋体"/>
                <w:kern w:val="0"/>
                <w:szCs w:val="21"/>
              </w:rPr>
            </w:pPr>
            <w:del w:id="462" w:author="微软用户" w:date="2018-06-19T22:10:00Z">
              <w:r w:rsidDel="001B7BCE">
                <w:rPr>
                  <w:rFonts w:ascii="仿宋_GB2312" w:eastAsia="仿宋_GB2312" w:hAnsi="宋体" w:cs="宋体" w:hint="eastAsia"/>
                  <w:kern w:val="0"/>
                  <w:szCs w:val="21"/>
                </w:rPr>
                <w:delText>3</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463" w:author="微软用户" w:date="2018-06-19T22:10:00Z"/>
                <w:rFonts w:ascii="仿宋_GB2312" w:eastAsia="仿宋_GB2312" w:hAnsi="宋体" w:cs="宋体"/>
                <w:kern w:val="0"/>
                <w:szCs w:val="21"/>
              </w:rPr>
            </w:pPr>
            <w:del w:id="464" w:author="微软用户" w:date="2018-06-19T22:10:00Z">
              <w:r w:rsidDel="001B7BCE">
                <w:rPr>
                  <w:rFonts w:ascii="仿宋_GB2312" w:eastAsia="仿宋_GB2312" w:hAnsi="宋体" w:cs="宋体" w:hint="eastAsia"/>
                  <w:kern w:val="0"/>
                  <w:szCs w:val="21"/>
                </w:rPr>
                <w:delText>树木主侧枝分布均匀，不阻车辆和行人通过</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65" w:author="微软用户" w:date="2018-06-19T22:10:00Z"/>
                <w:rFonts w:ascii="仿宋_GB2312" w:eastAsia="仿宋_GB2312" w:hAnsi="宋体" w:cs="宋体"/>
                <w:kern w:val="0"/>
                <w:szCs w:val="21"/>
              </w:rPr>
            </w:pPr>
            <w:del w:id="466"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67" w:author="微软用户" w:date="2018-06-19T22:10:00Z"/>
                <w:rFonts w:ascii="仿宋_GB2312" w:eastAsia="仿宋_GB2312" w:hAnsi="宋体" w:cs="宋体"/>
                <w:kern w:val="0"/>
                <w:szCs w:val="21"/>
              </w:rPr>
            </w:pPr>
            <w:del w:id="468"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469" w:author="微软用户" w:date="2018-06-19T22:10:00Z"/>
                <w:rFonts w:ascii="仿宋_GB2312" w:eastAsia="仿宋_GB2312" w:hAnsi="宋体" w:cs="宋体"/>
                <w:kern w:val="0"/>
                <w:szCs w:val="21"/>
              </w:rPr>
            </w:pPr>
          </w:p>
        </w:tc>
      </w:tr>
      <w:tr w:rsidR="00987382" w:rsidDel="001B7BCE">
        <w:trPr>
          <w:trHeight w:val="525"/>
          <w:del w:id="470"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471"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72" w:author="微软用户" w:date="2018-06-19T22:10:00Z"/>
                <w:rFonts w:ascii="仿宋_GB2312" w:eastAsia="仿宋_GB2312" w:hAnsi="宋体" w:cs="宋体"/>
                <w:kern w:val="0"/>
                <w:szCs w:val="21"/>
              </w:rPr>
            </w:pPr>
            <w:del w:id="473" w:author="微软用户" w:date="2018-06-19T22:10:00Z">
              <w:r w:rsidDel="001B7BCE">
                <w:rPr>
                  <w:rFonts w:ascii="仿宋_GB2312" w:eastAsia="仿宋_GB2312" w:hAnsi="宋体" w:cs="宋体" w:hint="eastAsia"/>
                  <w:kern w:val="0"/>
                  <w:szCs w:val="21"/>
                </w:rPr>
                <w:delText>4</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474" w:author="微软用户" w:date="2018-06-19T22:10:00Z"/>
                <w:rFonts w:ascii="仿宋_GB2312" w:eastAsia="仿宋_GB2312" w:hAnsi="宋体" w:cs="宋体"/>
                <w:kern w:val="0"/>
                <w:szCs w:val="21"/>
              </w:rPr>
            </w:pPr>
            <w:del w:id="475" w:author="微软用户" w:date="2018-06-19T22:10:00Z">
              <w:r w:rsidDel="001B7BCE">
                <w:rPr>
                  <w:rFonts w:ascii="仿宋_GB2312" w:eastAsia="仿宋_GB2312" w:hAnsi="宋体" w:cs="宋体" w:hint="eastAsia"/>
                  <w:kern w:val="0"/>
                  <w:szCs w:val="21"/>
                </w:rPr>
                <w:delText>绿篱生长良好，无缺枝，无空当</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76" w:author="微软用户" w:date="2018-06-19T22:10:00Z"/>
                <w:rFonts w:ascii="仿宋_GB2312" w:eastAsia="仿宋_GB2312" w:hAnsi="宋体" w:cs="宋体"/>
                <w:kern w:val="0"/>
                <w:szCs w:val="21"/>
              </w:rPr>
            </w:pPr>
            <w:del w:id="477"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78" w:author="微软用户" w:date="2018-06-19T22:10:00Z"/>
                <w:rFonts w:ascii="仿宋_GB2312" w:eastAsia="仿宋_GB2312" w:hAnsi="宋体" w:cs="宋体"/>
                <w:kern w:val="0"/>
                <w:szCs w:val="21"/>
              </w:rPr>
            </w:pPr>
            <w:del w:id="479"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480" w:author="微软用户" w:date="2018-06-19T22:10:00Z"/>
                <w:rFonts w:ascii="仿宋_GB2312" w:eastAsia="仿宋_GB2312" w:hAnsi="宋体" w:cs="宋体"/>
                <w:kern w:val="0"/>
                <w:szCs w:val="21"/>
              </w:rPr>
            </w:pPr>
          </w:p>
        </w:tc>
      </w:tr>
      <w:tr w:rsidR="00987382" w:rsidDel="001B7BCE">
        <w:trPr>
          <w:trHeight w:val="525"/>
          <w:del w:id="481"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482"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83" w:author="微软用户" w:date="2018-06-19T22:10:00Z"/>
                <w:rFonts w:ascii="仿宋_GB2312" w:eastAsia="仿宋_GB2312" w:hAnsi="宋体" w:cs="宋体"/>
                <w:kern w:val="0"/>
                <w:szCs w:val="21"/>
              </w:rPr>
            </w:pPr>
            <w:del w:id="484" w:author="微软用户" w:date="2018-06-19T22:10:00Z">
              <w:r w:rsidDel="001B7BCE">
                <w:rPr>
                  <w:rFonts w:ascii="仿宋_GB2312" w:eastAsia="仿宋_GB2312" w:hAnsi="宋体" w:cs="宋体" w:hint="eastAsia"/>
                  <w:kern w:val="0"/>
                  <w:szCs w:val="21"/>
                </w:rPr>
                <w:delText>5</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485" w:author="微软用户" w:date="2018-06-19T22:10:00Z"/>
                <w:rFonts w:ascii="仿宋_GB2312" w:eastAsia="仿宋_GB2312" w:hAnsi="宋体" w:cs="宋体"/>
                <w:kern w:val="0"/>
                <w:szCs w:val="21"/>
              </w:rPr>
            </w:pPr>
            <w:del w:id="486" w:author="微软用户" w:date="2018-06-19T22:10:00Z">
              <w:r w:rsidDel="001B7BCE">
                <w:rPr>
                  <w:rFonts w:ascii="仿宋_GB2312" w:eastAsia="仿宋_GB2312" w:hAnsi="宋体" w:cs="宋体" w:hint="eastAsia"/>
                  <w:kern w:val="0"/>
                  <w:szCs w:val="21"/>
                </w:rPr>
                <w:delText>绿篱修剪整齐，新长枝不超过30厘米</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87" w:author="微软用户" w:date="2018-06-19T22:10:00Z"/>
                <w:rFonts w:ascii="仿宋_GB2312" w:eastAsia="仿宋_GB2312" w:hAnsi="宋体" w:cs="宋体"/>
                <w:kern w:val="0"/>
                <w:szCs w:val="21"/>
              </w:rPr>
            </w:pPr>
            <w:del w:id="488"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89" w:author="微软用户" w:date="2018-06-19T22:10:00Z"/>
                <w:rFonts w:ascii="仿宋_GB2312" w:eastAsia="仿宋_GB2312" w:hAnsi="宋体" w:cs="宋体"/>
                <w:kern w:val="0"/>
                <w:szCs w:val="21"/>
              </w:rPr>
            </w:pPr>
            <w:del w:id="490"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491" w:author="微软用户" w:date="2018-06-19T22:10:00Z"/>
                <w:rFonts w:ascii="仿宋_GB2312" w:eastAsia="仿宋_GB2312" w:hAnsi="宋体" w:cs="宋体"/>
                <w:kern w:val="0"/>
                <w:szCs w:val="21"/>
              </w:rPr>
            </w:pPr>
          </w:p>
        </w:tc>
      </w:tr>
      <w:tr w:rsidR="00987382" w:rsidDel="001B7BCE">
        <w:trPr>
          <w:trHeight w:val="525"/>
          <w:del w:id="492"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493"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94" w:author="微软用户" w:date="2018-06-19T22:10:00Z"/>
                <w:rFonts w:ascii="仿宋_GB2312" w:eastAsia="仿宋_GB2312" w:hAnsi="宋体" w:cs="宋体"/>
                <w:kern w:val="0"/>
                <w:szCs w:val="21"/>
              </w:rPr>
            </w:pPr>
            <w:del w:id="495" w:author="微软用户" w:date="2018-06-19T22:10:00Z">
              <w:r w:rsidDel="001B7BCE">
                <w:rPr>
                  <w:rFonts w:ascii="仿宋_GB2312" w:eastAsia="仿宋_GB2312" w:hAnsi="宋体" w:cs="宋体" w:hint="eastAsia"/>
                  <w:kern w:val="0"/>
                  <w:szCs w:val="21"/>
                </w:rPr>
                <w:delText>6</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496" w:author="微软用户" w:date="2018-06-19T22:10:00Z"/>
                <w:rFonts w:ascii="仿宋_GB2312" w:eastAsia="仿宋_GB2312" w:hAnsi="宋体" w:cs="宋体"/>
                <w:kern w:val="0"/>
                <w:szCs w:val="21"/>
              </w:rPr>
            </w:pPr>
            <w:del w:id="497" w:author="微软用户" w:date="2018-06-19T22:10:00Z">
              <w:r w:rsidDel="001B7BCE">
                <w:rPr>
                  <w:rFonts w:ascii="仿宋_GB2312" w:eastAsia="仿宋_GB2312" w:hAnsi="宋体" w:cs="宋体" w:hint="eastAsia"/>
                  <w:kern w:val="0"/>
                  <w:szCs w:val="21"/>
                </w:rPr>
                <w:delText>绿球、篱有成型，造型美观</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498" w:author="微软用户" w:date="2018-06-19T22:10:00Z"/>
                <w:rFonts w:ascii="仿宋_GB2312" w:eastAsia="仿宋_GB2312" w:hAnsi="宋体" w:cs="宋体"/>
                <w:kern w:val="0"/>
                <w:szCs w:val="21"/>
              </w:rPr>
            </w:pPr>
            <w:del w:id="499"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00" w:author="微软用户" w:date="2018-06-19T22:10:00Z"/>
                <w:rFonts w:ascii="仿宋_GB2312" w:eastAsia="仿宋_GB2312" w:hAnsi="宋体" w:cs="宋体"/>
                <w:kern w:val="0"/>
                <w:szCs w:val="21"/>
              </w:rPr>
            </w:pPr>
            <w:del w:id="501"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02" w:author="微软用户" w:date="2018-06-19T22:10:00Z"/>
                <w:rFonts w:ascii="仿宋_GB2312" w:eastAsia="仿宋_GB2312" w:hAnsi="宋体" w:cs="宋体"/>
                <w:kern w:val="0"/>
                <w:szCs w:val="21"/>
              </w:rPr>
            </w:pPr>
          </w:p>
        </w:tc>
      </w:tr>
      <w:tr w:rsidR="00987382" w:rsidDel="001B7BCE">
        <w:trPr>
          <w:trHeight w:val="540"/>
          <w:del w:id="503" w:author="微软用户" w:date="2018-06-19T22:10:00Z"/>
        </w:trPr>
        <w:tc>
          <w:tcPr>
            <w:tcW w:w="866" w:type="dxa"/>
            <w:vMerge w:val="restart"/>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rPr>
                <w:del w:id="504" w:author="微软用户" w:date="2018-06-19T22:10:00Z"/>
                <w:rFonts w:ascii="仿宋_GB2312" w:eastAsia="仿宋_GB2312" w:hAnsi="宋体" w:cs="宋体"/>
                <w:kern w:val="0"/>
                <w:szCs w:val="21"/>
              </w:rPr>
            </w:pPr>
            <w:del w:id="505" w:author="微软用户" w:date="2018-06-19T22:10:00Z">
              <w:r w:rsidDel="001B7BCE">
                <w:rPr>
                  <w:rFonts w:ascii="仿宋_GB2312" w:eastAsia="仿宋_GB2312" w:hAnsi="宋体" w:cs="宋体" w:hint="eastAsia"/>
                  <w:kern w:val="0"/>
                  <w:szCs w:val="21"/>
                </w:rPr>
                <w:delText>草坪及地被</w:delText>
              </w:r>
            </w:del>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06" w:author="微软用户" w:date="2018-06-19T22:10:00Z"/>
                <w:rFonts w:ascii="仿宋_GB2312" w:eastAsia="仿宋_GB2312" w:hAnsi="宋体" w:cs="宋体"/>
                <w:kern w:val="0"/>
                <w:szCs w:val="21"/>
              </w:rPr>
            </w:pPr>
            <w:del w:id="507" w:author="微软用户" w:date="2018-06-19T22:10:00Z">
              <w:r w:rsidDel="001B7BCE">
                <w:rPr>
                  <w:rFonts w:ascii="仿宋_GB2312" w:eastAsia="仿宋_GB2312" w:hAnsi="宋体" w:cs="宋体" w:hint="eastAsia"/>
                  <w:kern w:val="0"/>
                  <w:szCs w:val="21"/>
                </w:rPr>
                <w:delText>7</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508" w:author="微软用户" w:date="2018-06-19T22:10:00Z"/>
                <w:rFonts w:ascii="仿宋_GB2312" w:eastAsia="仿宋_GB2312" w:hAnsi="宋体" w:cs="宋体"/>
                <w:kern w:val="0"/>
                <w:szCs w:val="21"/>
              </w:rPr>
            </w:pPr>
            <w:del w:id="509" w:author="微软用户" w:date="2018-06-19T22:10:00Z">
              <w:r w:rsidDel="001B7BCE">
                <w:rPr>
                  <w:rFonts w:ascii="仿宋_GB2312" w:eastAsia="仿宋_GB2312" w:hAnsi="宋体" w:cs="宋体" w:hint="eastAsia"/>
                  <w:kern w:val="0"/>
                  <w:szCs w:val="21"/>
                </w:rPr>
                <w:delText>单块斑秃、黄土单块裸露面积不超过1平米</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10" w:author="微软用户" w:date="2018-06-19T22:10:00Z"/>
                <w:rFonts w:ascii="仿宋_GB2312" w:eastAsia="仿宋_GB2312" w:hAnsi="宋体" w:cs="宋体"/>
                <w:kern w:val="0"/>
                <w:szCs w:val="21"/>
              </w:rPr>
            </w:pPr>
            <w:del w:id="511"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12" w:author="微软用户" w:date="2018-06-19T22:10:00Z"/>
                <w:rFonts w:ascii="仿宋_GB2312" w:eastAsia="仿宋_GB2312" w:hAnsi="宋体" w:cs="宋体"/>
                <w:kern w:val="0"/>
                <w:szCs w:val="21"/>
              </w:rPr>
            </w:pPr>
            <w:del w:id="513"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14" w:author="微软用户" w:date="2018-06-19T22:10:00Z"/>
                <w:rFonts w:ascii="仿宋_GB2312" w:eastAsia="仿宋_GB2312" w:hAnsi="宋体" w:cs="宋体"/>
                <w:kern w:val="0"/>
                <w:szCs w:val="21"/>
              </w:rPr>
            </w:pPr>
          </w:p>
        </w:tc>
      </w:tr>
      <w:tr w:rsidR="00987382" w:rsidDel="001B7BCE">
        <w:trPr>
          <w:trHeight w:val="540"/>
          <w:del w:id="515"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16"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17" w:author="微软用户" w:date="2018-06-19T22:10:00Z"/>
                <w:rFonts w:ascii="仿宋_GB2312" w:eastAsia="仿宋_GB2312" w:hAnsi="宋体" w:cs="宋体"/>
                <w:kern w:val="0"/>
                <w:szCs w:val="21"/>
              </w:rPr>
            </w:pPr>
            <w:del w:id="518" w:author="微软用户" w:date="2018-06-19T22:10:00Z">
              <w:r w:rsidDel="001B7BCE">
                <w:rPr>
                  <w:rFonts w:ascii="仿宋_GB2312" w:eastAsia="仿宋_GB2312" w:hAnsi="宋体" w:cs="宋体" w:hint="eastAsia"/>
                  <w:kern w:val="0"/>
                  <w:szCs w:val="21"/>
                </w:rPr>
                <w:delText>8</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519" w:author="微软用户" w:date="2018-06-19T22:10:00Z"/>
                <w:rFonts w:ascii="仿宋_GB2312" w:eastAsia="仿宋_GB2312" w:hAnsi="宋体" w:cs="宋体"/>
                <w:kern w:val="0"/>
                <w:szCs w:val="21"/>
              </w:rPr>
            </w:pPr>
            <w:del w:id="520" w:author="微软用户" w:date="2018-06-19T22:10:00Z">
              <w:r w:rsidDel="001B7BCE">
                <w:rPr>
                  <w:rFonts w:ascii="仿宋_GB2312" w:eastAsia="仿宋_GB2312" w:hAnsi="宋体" w:cs="宋体" w:hint="eastAsia"/>
                  <w:kern w:val="0"/>
                  <w:szCs w:val="21"/>
                </w:rPr>
                <w:delText>绿地无改变使用用途和破坏占用践踏现象。</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21" w:author="微软用户" w:date="2018-06-19T22:10:00Z"/>
                <w:rFonts w:ascii="仿宋_GB2312" w:eastAsia="仿宋_GB2312" w:hAnsi="宋体" w:cs="宋体"/>
                <w:kern w:val="0"/>
                <w:szCs w:val="21"/>
              </w:rPr>
            </w:pPr>
            <w:del w:id="522"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23" w:author="微软用户" w:date="2018-06-19T22:10:00Z"/>
                <w:rFonts w:ascii="仿宋_GB2312" w:eastAsia="仿宋_GB2312" w:hAnsi="宋体" w:cs="宋体"/>
                <w:kern w:val="0"/>
                <w:szCs w:val="21"/>
              </w:rPr>
            </w:pPr>
            <w:del w:id="524"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25" w:author="微软用户" w:date="2018-06-19T22:10:00Z"/>
                <w:rFonts w:ascii="仿宋_GB2312" w:eastAsia="仿宋_GB2312" w:hAnsi="宋体" w:cs="宋体"/>
                <w:kern w:val="0"/>
                <w:szCs w:val="21"/>
              </w:rPr>
            </w:pPr>
          </w:p>
        </w:tc>
      </w:tr>
      <w:tr w:rsidR="00987382" w:rsidDel="001B7BCE">
        <w:trPr>
          <w:trHeight w:val="540"/>
          <w:del w:id="526"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27"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28" w:author="微软用户" w:date="2018-06-19T22:10:00Z"/>
                <w:rFonts w:ascii="仿宋_GB2312" w:eastAsia="仿宋_GB2312" w:hAnsi="宋体" w:cs="宋体"/>
                <w:kern w:val="0"/>
                <w:szCs w:val="21"/>
              </w:rPr>
            </w:pPr>
            <w:del w:id="529" w:author="微软用户" w:date="2018-06-19T22:10:00Z">
              <w:r w:rsidDel="001B7BCE">
                <w:rPr>
                  <w:rFonts w:ascii="仿宋_GB2312" w:eastAsia="仿宋_GB2312" w:hAnsi="宋体" w:cs="宋体" w:hint="eastAsia"/>
                  <w:kern w:val="0"/>
                  <w:szCs w:val="21"/>
                </w:rPr>
                <w:delText>9</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530" w:author="微软用户" w:date="2018-06-19T22:10:00Z"/>
                <w:rFonts w:ascii="仿宋_GB2312" w:eastAsia="仿宋_GB2312" w:hAnsi="宋体" w:cs="宋体"/>
                <w:kern w:val="0"/>
                <w:szCs w:val="21"/>
              </w:rPr>
            </w:pPr>
            <w:del w:id="531" w:author="微软用户" w:date="2018-06-19T22:10:00Z">
              <w:r w:rsidDel="001B7BCE">
                <w:rPr>
                  <w:rFonts w:ascii="仿宋_GB2312" w:eastAsia="仿宋_GB2312" w:hAnsi="宋体" w:cs="宋体" w:hint="eastAsia"/>
                  <w:kern w:val="0"/>
                  <w:szCs w:val="21"/>
                </w:rPr>
                <w:delText>常年保持平整，边缘清晰，其中春、秋、夏季草高不超过8cm</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32" w:author="微软用户" w:date="2018-06-19T22:10:00Z"/>
                <w:rFonts w:ascii="仿宋_GB2312" w:eastAsia="仿宋_GB2312" w:hAnsi="宋体" w:cs="宋体"/>
                <w:kern w:val="0"/>
                <w:szCs w:val="21"/>
              </w:rPr>
            </w:pPr>
            <w:del w:id="533"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34" w:author="微软用户" w:date="2018-06-19T22:10:00Z"/>
                <w:rFonts w:ascii="仿宋_GB2312" w:eastAsia="仿宋_GB2312" w:hAnsi="宋体" w:cs="宋体"/>
                <w:kern w:val="0"/>
                <w:szCs w:val="21"/>
              </w:rPr>
            </w:pPr>
            <w:del w:id="535"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36" w:author="微软用户" w:date="2018-06-19T22:10:00Z"/>
                <w:rFonts w:ascii="仿宋_GB2312" w:eastAsia="仿宋_GB2312" w:hAnsi="宋体" w:cs="宋体"/>
                <w:kern w:val="0"/>
                <w:szCs w:val="21"/>
              </w:rPr>
            </w:pPr>
          </w:p>
        </w:tc>
      </w:tr>
      <w:tr w:rsidR="00987382" w:rsidDel="001B7BCE">
        <w:trPr>
          <w:trHeight w:val="540"/>
          <w:del w:id="537"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38"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39" w:author="微软用户" w:date="2018-06-19T22:10:00Z"/>
                <w:rFonts w:ascii="仿宋_GB2312" w:eastAsia="仿宋_GB2312" w:hAnsi="宋体" w:cs="宋体"/>
                <w:kern w:val="0"/>
                <w:szCs w:val="21"/>
              </w:rPr>
            </w:pPr>
            <w:del w:id="540" w:author="微软用户" w:date="2018-06-19T22:10:00Z">
              <w:r w:rsidDel="001B7BCE">
                <w:rPr>
                  <w:rFonts w:ascii="仿宋_GB2312" w:eastAsia="仿宋_GB2312" w:hAnsi="宋体" w:cs="宋体" w:hint="eastAsia"/>
                  <w:kern w:val="0"/>
                  <w:szCs w:val="21"/>
                </w:rPr>
                <w:delText>10</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541" w:author="微软用户" w:date="2018-06-19T22:10:00Z"/>
                <w:rFonts w:ascii="仿宋_GB2312" w:eastAsia="仿宋_GB2312" w:hAnsi="宋体" w:cs="宋体"/>
                <w:kern w:val="0"/>
                <w:szCs w:val="21"/>
              </w:rPr>
            </w:pPr>
            <w:del w:id="542" w:author="微软用户" w:date="2018-06-19T22:10:00Z">
              <w:r w:rsidDel="001B7BCE">
                <w:rPr>
                  <w:rFonts w:ascii="仿宋_GB2312" w:eastAsia="仿宋_GB2312" w:hAnsi="宋体" w:cs="宋体" w:hint="eastAsia"/>
                  <w:kern w:val="0"/>
                  <w:szCs w:val="21"/>
                </w:rPr>
                <w:delText>草坪及地被杂草面积不高于5%</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43" w:author="微软用户" w:date="2018-06-19T22:10:00Z"/>
                <w:rFonts w:ascii="仿宋_GB2312" w:eastAsia="仿宋_GB2312" w:hAnsi="宋体" w:cs="宋体"/>
                <w:kern w:val="0"/>
                <w:szCs w:val="21"/>
              </w:rPr>
            </w:pPr>
            <w:del w:id="544"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45" w:author="微软用户" w:date="2018-06-19T22:10:00Z"/>
                <w:rFonts w:ascii="仿宋_GB2312" w:eastAsia="仿宋_GB2312" w:hAnsi="宋体" w:cs="宋体"/>
                <w:kern w:val="0"/>
                <w:szCs w:val="21"/>
              </w:rPr>
            </w:pPr>
            <w:del w:id="546"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47" w:author="微软用户" w:date="2018-06-19T22:10:00Z"/>
                <w:rFonts w:ascii="仿宋_GB2312" w:eastAsia="仿宋_GB2312" w:hAnsi="宋体" w:cs="宋体"/>
                <w:kern w:val="0"/>
                <w:szCs w:val="21"/>
              </w:rPr>
            </w:pPr>
          </w:p>
        </w:tc>
      </w:tr>
      <w:tr w:rsidR="00987382" w:rsidDel="001B7BCE">
        <w:trPr>
          <w:trHeight w:val="540"/>
          <w:del w:id="548"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49"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50" w:author="微软用户" w:date="2018-06-19T22:10:00Z"/>
                <w:rFonts w:ascii="仿宋_GB2312" w:eastAsia="仿宋_GB2312" w:hAnsi="宋体" w:cs="宋体"/>
                <w:kern w:val="0"/>
                <w:szCs w:val="21"/>
              </w:rPr>
            </w:pPr>
            <w:del w:id="551" w:author="微软用户" w:date="2018-06-19T22:10:00Z">
              <w:r w:rsidDel="001B7BCE">
                <w:rPr>
                  <w:rFonts w:ascii="仿宋_GB2312" w:eastAsia="仿宋_GB2312" w:hAnsi="宋体" w:cs="宋体" w:hint="eastAsia"/>
                  <w:kern w:val="0"/>
                  <w:szCs w:val="21"/>
                </w:rPr>
                <w:delText>11</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552" w:author="微软用户" w:date="2018-06-19T22:10:00Z"/>
                <w:rFonts w:ascii="仿宋_GB2312" w:eastAsia="仿宋_GB2312" w:hAnsi="宋体" w:cs="宋体"/>
                <w:kern w:val="0"/>
                <w:szCs w:val="21"/>
              </w:rPr>
            </w:pPr>
            <w:del w:id="553" w:author="微软用户" w:date="2018-06-19T22:10:00Z">
              <w:r w:rsidDel="001B7BCE">
                <w:rPr>
                  <w:rFonts w:ascii="仿宋_GB2312" w:eastAsia="仿宋_GB2312" w:hAnsi="宋体" w:cs="宋体" w:hint="eastAsia"/>
                  <w:kern w:val="0"/>
                  <w:szCs w:val="21"/>
                </w:rPr>
                <w:delText>草地及地被严格控制病虫害</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54" w:author="微软用户" w:date="2018-06-19T22:10:00Z"/>
                <w:rFonts w:ascii="仿宋_GB2312" w:eastAsia="仿宋_GB2312" w:hAnsi="宋体" w:cs="宋体"/>
                <w:kern w:val="0"/>
                <w:szCs w:val="21"/>
              </w:rPr>
            </w:pPr>
            <w:del w:id="555"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56" w:author="微软用户" w:date="2018-06-19T22:10:00Z"/>
                <w:rFonts w:ascii="仿宋_GB2312" w:eastAsia="仿宋_GB2312" w:hAnsi="宋体" w:cs="宋体"/>
                <w:kern w:val="0"/>
                <w:szCs w:val="21"/>
              </w:rPr>
            </w:pPr>
            <w:del w:id="557"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58" w:author="微软用户" w:date="2018-06-19T22:10:00Z"/>
                <w:rFonts w:ascii="仿宋_GB2312" w:eastAsia="仿宋_GB2312" w:hAnsi="宋体" w:cs="宋体"/>
                <w:kern w:val="0"/>
                <w:szCs w:val="21"/>
              </w:rPr>
            </w:pPr>
          </w:p>
        </w:tc>
      </w:tr>
      <w:tr w:rsidR="00987382" w:rsidDel="001B7BCE">
        <w:trPr>
          <w:trHeight w:val="540"/>
          <w:del w:id="559" w:author="微软用户" w:date="2018-06-19T22:10:00Z"/>
        </w:trPr>
        <w:tc>
          <w:tcPr>
            <w:tcW w:w="866" w:type="dxa"/>
            <w:vMerge w:val="restart"/>
            <w:tcBorders>
              <w:top w:val="nil"/>
              <w:left w:val="single" w:sz="4" w:space="0" w:color="auto"/>
              <w:bottom w:val="single" w:sz="4" w:space="0" w:color="000000"/>
              <w:right w:val="single" w:sz="4" w:space="0" w:color="auto"/>
            </w:tcBorders>
            <w:vAlign w:val="center"/>
          </w:tcPr>
          <w:p w:rsidR="00987382" w:rsidDel="001B7BCE" w:rsidRDefault="00987382">
            <w:pPr>
              <w:widowControl/>
              <w:spacing w:line="480" w:lineRule="exact"/>
              <w:jc w:val="center"/>
              <w:rPr>
                <w:del w:id="560" w:author="微软用户" w:date="2018-06-19T22:10:00Z"/>
                <w:rFonts w:ascii="仿宋_GB2312" w:eastAsia="仿宋_GB2312" w:hAnsi="宋体" w:cs="宋体"/>
                <w:kern w:val="0"/>
                <w:szCs w:val="21"/>
              </w:rPr>
            </w:pPr>
            <w:del w:id="561" w:author="微软用户" w:date="2018-06-19T22:10:00Z">
              <w:r w:rsidDel="001B7BCE">
                <w:rPr>
                  <w:rFonts w:ascii="仿宋_GB2312" w:eastAsia="仿宋_GB2312" w:hAnsi="宋体" w:cs="宋体" w:hint="eastAsia"/>
                  <w:kern w:val="0"/>
                  <w:szCs w:val="21"/>
                </w:rPr>
                <w:delText>绿</w:delText>
              </w:r>
              <w:r w:rsidDel="001B7BCE">
                <w:rPr>
                  <w:rFonts w:ascii="仿宋_GB2312" w:eastAsia="仿宋_GB2312" w:hAnsi="宋体" w:cs="宋体" w:hint="eastAsia"/>
                  <w:kern w:val="0"/>
                  <w:szCs w:val="21"/>
                </w:rPr>
                <w:br/>
                <w:delText>化</w:delText>
              </w:r>
              <w:r w:rsidDel="001B7BCE">
                <w:rPr>
                  <w:rFonts w:ascii="仿宋_GB2312" w:eastAsia="仿宋_GB2312" w:hAnsi="宋体" w:cs="宋体" w:hint="eastAsia"/>
                  <w:kern w:val="0"/>
                  <w:szCs w:val="21"/>
                </w:rPr>
                <w:br/>
                <w:delText>清</w:delText>
              </w:r>
              <w:r w:rsidDel="001B7BCE">
                <w:rPr>
                  <w:rFonts w:ascii="仿宋_GB2312" w:eastAsia="仿宋_GB2312" w:hAnsi="宋体" w:cs="宋体" w:hint="eastAsia"/>
                  <w:kern w:val="0"/>
                  <w:szCs w:val="21"/>
                </w:rPr>
                <w:br/>
                <w:delText>洁</w:delText>
              </w:r>
            </w:del>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62" w:author="微软用户" w:date="2018-06-19T22:10:00Z"/>
                <w:rFonts w:ascii="仿宋_GB2312" w:eastAsia="仿宋_GB2312" w:hAnsi="宋体" w:cs="宋体"/>
                <w:kern w:val="0"/>
                <w:szCs w:val="21"/>
              </w:rPr>
            </w:pPr>
            <w:del w:id="563" w:author="微软用户" w:date="2018-06-19T22:10:00Z">
              <w:r w:rsidDel="001B7BCE">
                <w:rPr>
                  <w:rFonts w:ascii="仿宋_GB2312" w:eastAsia="仿宋_GB2312" w:hAnsi="宋体" w:cs="宋体" w:hint="eastAsia"/>
                  <w:kern w:val="0"/>
                  <w:szCs w:val="21"/>
                </w:rPr>
                <w:delText>12</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564" w:author="微软用户" w:date="2018-06-19T22:10:00Z"/>
                <w:rFonts w:ascii="仿宋_GB2312" w:eastAsia="仿宋_GB2312" w:hAnsi="宋体" w:cs="宋体"/>
                <w:kern w:val="0"/>
                <w:szCs w:val="21"/>
              </w:rPr>
            </w:pPr>
            <w:del w:id="565" w:author="微软用户" w:date="2018-06-19T22:10:00Z">
              <w:r w:rsidDel="001B7BCE">
                <w:rPr>
                  <w:rFonts w:ascii="仿宋_GB2312" w:eastAsia="仿宋_GB2312" w:hAnsi="宋体" w:cs="宋体" w:hint="eastAsia"/>
                  <w:kern w:val="0"/>
                  <w:szCs w:val="21"/>
                </w:rPr>
                <w:delText>绿地内无大量落叶、垃圾等杂物</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66" w:author="微软用户" w:date="2018-06-19T22:10:00Z"/>
                <w:rFonts w:ascii="仿宋_GB2312" w:eastAsia="仿宋_GB2312" w:hAnsi="宋体" w:cs="宋体"/>
                <w:kern w:val="0"/>
                <w:szCs w:val="21"/>
              </w:rPr>
            </w:pPr>
            <w:del w:id="567" w:author="微软用户" w:date="2018-06-19T22:10:00Z">
              <w:r w:rsidDel="001B7BCE">
                <w:rPr>
                  <w:rFonts w:ascii="仿宋_GB2312" w:eastAsia="仿宋_GB2312" w:hAnsi="宋体" w:cs="宋体" w:hint="eastAsia"/>
                  <w:kern w:val="0"/>
                  <w:szCs w:val="21"/>
                </w:rPr>
                <w:delText>4</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68" w:author="微软用户" w:date="2018-06-19T22:10:00Z"/>
                <w:rFonts w:ascii="仿宋_GB2312" w:eastAsia="仿宋_GB2312" w:hAnsi="宋体" w:cs="宋体"/>
                <w:kern w:val="0"/>
                <w:szCs w:val="21"/>
              </w:rPr>
            </w:pPr>
            <w:del w:id="569"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70" w:author="微软用户" w:date="2018-06-19T22:10:00Z"/>
                <w:rFonts w:ascii="仿宋_GB2312" w:eastAsia="仿宋_GB2312" w:hAnsi="宋体" w:cs="宋体"/>
                <w:kern w:val="0"/>
                <w:szCs w:val="21"/>
              </w:rPr>
            </w:pPr>
          </w:p>
        </w:tc>
      </w:tr>
      <w:tr w:rsidR="00987382" w:rsidDel="001B7BCE">
        <w:trPr>
          <w:trHeight w:val="540"/>
          <w:del w:id="571" w:author="微软用户" w:date="2018-06-19T22:10:00Z"/>
        </w:trPr>
        <w:tc>
          <w:tcPr>
            <w:tcW w:w="866" w:type="dxa"/>
            <w:vMerge/>
            <w:tcBorders>
              <w:top w:val="nil"/>
              <w:left w:val="single" w:sz="4" w:space="0" w:color="auto"/>
              <w:bottom w:val="single" w:sz="4" w:space="0" w:color="000000"/>
              <w:right w:val="single" w:sz="4" w:space="0" w:color="auto"/>
            </w:tcBorders>
            <w:vAlign w:val="center"/>
          </w:tcPr>
          <w:p w:rsidR="00987382" w:rsidDel="001B7BCE" w:rsidRDefault="00987382">
            <w:pPr>
              <w:widowControl/>
              <w:spacing w:line="480" w:lineRule="exact"/>
              <w:jc w:val="left"/>
              <w:rPr>
                <w:del w:id="572"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73" w:author="微软用户" w:date="2018-06-19T22:10:00Z"/>
                <w:rFonts w:ascii="仿宋_GB2312" w:eastAsia="仿宋_GB2312" w:hAnsi="宋体" w:cs="宋体"/>
                <w:kern w:val="0"/>
                <w:szCs w:val="21"/>
              </w:rPr>
            </w:pPr>
            <w:del w:id="574" w:author="微软用户" w:date="2018-06-19T22:10:00Z">
              <w:r w:rsidDel="001B7BCE">
                <w:rPr>
                  <w:rFonts w:ascii="仿宋_GB2312" w:eastAsia="仿宋_GB2312" w:hAnsi="宋体" w:cs="宋体" w:hint="eastAsia"/>
                  <w:kern w:val="0"/>
                  <w:szCs w:val="21"/>
                </w:rPr>
                <w:delText>13</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575" w:author="微软用户" w:date="2018-06-19T22:10:00Z"/>
                <w:rFonts w:ascii="仿宋_GB2312" w:eastAsia="仿宋_GB2312" w:hAnsi="宋体" w:cs="宋体"/>
                <w:kern w:val="0"/>
                <w:szCs w:val="21"/>
              </w:rPr>
            </w:pPr>
            <w:del w:id="576" w:author="微软用户" w:date="2018-06-19T22:10:00Z">
              <w:r w:rsidDel="001B7BCE">
                <w:rPr>
                  <w:rFonts w:ascii="仿宋_GB2312" w:eastAsia="仿宋_GB2312" w:hAnsi="宋体" w:cs="宋体" w:hint="eastAsia"/>
                  <w:kern w:val="0"/>
                  <w:szCs w:val="21"/>
                </w:rPr>
                <w:delText>能够按照甲方巡视要求捡拾绿化垃圾</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77" w:author="微软用户" w:date="2018-06-19T22:10:00Z"/>
                <w:rFonts w:ascii="仿宋_GB2312" w:eastAsia="仿宋_GB2312" w:hAnsi="宋体" w:cs="宋体"/>
                <w:kern w:val="0"/>
                <w:szCs w:val="21"/>
              </w:rPr>
            </w:pPr>
            <w:del w:id="578" w:author="微软用户" w:date="2018-06-19T22:10:00Z">
              <w:r w:rsidDel="001B7BCE">
                <w:rPr>
                  <w:rFonts w:ascii="仿宋_GB2312" w:eastAsia="仿宋_GB2312" w:hAnsi="宋体" w:cs="宋体" w:hint="eastAsia"/>
                  <w:kern w:val="0"/>
                  <w:szCs w:val="21"/>
                </w:rPr>
                <w:delText>4</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79" w:author="微软用户" w:date="2018-06-19T22:10:00Z"/>
                <w:rFonts w:ascii="仿宋_GB2312" w:eastAsia="仿宋_GB2312" w:hAnsi="宋体" w:cs="宋体"/>
                <w:kern w:val="0"/>
                <w:szCs w:val="21"/>
              </w:rPr>
            </w:pPr>
            <w:del w:id="580"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81" w:author="微软用户" w:date="2018-06-19T22:10:00Z"/>
                <w:rFonts w:ascii="仿宋_GB2312" w:eastAsia="仿宋_GB2312" w:hAnsi="宋体" w:cs="宋体"/>
                <w:kern w:val="0"/>
                <w:szCs w:val="21"/>
              </w:rPr>
            </w:pPr>
          </w:p>
        </w:tc>
      </w:tr>
      <w:tr w:rsidR="00987382" w:rsidDel="001B7BCE">
        <w:trPr>
          <w:trHeight w:val="540"/>
          <w:del w:id="582" w:author="微软用户" w:date="2018-06-19T22:10:00Z"/>
        </w:trPr>
        <w:tc>
          <w:tcPr>
            <w:tcW w:w="866" w:type="dxa"/>
            <w:vMerge/>
            <w:tcBorders>
              <w:top w:val="nil"/>
              <w:left w:val="single" w:sz="4" w:space="0" w:color="auto"/>
              <w:bottom w:val="single" w:sz="4" w:space="0" w:color="000000"/>
              <w:right w:val="single" w:sz="4" w:space="0" w:color="auto"/>
            </w:tcBorders>
            <w:vAlign w:val="center"/>
          </w:tcPr>
          <w:p w:rsidR="00987382" w:rsidDel="001B7BCE" w:rsidRDefault="00987382">
            <w:pPr>
              <w:widowControl/>
              <w:spacing w:line="480" w:lineRule="exact"/>
              <w:jc w:val="left"/>
              <w:rPr>
                <w:del w:id="583"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84" w:author="微软用户" w:date="2018-06-19T22:10:00Z"/>
                <w:rFonts w:ascii="仿宋_GB2312" w:eastAsia="仿宋_GB2312" w:hAnsi="宋体" w:cs="宋体"/>
                <w:kern w:val="0"/>
                <w:szCs w:val="21"/>
              </w:rPr>
            </w:pPr>
            <w:del w:id="585" w:author="微软用户" w:date="2018-06-19T22:10:00Z">
              <w:r w:rsidDel="001B7BCE">
                <w:rPr>
                  <w:rFonts w:ascii="仿宋_GB2312" w:eastAsia="仿宋_GB2312" w:hAnsi="宋体" w:cs="宋体" w:hint="eastAsia"/>
                  <w:kern w:val="0"/>
                  <w:szCs w:val="21"/>
                </w:rPr>
                <w:delText>14</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586" w:author="微软用户" w:date="2018-06-19T22:10:00Z"/>
                <w:rFonts w:ascii="仿宋_GB2312" w:eastAsia="仿宋_GB2312" w:hAnsi="宋体" w:cs="宋体"/>
                <w:kern w:val="0"/>
                <w:szCs w:val="21"/>
              </w:rPr>
            </w:pPr>
            <w:del w:id="587" w:author="微软用户" w:date="2018-06-19T22:10:00Z">
              <w:r w:rsidDel="001B7BCE">
                <w:rPr>
                  <w:rFonts w:ascii="仿宋_GB2312" w:eastAsia="仿宋_GB2312" w:hAnsi="宋体" w:cs="宋体" w:hint="eastAsia"/>
                  <w:kern w:val="0"/>
                  <w:szCs w:val="21"/>
                </w:rPr>
                <w:delText>绿化垃圾做到及时清运</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88" w:author="微软用户" w:date="2018-06-19T22:10:00Z"/>
                <w:rFonts w:ascii="仿宋_GB2312" w:eastAsia="仿宋_GB2312" w:hAnsi="宋体" w:cs="宋体"/>
                <w:kern w:val="0"/>
                <w:szCs w:val="21"/>
              </w:rPr>
            </w:pPr>
            <w:del w:id="589" w:author="微软用户" w:date="2018-06-19T22:10:00Z">
              <w:r w:rsidDel="001B7BCE">
                <w:rPr>
                  <w:rFonts w:ascii="仿宋_GB2312" w:eastAsia="仿宋_GB2312" w:hAnsi="宋体" w:cs="宋体" w:hint="eastAsia"/>
                  <w:kern w:val="0"/>
                  <w:szCs w:val="21"/>
                </w:rPr>
                <w:delText>4</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90" w:author="微软用户" w:date="2018-06-19T22:10:00Z"/>
                <w:rFonts w:ascii="仿宋_GB2312" w:eastAsia="仿宋_GB2312" w:hAnsi="宋体" w:cs="宋体"/>
                <w:kern w:val="0"/>
                <w:szCs w:val="21"/>
              </w:rPr>
            </w:pPr>
            <w:del w:id="591"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592" w:author="微软用户" w:date="2018-06-19T22:10:00Z"/>
                <w:rFonts w:ascii="仿宋_GB2312" w:eastAsia="仿宋_GB2312" w:hAnsi="宋体" w:cs="宋体"/>
                <w:kern w:val="0"/>
                <w:szCs w:val="21"/>
              </w:rPr>
            </w:pPr>
          </w:p>
        </w:tc>
      </w:tr>
      <w:tr w:rsidR="00987382" w:rsidDel="001B7BCE">
        <w:trPr>
          <w:trHeight w:val="540"/>
          <w:del w:id="593" w:author="微软用户" w:date="2018-06-19T22:10:00Z"/>
        </w:trPr>
        <w:tc>
          <w:tcPr>
            <w:tcW w:w="866" w:type="dxa"/>
            <w:vMerge w:val="restart"/>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center"/>
              <w:rPr>
                <w:del w:id="594" w:author="微软用户" w:date="2018-06-19T22:10:00Z"/>
                <w:rFonts w:ascii="仿宋_GB2312" w:eastAsia="仿宋_GB2312" w:hAnsi="宋体" w:cs="宋体"/>
                <w:kern w:val="0"/>
                <w:szCs w:val="21"/>
              </w:rPr>
            </w:pPr>
            <w:del w:id="595" w:author="微软用户" w:date="2018-06-19T22:10:00Z">
              <w:r w:rsidDel="001B7BCE">
                <w:rPr>
                  <w:rFonts w:ascii="仿宋_GB2312" w:eastAsia="仿宋_GB2312" w:hAnsi="宋体" w:cs="宋体" w:hint="eastAsia"/>
                  <w:kern w:val="0"/>
                  <w:szCs w:val="21"/>
                </w:rPr>
                <w:br/>
                <w:delText>行</w:delText>
              </w:r>
              <w:r w:rsidDel="001B7BCE">
                <w:rPr>
                  <w:rFonts w:ascii="仿宋_GB2312" w:eastAsia="仿宋_GB2312" w:hAnsi="宋体" w:cs="宋体" w:hint="eastAsia"/>
                  <w:kern w:val="0"/>
                  <w:szCs w:val="21"/>
                </w:rPr>
                <w:br/>
                <w:delText>为</w:delText>
              </w:r>
              <w:r w:rsidDel="001B7BCE">
                <w:rPr>
                  <w:rFonts w:ascii="仿宋_GB2312" w:eastAsia="仿宋_GB2312" w:hAnsi="宋体" w:cs="宋体" w:hint="eastAsia"/>
                  <w:kern w:val="0"/>
                  <w:szCs w:val="21"/>
                </w:rPr>
                <w:br/>
                <w:delText>规</w:delText>
              </w:r>
              <w:r w:rsidDel="001B7BCE">
                <w:rPr>
                  <w:rFonts w:ascii="仿宋_GB2312" w:eastAsia="仿宋_GB2312" w:hAnsi="宋体" w:cs="宋体" w:hint="eastAsia"/>
                  <w:kern w:val="0"/>
                  <w:szCs w:val="21"/>
                </w:rPr>
                <w:br/>
                <w:delText>范</w:delText>
              </w:r>
            </w:del>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596" w:author="微软用户" w:date="2018-06-19T22:10:00Z"/>
                <w:rFonts w:ascii="仿宋_GB2312" w:eastAsia="仿宋_GB2312" w:hAnsi="宋体" w:cs="宋体"/>
                <w:kern w:val="0"/>
                <w:szCs w:val="21"/>
              </w:rPr>
            </w:pPr>
            <w:del w:id="597" w:author="微软用户" w:date="2018-06-19T22:10:00Z">
              <w:r w:rsidDel="001B7BCE">
                <w:rPr>
                  <w:rFonts w:ascii="仿宋_GB2312" w:eastAsia="仿宋_GB2312" w:hAnsi="宋体" w:cs="宋体" w:hint="eastAsia"/>
                  <w:kern w:val="0"/>
                  <w:szCs w:val="21"/>
                </w:rPr>
                <w:delText>15</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598" w:author="微软用户" w:date="2018-06-19T22:10:00Z"/>
                <w:rFonts w:ascii="仿宋_GB2312" w:eastAsia="仿宋_GB2312" w:hAnsi="宋体" w:cs="宋体"/>
                <w:kern w:val="0"/>
                <w:szCs w:val="21"/>
              </w:rPr>
            </w:pPr>
            <w:del w:id="599" w:author="微软用户" w:date="2018-06-19T22:10:00Z">
              <w:r w:rsidDel="001B7BCE">
                <w:rPr>
                  <w:rFonts w:ascii="仿宋_GB2312" w:eastAsia="仿宋_GB2312" w:hAnsi="宋体" w:cs="宋体" w:hint="eastAsia"/>
                  <w:kern w:val="0"/>
                  <w:szCs w:val="21"/>
                </w:rPr>
                <w:delText>绿化人员穿着统一制服，制服干净、整洁</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00" w:author="微软用户" w:date="2018-06-19T22:10:00Z"/>
                <w:rFonts w:ascii="仿宋_GB2312" w:eastAsia="仿宋_GB2312" w:hAnsi="宋体" w:cs="宋体"/>
                <w:kern w:val="0"/>
                <w:szCs w:val="21"/>
              </w:rPr>
            </w:pPr>
            <w:del w:id="601" w:author="微软用户" w:date="2018-06-19T22:10:00Z">
              <w:r w:rsidDel="001B7BCE">
                <w:rPr>
                  <w:rFonts w:ascii="仿宋_GB2312" w:eastAsia="仿宋_GB2312" w:hAnsi="宋体" w:cs="宋体" w:hint="eastAsia"/>
                  <w:kern w:val="0"/>
                  <w:szCs w:val="21"/>
                </w:rPr>
                <w:delText>3</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02" w:author="微软用户" w:date="2018-06-19T22:10:00Z"/>
                <w:rFonts w:ascii="仿宋_GB2312" w:eastAsia="仿宋_GB2312" w:hAnsi="宋体" w:cs="宋体"/>
                <w:kern w:val="0"/>
                <w:szCs w:val="21"/>
              </w:rPr>
            </w:pPr>
            <w:del w:id="603"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04" w:author="微软用户" w:date="2018-06-19T22:10:00Z"/>
                <w:rFonts w:ascii="仿宋_GB2312" w:eastAsia="仿宋_GB2312" w:hAnsi="宋体" w:cs="宋体"/>
                <w:kern w:val="0"/>
                <w:szCs w:val="21"/>
              </w:rPr>
            </w:pPr>
          </w:p>
        </w:tc>
      </w:tr>
      <w:tr w:rsidR="00987382" w:rsidDel="001B7BCE">
        <w:trPr>
          <w:trHeight w:val="540"/>
          <w:del w:id="605"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06"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07" w:author="微软用户" w:date="2018-06-19T22:10:00Z"/>
                <w:rFonts w:ascii="仿宋_GB2312" w:eastAsia="仿宋_GB2312" w:hAnsi="宋体" w:cs="宋体"/>
                <w:kern w:val="0"/>
                <w:szCs w:val="21"/>
              </w:rPr>
            </w:pPr>
            <w:del w:id="608" w:author="微软用户" w:date="2018-06-19T22:10:00Z">
              <w:r w:rsidDel="001B7BCE">
                <w:rPr>
                  <w:rFonts w:ascii="仿宋_GB2312" w:eastAsia="仿宋_GB2312" w:hAnsi="宋体" w:cs="宋体" w:hint="eastAsia"/>
                  <w:kern w:val="0"/>
                  <w:szCs w:val="21"/>
                </w:rPr>
                <w:delText>16</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609" w:author="微软用户" w:date="2018-06-19T22:10:00Z"/>
                <w:rFonts w:ascii="仿宋_GB2312" w:eastAsia="仿宋_GB2312" w:hAnsi="宋体" w:cs="宋体"/>
                <w:kern w:val="0"/>
                <w:szCs w:val="21"/>
              </w:rPr>
            </w:pPr>
            <w:del w:id="610" w:author="微软用户" w:date="2018-06-19T22:10:00Z">
              <w:r w:rsidDel="001B7BCE">
                <w:rPr>
                  <w:rFonts w:ascii="仿宋_GB2312" w:eastAsia="仿宋_GB2312" w:hAnsi="宋体" w:cs="宋体" w:hint="eastAsia"/>
                  <w:kern w:val="0"/>
                  <w:szCs w:val="21"/>
                </w:rPr>
                <w:delText>男士服务人员不蓄须，保持面部清洁，头发做到“前不过眉，侧不过耳”，女士服务人员应保持头发干净整洁，无乱发</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11" w:author="微软用户" w:date="2018-06-19T22:10:00Z"/>
                <w:rFonts w:ascii="仿宋_GB2312" w:eastAsia="仿宋_GB2312" w:hAnsi="宋体" w:cs="宋体"/>
                <w:kern w:val="0"/>
                <w:szCs w:val="21"/>
              </w:rPr>
            </w:pPr>
            <w:del w:id="612" w:author="微软用户" w:date="2018-06-19T22:10:00Z">
              <w:r w:rsidDel="001B7BCE">
                <w:rPr>
                  <w:rFonts w:ascii="仿宋_GB2312" w:eastAsia="仿宋_GB2312" w:hAnsi="宋体" w:cs="宋体" w:hint="eastAsia"/>
                  <w:kern w:val="0"/>
                  <w:szCs w:val="21"/>
                </w:rPr>
                <w:delText>2</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13" w:author="微软用户" w:date="2018-06-19T22:10:00Z"/>
                <w:rFonts w:ascii="仿宋_GB2312" w:eastAsia="仿宋_GB2312" w:hAnsi="宋体" w:cs="宋体"/>
                <w:kern w:val="0"/>
                <w:szCs w:val="21"/>
              </w:rPr>
            </w:pPr>
            <w:del w:id="614"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15" w:author="微软用户" w:date="2018-06-19T22:10:00Z"/>
                <w:rFonts w:ascii="仿宋_GB2312" w:eastAsia="仿宋_GB2312" w:hAnsi="宋体" w:cs="宋体"/>
                <w:kern w:val="0"/>
                <w:szCs w:val="21"/>
              </w:rPr>
            </w:pPr>
          </w:p>
        </w:tc>
      </w:tr>
      <w:tr w:rsidR="00987382" w:rsidDel="001B7BCE">
        <w:trPr>
          <w:trHeight w:val="540"/>
          <w:del w:id="616"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17"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18" w:author="微软用户" w:date="2018-06-19T22:10:00Z"/>
                <w:rFonts w:ascii="仿宋_GB2312" w:eastAsia="仿宋_GB2312" w:hAnsi="宋体" w:cs="宋体"/>
                <w:kern w:val="0"/>
                <w:szCs w:val="21"/>
              </w:rPr>
            </w:pPr>
            <w:del w:id="619" w:author="微软用户" w:date="2018-06-19T22:10:00Z">
              <w:r w:rsidDel="001B7BCE">
                <w:rPr>
                  <w:rFonts w:ascii="仿宋_GB2312" w:eastAsia="仿宋_GB2312" w:hAnsi="宋体" w:cs="宋体" w:hint="eastAsia"/>
                  <w:kern w:val="0"/>
                  <w:szCs w:val="21"/>
                </w:rPr>
                <w:delText>17</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620" w:author="微软用户" w:date="2018-06-19T22:10:00Z"/>
                <w:rFonts w:ascii="仿宋_GB2312" w:eastAsia="仿宋_GB2312" w:hAnsi="宋体" w:cs="宋体"/>
                <w:kern w:val="0"/>
                <w:szCs w:val="21"/>
              </w:rPr>
            </w:pPr>
            <w:del w:id="621" w:author="微软用户" w:date="2018-06-19T22:10:00Z">
              <w:r w:rsidDel="001B7BCE">
                <w:rPr>
                  <w:rFonts w:ascii="仿宋_GB2312" w:eastAsia="仿宋_GB2312" w:hAnsi="宋体" w:cs="宋体" w:hint="eastAsia"/>
                  <w:kern w:val="0"/>
                  <w:szCs w:val="21"/>
                </w:rPr>
                <w:delText>绿化人员不得无故缺勤</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22" w:author="微软用户" w:date="2018-06-19T22:10:00Z"/>
                <w:rFonts w:ascii="仿宋_GB2312" w:eastAsia="仿宋_GB2312" w:hAnsi="宋体" w:cs="宋体"/>
                <w:kern w:val="0"/>
                <w:szCs w:val="21"/>
              </w:rPr>
            </w:pPr>
            <w:del w:id="623" w:author="微软用户" w:date="2018-06-19T22:10:00Z">
              <w:r w:rsidDel="001B7BCE">
                <w:rPr>
                  <w:rFonts w:ascii="仿宋_GB2312" w:eastAsia="仿宋_GB2312" w:hAnsi="宋体" w:cs="宋体" w:hint="eastAsia"/>
                  <w:kern w:val="0"/>
                  <w:szCs w:val="21"/>
                </w:rPr>
                <w:delText>5</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24" w:author="微软用户" w:date="2018-06-19T22:10:00Z"/>
                <w:rFonts w:ascii="仿宋_GB2312" w:eastAsia="仿宋_GB2312" w:hAnsi="宋体" w:cs="宋体"/>
                <w:kern w:val="0"/>
                <w:szCs w:val="21"/>
              </w:rPr>
            </w:pPr>
            <w:del w:id="625"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26" w:author="微软用户" w:date="2018-06-19T22:10:00Z"/>
                <w:rFonts w:ascii="仿宋_GB2312" w:eastAsia="仿宋_GB2312" w:hAnsi="宋体" w:cs="宋体"/>
                <w:kern w:val="0"/>
                <w:szCs w:val="21"/>
              </w:rPr>
            </w:pPr>
          </w:p>
        </w:tc>
      </w:tr>
      <w:tr w:rsidR="00987382" w:rsidDel="001B7BCE">
        <w:trPr>
          <w:trHeight w:val="540"/>
          <w:del w:id="627"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28"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29" w:author="微软用户" w:date="2018-06-19T22:10:00Z"/>
                <w:rFonts w:ascii="仿宋_GB2312" w:eastAsia="仿宋_GB2312" w:hAnsi="宋体" w:cs="宋体"/>
                <w:kern w:val="0"/>
                <w:szCs w:val="21"/>
              </w:rPr>
            </w:pPr>
            <w:del w:id="630" w:author="微软用户" w:date="2018-06-19T22:10:00Z">
              <w:r w:rsidDel="001B7BCE">
                <w:rPr>
                  <w:rFonts w:ascii="仿宋_GB2312" w:eastAsia="仿宋_GB2312" w:hAnsi="宋体" w:cs="宋体" w:hint="eastAsia"/>
                  <w:kern w:val="0"/>
                  <w:szCs w:val="21"/>
                </w:rPr>
                <w:delText>18</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after="240" w:line="480" w:lineRule="exact"/>
              <w:jc w:val="left"/>
              <w:rPr>
                <w:del w:id="631" w:author="微软用户" w:date="2018-06-19T22:10:00Z"/>
                <w:rFonts w:ascii="仿宋_GB2312" w:eastAsia="仿宋_GB2312" w:hAnsi="宋体" w:cs="宋体"/>
                <w:kern w:val="0"/>
                <w:szCs w:val="21"/>
              </w:rPr>
            </w:pPr>
            <w:del w:id="632" w:author="微软用户" w:date="2018-06-19T22:10:00Z">
              <w:r w:rsidDel="001B7BCE">
                <w:rPr>
                  <w:rFonts w:ascii="仿宋_GB2312" w:eastAsia="仿宋_GB2312" w:hAnsi="宋体" w:cs="宋体" w:hint="eastAsia"/>
                  <w:kern w:val="0"/>
                  <w:szCs w:val="21"/>
                </w:rPr>
                <w:delText>绿化人员工作场合不抽烟，不喝酒不吃零食</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33" w:author="微软用户" w:date="2018-06-19T22:10:00Z"/>
                <w:rFonts w:ascii="仿宋_GB2312" w:eastAsia="仿宋_GB2312" w:hAnsi="宋体" w:cs="宋体"/>
                <w:kern w:val="0"/>
                <w:szCs w:val="21"/>
              </w:rPr>
            </w:pPr>
            <w:del w:id="634" w:author="微软用户" w:date="2018-06-19T22:10:00Z">
              <w:r w:rsidDel="001B7BCE">
                <w:rPr>
                  <w:rFonts w:ascii="仿宋_GB2312" w:eastAsia="仿宋_GB2312" w:hAnsi="宋体" w:cs="宋体" w:hint="eastAsia"/>
                  <w:kern w:val="0"/>
                  <w:szCs w:val="21"/>
                </w:rPr>
                <w:delText>3</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35" w:author="微软用户" w:date="2018-06-19T22:10:00Z"/>
                <w:rFonts w:ascii="仿宋_GB2312" w:eastAsia="仿宋_GB2312" w:hAnsi="宋体" w:cs="宋体"/>
                <w:kern w:val="0"/>
                <w:szCs w:val="21"/>
              </w:rPr>
            </w:pPr>
            <w:del w:id="636"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37" w:author="微软用户" w:date="2018-06-19T22:10:00Z"/>
                <w:rFonts w:ascii="仿宋_GB2312" w:eastAsia="仿宋_GB2312" w:hAnsi="宋体" w:cs="宋体"/>
                <w:kern w:val="0"/>
                <w:szCs w:val="21"/>
              </w:rPr>
            </w:pPr>
          </w:p>
        </w:tc>
      </w:tr>
      <w:tr w:rsidR="00987382" w:rsidDel="001B7BCE">
        <w:trPr>
          <w:trHeight w:val="540"/>
          <w:del w:id="638"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39"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40" w:author="微软用户" w:date="2018-06-19T22:10:00Z"/>
                <w:rFonts w:ascii="仿宋_GB2312" w:eastAsia="仿宋_GB2312" w:hAnsi="宋体" w:cs="宋体"/>
                <w:kern w:val="0"/>
                <w:szCs w:val="21"/>
              </w:rPr>
            </w:pPr>
            <w:del w:id="641" w:author="微软用户" w:date="2018-06-19T22:10:00Z">
              <w:r w:rsidDel="001B7BCE">
                <w:rPr>
                  <w:rFonts w:ascii="仿宋_GB2312" w:eastAsia="仿宋_GB2312" w:hAnsi="宋体" w:cs="宋体" w:hint="eastAsia"/>
                  <w:kern w:val="0"/>
                  <w:szCs w:val="21"/>
                </w:rPr>
                <w:delText>19</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642" w:author="微软用户" w:date="2018-06-19T22:10:00Z"/>
                <w:rFonts w:ascii="仿宋_GB2312" w:eastAsia="仿宋_GB2312" w:hAnsi="宋体" w:cs="宋体"/>
                <w:kern w:val="0"/>
                <w:szCs w:val="21"/>
              </w:rPr>
            </w:pPr>
            <w:del w:id="643" w:author="微软用户" w:date="2018-06-19T22:10:00Z">
              <w:r w:rsidDel="001B7BCE">
                <w:rPr>
                  <w:rFonts w:ascii="仿宋_GB2312" w:eastAsia="仿宋_GB2312" w:hAnsi="宋体" w:cs="宋体" w:hint="eastAsia"/>
                  <w:kern w:val="0"/>
                  <w:szCs w:val="21"/>
                </w:rPr>
                <w:delText>绿化人员不在园区内大声喧哗</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44" w:author="微软用户" w:date="2018-06-19T22:10:00Z"/>
                <w:rFonts w:ascii="仿宋_GB2312" w:eastAsia="仿宋_GB2312" w:hAnsi="宋体" w:cs="宋体"/>
                <w:kern w:val="0"/>
                <w:szCs w:val="21"/>
              </w:rPr>
            </w:pPr>
            <w:del w:id="645" w:author="微软用户" w:date="2018-06-19T22:10:00Z">
              <w:r w:rsidDel="001B7BCE">
                <w:rPr>
                  <w:rFonts w:ascii="仿宋_GB2312" w:eastAsia="仿宋_GB2312" w:hAnsi="宋体" w:cs="宋体" w:hint="eastAsia"/>
                  <w:kern w:val="0"/>
                  <w:szCs w:val="21"/>
                </w:rPr>
                <w:delText>2</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46" w:author="微软用户" w:date="2018-06-19T22:10:00Z"/>
                <w:rFonts w:ascii="仿宋_GB2312" w:eastAsia="仿宋_GB2312" w:hAnsi="宋体" w:cs="宋体"/>
                <w:kern w:val="0"/>
                <w:szCs w:val="21"/>
              </w:rPr>
            </w:pPr>
            <w:del w:id="647"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48" w:author="微软用户" w:date="2018-06-19T22:10:00Z"/>
                <w:rFonts w:ascii="仿宋_GB2312" w:eastAsia="仿宋_GB2312" w:hAnsi="宋体" w:cs="宋体"/>
                <w:kern w:val="0"/>
                <w:szCs w:val="21"/>
              </w:rPr>
            </w:pPr>
          </w:p>
        </w:tc>
      </w:tr>
      <w:tr w:rsidR="00987382" w:rsidDel="001B7BCE">
        <w:trPr>
          <w:trHeight w:val="540"/>
          <w:del w:id="649"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50"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51" w:author="微软用户" w:date="2018-06-19T22:10:00Z"/>
                <w:rFonts w:ascii="仿宋_GB2312" w:eastAsia="仿宋_GB2312" w:hAnsi="宋体" w:cs="宋体"/>
                <w:kern w:val="0"/>
                <w:szCs w:val="21"/>
              </w:rPr>
            </w:pPr>
            <w:del w:id="652" w:author="微软用户" w:date="2018-06-19T22:10:00Z">
              <w:r w:rsidDel="001B7BCE">
                <w:rPr>
                  <w:rFonts w:ascii="仿宋_GB2312" w:eastAsia="仿宋_GB2312" w:hAnsi="宋体" w:cs="宋体" w:hint="eastAsia"/>
                  <w:kern w:val="0"/>
                  <w:szCs w:val="21"/>
                </w:rPr>
                <w:delText>20</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653" w:author="微软用户" w:date="2018-06-19T22:10:00Z"/>
                <w:rFonts w:ascii="仿宋_GB2312" w:eastAsia="仿宋_GB2312" w:hAnsi="宋体" w:cs="宋体"/>
                <w:kern w:val="0"/>
                <w:szCs w:val="21"/>
              </w:rPr>
            </w:pPr>
            <w:del w:id="654" w:author="微软用户" w:date="2018-06-19T22:10:00Z">
              <w:r w:rsidDel="001B7BCE">
                <w:rPr>
                  <w:rFonts w:ascii="仿宋_GB2312" w:eastAsia="仿宋_GB2312" w:hAnsi="宋体" w:cs="宋体" w:hint="eastAsia"/>
                  <w:kern w:val="0"/>
                  <w:szCs w:val="21"/>
                </w:rPr>
                <w:delText>绿化人员行为举止大方得体，工作中遇到客户，主动避让，侧身微笑致意</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55" w:author="微软用户" w:date="2018-06-19T22:10:00Z"/>
                <w:rFonts w:ascii="仿宋_GB2312" w:eastAsia="仿宋_GB2312" w:hAnsi="宋体" w:cs="宋体"/>
                <w:kern w:val="0"/>
                <w:szCs w:val="21"/>
              </w:rPr>
            </w:pPr>
            <w:del w:id="656" w:author="微软用户" w:date="2018-06-19T22:10:00Z">
              <w:r w:rsidDel="001B7BCE">
                <w:rPr>
                  <w:rFonts w:ascii="仿宋_GB2312" w:eastAsia="仿宋_GB2312" w:hAnsi="宋体" w:cs="宋体" w:hint="eastAsia"/>
                  <w:kern w:val="0"/>
                  <w:szCs w:val="21"/>
                </w:rPr>
                <w:delText>3</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57" w:author="微软用户" w:date="2018-06-19T22:10:00Z"/>
                <w:rFonts w:ascii="仿宋_GB2312" w:eastAsia="仿宋_GB2312" w:hAnsi="宋体" w:cs="宋体"/>
                <w:kern w:val="0"/>
                <w:szCs w:val="21"/>
              </w:rPr>
            </w:pPr>
            <w:del w:id="658"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59" w:author="微软用户" w:date="2018-06-19T22:10:00Z"/>
                <w:rFonts w:ascii="仿宋_GB2312" w:eastAsia="仿宋_GB2312" w:hAnsi="宋体" w:cs="宋体"/>
                <w:kern w:val="0"/>
                <w:szCs w:val="21"/>
              </w:rPr>
            </w:pPr>
          </w:p>
        </w:tc>
      </w:tr>
      <w:tr w:rsidR="00987382" w:rsidDel="001B7BCE">
        <w:trPr>
          <w:trHeight w:val="540"/>
          <w:del w:id="660"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61"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62" w:author="微软用户" w:date="2018-06-19T22:10:00Z"/>
                <w:rFonts w:ascii="仿宋_GB2312" w:eastAsia="仿宋_GB2312" w:hAnsi="宋体" w:cs="宋体"/>
                <w:kern w:val="0"/>
                <w:szCs w:val="21"/>
              </w:rPr>
            </w:pPr>
            <w:del w:id="663" w:author="微软用户" w:date="2018-06-19T22:10:00Z">
              <w:r w:rsidDel="001B7BCE">
                <w:rPr>
                  <w:rFonts w:ascii="仿宋_GB2312" w:eastAsia="仿宋_GB2312" w:hAnsi="宋体" w:cs="宋体" w:hint="eastAsia"/>
                  <w:kern w:val="0"/>
                  <w:szCs w:val="21"/>
                </w:rPr>
                <w:delText>21</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664" w:author="微软用户" w:date="2018-06-19T22:10:00Z"/>
                <w:rFonts w:ascii="仿宋_GB2312" w:eastAsia="仿宋_GB2312" w:hAnsi="宋体" w:cs="宋体"/>
                <w:kern w:val="0"/>
                <w:szCs w:val="21"/>
              </w:rPr>
            </w:pPr>
            <w:del w:id="665" w:author="微软用户" w:date="2018-06-19T22:10:00Z">
              <w:r w:rsidDel="001B7BCE">
                <w:rPr>
                  <w:rFonts w:ascii="仿宋_GB2312" w:eastAsia="仿宋_GB2312" w:hAnsi="宋体" w:cs="宋体" w:hint="eastAsia"/>
                  <w:kern w:val="0"/>
                  <w:szCs w:val="21"/>
                </w:rPr>
                <w:delText>绿化工具不随处乱放</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66" w:author="微软用户" w:date="2018-06-19T22:10:00Z"/>
                <w:rFonts w:ascii="仿宋_GB2312" w:eastAsia="仿宋_GB2312" w:hAnsi="宋体" w:cs="宋体"/>
                <w:kern w:val="0"/>
                <w:szCs w:val="21"/>
              </w:rPr>
            </w:pPr>
            <w:del w:id="667" w:author="微软用户" w:date="2018-06-19T22:10:00Z">
              <w:r w:rsidDel="001B7BCE">
                <w:rPr>
                  <w:rFonts w:ascii="仿宋_GB2312" w:eastAsia="仿宋_GB2312" w:hAnsi="宋体" w:cs="宋体" w:hint="eastAsia"/>
                  <w:kern w:val="0"/>
                  <w:szCs w:val="21"/>
                </w:rPr>
                <w:delText>3</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68" w:author="微软用户" w:date="2018-06-19T22:10:00Z"/>
                <w:rFonts w:ascii="仿宋_GB2312" w:eastAsia="仿宋_GB2312" w:hAnsi="宋体" w:cs="宋体"/>
                <w:kern w:val="0"/>
                <w:szCs w:val="21"/>
              </w:rPr>
            </w:pPr>
            <w:del w:id="669"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70" w:author="微软用户" w:date="2018-06-19T22:10:00Z"/>
                <w:rFonts w:ascii="仿宋_GB2312" w:eastAsia="仿宋_GB2312" w:hAnsi="宋体" w:cs="宋体"/>
                <w:kern w:val="0"/>
                <w:szCs w:val="21"/>
              </w:rPr>
            </w:pPr>
          </w:p>
        </w:tc>
      </w:tr>
      <w:tr w:rsidR="00987382" w:rsidDel="001B7BCE">
        <w:trPr>
          <w:trHeight w:val="540"/>
          <w:del w:id="671"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72"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73" w:author="微软用户" w:date="2018-06-19T22:10:00Z"/>
                <w:rFonts w:ascii="仿宋_GB2312" w:eastAsia="仿宋_GB2312" w:hAnsi="宋体" w:cs="宋体"/>
                <w:kern w:val="0"/>
                <w:szCs w:val="21"/>
              </w:rPr>
            </w:pPr>
            <w:del w:id="674" w:author="微软用户" w:date="2018-06-19T22:10:00Z">
              <w:r w:rsidDel="001B7BCE">
                <w:rPr>
                  <w:rFonts w:ascii="仿宋_GB2312" w:eastAsia="仿宋_GB2312" w:hAnsi="宋体" w:cs="宋体" w:hint="eastAsia"/>
                  <w:kern w:val="0"/>
                  <w:szCs w:val="21"/>
                </w:rPr>
                <w:delText>22</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675" w:author="微软用户" w:date="2018-06-19T22:10:00Z"/>
                <w:rFonts w:ascii="仿宋_GB2312" w:eastAsia="仿宋_GB2312" w:hAnsi="宋体" w:cs="宋体"/>
                <w:kern w:val="0"/>
                <w:szCs w:val="21"/>
              </w:rPr>
            </w:pPr>
            <w:del w:id="676" w:author="微软用户" w:date="2018-06-19T22:10:00Z">
              <w:r w:rsidDel="001B7BCE">
                <w:rPr>
                  <w:rFonts w:ascii="仿宋_GB2312" w:eastAsia="仿宋_GB2312" w:hAnsi="宋体" w:cs="宋体" w:hint="eastAsia"/>
                  <w:kern w:val="0"/>
                  <w:szCs w:val="21"/>
                </w:rPr>
                <w:delText>绿化库房干净、整洁无危险品</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77" w:author="微软用户" w:date="2018-06-19T22:10:00Z"/>
                <w:rFonts w:ascii="仿宋_GB2312" w:eastAsia="仿宋_GB2312" w:hAnsi="宋体" w:cs="宋体"/>
                <w:kern w:val="0"/>
                <w:szCs w:val="21"/>
              </w:rPr>
            </w:pPr>
            <w:del w:id="678" w:author="微软用户" w:date="2018-06-19T22:10:00Z">
              <w:r w:rsidDel="001B7BCE">
                <w:rPr>
                  <w:rFonts w:ascii="仿宋_GB2312" w:eastAsia="仿宋_GB2312" w:hAnsi="宋体" w:cs="宋体" w:hint="eastAsia"/>
                  <w:kern w:val="0"/>
                  <w:szCs w:val="21"/>
                </w:rPr>
                <w:delText>3</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79" w:author="微软用户" w:date="2018-06-19T22:10:00Z"/>
                <w:rFonts w:ascii="仿宋_GB2312" w:eastAsia="仿宋_GB2312" w:hAnsi="宋体" w:cs="宋体"/>
                <w:kern w:val="0"/>
                <w:szCs w:val="21"/>
              </w:rPr>
            </w:pPr>
            <w:del w:id="680"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81" w:author="微软用户" w:date="2018-06-19T22:10:00Z"/>
                <w:rFonts w:ascii="仿宋_GB2312" w:eastAsia="仿宋_GB2312" w:hAnsi="宋体" w:cs="宋体"/>
                <w:kern w:val="0"/>
                <w:szCs w:val="21"/>
              </w:rPr>
            </w:pPr>
          </w:p>
        </w:tc>
      </w:tr>
      <w:tr w:rsidR="00987382" w:rsidDel="001B7BCE">
        <w:trPr>
          <w:trHeight w:val="540"/>
          <w:del w:id="682" w:author="微软用户" w:date="2018-06-19T22:10:00Z"/>
        </w:trPr>
        <w:tc>
          <w:tcPr>
            <w:tcW w:w="866"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83"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84" w:author="微软用户" w:date="2018-06-19T22:10:00Z"/>
                <w:rFonts w:ascii="仿宋_GB2312" w:eastAsia="仿宋_GB2312" w:hAnsi="宋体" w:cs="宋体"/>
                <w:kern w:val="0"/>
                <w:szCs w:val="21"/>
              </w:rPr>
            </w:pPr>
            <w:del w:id="685" w:author="微软用户" w:date="2018-06-19T22:10:00Z">
              <w:r w:rsidDel="001B7BCE">
                <w:rPr>
                  <w:rFonts w:ascii="仿宋_GB2312" w:eastAsia="仿宋_GB2312" w:hAnsi="宋体" w:cs="宋体" w:hint="eastAsia"/>
                  <w:kern w:val="0"/>
                  <w:szCs w:val="21"/>
                </w:rPr>
                <w:delText>23</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686" w:author="微软用户" w:date="2018-06-19T22:10:00Z"/>
                <w:rFonts w:ascii="仿宋_GB2312" w:eastAsia="仿宋_GB2312" w:hAnsi="宋体" w:cs="宋体"/>
                <w:kern w:val="0"/>
                <w:szCs w:val="21"/>
              </w:rPr>
            </w:pPr>
            <w:del w:id="687" w:author="微软用户" w:date="2018-06-19T22:10:00Z">
              <w:r w:rsidDel="001B7BCE">
                <w:rPr>
                  <w:rFonts w:ascii="仿宋_GB2312" w:eastAsia="仿宋_GB2312" w:hAnsi="宋体" w:cs="宋体" w:hint="eastAsia"/>
                  <w:kern w:val="0"/>
                  <w:szCs w:val="21"/>
                </w:rPr>
                <w:delText>员工宿舍内保持干净、无异味</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88" w:author="微软用户" w:date="2018-06-19T22:10:00Z"/>
                <w:rFonts w:ascii="仿宋_GB2312" w:eastAsia="仿宋_GB2312" w:hAnsi="宋体" w:cs="宋体"/>
                <w:kern w:val="0"/>
                <w:szCs w:val="21"/>
              </w:rPr>
            </w:pPr>
            <w:del w:id="689" w:author="微软用户" w:date="2018-06-19T22:10:00Z">
              <w:r w:rsidDel="001B7BCE">
                <w:rPr>
                  <w:rFonts w:ascii="仿宋_GB2312" w:eastAsia="仿宋_GB2312" w:hAnsi="宋体" w:cs="宋体" w:hint="eastAsia"/>
                  <w:kern w:val="0"/>
                  <w:szCs w:val="21"/>
                </w:rPr>
                <w:delText>3</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90" w:author="微软用户" w:date="2018-06-19T22:10:00Z"/>
                <w:rFonts w:ascii="仿宋_GB2312" w:eastAsia="仿宋_GB2312" w:hAnsi="宋体" w:cs="宋体"/>
                <w:kern w:val="0"/>
                <w:szCs w:val="21"/>
              </w:rPr>
            </w:pPr>
            <w:del w:id="691"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692" w:author="微软用户" w:date="2018-06-19T22:10:00Z"/>
                <w:rFonts w:ascii="仿宋_GB2312" w:eastAsia="仿宋_GB2312" w:hAnsi="宋体" w:cs="宋体"/>
                <w:kern w:val="0"/>
                <w:szCs w:val="21"/>
              </w:rPr>
            </w:pPr>
          </w:p>
        </w:tc>
      </w:tr>
      <w:tr w:rsidR="00987382" w:rsidDel="001B7BCE">
        <w:trPr>
          <w:trHeight w:val="480"/>
          <w:del w:id="693" w:author="微软用户" w:date="2018-06-19T22:10:00Z"/>
        </w:trPr>
        <w:tc>
          <w:tcPr>
            <w:tcW w:w="866" w:type="dxa"/>
            <w:vMerge w:val="restart"/>
            <w:tcBorders>
              <w:top w:val="nil"/>
              <w:left w:val="single" w:sz="4" w:space="0" w:color="auto"/>
              <w:bottom w:val="single" w:sz="4" w:space="0" w:color="000000"/>
              <w:right w:val="single" w:sz="4" w:space="0" w:color="auto"/>
            </w:tcBorders>
            <w:vAlign w:val="center"/>
          </w:tcPr>
          <w:p w:rsidR="00987382" w:rsidDel="001B7BCE" w:rsidRDefault="00987382">
            <w:pPr>
              <w:widowControl/>
              <w:spacing w:after="240" w:line="480" w:lineRule="exact"/>
              <w:jc w:val="center"/>
              <w:rPr>
                <w:del w:id="694" w:author="微软用户" w:date="2018-06-19T22:10:00Z"/>
                <w:rFonts w:ascii="仿宋_GB2312" w:eastAsia="仿宋_GB2312" w:hAnsi="宋体" w:cs="宋体"/>
                <w:kern w:val="0"/>
                <w:szCs w:val="21"/>
              </w:rPr>
            </w:pPr>
            <w:del w:id="695" w:author="微软用户" w:date="2018-06-19T22:10:00Z">
              <w:r w:rsidDel="001B7BCE">
                <w:rPr>
                  <w:rFonts w:ascii="仿宋_GB2312" w:eastAsia="仿宋_GB2312" w:hAnsi="宋体" w:cs="宋体" w:hint="eastAsia"/>
                  <w:kern w:val="0"/>
                  <w:szCs w:val="21"/>
                </w:rPr>
                <w:delText>基础资料管理</w:delText>
              </w:r>
            </w:del>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696" w:author="微软用户" w:date="2018-06-19T22:10:00Z"/>
                <w:rFonts w:ascii="仿宋_GB2312" w:eastAsia="仿宋_GB2312" w:hAnsi="宋体" w:cs="宋体"/>
                <w:kern w:val="0"/>
                <w:szCs w:val="21"/>
              </w:rPr>
            </w:pPr>
            <w:del w:id="697" w:author="微软用户" w:date="2018-06-19T22:10:00Z">
              <w:r w:rsidDel="001B7BCE">
                <w:rPr>
                  <w:rFonts w:ascii="仿宋_GB2312" w:eastAsia="仿宋_GB2312" w:hAnsi="宋体" w:cs="宋体" w:hint="eastAsia"/>
                  <w:kern w:val="0"/>
                  <w:szCs w:val="21"/>
                </w:rPr>
                <w:delText>24</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698" w:author="微软用户" w:date="2018-06-19T22:10:00Z"/>
                <w:rFonts w:ascii="仿宋_GB2312" w:eastAsia="仿宋_GB2312" w:hAnsi="宋体" w:cs="宋体"/>
                <w:kern w:val="0"/>
                <w:szCs w:val="21"/>
              </w:rPr>
            </w:pPr>
            <w:del w:id="699" w:author="微软用户" w:date="2018-06-19T22:10:00Z">
              <w:r w:rsidDel="001B7BCE">
                <w:rPr>
                  <w:rFonts w:ascii="仿宋_GB2312" w:eastAsia="仿宋_GB2312" w:hAnsi="宋体" w:cs="宋体" w:hint="eastAsia"/>
                  <w:kern w:val="0"/>
                  <w:szCs w:val="21"/>
                </w:rPr>
                <w:delText>建立苗木清单，并及时更新</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700" w:author="微软用户" w:date="2018-06-19T22:10:00Z"/>
                <w:rFonts w:ascii="仿宋_GB2312" w:eastAsia="仿宋_GB2312" w:hAnsi="宋体" w:cs="宋体"/>
                <w:kern w:val="0"/>
                <w:szCs w:val="21"/>
              </w:rPr>
            </w:pPr>
            <w:del w:id="701" w:author="微软用户" w:date="2018-06-19T22:10:00Z">
              <w:r w:rsidDel="001B7BCE">
                <w:rPr>
                  <w:rFonts w:ascii="仿宋_GB2312" w:eastAsia="仿宋_GB2312" w:hAnsi="宋体" w:cs="宋体" w:hint="eastAsia"/>
                  <w:kern w:val="0"/>
                  <w:szCs w:val="21"/>
                </w:rPr>
                <w:delText>3</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702" w:author="微软用户" w:date="2018-06-19T22:10:00Z"/>
                <w:rFonts w:ascii="仿宋_GB2312" w:eastAsia="仿宋_GB2312" w:hAnsi="宋体" w:cs="宋体"/>
                <w:kern w:val="0"/>
                <w:szCs w:val="21"/>
              </w:rPr>
            </w:pPr>
            <w:del w:id="703"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704" w:author="微软用户" w:date="2018-06-19T22:10:00Z"/>
                <w:rFonts w:ascii="仿宋_GB2312" w:eastAsia="仿宋_GB2312" w:hAnsi="宋体" w:cs="宋体"/>
                <w:kern w:val="0"/>
                <w:szCs w:val="21"/>
              </w:rPr>
            </w:pPr>
          </w:p>
        </w:tc>
      </w:tr>
      <w:tr w:rsidR="00987382" w:rsidDel="001B7BCE">
        <w:trPr>
          <w:trHeight w:val="480"/>
          <w:del w:id="705" w:author="微软用户" w:date="2018-06-19T22:10:00Z"/>
        </w:trPr>
        <w:tc>
          <w:tcPr>
            <w:tcW w:w="866" w:type="dxa"/>
            <w:vMerge/>
            <w:tcBorders>
              <w:top w:val="nil"/>
              <w:left w:val="single" w:sz="4" w:space="0" w:color="auto"/>
              <w:bottom w:val="single" w:sz="4" w:space="0" w:color="000000"/>
              <w:right w:val="single" w:sz="4" w:space="0" w:color="auto"/>
            </w:tcBorders>
            <w:vAlign w:val="center"/>
          </w:tcPr>
          <w:p w:rsidR="00987382" w:rsidDel="001B7BCE" w:rsidRDefault="00987382">
            <w:pPr>
              <w:widowControl/>
              <w:spacing w:line="480" w:lineRule="exact"/>
              <w:jc w:val="left"/>
              <w:rPr>
                <w:del w:id="706" w:author="微软用户" w:date="2018-06-19T22:10:00Z"/>
                <w:rFonts w:ascii="仿宋_GB2312" w:eastAsia="仿宋_GB2312" w:hAnsi="宋体" w:cs="宋体"/>
                <w:kern w:val="0"/>
                <w:szCs w:val="21"/>
              </w:rPr>
            </w:pPr>
          </w:p>
        </w:tc>
        <w:tc>
          <w:tcPr>
            <w:tcW w:w="467"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707" w:author="微软用户" w:date="2018-06-19T22:10:00Z"/>
                <w:rFonts w:ascii="仿宋_GB2312" w:eastAsia="仿宋_GB2312" w:hAnsi="宋体" w:cs="宋体"/>
                <w:kern w:val="0"/>
                <w:szCs w:val="21"/>
              </w:rPr>
            </w:pPr>
            <w:del w:id="708" w:author="微软用户" w:date="2018-06-19T22:10:00Z">
              <w:r w:rsidDel="001B7BCE">
                <w:rPr>
                  <w:rFonts w:ascii="仿宋_GB2312" w:eastAsia="仿宋_GB2312" w:hAnsi="宋体" w:cs="宋体" w:hint="eastAsia"/>
                  <w:kern w:val="0"/>
                  <w:szCs w:val="21"/>
                </w:rPr>
                <w:delText>25</w:delText>
              </w:r>
            </w:del>
          </w:p>
        </w:tc>
        <w:tc>
          <w:tcPr>
            <w:tcW w:w="4956"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left"/>
              <w:rPr>
                <w:del w:id="709" w:author="微软用户" w:date="2018-06-19T22:10:00Z"/>
                <w:rFonts w:ascii="仿宋_GB2312" w:eastAsia="仿宋_GB2312" w:hAnsi="宋体" w:cs="宋体"/>
                <w:kern w:val="0"/>
                <w:szCs w:val="21"/>
              </w:rPr>
            </w:pPr>
            <w:del w:id="710" w:author="微软用户" w:date="2018-06-19T22:10:00Z">
              <w:r w:rsidDel="001B7BCE">
                <w:rPr>
                  <w:rFonts w:ascii="仿宋_GB2312" w:eastAsia="仿宋_GB2312" w:hAnsi="宋体" w:cs="宋体" w:hint="eastAsia"/>
                  <w:kern w:val="0"/>
                  <w:szCs w:val="21"/>
                </w:rPr>
                <w:delText>对缺损绿化补种、更新计划</w:delText>
              </w:r>
            </w:del>
          </w:p>
        </w:tc>
        <w:tc>
          <w:tcPr>
            <w:tcW w:w="578"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711" w:author="微软用户" w:date="2018-06-19T22:10:00Z"/>
                <w:rFonts w:ascii="仿宋_GB2312" w:eastAsia="仿宋_GB2312" w:hAnsi="宋体" w:cs="宋体"/>
                <w:kern w:val="0"/>
                <w:szCs w:val="21"/>
              </w:rPr>
            </w:pPr>
            <w:del w:id="712" w:author="微软用户" w:date="2018-06-19T22:10:00Z">
              <w:r w:rsidDel="001B7BCE">
                <w:rPr>
                  <w:rFonts w:ascii="仿宋_GB2312" w:eastAsia="仿宋_GB2312" w:hAnsi="宋体" w:cs="宋体" w:hint="eastAsia"/>
                  <w:kern w:val="0"/>
                  <w:szCs w:val="21"/>
                </w:rPr>
                <w:delText>3</w:delText>
              </w:r>
            </w:del>
          </w:p>
        </w:tc>
        <w:tc>
          <w:tcPr>
            <w:tcW w:w="1120" w:type="dxa"/>
            <w:tcBorders>
              <w:top w:val="nil"/>
              <w:left w:val="nil"/>
              <w:bottom w:val="single" w:sz="4" w:space="0" w:color="auto"/>
              <w:right w:val="single" w:sz="4" w:space="0" w:color="auto"/>
            </w:tcBorders>
            <w:vAlign w:val="center"/>
          </w:tcPr>
          <w:p w:rsidR="00987382" w:rsidDel="001B7BCE" w:rsidRDefault="00987382">
            <w:pPr>
              <w:widowControl/>
              <w:spacing w:line="480" w:lineRule="exact"/>
              <w:jc w:val="center"/>
              <w:rPr>
                <w:del w:id="713" w:author="微软用户" w:date="2018-06-19T22:10:00Z"/>
                <w:rFonts w:ascii="仿宋_GB2312" w:eastAsia="仿宋_GB2312" w:hAnsi="宋体" w:cs="宋体"/>
                <w:kern w:val="0"/>
                <w:szCs w:val="21"/>
              </w:rPr>
            </w:pPr>
            <w:del w:id="714" w:author="微软用户" w:date="2018-06-19T22:10:00Z">
              <w:r w:rsidDel="001B7BCE">
                <w:rPr>
                  <w:rFonts w:ascii="仿宋_GB2312" w:eastAsia="仿宋_GB2312" w:hAnsi="宋体" w:cs="宋体" w:hint="eastAsia"/>
                  <w:kern w:val="0"/>
                  <w:szCs w:val="21"/>
                </w:rPr>
                <w:delText xml:space="preserve">　</w:delText>
              </w:r>
            </w:del>
          </w:p>
        </w:tc>
        <w:tc>
          <w:tcPr>
            <w:tcW w:w="913" w:type="dxa"/>
            <w:vMerge/>
            <w:tcBorders>
              <w:top w:val="nil"/>
              <w:left w:val="single" w:sz="4" w:space="0" w:color="auto"/>
              <w:bottom w:val="single" w:sz="4" w:space="0" w:color="auto"/>
              <w:right w:val="single" w:sz="4" w:space="0" w:color="auto"/>
            </w:tcBorders>
            <w:vAlign w:val="center"/>
          </w:tcPr>
          <w:p w:rsidR="00987382" w:rsidDel="001B7BCE" w:rsidRDefault="00987382">
            <w:pPr>
              <w:widowControl/>
              <w:spacing w:line="480" w:lineRule="exact"/>
              <w:jc w:val="left"/>
              <w:rPr>
                <w:del w:id="715" w:author="微软用户" w:date="2018-06-19T22:10:00Z"/>
                <w:rFonts w:ascii="仿宋_GB2312" w:eastAsia="仿宋_GB2312" w:hAnsi="宋体" w:cs="宋体"/>
                <w:kern w:val="0"/>
                <w:szCs w:val="21"/>
              </w:rPr>
            </w:pPr>
          </w:p>
        </w:tc>
      </w:tr>
    </w:tbl>
    <w:p w:rsidR="00987382" w:rsidDel="001B7BCE" w:rsidRDefault="00987382">
      <w:pPr>
        <w:spacing w:line="480" w:lineRule="exact"/>
        <w:rPr>
          <w:del w:id="716" w:author="微软用户" w:date="2018-06-19T22:10:00Z"/>
          <w:rFonts w:ascii="Arial" w:eastAsia="仿宋_GB2312" w:hAnsi="Arial" w:cs="Arial"/>
          <w:szCs w:val="21"/>
        </w:rPr>
      </w:pPr>
    </w:p>
    <w:p w:rsidR="00987382" w:rsidDel="001B7BCE" w:rsidRDefault="00987382">
      <w:pPr>
        <w:spacing w:line="480" w:lineRule="exact"/>
        <w:rPr>
          <w:del w:id="717" w:author="微软用户" w:date="2018-06-19T22:10:00Z"/>
          <w:rFonts w:ascii="Arial" w:eastAsia="仿宋_GB2312" w:hAnsi="Arial" w:cs="Arial"/>
          <w:szCs w:val="21"/>
        </w:rPr>
      </w:pPr>
      <w:del w:id="718" w:author="微软用户" w:date="2018-06-19T22:10:00Z">
        <w:r w:rsidDel="001B7BCE">
          <w:rPr>
            <w:rFonts w:ascii="Arial" w:eastAsia="仿宋_GB2312" w:hAnsi="Arial" w:cs="Arial" w:hint="eastAsia"/>
            <w:szCs w:val="21"/>
          </w:rPr>
          <w:delText>专业主管：</w:delText>
        </w:r>
        <w:r w:rsidDel="001B7BCE">
          <w:rPr>
            <w:rFonts w:ascii="Arial" w:eastAsia="仿宋_GB2312" w:hAnsi="Arial" w:cs="Arial" w:hint="eastAsia"/>
            <w:szCs w:val="21"/>
          </w:rPr>
          <w:delText xml:space="preserve">                      </w:delText>
        </w:r>
        <w:r w:rsidDel="001B7BCE">
          <w:rPr>
            <w:rFonts w:ascii="Arial" w:eastAsia="仿宋_GB2312" w:hAnsi="Arial" w:cs="Arial" w:hint="eastAsia"/>
            <w:szCs w:val="21"/>
          </w:rPr>
          <w:delText>供方负责人：</w:delText>
        </w:r>
        <w:r w:rsidDel="001B7BCE">
          <w:rPr>
            <w:rFonts w:ascii="Arial" w:eastAsia="仿宋_GB2312" w:hAnsi="Arial" w:cs="Arial" w:hint="eastAsia"/>
            <w:szCs w:val="21"/>
          </w:rPr>
          <w:delText xml:space="preserve">                    </w:delText>
        </w:r>
        <w:r w:rsidDel="001B7BCE">
          <w:rPr>
            <w:rFonts w:ascii="Arial" w:eastAsia="仿宋_GB2312" w:hAnsi="Arial" w:cs="Arial" w:hint="eastAsia"/>
            <w:szCs w:val="21"/>
          </w:rPr>
          <w:delText>环境部：</w:delText>
        </w:r>
      </w:del>
    </w:p>
    <w:p w:rsidR="00987382" w:rsidDel="001B7BCE" w:rsidRDefault="00987382">
      <w:pPr>
        <w:spacing w:line="480" w:lineRule="exact"/>
        <w:rPr>
          <w:del w:id="719" w:author="微软用户" w:date="2018-06-19T22:10:00Z"/>
          <w:rFonts w:ascii="Arial" w:eastAsia="仿宋_GB2312" w:hAnsi="Arial" w:cs="Arial"/>
          <w:b/>
          <w:szCs w:val="21"/>
        </w:rPr>
      </w:pPr>
    </w:p>
    <w:p w:rsidR="00987382" w:rsidDel="001B7BCE" w:rsidRDefault="00987382">
      <w:pPr>
        <w:spacing w:line="480" w:lineRule="exact"/>
        <w:rPr>
          <w:del w:id="720" w:author="微软用户" w:date="2018-06-19T22:10:00Z"/>
          <w:rFonts w:ascii="Arial" w:eastAsia="仿宋_GB2312" w:hAnsi="Arial" w:cs="Arial"/>
          <w:b/>
          <w:szCs w:val="21"/>
        </w:rPr>
      </w:pPr>
      <w:del w:id="721" w:author="微软用户" w:date="2018-06-19T22:10:00Z">
        <w:r w:rsidDel="001B7BCE">
          <w:rPr>
            <w:rFonts w:ascii="Arial" w:eastAsia="仿宋_GB2312" w:hAnsi="Arial" w:cs="Arial"/>
            <w:b/>
            <w:szCs w:val="21"/>
          </w:rPr>
          <w:delText>考核办法：</w:delText>
        </w:r>
      </w:del>
    </w:p>
    <w:p w:rsidR="00987382" w:rsidDel="001B7BCE" w:rsidRDefault="00987382">
      <w:pPr>
        <w:numPr>
          <w:ilvl w:val="0"/>
          <w:numId w:val="20"/>
        </w:numPr>
        <w:spacing w:line="480" w:lineRule="exact"/>
        <w:rPr>
          <w:del w:id="722" w:author="微软用户" w:date="2018-06-19T22:10:00Z"/>
          <w:rFonts w:ascii="Arial" w:eastAsia="仿宋_GB2312" w:hAnsi="Arial" w:cs="Arial"/>
          <w:szCs w:val="21"/>
        </w:rPr>
      </w:pPr>
      <w:del w:id="723" w:author="微软用户" w:date="2018-06-19T22:10:00Z">
        <w:r w:rsidDel="001B7BCE">
          <w:rPr>
            <w:rFonts w:ascii="Arial" w:eastAsia="仿宋_GB2312" w:hAnsi="Arial" w:cs="Arial"/>
            <w:szCs w:val="21"/>
          </w:rPr>
          <w:delText>考核检查由</w:delText>
        </w:r>
        <w:r w:rsidDel="001B7BCE">
          <w:rPr>
            <w:rFonts w:ascii="Arial" w:eastAsia="仿宋_GB2312" w:hAnsi="Arial" w:cs="Arial" w:hint="eastAsia"/>
            <w:szCs w:val="21"/>
          </w:rPr>
          <w:delText>环境部</w:delText>
        </w:r>
        <w:r w:rsidDel="001B7BCE">
          <w:rPr>
            <w:rFonts w:ascii="Arial" w:eastAsia="仿宋_GB2312" w:hAnsi="Arial" w:cs="Arial"/>
            <w:szCs w:val="21"/>
          </w:rPr>
          <w:delText>组织实施，采用定期和不定期抽查两种考核方式：</w:delText>
        </w:r>
      </w:del>
    </w:p>
    <w:p w:rsidR="00987382" w:rsidDel="001B7BCE" w:rsidRDefault="00987382">
      <w:pPr>
        <w:spacing w:line="480" w:lineRule="exact"/>
        <w:ind w:firstLineChars="150" w:firstLine="315"/>
        <w:rPr>
          <w:del w:id="724" w:author="微软用户" w:date="2018-06-19T22:10:00Z"/>
          <w:rFonts w:ascii="Arial" w:eastAsia="仿宋_GB2312" w:hAnsi="Arial" w:cs="Arial"/>
          <w:szCs w:val="21"/>
        </w:rPr>
      </w:pPr>
      <w:del w:id="725" w:author="微软用户" w:date="2018-06-19T22:10:00Z">
        <w:r w:rsidDel="001B7BCE">
          <w:rPr>
            <w:rFonts w:ascii="Arial" w:eastAsia="仿宋_GB2312" w:hAnsi="Arial" w:cs="Arial"/>
            <w:szCs w:val="21"/>
          </w:rPr>
          <w:delText>1</w:delText>
        </w:r>
        <w:r w:rsidDel="001B7BCE">
          <w:rPr>
            <w:rFonts w:ascii="Arial" w:eastAsia="仿宋_GB2312" w:hAnsi="Arial" w:cs="Arial"/>
            <w:szCs w:val="21"/>
          </w:rPr>
          <w:delText>）定期考核以</w:delText>
        </w:r>
        <w:r w:rsidDel="001B7BCE">
          <w:rPr>
            <w:rFonts w:ascii="Arial" w:eastAsia="仿宋_GB2312" w:hAnsi="Arial" w:cs="Arial" w:hint="eastAsia"/>
            <w:szCs w:val="21"/>
          </w:rPr>
          <w:delText>环境部</w:delText>
        </w:r>
        <w:r w:rsidDel="001B7BCE">
          <w:rPr>
            <w:rFonts w:ascii="Arial" w:eastAsia="仿宋_GB2312" w:hAnsi="Arial" w:cs="Arial"/>
            <w:szCs w:val="21"/>
          </w:rPr>
          <w:delText>为主（确保每</w:delText>
        </w:r>
        <w:r w:rsidDel="001B7BCE">
          <w:rPr>
            <w:rFonts w:ascii="Arial" w:eastAsia="仿宋_GB2312" w:hAnsi="Arial" w:cs="Arial" w:hint="eastAsia"/>
            <w:szCs w:val="21"/>
          </w:rPr>
          <w:delText>季度</w:delText>
        </w:r>
        <w:r w:rsidDel="001B7BCE">
          <w:rPr>
            <w:rFonts w:ascii="Arial" w:eastAsia="仿宋_GB2312" w:hAnsi="Arial" w:cs="Arial"/>
            <w:szCs w:val="21"/>
          </w:rPr>
          <w:delText>一次），采取以及甲、乙双方负责人联检的形式，并经双方确认，以</w:delText>
        </w:r>
        <w:r w:rsidDel="001B7BCE">
          <w:rPr>
            <w:rFonts w:ascii="Arial" w:eastAsia="仿宋_GB2312" w:hAnsi="Arial" w:cs="Arial" w:hint="eastAsia"/>
            <w:szCs w:val="21"/>
          </w:rPr>
          <w:delText>日常检查情况</w:delText>
        </w:r>
        <w:r w:rsidDel="001B7BCE">
          <w:rPr>
            <w:rFonts w:ascii="Arial" w:eastAsia="仿宋_GB2312" w:hAnsi="Arial" w:cs="Arial"/>
            <w:szCs w:val="21"/>
          </w:rPr>
          <w:delText>作为</w:delText>
        </w:r>
        <w:r w:rsidDel="001B7BCE">
          <w:rPr>
            <w:rFonts w:ascii="Arial" w:eastAsia="仿宋_GB2312" w:hAnsi="Arial" w:cs="Arial" w:hint="eastAsia"/>
            <w:szCs w:val="21"/>
          </w:rPr>
          <w:delText>季</w:delText>
        </w:r>
        <w:r w:rsidDel="001B7BCE">
          <w:rPr>
            <w:rFonts w:ascii="Arial" w:eastAsia="仿宋_GB2312" w:hAnsi="Arial" w:cs="Arial"/>
            <w:szCs w:val="21"/>
          </w:rPr>
          <w:delText>度供方质量记录的主要依据。</w:delText>
        </w:r>
      </w:del>
    </w:p>
    <w:p w:rsidR="00987382" w:rsidDel="001B7BCE" w:rsidRDefault="00987382">
      <w:pPr>
        <w:spacing w:line="480" w:lineRule="exact"/>
        <w:ind w:firstLineChars="150" w:firstLine="315"/>
        <w:rPr>
          <w:del w:id="726" w:author="微软用户" w:date="2018-06-19T22:10:00Z"/>
          <w:rFonts w:ascii="Arial" w:eastAsia="仿宋_GB2312" w:hAnsi="Arial" w:cs="Arial"/>
          <w:szCs w:val="21"/>
        </w:rPr>
      </w:pPr>
      <w:del w:id="727" w:author="微软用户" w:date="2018-06-19T22:10:00Z">
        <w:r w:rsidDel="001B7BCE">
          <w:rPr>
            <w:rFonts w:ascii="Arial" w:eastAsia="仿宋_GB2312" w:hAnsi="Arial" w:cs="Arial"/>
            <w:szCs w:val="21"/>
          </w:rPr>
          <w:delText>2</w:delText>
        </w:r>
        <w:r w:rsidDel="001B7BCE">
          <w:rPr>
            <w:rFonts w:ascii="Arial" w:eastAsia="仿宋_GB2312" w:hAnsi="Arial" w:cs="Arial"/>
            <w:szCs w:val="21"/>
          </w:rPr>
          <w:delText>）不定期考核采取地域性抽查或考核内容抽查形式。对每次检查中发现的问题按照合同要求发整改通知单，责令其整改。不能按要求整改完成的（同一事项连续或重复出现三次以上的）按合同第十一条的第二项由双方确认签字后生效。</w:delText>
        </w:r>
      </w:del>
    </w:p>
    <w:p w:rsidR="00987382" w:rsidDel="001B7BCE" w:rsidRDefault="00987382">
      <w:pPr>
        <w:numPr>
          <w:ilvl w:val="0"/>
          <w:numId w:val="20"/>
        </w:numPr>
        <w:spacing w:line="480" w:lineRule="exact"/>
        <w:rPr>
          <w:del w:id="728" w:author="微软用户" w:date="2018-06-19T22:10:00Z"/>
          <w:rFonts w:ascii="Arial" w:eastAsia="仿宋_GB2312" w:hAnsi="Arial" w:cs="Arial"/>
          <w:szCs w:val="21"/>
        </w:rPr>
      </w:pPr>
      <w:del w:id="729" w:author="微软用户" w:date="2018-06-19T22:10:00Z">
        <w:r w:rsidDel="001B7BCE">
          <w:rPr>
            <w:rFonts w:ascii="Arial" w:eastAsia="仿宋_GB2312" w:hAnsi="Arial" w:cs="Arial"/>
            <w:szCs w:val="21"/>
          </w:rPr>
          <w:delText>每</w:delText>
        </w:r>
        <w:r w:rsidDel="001B7BCE">
          <w:rPr>
            <w:rFonts w:ascii="Arial" w:eastAsia="仿宋_GB2312" w:hAnsi="Arial" w:cs="Arial" w:hint="eastAsia"/>
            <w:szCs w:val="21"/>
          </w:rPr>
          <w:delText>季度</w:delText>
        </w:r>
        <w:r w:rsidDel="001B7BCE">
          <w:rPr>
            <w:rFonts w:ascii="Arial" w:eastAsia="仿宋_GB2312" w:hAnsi="Arial" w:cs="Arial"/>
            <w:szCs w:val="21"/>
          </w:rPr>
          <w:delText>开展的绿化养护质量评审，采取百分制，满分为一百分，若：</w:delText>
        </w:r>
      </w:del>
    </w:p>
    <w:p w:rsidR="00987382" w:rsidDel="001B7BCE" w:rsidRDefault="00987382">
      <w:pPr>
        <w:pStyle w:val="afa"/>
        <w:spacing w:before="156" w:after="156" w:line="480" w:lineRule="exact"/>
        <w:ind w:left="851" w:firstLineChars="0" w:firstLine="0"/>
        <w:rPr>
          <w:del w:id="730" w:author="微软用户" w:date="2018-06-19T22:10:00Z"/>
          <w:rFonts w:ascii="Arial" w:eastAsia="仿宋_GB2312" w:hAnsi="Arial" w:cs="Arial"/>
          <w:szCs w:val="21"/>
        </w:rPr>
      </w:pPr>
      <w:del w:id="731" w:author="微软用户" w:date="2018-06-19T22:10:00Z">
        <w:r w:rsidDel="001B7BCE">
          <w:rPr>
            <w:rFonts w:ascii="Arial" w:eastAsia="仿宋_GB2312" w:hAnsi="Arial" w:cs="Arial"/>
            <w:szCs w:val="21"/>
          </w:rPr>
          <w:delText>月考核结果为</w:delText>
        </w:r>
        <w:r w:rsidDel="001B7BCE">
          <w:rPr>
            <w:rFonts w:ascii="Arial" w:eastAsia="仿宋_GB2312" w:hAnsi="Arial" w:cs="Arial"/>
            <w:szCs w:val="21"/>
            <w:u w:val="single"/>
          </w:rPr>
          <w:delText xml:space="preserve">  90  </w:delText>
        </w:r>
        <w:r w:rsidDel="001B7BCE">
          <w:rPr>
            <w:rFonts w:ascii="Arial" w:eastAsia="仿宋_GB2312" w:hAnsi="Arial" w:cs="Arial"/>
            <w:szCs w:val="21"/>
          </w:rPr>
          <w:delText xml:space="preserve"> </w:delText>
        </w:r>
        <w:r w:rsidDel="001B7BCE">
          <w:rPr>
            <w:rFonts w:ascii="Arial" w:eastAsia="仿宋_GB2312" w:hAnsi="Arial" w:cs="Arial"/>
            <w:szCs w:val="21"/>
          </w:rPr>
          <w:delText>分，不扣服务费；</w:delText>
        </w:r>
      </w:del>
    </w:p>
    <w:p w:rsidR="00987382" w:rsidDel="001B7BCE" w:rsidRDefault="00987382">
      <w:pPr>
        <w:pStyle w:val="afa"/>
        <w:spacing w:line="480" w:lineRule="exact"/>
        <w:ind w:left="851" w:firstLineChars="0" w:firstLine="0"/>
        <w:rPr>
          <w:del w:id="732" w:author="微软用户" w:date="2018-06-19T22:10:00Z"/>
          <w:rFonts w:ascii="Arial" w:eastAsia="仿宋_GB2312" w:hAnsi="Arial" w:cs="Arial"/>
          <w:szCs w:val="21"/>
        </w:rPr>
      </w:pPr>
      <w:del w:id="733" w:author="微软用户" w:date="2018-06-19T22:10:00Z">
        <w:r w:rsidDel="001B7BCE">
          <w:rPr>
            <w:rFonts w:ascii="Arial" w:eastAsia="仿宋_GB2312" w:hAnsi="Arial" w:cs="Arial"/>
            <w:szCs w:val="21"/>
          </w:rPr>
          <w:delText>月考核结果为</w:delText>
        </w:r>
        <w:r w:rsidDel="001B7BCE">
          <w:rPr>
            <w:rFonts w:ascii="Arial" w:eastAsia="仿宋_GB2312" w:hAnsi="Arial" w:cs="Arial"/>
            <w:szCs w:val="21"/>
            <w:u w:val="single"/>
          </w:rPr>
          <w:delText xml:space="preserve">  85   </w:delText>
        </w:r>
        <w:r w:rsidDel="001B7BCE">
          <w:rPr>
            <w:rFonts w:ascii="Arial" w:eastAsia="仿宋_GB2312" w:hAnsi="Arial" w:cs="Arial"/>
            <w:szCs w:val="21"/>
          </w:rPr>
          <w:delText xml:space="preserve"> </w:delText>
        </w:r>
        <w:r w:rsidDel="001B7BCE">
          <w:rPr>
            <w:rFonts w:ascii="Arial" w:eastAsia="仿宋_GB2312" w:hAnsi="Arial" w:cs="Arial"/>
            <w:szCs w:val="21"/>
          </w:rPr>
          <w:delText>分，扣当月服务费</w:delText>
        </w:r>
        <w:r w:rsidDel="001B7BCE">
          <w:rPr>
            <w:rFonts w:ascii="Arial" w:eastAsia="仿宋_GB2312" w:hAnsi="Arial" w:cs="Arial"/>
            <w:szCs w:val="21"/>
            <w:u w:val="single"/>
          </w:rPr>
          <w:delText>5%</w:delText>
        </w:r>
        <w:r w:rsidDel="001B7BCE">
          <w:rPr>
            <w:rFonts w:ascii="Arial" w:eastAsia="仿宋_GB2312" w:hAnsi="Arial" w:cs="Arial"/>
            <w:szCs w:val="21"/>
          </w:rPr>
          <w:delText>；</w:delText>
        </w:r>
      </w:del>
    </w:p>
    <w:p w:rsidR="00987382" w:rsidDel="001B7BCE" w:rsidRDefault="00987382">
      <w:pPr>
        <w:pStyle w:val="afa"/>
        <w:spacing w:before="156" w:after="156" w:line="480" w:lineRule="exact"/>
        <w:ind w:left="851" w:firstLineChars="0" w:firstLine="0"/>
        <w:rPr>
          <w:del w:id="734" w:author="微软用户" w:date="2018-06-19T22:10:00Z"/>
          <w:rFonts w:ascii="Arial" w:eastAsia="仿宋_GB2312" w:hAnsi="Arial" w:cs="Arial"/>
          <w:szCs w:val="21"/>
        </w:rPr>
      </w:pPr>
      <w:del w:id="735" w:author="微软用户" w:date="2018-06-19T22:10:00Z">
        <w:r w:rsidDel="001B7BCE">
          <w:rPr>
            <w:rFonts w:ascii="Arial" w:eastAsia="仿宋_GB2312" w:hAnsi="Arial" w:cs="Arial"/>
            <w:szCs w:val="21"/>
          </w:rPr>
          <w:delText>月考核结果为</w:delText>
        </w:r>
        <w:r w:rsidDel="001B7BCE">
          <w:rPr>
            <w:rFonts w:ascii="Arial" w:eastAsia="仿宋_GB2312" w:hAnsi="Arial" w:cs="Arial"/>
            <w:szCs w:val="21"/>
            <w:u w:val="single"/>
          </w:rPr>
          <w:delText xml:space="preserve">  80   </w:delText>
        </w:r>
        <w:r w:rsidDel="001B7BCE">
          <w:rPr>
            <w:rFonts w:ascii="Arial" w:eastAsia="仿宋_GB2312" w:hAnsi="Arial" w:cs="Arial"/>
            <w:szCs w:val="21"/>
          </w:rPr>
          <w:delText>分以下，扣当月服务费</w:delText>
        </w:r>
        <w:r w:rsidDel="001B7BCE">
          <w:rPr>
            <w:rFonts w:ascii="Arial" w:eastAsia="仿宋_GB2312" w:hAnsi="Arial" w:cs="Arial"/>
            <w:szCs w:val="21"/>
            <w:u w:val="single"/>
          </w:rPr>
          <w:delText>10%</w:delText>
        </w:r>
      </w:del>
    </w:p>
    <w:p w:rsidR="00987382" w:rsidDel="001B7BCE" w:rsidRDefault="00987382">
      <w:pPr>
        <w:spacing w:line="480" w:lineRule="exact"/>
        <w:ind w:leftChars="202" w:left="424" w:firstLine="427"/>
        <w:rPr>
          <w:del w:id="736" w:author="微软用户" w:date="2018-06-19T22:10:00Z"/>
          <w:rFonts w:ascii="Arial" w:eastAsia="仿宋_GB2312" w:hAnsi="Arial" w:cs="Arial"/>
          <w:szCs w:val="21"/>
        </w:rPr>
      </w:pPr>
      <w:del w:id="737" w:author="微软用户" w:date="2018-06-19T22:10:00Z">
        <w:r w:rsidDel="001B7BCE">
          <w:rPr>
            <w:rFonts w:ascii="Arial" w:eastAsia="仿宋_GB2312" w:hAnsi="Arial" w:cs="Arial"/>
            <w:szCs w:val="21"/>
          </w:rPr>
          <w:delText>连续</w:delText>
        </w:r>
        <w:r w:rsidDel="001B7BCE">
          <w:rPr>
            <w:rFonts w:ascii="Arial" w:eastAsia="仿宋_GB2312" w:hAnsi="Arial" w:cs="Arial"/>
            <w:szCs w:val="21"/>
          </w:rPr>
          <w:delText>2</w:delText>
        </w:r>
        <w:r w:rsidDel="001B7BCE">
          <w:rPr>
            <w:rFonts w:ascii="Arial" w:eastAsia="仿宋_GB2312" w:hAnsi="Arial" w:cs="Arial"/>
            <w:szCs w:val="21"/>
          </w:rPr>
          <w:delText>个</w:delText>
        </w:r>
        <w:r w:rsidDel="001B7BCE">
          <w:rPr>
            <w:rFonts w:ascii="Arial" w:eastAsia="仿宋_GB2312" w:hAnsi="Arial" w:cs="Arial" w:hint="eastAsia"/>
            <w:szCs w:val="21"/>
          </w:rPr>
          <w:delText>季度</w:delText>
        </w:r>
        <w:r w:rsidDel="001B7BCE">
          <w:rPr>
            <w:rFonts w:ascii="Arial" w:eastAsia="仿宋_GB2312" w:hAnsi="Arial" w:cs="Arial"/>
            <w:szCs w:val="21"/>
          </w:rPr>
          <w:delText>考核结果在</w:delText>
        </w:r>
        <w:r w:rsidDel="001B7BCE">
          <w:rPr>
            <w:rFonts w:ascii="Arial" w:eastAsia="仿宋_GB2312" w:hAnsi="Arial" w:cs="Arial"/>
            <w:szCs w:val="21"/>
            <w:u w:val="single"/>
          </w:rPr>
          <w:delText xml:space="preserve"> </w:delText>
        </w:r>
        <w:r w:rsidDel="001B7BCE">
          <w:rPr>
            <w:rFonts w:ascii="Arial" w:eastAsia="仿宋_GB2312" w:hAnsi="Arial" w:cs="Arial" w:hint="eastAsia"/>
            <w:szCs w:val="21"/>
            <w:u w:val="single"/>
          </w:rPr>
          <w:delText>75</w:delText>
        </w:r>
        <w:r w:rsidDel="001B7BCE">
          <w:rPr>
            <w:rFonts w:ascii="Arial" w:eastAsia="仿宋_GB2312" w:hAnsi="Arial" w:cs="Arial"/>
            <w:szCs w:val="21"/>
            <w:u w:val="single"/>
          </w:rPr>
          <w:delText xml:space="preserve"> </w:delText>
        </w:r>
        <w:r w:rsidDel="001B7BCE">
          <w:rPr>
            <w:rFonts w:ascii="Arial" w:eastAsia="仿宋_GB2312" w:hAnsi="Arial" w:cs="Arial"/>
            <w:szCs w:val="21"/>
          </w:rPr>
          <w:delText>分以下，甲方有权解除合同，并不承担任何赔偿；若乙方给甲方造成了经济损失的，应予以赔偿。</w:delText>
        </w:r>
      </w:del>
    </w:p>
    <w:p w:rsidR="00987382" w:rsidDel="001B7BCE" w:rsidRDefault="00987382">
      <w:pPr>
        <w:numPr>
          <w:ilvl w:val="0"/>
          <w:numId w:val="20"/>
        </w:numPr>
        <w:spacing w:line="480" w:lineRule="exact"/>
        <w:rPr>
          <w:del w:id="738" w:author="微软用户" w:date="2018-06-19T22:10:00Z"/>
          <w:rFonts w:ascii="Arial" w:eastAsia="仿宋_GB2312" w:hAnsi="Arial" w:cs="Arial"/>
          <w:szCs w:val="21"/>
        </w:rPr>
      </w:pPr>
      <w:del w:id="739" w:author="微软用户" w:date="2018-06-19T22:10:00Z">
        <w:r w:rsidDel="001B7BCE">
          <w:rPr>
            <w:rFonts w:ascii="Arial" w:eastAsia="仿宋_GB2312" w:hAnsi="Arial" w:cs="Arial"/>
            <w:kern w:val="0"/>
            <w:szCs w:val="21"/>
          </w:rPr>
          <w:delText>甲方</w:delText>
        </w:r>
        <w:r w:rsidDel="001B7BCE">
          <w:rPr>
            <w:rFonts w:ascii="Arial" w:eastAsia="仿宋_GB2312" w:hAnsi="Arial" w:cs="Arial" w:hint="eastAsia"/>
            <w:kern w:val="0"/>
            <w:szCs w:val="21"/>
          </w:rPr>
          <w:delText>在</w:delText>
        </w:r>
        <w:r w:rsidDel="001B7BCE">
          <w:rPr>
            <w:rFonts w:ascii="Arial" w:eastAsia="仿宋_GB2312" w:hAnsi="Arial" w:cs="Arial"/>
            <w:kern w:val="0"/>
            <w:szCs w:val="21"/>
          </w:rPr>
          <w:delText>不定期检查中，发现以下严重不合格项情况之一，甲方有权直接扣除乙方月合同款的</w:delText>
        </w:r>
        <w:r w:rsidDel="001B7BCE">
          <w:rPr>
            <w:rFonts w:ascii="Arial" w:eastAsia="仿宋_GB2312" w:hAnsi="Arial" w:cs="Arial"/>
            <w:kern w:val="0"/>
            <w:szCs w:val="21"/>
            <w:u w:val="single"/>
          </w:rPr>
          <w:delText xml:space="preserve"> 1%-5%  </w:delText>
        </w:r>
        <w:r w:rsidDel="001B7BCE">
          <w:rPr>
            <w:rFonts w:ascii="Arial" w:eastAsia="仿宋_GB2312" w:hAnsi="Arial" w:cs="Arial"/>
            <w:kern w:val="0"/>
            <w:szCs w:val="21"/>
          </w:rPr>
          <w:delText>（不定期检查不计入日检查结果中）：</w:delText>
        </w:r>
      </w:del>
    </w:p>
    <w:p w:rsidR="00987382" w:rsidDel="001B7BCE" w:rsidRDefault="00987382">
      <w:pPr>
        <w:numPr>
          <w:ilvl w:val="0"/>
          <w:numId w:val="21"/>
        </w:numPr>
        <w:spacing w:line="480" w:lineRule="exact"/>
        <w:rPr>
          <w:del w:id="740" w:author="微软用户" w:date="2018-06-19T22:10:00Z"/>
          <w:rFonts w:ascii="Arial" w:eastAsia="仿宋_GB2312" w:hAnsi="Arial" w:cs="Arial"/>
          <w:kern w:val="0"/>
          <w:szCs w:val="21"/>
        </w:rPr>
      </w:pPr>
      <w:del w:id="741" w:author="微软用户" w:date="2018-06-19T22:10:00Z">
        <w:r w:rsidDel="001B7BCE">
          <w:rPr>
            <w:rFonts w:ascii="Arial" w:eastAsia="仿宋_GB2312" w:hAnsi="Arial" w:cs="Arial"/>
            <w:kern w:val="0"/>
            <w:szCs w:val="21"/>
          </w:rPr>
          <w:delText>在同一月中，发现经</w:delText>
        </w:r>
        <w:r w:rsidDel="001B7BCE">
          <w:rPr>
            <w:rFonts w:ascii="Arial" w:eastAsia="仿宋_GB2312" w:hAnsi="Arial" w:cs="Arial" w:hint="eastAsia"/>
            <w:kern w:val="0"/>
            <w:szCs w:val="21"/>
          </w:rPr>
          <w:delText>甲方</w:delText>
        </w:r>
        <w:r w:rsidDel="001B7BCE">
          <w:rPr>
            <w:rFonts w:ascii="Arial" w:eastAsia="仿宋_GB2312" w:hAnsi="Arial" w:cs="Arial"/>
            <w:kern w:val="0"/>
            <w:szCs w:val="21"/>
          </w:rPr>
          <w:delText>指出为错误作业的，重复出现三次；</w:delText>
        </w:r>
      </w:del>
    </w:p>
    <w:p w:rsidR="00987382" w:rsidDel="001B7BCE" w:rsidRDefault="00987382">
      <w:pPr>
        <w:numPr>
          <w:ilvl w:val="0"/>
          <w:numId w:val="21"/>
        </w:numPr>
        <w:spacing w:line="480" w:lineRule="exact"/>
        <w:rPr>
          <w:del w:id="742" w:author="微软用户" w:date="2018-06-19T22:10:00Z"/>
          <w:rFonts w:ascii="Arial" w:eastAsia="仿宋_GB2312" w:hAnsi="Arial" w:cs="Arial"/>
          <w:szCs w:val="21"/>
        </w:rPr>
      </w:pPr>
      <w:del w:id="743" w:author="微软用户" w:date="2018-06-19T22:10:00Z">
        <w:r w:rsidDel="001B7BCE">
          <w:rPr>
            <w:rFonts w:ascii="Arial" w:eastAsia="仿宋_GB2312" w:hAnsi="Arial" w:cs="Arial"/>
            <w:kern w:val="0"/>
            <w:szCs w:val="21"/>
          </w:rPr>
          <w:delText>在同一月中，绿化作业垃圾</w:delText>
        </w:r>
        <w:r w:rsidDel="001B7BCE">
          <w:rPr>
            <w:rFonts w:ascii="Arial" w:eastAsia="仿宋_GB2312" w:hAnsi="Arial" w:cs="Arial"/>
            <w:kern w:val="0"/>
            <w:szCs w:val="21"/>
          </w:rPr>
          <w:delText>24</w:delText>
        </w:r>
        <w:r w:rsidDel="001B7BCE">
          <w:rPr>
            <w:rFonts w:ascii="Arial" w:eastAsia="仿宋_GB2312" w:hAnsi="Arial" w:cs="Arial"/>
            <w:kern w:val="0"/>
            <w:szCs w:val="21"/>
          </w:rPr>
          <w:delText>小时内未清理；</w:delText>
        </w:r>
      </w:del>
    </w:p>
    <w:p w:rsidR="00987382" w:rsidDel="001B7BCE" w:rsidRDefault="00987382">
      <w:pPr>
        <w:numPr>
          <w:ilvl w:val="0"/>
          <w:numId w:val="21"/>
        </w:numPr>
        <w:spacing w:line="480" w:lineRule="exact"/>
        <w:rPr>
          <w:del w:id="744" w:author="微软用户" w:date="2018-06-19T22:10:00Z"/>
          <w:rFonts w:ascii="Arial" w:eastAsia="仿宋_GB2312" w:hAnsi="Arial" w:cs="Arial"/>
          <w:szCs w:val="21"/>
        </w:rPr>
      </w:pPr>
      <w:del w:id="745" w:author="微软用户" w:date="2018-06-19T22:10:00Z">
        <w:r w:rsidDel="001B7BCE">
          <w:rPr>
            <w:rFonts w:ascii="Arial" w:eastAsia="仿宋_GB2312" w:hAnsi="Arial" w:cs="Arial"/>
            <w:kern w:val="0"/>
            <w:szCs w:val="21"/>
          </w:rPr>
          <w:delText>在规定的整改时间内未完成整改项目（因不可抗力原因而无法完成的除外）；</w:delText>
        </w:r>
      </w:del>
    </w:p>
    <w:p w:rsidR="00987382" w:rsidDel="001B7BCE" w:rsidRDefault="00987382">
      <w:pPr>
        <w:numPr>
          <w:ilvl w:val="0"/>
          <w:numId w:val="21"/>
        </w:numPr>
        <w:spacing w:line="480" w:lineRule="exact"/>
        <w:rPr>
          <w:del w:id="746" w:author="微软用户" w:date="2018-06-19T22:10:00Z"/>
          <w:rFonts w:ascii="Arial" w:eastAsia="仿宋_GB2312" w:hAnsi="Arial" w:cs="Arial"/>
          <w:szCs w:val="21"/>
        </w:rPr>
      </w:pPr>
      <w:del w:id="747" w:author="微软用户" w:date="2018-06-19T22:10:00Z">
        <w:r w:rsidDel="001B7BCE">
          <w:rPr>
            <w:rFonts w:ascii="Arial" w:eastAsia="仿宋_GB2312" w:hAnsi="Arial" w:cs="Arial"/>
            <w:kern w:val="0"/>
            <w:szCs w:val="21"/>
          </w:rPr>
          <w:delText>其他有违职业操守或客户有效投诉</w:delText>
        </w:r>
        <w:r w:rsidDel="001B7BCE">
          <w:rPr>
            <w:rFonts w:ascii="Arial" w:eastAsia="仿宋_GB2312" w:hAnsi="Arial" w:cs="Arial"/>
            <w:kern w:val="0"/>
            <w:szCs w:val="21"/>
            <w:u w:val="single"/>
          </w:rPr>
          <w:delText xml:space="preserve"> 1 </w:delText>
        </w:r>
        <w:r w:rsidDel="001B7BCE">
          <w:rPr>
            <w:rFonts w:ascii="Arial" w:eastAsia="仿宋_GB2312" w:hAnsi="Arial" w:cs="Arial"/>
            <w:kern w:val="0"/>
            <w:szCs w:val="21"/>
          </w:rPr>
          <w:delText>次，经查证属实的行为或结果等。</w:delText>
        </w:r>
      </w:del>
    </w:p>
    <w:p w:rsidR="00987382" w:rsidDel="001B7BCE" w:rsidRDefault="00987382">
      <w:pPr>
        <w:numPr>
          <w:ilvl w:val="0"/>
          <w:numId w:val="20"/>
        </w:numPr>
        <w:spacing w:line="480" w:lineRule="exact"/>
        <w:rPr>
          <w:del w:id="748" w:author="微软用户" w:date="2018-06-19T22:10:00Z"/>
          <w:rFonts w:ascii="Arial" w:eastAsia="仿宋_GB2312" w:hAnsi="Arial" w:cs="Arial"/>
          <w:szCs w:val="21"/>
        </w:rPr>
      </w:pPr>
      <w:del w:id="749" w:author="微软用户" w:date="2018-06-19T22:10:00Z">
        <w:r w:rsidDel="001B7BCE">
          <w:rPr>
            <w:rFonts w:ascii="Arial" w:eastAsia="仿宋_GB2312" w:hAnsi="Arial" w:cs="Arial"/>
            <w:szCs w:val="21"/>
          </w:rPr>
          <w:delText>无论</w:delText>
        </w:r>
        <w:r w:rsidDel="001B7BCE">
          <w:rPr>
            <w:rFonts w:ascii="Arial" w:eastAsia="仿宋_GB2312" w:hAnsi="Arial" w:cs="Arial"/>
            <w:kern w:val="0"/>
            <w:szCs w:val="21"/>
          </w:rPr>
          <w:delText>任何</w:delText>
        </w:r>
        <w:r w:rsidDel="001B7BCE">
          <w:rPr>
            <w:rFonts w:ascii="Arial" w:eastAsia="仿宋_GB2312" w:hAnsi="Arial" w:cs="Arial"/>
            <w:szCs w:val="21"/>
          </w:rPr>
          <w:delText>原因，乙方员工与甲方、业户每发生</w:delText>
        </w:r>
        <w:r w:rsidDel="001B7BCE">
          <w:rPr>
            <w:rFonts w:ascii="Arial" w:eastAsia="仿宋_GB2312" w:hAnsi="Arial" w:cs="Arial"/>
            <w:szCs w:val="21"/>
          </w:rPr>
          <w:delText>1</w:delText>
        </w:r>
        <w:r w:rsidDel="001B7BCE">
          <w:rPr>
            <w:rFonts w:ascii="Arial" w:eastAsia="仿宋_GB2312" w:hAnsi="Arial" w:cs="Arial"/>
            <w:szCs w:val="21"/>
          </w:rPr>
          <w:delText>次有效投诉，扣除乙方当月合同款的</w:delText>
        </w:r>
        <w:r w:rsidDel="001B7BCE">
          <w:rPr>
            <w:rFonts w:ascii="Arial" w:eastAsia="仿宋_GB2312" w:hAnsi="Arial" w:cs="Arial"/>
            <w:szCs w:val="21"/>
            <w:u w:val="single"/>
          </w:rPr>
          <w:delText xml:space="preserve">1%-5% </w:delText>
        </w:r>
        <w:r w:rsidDel="001B7BCE">
          <w:rPr>
            <w:rFonts w:ascii="Arial" w:eastAsia="仿宋_GB2312" w:hAnsi="Arial" w:cs="Arial"/>
            <w:szCs w:val="21"/>
          </w:rPr>
          <w:delText>，与甲方、业户发生打架斗殴行为，乙方应立即调换</w:delText>
        </w:r>
        <w:r w:rsidDel="001B7BCE">
          <w:rPr>
            <w:rFonts w:ascii="Arial" w:eastAsia="仿宋_GB2312" w:hAnsi="Arial" w:cs="Arial" w:hint="eastAsia"/>
            <w:szCs w:val="21"/>
          </w:rPr>
          <w:delText>本岗</w:delText>
        </w:r>
        <w:r w:rsidDel="001B7BCE">
          <w:rPr>
            <w:rFonts w:ascii="Arial" w:eastAsia="仿宋_GB2312" w:hAnsi="Arial" w:cs="Arial"/>
            <w:szCs w:val="21"/>
          </w:rPr>
          <w:delText>员工，并扣除乙方当月合同款的</w:delText>
        </w:r>
        <w:r w:rsidDel="001B7BCE">
          <w:rPr>
            <w:rFonts w:ascii="Arial" w:eastAsia="仿宋_GB2312" w:hAnsi="Arial" w:cs="Arial"/>
            <w:szCs w:val="21"/>
            <w:u w:val="single"/>
          </w:rPr>
          <w:delText>1%-5%</w:delText>
        </w:r>
        <w:r w:rsidDel="001B7BCE">
          <w:rPr>
            <w:rFonts w:ascii="Arial" w:eastAsia="仿宋_GB2312" w:hAnsi="Arial" w:cs="Arial"/>
            <w:szCs w:val="21"/>
          </w:rPr>
          <w:delText>，情节严重的，甲方有权追加经济处罚直至解除本合同并不承担任何解约责任；</w:delText>
        </w:r>
      </w:del>
    </w:p>
    <w:p w:rsidR="00987382" w:rsidDel="001B7BCE" w:rsidRDefault="00987382">
      <w:pPr>
        <w:numPr>
          <w:ilvl w:val="0"/>
          <w:numId w:val="20"/>
        </w:numPr>
        <w:spacing w:line="480" w:lineRule="exact"/>
        <w:rPr>
          <w:del w:id="750" w:author="微软用户" w:date="2018-06-19T22:10:00Z"/>
          <w:rFonts w:ascii="Arial" w:eastAsia="仿宋_GB2312" w:hAnsi="Arial" w:cs="Arial"/>
          <w:szCs w:val="21"/>
        </w:rPr>
      </w:pPr>
      <w:del w:id="751" w:author="微软用户" w:date="2018-06-19T22:10:00Z">
        <w:r w:rsidDel="001B7BCE">
          <w:rPr>
            <w:rFonts w:ascii="Arial" w:eastAsia="仿宋_GB2312" w:hAnsi="Arial" w:cs="Arial" w:hint="eastAsia"/>
            <w:szCs w:val="21"/>
          </w:rPr>
          <w:delText>经考核后乙方的整体服务质量下降。甲方通知乙方进行整改，在三日内未改善，并对乙方出示《通知函》，并扣除乙方当月合同款的</w:delText>
        </w:r>
        <w:r w:rsidDel="001B7BCE">
          <w:rPr>
            <w:rFonts w:ascii="Arial" w:eastAsia="仿宋_GB2312" w:hAnsi="Arial" w:cs="Arial" w:hint="eastAsia"/>
            <w:szCs w:val="21"/>
          </w:rPr>
          <w:delText>5%</w:delText>
        </w:r>
        <w:r w:rsidDel="001B7BCE">
          <w:rPr>
            <w:rFonts w:ascii="Arial" w:eastAsia="仿宋_GB2312" w:hAnsi="Arial" w:cs="Arial" w:hint="eastAsia"/>
            <w:szCs w:val="21"/>
          </w:rPr>
          <w:delText>经济处罚；若乙方在七日内仍未整改到位，则甲方有权雇佣任何所需人员进行上述改善，而所需一切费用则从合同款中扣除。在合同期内，甲方开出三次《通知函》或乙方在十五日内未整改到位的，视为乙方根本违约，甲方有权单方面解除合同，并无需承担任何责任，若乙方给甲方造成直接或间接损失</w:delText>
        </w:r>
        <w:r w:rsidDel="001B7BCE">
          <w:rPr>
            <w:rFonts w:ascii="Arial" w:eastAsia="仿宋_GB2312" w:hAnsi="Arial" w:cs="Arial"/>
            <w:color w:val="000000"/>
          </w:rPr>
          <w:delText>（包括但不限于：直接损失、间接损失和追索损失所支付的律师服务费用等）</w:delText>
        </w:r>
        <w:r w:rsidDel="001B7BCE">
          <w:rPr>
            <w:rFonts w:ascii="Arial" w:eastAsia="仿宋_GB2312" w:hAnsi="Arial" w:cs="Arial" w:hint="eastAsia"/>
            <w:szCs w:val="21"/>
          </w:rPr>
          <w:delText>，乙方应承担赔偿责任；</w:delText>
        </w:r>
      </w:del>
    </w:p>
    <w:p w:rsidR="00987382" w:rsidDel="001B7BCE" w:rsidRDefault="00987382">
      <w:pPr>
        <w:numPr>
          <w:ilvl w:val="0"/>
          <w:numId w:val="20"/>
        </w:numPr>
        <w:spacing w:line="480" w:lineRule="exact"/>
        <w:rPr>
          <w:del w:id="752" w:author="微软用户" w:date="2018-06-19T22:10:00Z"/>
          <w:rFonts w:ascii="Arial" w:eastAsia="仿宋_GB2312" w:hAnsi="Arial" w:cs="Arial"/>
          <w:szCs w:val="21"/>
        </w:rPr>
      </w:pPr>
      <w:del w:id="753" w:author="微软用户" w:date="2018-06-19T22:10:00Z">
        <w:r w:rsidDel="001B7BCE">
          <w:rPr>
            <w:rFonts w:ascii="Arial" w:eastAsia="仿宋_GB2312" w:hAnsi="Arial" w:cs="Arial"/>
            <w:szCs w:val="21"/>
          </w:rPr>
          <w:delText>甲方按照本细则做出的处罚，在甲方支付乙方的委托服务费中一并予以扣除，乙方应予以接受。</w:delText>
        </w:r>
      </w:del>
    </w:p>
    <w:p w:rsidR="00987382" w:rsidDel="001B7BCE" w:rsidRDefault="00987382">
      <w:pPr>
        <w:spacing w:line="480" w:lineRule="exact"/>
        <w:ind w:left="420"/>
        <w:rPr>
          <w:del w:id="754" w:author="微软用户" w:date="2018-06-19T22:10:00Z"/>
          <w:rFonts w:ascii="Arial" w:eastAsia="仿宋_GB2312" w:hAnsi="Arial" w:cs="Arial"/>
          <w:szCs w:val="21"/>
        </w:rPr>
      </w:pPr>
    </w:p>
    <w:p w:rsidR="00987382" w:rsidDel="001B7BCE" w:rsidRDefault="00987382">
      <w:pPr>
        <w:widowControl/>
        <w:spacing w:after="240" w:line="480" w:lineRule="exact"/>
        <w:jc w:val="left"/>
        <w:rPr>
          <w:del w:id="755" w:author="微软用户" w:date="2018-06-19T22:10:00Z"/>
          <w:rFonts w:ascii="Arial" w:eastAsia="仿宋_GB2312" w:hAnsi="Arial" w:cs="Arial"/>
          <w:color w:val="000000"/>
          <w:kern w:val="0"/>
          <w:szCs w:val="21"/>
        </w:rPr>
        <w:sectPr w:rsidR="00987382" w:rsidDel="001B7BCE">
          <w:headerReference w:type="default" r:id="rId12"/>
          <w:pgSz w:w="11906" w:h="16838"/>
          <w:pgMar w:top="851" w:right="1134" w:bottom="851" w:left="1134" w:header="851" w:footer="992" w:gutter="0"/>
          <w:cols w:space="720"/>
          <w:docGrid w:type="lines" w:linePitch="312"/>
        </w:sectPr>
      </w:pPr>
    </w:p>
    <w:p w:rsidR="00987382" w:rsidDel="001B7BCE" w:rsidRDefault="00987382">
      <w:pPr>
        <w:snapToGrid w:val="0"/>
        <w:spacing w:line="480" w:lineRule="exact"/>
        <w:rPr>
          <w:del w:id="756" w:author="微软用户" w:date="2018-06-19T22:10:00Z"/>
          <w:rFonts w:ascii="Arial" w:eastAsia="仿宋_GB2312" w:hAnsi="Arial" w:cs="Arial"/>
          <w:b/>
          <w:sz w:val="24"/>
        </w:rPr>
      </w:pPr>
      <w:del w:id="757" w:author="微软用户" w:date="2018-06-19T22:10:00Z">
        <w:r w:rsidDel="001B7BCE">
          <w:rPr>
            <w:rFonts w:ascii="Arial" w:eastAsia="仿宋_GB2312" w:hAnsi="Arial" w:cs="Arial"/>
            <w:b/>
            <w:sz w:val="24"/>
          </w:rPr>
          <w:delText>附件</w:delText>
        </w:r>
        <w:r w:rsidDel="001B7BCE">
          <w:rPr>
            <w:rFonts w:ascii="Arial" w:eastAsia="仿宋_GB2312" w:hAnsi="Arial" w:cs="Arial" w:hint="eastAsia"/>
            <w:b/>
            <w:sz w:val="24"/>
          </w:rPr>
          <w:delText>5</w:delText>
        </w:r>
        <w:r w:rsidDel="001B7BCE">
          <w:rPr>
            <w:rFonts w:ascii="Arial" w:eastAsia="仿宋_GB2312" w:hAnsi="Arial" w:cs="Arial"/>
            <w:b/>
            <w:sz w:val="24"/>
          </w:rPr>
          <w:delText>：</w:delText>
        </w:r>
      </w:del>
    </w:p>
    <w:tbl>
      <w:tblPr>
        <w:tblW w:w="0" w:type="auto"/>
        <w:tblInd w:w="93" w:type="dxa"/>
        <w:tblLayout w:type="fixed"/>
        <w:tblLook w:val="0000" w:firstRow="0" w:lastRow="0" w:firstColumn="0" w:lastColumn="0" w:noHBand="0" w:noVBand="0"/>
      </w:tblPr>
      <w:tblGrid>
        <w:gridCol w:w="1607"/>
        <w:gridCol w:w="1607"/>
        <w:gridCol w:w="1609"/>
        <w:gridCol w:w="1607"/>
        <w:gridCol w:w="1607"/>
        <w:gridCol w:w="1610"/>
      </w:tblGrid>
      <w:tr w:rsidR="00987382" w:rsidDel="001B7BCE">
        <w:trPr>
          <w:trHeight w:val="1069"/>
          <w:del w:id="758" w:author="微软用户" w:date="2018-06-19T22:10:00Z"/>
        </w:trPr>
        <w:tc>
          <w:tcPr>
            <w:tcW w:w="9647" w:type="dxa"/>
            <w:gridSpan w:val="6"/>
            <w:tcBorders>
              <w:top w:val="nil"/>
              <w:left w:val="nil"/>
              <w:bottom w:val="single" w:sz="4" w:space="0" w:color="auto"/>
              <w:right w:val="nil"/>
            </w:tcBorders>
            <w:vAlign w:val="center"/>
          </w:tcPr>
          <w:p w:rsidR="00987382" w:rsidDel="001B7BCE" w:rsidRDefault="00987382">
            <w:pPr>
              <w:widowControl/>
              <w:spacing w:line="480" w:lineRule="exact"/>
              <w:jc w:val="center"/>
              <w:rPr>
                <w:del w:id="759" w:author="微软用户" w:date="2018-06-19T22:10:00Z"/>
                <w:rFonts w:ascii="宋体" w:hAnsi="宋体" w:cs="宋体"/>
                <w:b/>
                <w:bCs/>
                <w:color w:val="000000"/>
                <w:kern w:val="0"/>
                <w:sz w:val="36"/>
                <w:szCs w:val="36"/>
              </w:rPr>
            </w:pPr>
            <w:del w:id="760" w:author="微软用户" w:date="2018-06-19T22:10:00Z">
              <w:r w:rsidDel="001B7BCE">
                <w:rPr>
                  <w:rFonts w:ascii="宋体" w:hAnsi="宋体" w:cs="宋体" w:hint="eastAsia"/>
                  <w:b/>
                  <w:bCs/>
                  <w:color w:val="000000"/>
                  <w:kern w:val="0"/>
                  <w:sz w:val="36"/>
                  <w:szCs w:val="36"/>
                </w:rPr>
                <w:delText>整改通知单</w:delText>
              </w:r>
            </w:del>
          </w:p>
        </w:tc>
      </w:tr>
      <w:tr w:rsidR="00987382" w:rsidDel="001B7BCE">
        <w:trPr>
          <w:trHeight w:val="673"/>
          <w:del w:id="761" w:author="微软用户" w:date="2018-06-19T22:10:00Z"/>
        </w:trPr>
        <w:tc>
          <w:tcPr>
            <w:tcW w:w="9647" w:type="dxa"/>
            <w:gridSpan w:val="6"/>
            <w:tcBorders>
              <w:top w:val="single" w:sz="4" w:space="0" w:color="auto"/>
              <w:left w:val="single" w:sz="4" w:space="0" w:color="auto"/>
              <w:bottom w:val="single" w:sz="4" w:space="0" w:color="auto"/>
              <w:right w:val="single" w:sz="4" w:space="0" w:color="000000"/>
            </w:tcBorders>
            <w:vAlign w:val="center"/>
          </w:tcPr>
          <w:p w:rsidR="00987382" w:rsidDel="001B7BCE" w:rsidRDefault="00987382">
            <w:pPr>
              <w:widowControl/>
              <w:spacing w:line="480" w:lineRule="exact"/>
              <w:jc w:val="left"/>
              <w:rPr>
                <w:del w:id="762" w:author="微软用户" w:date="2018-06-19T22:10:00Z"/>
                <w:rFonts w:ascii="宋体" w:hAnsi="宋体" w:cs="宋体"/>
                <w:color w:val="000000"/>
                <w:kern w:val="0"/>
                <w:sz w:val="22"/>
              </w:rPr>
            </w:pPr>
            <w:del w:id="763" w:author="微软用户" w:date="2018-06-19T22:10:00Z">
              <w:r w:rsidDel="001B7BCE">
                <w:rPr>
                  <w:rFonts w:ascii="宋体" w:hAnsi="宋体" w:cs="宋体" w:hint="eastAsia"/>
                  <w:color w:val="000000"/>
                  <w:kern w:val="0"/>
                  <w:sz w:val="22"/>
                </w:rPr>
                <w:delText>单位名称：</w:delText>
              </w:r>
            </w:del>
          </w:p>
        </w:tc>
      </w:tr>
      <w:tr w:rsidR="00987382" w:rsidDel="001B7BCE">
        <w:trPr>
          <w:trHeight w:val="673"/>
          <w:del w:id="764" w:author="微软用户" w:date="2018-06-19T22:10:00Z"/>
        </w:trPr>
        <w:tc>
          <w:tcPr>
            <w:tcW w:w="4823" w:type="dxa"/>
            <w:gridSpan w:val="3"/>
            <w:tcBorders>
              <w:top w:val="single" w:sz="4" w:space="0" w:color="auto"/>
              <w:left w:val="single" w:sz="4" w:space="0" w:color="auto"/>
              <w:bottom w:val="single" w:sz="4" w:space="0" w:color="auto"/>
              <w:right w:val="single" w:sz="4" w:space="0" w:color="000000"/>
            </w:tcBorders>
            <w:vAlign w:val="center"/>
          </w:tcPr>
          <w:p w:rsidR="00987382" w:rsidDel="001B7BCE" w:rsidRDefault="00987382">
            <w:pPr>
              <w:widowControl/>
              <w:spacing w:line="480" w:lineRule="exact"/>
              <w:jc w:val="left"/>
              <w:rPr>
                <w:del w:id="765" w:author="微软用户" w:date="2018-06-19T22:10:00Z"/>
                <w:rFonts w:ascii="宋体" w:hAnsi="宋体" w:cs="宋体"/>
                <w:color w:val="000000"/>
                <w:kern w:val="0"/>
                <w:sz w:val="22"/>
              </w:rPr>
            </w:pPr>
            <w:del w:id="766" w:author="微软用户" w:date="2018-06-19T22:10:00Z">
              <w:r w:rsidDel="001B7BCE">
                <w:rPr>
                  <w:rFonts w:ascii="宋体" w:hAnsi="宋体" w:cs="宋体" w:hint="eastAsia"/>
                  <w:color w:val="000000"/>
                  <w:kern w:val="0"/>
                  <w:sz w:val="22"/>
                </w:rPr>
                <w:delText>位置：</w:delText>
              </w:r>
            </w:del>
          </w:p>
        </w:tc>
        <w:tc>
          <w:tcPr>
            <w:tcW w:w="4824" w:type="dxa"/>
            <w:gridSpan w:val="3"/>
            <w:tcBorders>
              <w:top w:val="single" w:sz="4" w:space="0" w:color="auto"/>
              <w:left w:val="nil"/>
              <w:bottom w:val="single" w:sz="4" w:space="0" w:color="auto"/>
              <w:right w:val="single" w:sz="4" w:space="0" w:color="000000"/>
            </w:tcBorders>
            <w:vAlign w:val="center"/>
          </w:tcPr>
          <w:p w:rsidR="00987382" w:rsidDel="001B7BCE" w:rsidRDefault="00987382">
            <w:pPr>
              <w:widowControl/>
              <w:spacing w:line="480" w:lineRule="exact"/>
              <w:jc w:val="left"/>
              <w:rPr>
                <w:del w:id="767" w:author="微软用户" w:date="2018-06-19T22:10:00Z"/>
                <w:rFonts w:ascii="宋体" w:hAnsi="宋体" w:cs="宋体"/>
                <w:color w:val="000000"/>
                <w:kern w:val="0"/>
                <w:sz w:val="22"/>
              </w:rPr>
            </w:pPr>
            <w:del w:id="768" w:author="微软用户" w:date="2018-06-19T22:10:00Z">
              <w:r w:rsidDel="001B7BCE">
                <w:rPr>
                  <w:rFonts w:ascii="宋体" w:hAnsi="宋体" w:cs="宋体" w:hint="eastAsia"/>
                  <w:color w:val="000000"/>
                  <w:kern w:val="0"/>
                  <w:sz w:val="22"/>
                </w:rPr>
                <w:delText>日期：</w:delText>
              </w:r>
            </w:del>
          </w:p>
        </w:tc>
      </w:tr>
      <w:tr w:rsidR="00987382" w:rsidDel="001B7BCE">
        <w:trPr>
          <w:trHeight w:val="1604"/>
          <w:del w:id="769" w:author="微软用户" w:date="2018-06-19T22:10:00Z"/>
        </w:trPr>
        <w:tc>
          <w:tcPr>
            <w:tcW w:w="4823" w:type="dxa"/>
            <w:gridSpan w:val="3"/>
            <w:tcBorders>
              <w:top w:val="single" w:sz="4" w:space="0" w:color="auto"/>
              <w:left w:val="single" w:sz="4" w:space="0" w:color="auto"/>
              <w:bottom w:val="single" w:sz="4" w:space="0" w:color="auto"/>
              <w:right w:val="single" w:sz="4" w:space="0" w:color="000000"/>
            </w:tcBorders>
          </w:tcPr>
          <w:p w:rsidR="00987382" w:rsidDel="001B7BCE" w:rsidRDefault="00987382">
            <w:pPr>
              <w:widowControl/>
              <w:spacing w:line="480" w:lineRule="exact"/>
              <w:jc w:val="left"/>
              <w:rPr>
                <w:del w:id="770" w:author="微软用户" w:date="2018-06-19T22:10:00Z"/>
                <w:rFonts w:ascii="宋体" w:hAnsi="宋体" w:cs="宋体"/>
                <w:color w:val="000000"/>
                <w:kern w:val="0"/>
                <w:sz w:val="22"/>
              </w:rPr>
            </w:pPr>
            <w:del w:id="771" w:author="微软用户" w:date="2018-06-19T22:10:00Z">
              <w:r w:rsidDel="001B7BCE">
                <w:rPr>
                  <w:rFonts w:ascii="宋体" w:hAnsi="宋体" w:cs="宋体" w:hint="eastAsia"/>
                  <w:color w:val="000000"/>
                  <w:kern w:val="0"/>
                  <w:sz w:val="22"/>
                </w:rPr>
                <w:delText>整改项：</w:delText>
              </w:r>
            </w:del>
          </w:p>
          <w:p w:rsidR="00987382" w:rsidDel="001B7BCE" w:rsidRDefault="00987382">
            <w:pPr>
              <w:rPr>
                <w:del w:id="772" w:author="微软用户" w:date="2018-06-19T22:10:00Z"/>
                <w:rFonts w:ascii="宋体" w:hAnsi="宋体" w:cs="宋体"/>
                <w:sz w:val="22"/>
              </w:rPr>
            </w:pPr>
          </w:p>
          <w:p w:rsidR="00987382" w:rsidDel="001B7BCE" w:rsidRDefault="00987382">
            <w:pPr>
              <w:rPr>
                <w:del w:id="773" w:author="微软用户" w:date="2018-06-19T22:10:00Z"/>
                <w:rFonts w:ascii="宋体" w:hAnsi="宋体" w:cs="宋体"/>
                <w:sz w:val="22"/>
              </w:rPr>
            </w:pPr>
          </w:p>
          <w:p w:rsidR="00987382" w:rsidDel="001B7BCE" w:rsidRDefault="00987382">
            <w:pPr>
              <w:rPr>
                <w:del w:id="774" w:author="微软用户" w:date="2018-06-19T22:10:00Z"/>
                <w:rFonts w:ascii="宋体" w:hAnsi="宋体" w:cs="宋体"/>
                <w:sz w:val="22"/>
              </w:rPr>
            </w:pPr>
          </w:p>
          <w:p w:rsidR="00987382" w:rsidDel="001B7BCE" w:rsidRDefault="00987382">
            <w:pPr>
              <w:tabs>
                <w:tab w:val="left" w:pos="3030"/>
              </w:tabs>
              <w:rPr>
                <w:del w:id="775" w:author="微软用户" w:date="2018-06-19T22:10:00Z"/>
                <w:rFonts w:ascii="宋体" w:hAnsi="宋体" w:cs="宋体"/>
                <w:sz w:val="22"/>
              </w:rPr>
            </w:pPr>
            <w:del w:id="776" w:author="微软用户" w:date="2018-06-19T22:10:00Z">
              <w:r w:rsidDel="001B7BCE">
                <w:rPr>
                  <w:rFonts w:ascii="宋体" w:hAnsi="宋体" w:cs="宋体"/>
                  <w:sz w:val="22"/>
                </w:rPr>
                <w:tab/>
              </w:r>
            </w:del>
          </w:p>
        </w:tc>
        <w:tc>
          <w:tcPr>
            <w:tcW w:w="4824" w:type="dxa"/>
            <w:gridSpan w:val="3"/>
            <w:tcBorders>
              <w:top w:val="single" w:sz="4" w:space="0" w:color="auto"/>
              <w:left w:val="nil"/>
              <w:bottom w:val="single" w:sz="4" w:space="0" w:color="auto"/>
              <w:right w:val="single" w:sz="4" w:space="0" w:color="000000"/>
            </w:tcBorders>
          </w:tcPr>
          <w:p w:rsidR="00987382" w:rsidDel="001B7BCE" w:rsidRDefault="00987382">
            <w:pPr>
              <w:widowControl/>
              <w:spacing w:line="480" w:lineRule="exact"/>
              <w:jc w:val="left"/>
              <w:rPr>
                <w:del w:id="777" w:author="微软用户" w:date="2018-06-19T22:10:00Z"/>
                <w:rFonts w:ascii="宋体" w:hAnsi="宋体" w:cs="宋体"/>
                <w:color w:val="000000"/>
                <w:kern w:val="0"/>
                <w:sz w:val="22"/>
              </w:rPr>
            </w:pPr>
            <w:del w:id="778" w:author="微软用户" w:date="2018-06-19T22:10:00Z">
              <w:r w:rsidDel="001B7BCE">
                <w:rPr>
                  <w:rFonts w:ascii="宋体" w:hAnsi="宋体" w:cs="宋体" w:hint="eastAsia"/>
                  <w:color w:val="000000"/>
                  <w:kern w:val="0"/>
                  <w:sz w:val="22"/>
                </w:rPr>
                <w:delText>整改要求：</w:delText>
              </w:r>
            </w:del>
          </w:p>
        </w:tc>
      </w:tr>
      <w:tr w:rsidR="00987382" w:rsidDel="001B7BCE">
        <w:trPr>
          <w:trHeight w:val="673"/>
          <w:del w:id="779" w:author="微软用户" w:date="2018-06-19T22:10:00Z"/>
        </w:trPr>
        <w:tc>
          <w:tcPr>
            <w:tcW w:w="9647" w:type="dxa"/>
            <w:gridSpan w:val="6"/>
            <w:tcBorders>
              <w:top w:val="single" w:sz="4" w:space="0" w:color="auto"/>
              <w:left w:val="single" w:sz="4" w:space="0" w:color="auto"/>
              <w:bottom w:val="single" w:sz="4" w:space="0" w:color="auto"/>
              <w:right w:val="single" w:sz="4" w:space="0" w:color="000000"/>
            </w:tcBorders>
            <w:vAlign w:val="center"/>
          </w:tcPr>
          <w:p w:rsidR="00987382" w:rsidDel="001B7BCE" w:rsidRDefault="00987382">
            <w:pPr>
              <w:widowControl/>
              <w:spacing w:line="480" w:lineRule="exact"/>
              <w:jc w:val="left"/>
              <w:rPr>
                <w:del w:id="780" w:author="微软用户" w:date="2018-06-19T22:10:00Z"/>
                <w:rFonts w:ascii="宋体" w:hAnsi="宋体" w:cs="宋体"/>
                <w:color w:val="000000"/>
                <w:kern w:val="0"/>
                <w:sz w:val="22"/>
              </w:rPr>
            </w:pPr>
            <w:del w:id="781" w:author="微软用户" w:date="2018-06-19T22:10:00Z">
              <w:r w:rsidDel="001B7BCE">
                <w:rPr>
                  <w:rFonts w:ascii="宋体" w:hAnsi="宋体" w:cs="宋体" w:hint="eastAsia"/>
                  <w:color w:val="000000"/>
                  <w:kern w:val="0"/>
                  <w:sz w:val="22"/>
                </w:rPr>
                <w:delText>巡视人：                             绿化负责人：</w:delText>
              </w:r>
            </w:del>
          </w:p>
        </w:tc>
      </w:tr>
      <w:tr w:rsidR="00987382" w:rsidDel="001B7BCE">
        <w:trPr>
          <w:trHeight w:val="1725"/>
          <w:del w:id="782" w:author="微软用户" w:date="2018-06-19T22:10:00Z"/>
        </w:trPr>
        <w:tc>
          <w:tcPr>
            <w:tcW w:w="9647" w:type="dxa"/>
            <w:gridSpan w:val="6"/>
            <w:tcBorders>
              <w:top w:val="single" w:sz="4" w:space="0" w:color="auto"/>
              <w:left w:val="single" w:sz="4" w:space="0" w:color="auto"/>
              <w:bottom w:val="single" w:sz="4" w:space="0" w:color="auto"/>
              <w:right w:val="single" w:sz="4" w:space="0" w:color="000000"/>
            </w:tcBorders>
          </w:tcPr>
          <w:p w:rsidR="00987382" w:rsidDel="001B7BCE" w:rsidRDefault="00987382">
            <w:pPr>
              <w:widowControl/>
              <w:spacing w:line="480" w:lineRule="exact"/>
              <w:jc w:val="left"/>
              <w:rPr>
                <w:del w:id="783" w:author="微软用户" w:date="2018-06-19T22:10:00Z"/>
                <w:rFonts w:ascii="宋体" w:hAnsi="宋体" w:cs="宋体"/>
                <w:color w:val="000000"/>
                <w:kern w:val="0"/>
                <w:sz w:val="22"/>
              </w:rPr>
            </w:pPr>
            <w:del w:id="784" w:author="微软用户" w:date="2018-06-19T22:10:00Z">
              <w:r w:rsidDel="001B7BCE">
                <w:rPr>
                  <w:rFonts w:ascii="宋体" w:hAnsi="宋体" w:cs="宋体" w:hint="eastAsia"/>
                  <w:color w:val="000000"/>
                  <w:kern w:val="0"/>
                  <w:sz w:val="22"/>
                </w:rPr>
                <w:delText>整改结果：</w:delText>
              </w:r>
            </w:del>
          </w:p>
        </w:tc>
      </w:tr>
      <w:tr w:rsidR="00987382" w:rsidDel="001B7BCE">
        <w:trPr>
          <w:trHeight w:val="275"/>
          <w:del w:id="785" w:author="微软用户" w:date="2018-06-19T22:10:00Z"/>
        </w:trPr>
        <w:tc>
          <w:tcPr>
            <w:tcW w:w="1607" w:type="dxa"/>
            <w:tcBorders>
              <w:top w:val="nil"/>
              <w:left w:val="nil"/>
              <w:bottom w:val="nil"/>
              <w:right w:val="nil"/>
            </w:tcBorders>
            <w:vAlign w:val="center"/>
          </w:tcPr>
          <w:p w:rsidR="00987382" w:rsidDel="001B7BCE" w:rsidRDefault="00987382">
            <w:pPr>
              <w:widowControl/>
              <w:spacing w:line="480" w:lineRule="exact"/>
              <w:jc w:val="left"/>
              <w:rPr>
                <w:del w:id="786" w:author="微软用户" w:date="2018-06-19T22:10:00Z"/>
                <w:rFonts w:ascii="宋体" w:hAnsi="宋体" w:cs="宋体"/>
                <w:color w:val="000000"/>
                <w:kern w:val="0"/>
                <w:sz w:val="22"/>
              </w:rPr>
            </w:pPr>
          </w:p>
        </w:tc>
        <w:tc>
          <w:tcPr>
            <w:tcW w:w="1607" w:type="dxa"/>
            <w:tcBorders>
              <w:top w:val="nil"/>
              <w:left w:val="nil"/>
              <w:bottom w:val="nil"/>
              <w:right w:val="nil"/>
            </w:tcBorders>
            <w:vAlign w:val="center"/>
          </w:tcPr>
          <w:p w:rsidR="00987382" w:rsidDel="001B7BCE" w:rsidRDefault="00987382">
            <w:pPr>
              <w:widowControl/>
              <w:spacing w:line="480" w:lineRule="exact"/>
              <w:jc w:val="left"/>
              <w:rPr>
                <w:del w:id="787" w:author="微软用户" w:date="2018-06-19T22:10:00Z"/>
                <w:rFonts w:ascii="宋体" w:hAnsi="宋体" w:cs="宋体"/>
                <w:color w:val="000000"/>
                <w:kern w:val="0"/>
                <w:sz w:val="22"/>
              </w:rPr>
            </w:pPr>
          </w:p>
        </w:tc>
        <w:tc>
          <w:tcPr>
            <w:tcW w:w="1609" w:type="dxa"/>
            <w:tcBorders>
              <w:top w:val="nil"/>
              <w:left w:val="nil"/>
              <w:bottom w:val="nil"/>
              <w:right w:val="nil"/>
            </w:tcBorders>
            <w:vAlign w:val="center"/>
          </w:tcPr>
          <w:p w:rsidR="00987382" w:rsidDel="001B7BCE" w:rsidRDefault="00987382">
            <w:pPr>
              <w:widowControl/>
              <w:spacing w:line="480" w:lineRule="exact"/>
              <w:jc w:val="left"/>
              <w:rPr>
                <w:del w:id="788" w:author="微软用户" w:date="2018-06-19T22:10:00Z"/>
                <w:rFonts w:ascii="宋体" w:hAnsi="宋体" w:cs="宋体"/>
                <w:color w:val="000000"/>
                <w:kern w:val="0"/>
                <w:sz w:val="22"/>
              </w:rPr>
            </w:pPr>
          </w:p>
        </w:tc>
        <w:tc>
          <w:tcPr>
            <w:tcW w:w="1607" w:type="dxa"/>
            <w:tcBorders>
              <w:top w:val="nil"/>
              <w:left w:val="nil"/>
              <w:bottom w:val="nil"/>
              <w:right w:val="nil"/>
            </w:tcBorders>
            <w:vAlign w:val="center"/>
          </w:tcPr>
          <w:p w:rsidR="00987382" w:rsidDel="001B7BCE" w:rsidRDefault="00987382">
            <w:pPr>
              <w:widowControl/>
              <w:spacing w:line="480" w:lineRule="exact"/>
              <w:jc w:val="left"/>
              <w:rPr>
                <w:del w:id="789" w:author="微软用户" w:date="2018-06-19T22:10:00Z"/>
                <w:rFonts w:ascii="宋体" w:hAnsi="宋体" w:cs="宋体"/>
                <w:color w:val="000000"/>
                <w:kern w:val="0"/>
                <w:sz w:val="22"/>
              </w:rPr>
            </w:pPr>
          </w:p>
        </w:tc>
        <w:tc>
          <w:tcPr>
            <w:tcW w:w="1607" w:type="dxa"/>
            <w:tcBorders>
              <w:top w:val="nil"/>
              <w:left w:val="nil"/>
              <w:bottom w:val="nil"/>
              <w:right w:val="nil"/>
            </w:tcBorders>
            <w:vAlign w:val="center"/>
          </w:tcPr>
          <w:p w:rsidR="00987382" w:rsidDel="001B7BCE" w:rsidRDefault="00987382">
            <w:pPr>
              <w:widowControl/>
              <w:spacing w:line="480" w:lineRule="exact"/>
              <w:jc w:val="left"/>
              <w:rPr>
                <w:del w:id="790" w:author="微软用户" w:date="2018-06-19T22:10:00Z"/>
                <w:rFonts w:ascii="宋体" w:hAnsi="宋体" w:cs="宋体"/>
                <w:color w:val="000000"/>
                <w:kern w:val="0"/>
                <w:sz w:val="22"/>
              </w:rPr>
            </w:pPr>
          </w:p>
        </w:tc>
        <w:tc>
          <w:tcPr>
            <w:tcW w:w="1610" w:type="dxa"/>
            <w:tcBorders>
              <w:top w:val="nil"/>
              <w:left w:val="nil"/>
              <w:bottom w:val="nil"/>
              <w:right w:val="nil"/>
            </w:tcBorders>
            <w:vAlign w:val="center"/>
          </w:tcPr>
          <w:p w:rsidR="00987382" w:rsidDel="001B7BCE" w:rsidRDefault="00987382">
            <w:pPr>
              <w:widowControl/>
              <w:spacing w:line="480" w:lineRule="exact"/>
              <w:jc w:val="left"/>
              <w:rPr>
                <w:del w:id="791" w:author="微软用户" w:date="2018-06-19T22:10:00Z"/>
                <w:rFonts w:ascii="宋体" w:hAnsi="宋体" w:cs="宋体"/>
                <w:color w:val="000000"/>
                <w:kern w:val="0"/>
                <w:sz w:val="22"/>
              </w:rPr>
            </w:pPr>
          </w:p>
        </w:tc>
      </w:tr>
      <w:tr w:rsidR="00987382" w:rsidDel="001B7BCE">
        <w:trPr>
          <w:trHeight w:val="1069"/>
          <w:del w:id="792" w:author="微软用户" w:date="2018-06-19T22:10:00Z"/>
        </w:trPr>
        <w:tc>
          <w:tcPr>
            <w:tcW w:w="9647" w:type="dxa"/>
            <w:gridSpan w:val="6"/>
            <w:tcBorders>
              <w:top w:val="nil"/>
              <w:left w:val="nil"/>
              <w:bottom w:val="single" w:sz="4" w:space="0" w:color="auto"/>
              <w:right w:val="nil"/>
            </w:tcBorders>
            <w:vAlign w:val="center"/>
          </w:tcPr>
          <w:p w:rsidR="00987382" w:rsidDel="001B7BCE" w:rsidRDefault="00987382">
            <w:pPr>
              <w:widowControl/>
              <w:spacing w:line="480" w:lineRule="exact"/>
              <w:jc w:val="center"/>
              <w:rPr>
                <w:del w:id="793" w:author="微软用户" w:date="2018-06-19T22:10:00Z"/>
                <w:rFonts w:ascii="宋体" w:hAnsi="宋体" w:cs="宋体"/>
                <w:b/>
                <w:bCs/>
                <w:color w:val="000000"/>
                <w:kern w:val="0"/>
                <w:sz w:val="36"/>
                <w:szCs w:val="36"/>
              </w:rPr>
            </w:pPr>
            <w:del w:id="794" w:author="微软用户" w:date="2018-06-19T22:10:00Z">
              <w:r w:rsidDel="001B7BCE">
                <w:rPr>
                  <w:rFonts w:ascii="宋体" w:hAnsi="宋体" w:cs="宋体" w:hint="eastAsia"/>
                  <w:b/>
                  <w:bCs/>
                  <w:color w:val="000000"/>
                  <w:kern w:val="0"/>
                  <w:sz w:val="36"/>
                  <w:szCs w:val="36"/>
                </w:rPr>
                <w:delText>整改通知单</w:delText>
              </w:r>
            </w:del>
          </w:p>
        </w:tc>
      </w:tr>
      <w:tr w:rsidR="00987382" w:rsidDel="001B7BCE">
        <w:trPr>
          <w:trHeight w:val="673"/>
          <w:del w:id="795" w:author="微软用户" w:date="2018-06-19T22:10:00Z"/>
        </w:trPr>
        <w:tc>
          <w:tcPr>
            <w:tcW w:w="9647" w:type="dxa"/>
            <w:gridSpan w:val="6"/>
            <w:tcBorders>
              <w:top w:val="single" w:sz="4" w:space="0" w:color="auto"/>
              <w:left w:val="single" w:sz="4" w:space="0" w:color="auto"/>
              <w:bottom w:val="single" w:sz="4" w:space="0" w:color="auto"/>
              <w:right w:val="single" w:sz="4" w:space="0" w:color="000000"/>
            </w:tcBorders>
            <w:vAlign w:val="center"/>
          </w:tcPr>
          <w:p w:rsidR="00987382" w:rsidDel="001B7BCE" w:rsidRDefault="00987382">
            <w:pPr>
              <w:widowControl/>
              <w:spacing w:line="480" w:lineRule="exact"/>
              <w:jc w:val="left"/>
              <w:rPr>
                <w:del w:id="796" w:author="微软用户" w:date="2018-06-19T22:10:00Z"/>
                <w:rFonts w:ascii="宋体" w:hAnsi="宋体" w:cs="宋体"/>
                <w:color w:val="000000"/>
                <w:kern w:val="0"/>
                <w:sz w:val="22"/>
              </w:rPr>
            </w:pPr>
            <w:del w:id="797" w:author="微软用户" w:date="2018-06-19T22:10:00Z">
              <w:r w:rsidDel="001B7BCE">
                <w:rPr>
                  <w:rFonts w:ascii="宋体" w:hAnsi="宋体" w:cs="宋体" w:hint="eastAsia"/>
                  <w:color w:val="000000"/>
                  <w:kern w:val="0"/>
                  <w:sz w:val="22"/>
                </w:rPr>
                <w:delText>单位名称：</w:delText>
              </w:r>
            </w:del>
          </w:p>
        </w:tc>
      </w:tr>
      <w:tr w:rsidR="00987382" w:rsidDel="001B7BCE">
        <w:trPr>
          <w:trHeight w:val="673"/>
          <w:del w:id="798" w:author="微软用户" w:date="2018-06-19T22:10:00Z"/>
        </w:trPr>
        <w:tc>
          <w:tcPr>
            <w:tcW w:w="4823" w:type="dxa"/>
            <w:gridSpan w:val="3"/>
            <w:tcBorders>
              <w:top w:val="single" w:sz="4" w:space="0" w:color="auto"/>
              <w:left w:val="single" w:sz="4" w:space="0" w:color="auto"/>
              <w:bottom w:val="single" w:sz="4" w:space="0" w:color="auto"/>
              <w:right w:val="single" w:sz="4" w:space="0" w:color="000000"/>
            </w:tcBorders>
            <w:vAlign w:val="center"/>
          </w:tcPr>
          <w:p w:rsidR="00987382" w:rsidDel="001B7BCE" w:rsidRDefault="00987382">
            <w:pPr>
              <w:widowControl/>
              <w:spacing w:line="480" w:lineRule="exact"/>
              <w:jc w:val="left"/>
              <w:rPr>
                <w:del w:id="799" w:author="微软用户" w:date="2018-06-19T22:10:00Z"/>
                <w:rFonts w:ascii="宋体" w:hAnsi="宋体" w:cs="宋体"/>
                <w:color w:val="000000"/>
                <w:kern w:val="0"/>
                <w:sz w:val="22"/>
              </w:rPr>
            </w:pPr>
            <w:del w:id="800" w:author="微软用户" w:date="2018-06-19T22:10:00Z">
              <w:r w:rsidDel="001B7BCE">
                <w:rPr>
                  <w:rFonts w:ascii="宋体" w:hAnsi="宋体" w:cs="宋体" w:hint="eastAsia"/>
                  <w:color w:val="000000"/>
                  <w:kern w:val="0"/>
                  <w:sz w:val="22"/>
                </w:rPr>
                <w:delText>位置：</w:delText>
              </w:r>
            </w:del>
          </w:p>
        </w:tc>
        <w:tc>
          <w:tcPr>
            <w:tcW w:w="4824" w:type="dxa"/>
            <w:gridSpan w:val="3"/>
            <w:tcBorders>
              <w:top w:val="single" w:sz="4" w:space="0" w:color="auto"/>
              <w:left w:val="nil"/>
              <w:bottom w:val="single" w:sz="4" w:space="0" w:color="auto"/>
              <w:right w:val="single" w:sz="4" w:space="0" w:color="000000"/>
            </w:tcBorders>
            <w:vAlign w:val="center"/>
          </w:tcPr>
          <w:p w:rsidR="00987382" w:rsidDel="001B7BCE" w:rsidRDefault="00987382">
            <w:pPr>
              <w:widowControl/>
              <w:spacing w:line="480" w:lineRule="exact"/>
              <w:jc w:val="left"/>
              <w:rPr>
                <w:del w:id="801" w:author="微软用户" w:date="2018-06-19T22:10:00Z"/>
                <w:rFonts w:ascii="宋体" w:hAnsi="宋体" w:cs="宋体"/>
                <w:color w:val="000000"/>
                <w:kern w:val="0"/>
                <w:sz w:val="22"/>
              </w:rPr>
            </w:pPr>
            <w:del w:id="802" w:author="微软用户" w:date="2018-06-19T22:10:00Z">
              <w:r w:rsidDel="001B7BCE">
                <w:rPr>
                  <w:rFonts w:ascii="宋体" w:hAnsi="宋体" w:cs="宋体" w:hint="eastAsia"/>
                  <w:color w:val="000000"/>
                  <w:kern w:val="0"/>
                  <w:sz w:val="22"/>
                </w:rPr>
                <w:delText>日期：</w:delText>
              </w:r>
            </w:del>
          </w:p>
        </w:tc>
      </w:tr>
      <w:tr w:rsidR="00987382" w:rsidDel="001B7BCE">
        <w:trPr>
          <w:trHeight w:val="1761"/>
          <w:del w:id="803" w:author="微软用户" w:date="2018-06-19T22:10:00Z"/>
        </w:trPr>
        <w:tc>
          <w:tcPr>
            <w:tcW w:w="4823" w:type="dxa"/>
            <w:gridSpan w:val="3"/>
            <w:tcBorders>
              <w:top w:val="single" w:sz="4" w:space="0" w:color="auto"/>
              <w:left w:val="single" w:sz="4" w:space="0" w:color="auto"/>
              <w:bottom w:val="single" w:sz="4" w:space="0" w:color="auto"/>
              <w:right w:val="single" w:sz="4" w:space="0" w:color="000000"/>
            </w:tcBorders>
          </w:tcPr>
          <w:p w:rsidR="00987382" w:rsidDel="001B7BCE" w:rsidRDefault="00987382">
            <w:pPr>
              <w:widowControl/>
              <w:spacing w:line="480" w:lineRule="exact"/>
              <w:jc w:val="left"/>
              <w:rPr>
                <w:del w:id="804" w:author="微软用户" w:date="2018-06-19T22:10:00Z"/>
                <w:rFonts w:ascii="宋体" w:hAnsi="宋体" w:cs="宋体"/>
                <w:color w:val="000000"/>
                <w:kern w:val="0"/>
                <w:sz w:val="22"/>
              </w:rPr>
            </w:pPr>
            <w:del w:id="805" w:author="微软用户" w:date="2018-06-19T22:10:00Z">
              <w:r w:rsidDel="001B7BCE">
                <w:rPr>
                  <w:rFonts w:ascii="宋体" w:hAnsi="宋体" w:cs="宋体" w:hint="eastAsia"/>
                  <w:color w:val="000000"/>
                  <w:kern w:val="0"/>
                  <w:sz w:val="22"/>
                </w:rPr>
                <w:delText>整改项：</w:delText>
              </w:r>
            </w:del>
          </w:p>
        </w:tc>
        <w:tc>
          <w:tcPr>
            <w:tcW w:w="4824" w:type="dxa"/>
            <w:gridSpan w:val="3"/>
            <w:tcBorders>
              <w:top w:val="single" w:sz="4" w:space="0" w:color="auto"/>
              <w:left w:val="nil"/>
              <w:bottom w:val="single" w:sz="4" w:space="0" w:color="auto"/>
              <w:right w:val="single" w:sz="4" w:space="0" w:color="000000"/>
            </w:tcBorders>
          </w:tcPr>
          <w:p w:rsidR="00987382" w:rsidDel="001B7BCE" w:rsidRDefault="00987382">
            <w:pPr>
              <w:widowControl/>
              <w:spacing w:line="480" w:lineRule="exact"/>
              <w:jc w:val="left"/>
              <w:rPr>
                <w:del w:id="806" w:author="微软用户" w:date="2018-06-19T22:10:00Z"/>
                <w:rFonts w:ascii="宋体" w:hAnsi="宋体" w:cs="宋体"/>
                <w:color w:val="000000"/>
                <w:kern w:val="0"/>
                <w:sz w:val="22"/>
              </w:rPr>
            </w:pPr>
            <w:del w:id="807" w:author="微软用户" w:date="2018-06-19T22:10:00Z">
              <w:r w:rsidDel="001B7BCE">
                <w:rPr>
                  <w:rFonts w:ascii="宋体" w:hAnsi="宋体" w:cs="宋体" w:hint="eastAsia"/>
                  <w:color w:val="000000"/>
                  <w:kern w:val="0"/>
                  <w:sz w:val="22"/>
                </w:rPr>
                <w:delText>整改要求：</w:delText>
              </w:r>
            </w:del>
          </w:p>
        </w:tc>
      </w:tr>
      <w:tr w:rsidR="00987382" w:rsidDel="001B7BCE">
        <w:trPr>
          <w:trHeight w:val="673"/>
          <w:del w:id="808" w:author="微软用户" w:date="2018-06-19T22:10:00Z"/>
        </w:trPr>
        <w:tc>
          <w:tcPr>
            <w:tcW w:w="9647" w:type="dxa"/>
            <w:gridSpan w:val="6"/>
            <w:tcBorders>
              <w:top w:val="single" w:sz="4" w:space="0" w:color="auto"/>
              <w:left w:val="single" w:sz="4" w:space="0" w:color="auto"/>
              <w:bottom w:val="single" w:sz="4" w:space="0" w:color="auto"/>
              <w:right w:val="single" w:sz="4" w:space="0" w:color="000000"/>
            </w:tcBorders>
            <w:vAlign w:val="center"/>
          </w:tcPr>
          <w:p w:rsidR="00987382" w:rsidDel="001B7BCE" w:rsidRDefault="00987382">
            <w:pPr>
              <w:widowControl/>
              <w:spacing w:line="480" w:lineRule="exact"/>
              <w:jc w:val="left"/>
              <w:rPr>
                <w:del w:id="809" w:author="微软用户" w:date="2018-06-19T22:10:00Z"/>
                <w:rFonts w:ascii="宋体" w:hAnsi="宋体" w:cs="宋体"/>
                <w:color w:val="000000"/>
                <w:kern w:val="0"/>
                <w:sz w:val="22"/>
              </w:rPr>
            </w:pPr>
            <w:del w:id="810" w:author="微软用户" w:date="2018-06-19T22:10:00Z">
              <w:r w:rsidDel="001B7BCE">
                <w:rPr>
                  <w:rFonts w:ascii="宋体" w:hAnsi="宋体" w:cs="宋体" w:hint="eastAsia"/>
                  <w:color w:val="000000"/>
                  <w:kern w:val="0"/>
                  <w:sz w:val="22"/>
                </w:rPr>
                <w:delText>巡视人：                             绿化负责人：</w:delText>
              </w:r>
            </w:del>
          </w:p>
        </w:tc>
      </w:tr>
      <w:tr w:rsidR="00987382" w:rsidDel="001B7BCE">
        <w:trPr>
          <w:trHeight w:val="1549"/>
          <w:del w:id="811" w:author="微软用户" w:date="2018-06-19T22:10:00Z"/>
        </w:trPr>
        <w:tc>
          <w:tcPr>
            <w:tcW w:w="9647" w:type="dxa"/>
            <w:gridSpan w:val="6"/>
            <w:tcBorders>
              <w:top w:val="single" w:sz="4" w:space="0" w:color="auto"/>
              <w:left w:val="single" w:sz="4" w:space="0" w:color="auto"/>
              <w:bottom w:val="single" w:sz="4" w:space="0" w:color="auto"/>
              <w:right w:val="single" w:sz="4" w:space="0" w:color="000000"/>
            </w:tcBorders>
          </w:tcPr>
          <w:p w:rsidR="00987382" w:rsidDel="001B7BCE" w:rsidRDefault="00987382">
            <w:pPr>
              <w:widowControl/>
              <w:spacing w:line="480" w:lineRule="exact"/>
              <w:jc w:val="left"/>
              <w:rPr>
                <w:del w:id="812" w:author="微软用户" w:date="2018-06-19T22:10:00Z"/>
                <w:rFonts w:ascii="宋体" w:hAnsi="宋体" w:cs="宋体"/>
                <w:color w:val="000000"/>
                <w:kern w:val="0"/>
                <w:sz w:val="22"/>
              </w:rPr>
            </w:pPr>
            <w:del w:id="813" w:author="微软用户" w:date="2018-06-19T22:10:00Z">
              <w:r w:rsidDel="001B7BCE">
                <w:rPr>
                  <w:rFonts w:ascii="宋体" w:hAnsi="宋体" w:cs="宋体" w:hint="eastAsia"/>
                  <w:color w:val="000000"/>
                  <w:kern w:val="0"/>
                  <w:sz w:val="22"/>
                </w:rPr>
                <w:delText>整改结果：</w:delText>
              </w:r>
            </w:del>
          </w:p>
        </w:tc>
      </w:tr>
    </w:tbl>
    <w:p w:rsidR="00987382" w:rsidDel="001B7BCE" w:rsidRDefault="00987382">
      <w:pPr>
        <w:widowControl/>
        <w:spacing w:line="480" w:lineRule="exact"/>
        <w:ind w:firstLineChars="100" w:firstLine="240"/>
        <w:rPr>
          <w:del w:id="814" w:author="微软用户" w:date="2018-06-19T22:10:00Z"/>
          <w:rFonts w:ascii="Arial" w:eastAsia="仿宋_GB2312" w:hAnsi="Arial" w:cs="Arial"/>
          <w:b/>
          <w:kern w:val="0"/>
          <w:sz w:val="24"/>
        </w:rPr>
      </w:pPr>
    </w:p>
    <w:p w:rsidR="00987382" w:rsidDel="001B7BCE" w:rsidRDefault="00987382">
      <w:pPr>
        <w:widowControl/>
        <w:spacing w:line="480" w:lineRule="exact"/>
        <w:ind w:firstLineChars="100" w:firstLine="240"/>
        <w:rPr>
          <w:del w:id="815" w:author="微软用户" w:date="2018-06-19T22:10:00Z"/>
          <w:rFonts w:ascii="Arial" w:eastAsia="仿宋_GB2312" w:hAnsi="Arial" w:cs="Arial"/>
          <w:b/>
          <w:kern w:val="0"/>
          <w:sz w:val="24"/>
        </w:rPr>
      </w:pPr>
      <w:del w:id="816" w:author="微软用户" w:date="2018-06-19T22:10:00Z">
        <w:r w:rsidDel="001B7BCE">
          <w:rPr>
            <w:rFonts w:ascii="Arial" w:eastAsia="仿宋_GB2312" w:hAnsi="Arial" w:cs="Arial"/>
            <w:b/>
            <w:kern w:val="0"/>
            <w:sz w:val="24"/>
          </w:rPr>
          <w:delText>附件</w:delText>
        </w:r>
        <w:r w:rsidDel="001B7BCE">
          <w:rPr>
            <w:rFonts w:ascii="Arial" w:eastAsia="仿宋_GB2312" w:hAnsi="Arial" w:cs="Arial" w:hint="eastAsia"/>
            <w:b/>
            <w:kern w:val="0"/>
            <w:sz w:val="24"/>
          </w:rPr>
          <w:delText>6</w:delText>
        </w:r>
        <w:r w:rsidDel="001B7BCE">
          <w:rPr>
            <w:rFonts w:ascii="Arial" w:eastAsia="仿宋_GB2312" w:hAnsi="Arial" w:cs="Arial"/>
            <w:b/>
            <w:kern w:val="0"/>
            <w:sz w:val="24"/>
          </w:rPr>
          <w:delText>：</w:delText>
        </w:r>
      </w:del>
    </w:p>
    <w:p w:rsidR="00987382" w:rsidDel="001B7BCE" w:rsidRDefault="00987382">
      <w:pPr>
        <w:widowControl/>
        <w:spacing w:line="480" w:lineRule="exact"/>
        <w:ind w:firstLineChars="100" w:firstLine="210"/>
        <w:jc w:val="center"/>
        <w:rPr>
          <w:del w:id="817" w:author="微软用户" w:date="2018-06-19T22:10:00Z"/>
          <w:rFonts w:ascii="Arial" w:eastAsia="仿宋_GB2312" w:hAnsi="Arial" w:cs="Arial"/>
          <w:kern w:val="0"/>
          <w:szCs w:val="21"/>
        </w:rPr>
      </w:pPr>
      <w:del w:id="818" w:author="微软用户" w:date="2018-06-19T22:10:00Z">
        <w:r w:rsidDel="001B7BCE">
          <w:rPr>
            <w:rFonts w:ascii="Arial" w:eastAsia="仿宋_GB2312" w:hAnsi="Arial" w:cs="Arial"/>
            <w:b/>
            <w:kern w:val="0"/>
            <w:szCs w:val="21"/>
          </w:rPr>
          <w:delText>全年绿化养护工作计划及具体安排</w:delText>
        </w:r>
        <w:r w:rsidDel="001B7BCE">
          <w:rPr>
            <w:rFonts w:ascii="Arial" w:eastAsia="仿宋_GB2312" w:hAnsi="Arial" w:cs="Arial"/>
            <w:b/>
            <w:kern w:val="0"/>
            <w:szCs w:val="21"/>
          </w:rPr>
          <w:delText> </w:delText>
        </w:r>
      </w:del>
    </w:p>
    <w:p w:rsidR="00987382" w:rsidDel="001B7BCE" w:rsidRDefault="00987382">
      <w:pPr>
        <w:widowControl/>
        <w:spacing w:line="480" w:lineRule="exact"/>
        <w:rPr>
          <w:del w:id="819" w:author="微软用户" w:date="2018-06-19T22:10:00Z"/>
          <w:rFonts w:ascii="Arial" w:eastAsia="仿宋_GB2312" w:hAnsi="Arial" w:cs="Arial"/>
          <w:color w:val="333333"/>
          <w:szCs w:val="21"/>
        </w:rPr>
      </w:pPr>
      <w:del w:id="820" w:author="微软用户" w:date="2018-06-19T22:10:00Z">
        <w:r w:rsidDel="001B7BCE">
          <w:rPr>
            <w:rFonts w:ascii="Arial" w:eastAsia="仿宋_GB2312" w:hAnsi="Arial" w:cs="Arial"/>
            <w:color w:val="333333"/>
            <w:szCs w:val="21"/>
          </w:rPr>
          <w:delText>一、养护内容</w:delText>
        </w:r>
      </w:del>
    </w:p>
    <w:p w:rsidR="00987382" w:rsidDel="001B7BCE" w:rsidRDefault="00987382">
      <w:pPr>
        <w:widowControl/>
        <w:spacing w:line="480" w:lineRule="exact"/>
        <w:ind w:firstLineChars="200" w:firstLine="420"/>
        <w:rPr>
          <w:del w:id="821" w:author="微软用户" w:date="2018-06-19T22:10:00Z"/>
          <w:rFonts w:ascii="Arial" w:eastAsia="仿宋_GB2312" w:hAnsi="Arial" w:cs="Arial"/>
          <w:color w:val="333333"/>
          <w:szCs w:val="21"/>
        </w:rPr>
      </w:pPr>
      <w:del w:id="822"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、管理程序：包括淋水、开窝培土、修剪、施肥、除草、修剪抹芽、病虫害防治、扶正、补苗（苗木费另计）等整套过程。</w:delText>
        </w:r>
      </w:del>
    </w:p>
    <w:p w:rsidR="00987382" w:rsidDel="001B7BCE" w:rsidRDefault="00987382">
      <w:pPr>
        <w:widowControl/>
        <w:spacing w:line="480" w:lineRule="exact"/>
        <w:ind w:firstLineChars="200" w:firstLine="420"/>
        <w:rPr>
          <w:del w:id="823" w:author="微软用户" w:date="2018-06-19T22:10:00Z"/>
          <w:rFonts w:ascii="Arial" w:eastAsia="仿宋_GB2312" w:hAnsi="Arial" w:cs="Arial"/>
          <w:color w:val="333333"/>
          <w:szCs w:val="21"/>
        </w:rPr>
      </w:pPr>
      <w:del w:id="824"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、管理工具：</w:delText>
        </w:r>
      </w:del>
    </w:p>
    <w:p w:rsidR="00987382" w:rsidDel="001B7BCE" w:rsidRDefault="00987382">
      <w:pPr>
        <w:widowControl/>
        <w:spacing w:line="480" w:lineRule="exact"/>
        <w:ind w:firstLineChars="200" w:firstLine="420"/>
        <w:rPr>
          <w:del w:id="825" w:author="微软用户" w:date="2018-06-19T22:10:00Z"/>
          <w:rFonts w:ascii="Arial" w:eastAsia="仿宋_GB2312" w:hAnsi="Arial" w:cs="Arial"/>
          <w:color w:val="333333"/>
          <w:szCs w:val="21"/>
        </w:rPr>
      </w:pPr>
      <w:del w:id="826" w:author="微软用户" w:date="2018-06-19T22:10:00Z">
        <w:r w:rsidDel="001B7BCE">
          <w:rPr>
            <w:rFonts w:ascii="Arial" w:eastAsia="仿宋_GB2312" w:hAnsi="Arial" w:cs="Arial"/>
            <w:color w:val="333333"/>
            <w:szCs w:val="21"/>
          </w:rPr>
          <w:delText>A</w:delText>
        </w:r>
        <w:r w:rsidDel="001B7BCE">
          <w:rPr>
            <w:rFonts w:ascii="Arial" w:eastAsia="仿宋_GB2312" w:hAnsi="Arial" w:cs="Arial"/>
            <w:color w:val="333333"/>
            <w:szCs w:val="21"/>
          </w:rPr>
          <w:delText>、花剪、长剪、高空剪、铲草机、剪草机</w:delText>
        </w:r>
      </w:del>
    </w:p>
    <w:p w:rsidR="00987382" w:rsidDel="001B7BCE" w:rsidRDefault="00987382">
      <w:pPr>
        <w:widowControl/>
        <w:spacing w:line="480" w:lineRule="exact"/>
        <w:ind w:firstLineChars="200" w:firstLine="420"/>
        <w:rPr>
          <w:del w:id="827" w:author="微软用户" w:date="2018-06-19T22:10:00Z"/>
          <w:rFonts w:ascii="Arial" w:eastAsia="仿宋_GB2312" w:hAnsi="Arial" w:cs="Arial"/>
          <w:color w:val="333333"/>
          <w:szCs w:val="21"/>
        </w:rPr>
      </w:pPr>
      <w:del w:id="828" w:author="微软用户" w:date="2018-06-19T22:10:00Z">
        <w:r w:rsidDel="001B7BCE">
          <w:rPr>
            <w:rFonts w:ascii="Arial" w:eastAsia="仿宋_GB2312" w:hAnsi="Arial" w:cs="Arial"/>
            <w:color w:val="333333"/>
            <w:szCs w:val="21"/>
          </w:rPr>
          <w:delText>B</w:delText>
        </w:r>
        <w:r w:rsidDel="001B7BCE">
          <w:rPr>
            <w:rFonts w:ascii="Arial" w:eastAsia="仿宋_GB2312" w:hAnsi="Arial" w:cs="Arial"/>
            <w:color w:val="333333"/>
            <w:szCs w:val="21"/>
          </w:rPr>
          <w:delText>、喷雾器、桶、斗车、竹箕</w:delText>
        </w:r>
      </w:del>
    </w:p>
    <w:p w:rsidR="00987382" w:rsidDel="001B7BCE" w:rsidRDefault="00987382">
      <w:pPr>
        <w:widowControl/>
        <w:spacing w:line="480" w:lineRule="exact"/>
        <w:ind w:firstLineChars="200" w:firstLine="420"/>
        <w:rPr>
          <w:del w:id="829" w:author="微软用户" w:date="2018-06-19T22:10:00Z"/>
          <w:rFonts w:ascii="Arial" w:eastAsia="仿宋_GB2312" w:hAnsi="Arial" w:cs="Arial"/>
          <w:color w:val="333333"/>
          <w:szCs w:val="21"/>
        </w:rPr>
      </w:pPr>
      <w:del w:id="830" w:author="微软用户" w:date="2018-06-19T22:10:00Z">
        <w:r w:rsidDel="001B7BCE">
          <w:rPr>
            <w:rFonts w:ascii="Arial" w:eastAsia="仿宋_GB2312" w:hAnsi="Arial" w:cs="Arial"/>
            <w:color w:val="333333"/>
            <w:szCs w:val="21"/>
          </w:rPr>
          <w:delText>C</w:delText>
        </w:r>
        <w:r w:rsidDel="001B7BCE">
          <w:rPr>
            <w:rFonts w:ascii="Arial" w:eastAsia="仿宋_GB2312" w:hAnsi="Arial" w:cs="Arial"/>
            <w:color w:val="333333"/>
            <w:szCs w:val="21"/>
          </w:rPr>
          <w:delText>、铲、锄、锯子、电锯、梯子</w:delText>
        </w:r>
      </w:del>
    </w:p>
    <w:p w:rsidR="00987382" w:rsidDel="001B7BCE" w:rsidRDefault="00987382">
      <w:pPr>
        <w:widowControl/>
        <w:spacing w:line="480" w:lineRule="exact"/>
        <w:ind w:firstLineChars="200" w:firstLine="420"/>
        <w:rPr>
          <w:del w:id="831" w:author="微软用户" w:date="2018-06-19T22:10:00Z"/>
          <w:rFonts w:ascii="Arial" w:eastAsia="仿宋_GB2312" w:hAnsi="Arial" w:cs="Arial"/>
          <w:color w:val="333333"/>
          <w:szCs w:val="21"/>
        </w:rPr>
      </w:pPr>
      <w:del w:id="832" w:author="微软用户" w:date="2018-06-19T22:10:00Z">
        <w:r w:rsidDel="001B7BCE">
          <w:rPr>
            <w:rFonts w:ascii="Arial" w:eastAsia="仿宋_GB2312" w:hAnsi="Arial" w:cs="Arial"/>
            <w:color w:val="333333"/>
            <w:szCs w:val="21"/>
          </w:rPr>
          <w:delText>D</w:delText>
        </w:r>
        <w:r w:rsidDel="001B7BCE">
          <w:rPr>
            <w:rFonts w:ascii="Arial" w:eastAsia="仿宋_GB2312" w:hAnsi="Arial" w:cs="Arial"/>
            <w:color w:val="333333"/>
            <w:szCs w:val="21"/>
          </w:rPr>
          <w:delText>、燃料、</w:delText>
        </w:r>
        <w:r w:rsidDel="001B7BCE">
          <w:fldChar w:fldCharType="begin"/>
        </w:r>
        <w:r w:rsidDel="001B7BCE">
          <w:delInstrText>HYPERLINK "http://wiki.zhulong.com/baike/detail.asp?t=</w:delInstrText>
        </w:r>
        <w:r w:rsidDel="001B7BCE">
          <w:delInstrText>维修</w:delInstrText>
        </w:r>
        <w:r w:rsidDel="001B7BCE">
          <w:delInstrText>" \t "_blank"</w:delInstrText>
        </w:r>
        <w:r w:rsidDel="001B7BCE">
          <w:fldChar w:fldCharType="separate"/>
        </w:r>
        <w:r w:rsidDel="001B7BCE">
          <w:rPr>
            <w:rStyle w:val="textcontents"/>
            <w:rFonts w:ascii="Arial" w:eastAsia="仿宋_GB2312" w:hAnsi="Arial" w:cs="Arial"/>
            <w:szCs w:val="21"/>
          </w:rPr>
          <w:delText>维修</w:delText>
        </w:r>
        <w:r w:rsidDel="001B7BCE">
          <w:fldChar w:fldCharType="end"/>
        </w:r>
        <w:r w:rsidDel="001B7BCE">
          <w:rPr>
            <w:rFonts w:ascii="Arial" w:eastAsia="仿宋_GB2312" w:hAnsi="Arial" w:cs="Arial"/>
            <w:color w:val="333333"/>
            <w:szCs w:val="21"/>
          </w:rPr>
          <w:delText>费</w:delText>
        </w:r>
      </w:del>
    </w:p>
    <w:p w:rsidR="00987382" w:rsidDel="001B7BCE" w:rsidRDefault="00987382">
      <w:pPr>
        <w:widowControl/>
        <w:spacing w:line="480" w:lineRule="exact"/>
        <w:rPr>
          <w:del w:id="833" w:author="微软用户" w:date="2018-06-19T22:10:00Z"/>
          <w:rFonts w:ascii="Arial" w:eastAsia="仿宋_GB2312" w:hAnsi="Arial" w:cs="Arial"/>
          <w:color w:val="333333"/>
          <w:szCs w:val="21"/>
        </w:rPr>
      </w:pPr>
      <w:del w:id="834"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、养护内容：</w:delText>
        </w:r>
      </w:del>
    </w:p>
    <w:p w:rsidR="00987382" w:rsidDel="001B7BCE" w:rsidRDefault="00987382">
      <w:pPr>
        <w:widowControl/>
        <w:spacing w:line="480" w:lineRule="exact"/>
        <w:ind w:firstLineChars="200" w:firstLine="420"/>
        <w:rPr>
          <w:del w:id="835" w:author="微软用户" w:date="2018-06-19T22:10:00Z"/>
          <w:rFonts w:ascii="Arial" w:eastAsia="仿宋_GB2312" w:hAnsi="Arial" w:cs="Arial"/>
          <w:color w:val="333333"/>
          <w:szCs w:val="21"/>
        </w:rPr>
      </w:pPr>
      <w:del w:id="836" w:author="微软用户" w:date="2018-06-19T22:10:00Z">
        <w:r w:rsidDel="001B7BCE">
          <w:rPr>
            <w:rFonts w:ascii="Arial" w:eastAsia="仿宋_GB2312" w:hAnsi="Arial" w:cs="Arial"/>
            <w:color w:val="333333"/>
            <w:szCs w:val="21"/>
          </w:rPr>
          <w:delText>A</w:delText>
        </w:r>
        <w:r w:rsidDel="001B7BCE">
          <w:rPr>
            <w:rFonts w:ascii="Arial" w:eastAsia="仿宋_GB2312" w:hAnsi="Arial" w:cs="Arial"/>
            <w:color w:val="333333"/>
            <w:szCs w:val="21"/>
          </w:rPr>
          <w:delText>、乔木：每年施有机肥料一次，每株施饼肥</w:delText>
        </w:r>
        <w:r w:rsidDel="001B7BCE">
          <w:rPr>
            <w:rFonts w:ascii="Arial" w:eastAsia="仿宋_GB2312" w:hAnsi="Arial" w:cs="Arial"/>
            <w:color w:val="333333"/>
            <w:szCs w:val="21"/>
          </w:rPr>
          <w:delText>0.25</w:delText>
        </w:r>
        <w:r w:rsidDel="001B7BCE">
          <w:rPr>
            <w:rFonts w:ascii="Arial" w:eastAsia="仿宋_GB2312" w:hAnsi="Arial" w:cs="Arial"/>
            <w:color w:val="333333"/>
            <w:szCs w:val="21"/>
          </w:rPr>
          <w:delText>千克，追肥一次，每棵施复合肥、混尿素</w:delText>
        </w:r>
        <w:r w:rsidDel="001B7BCE">
          <w:rPr>
            <w:rFonts w:ascii="Arial" w:eastAsia="仿宋_GB2312" w:hAnsi="Arial" w:cs="Arial"/>
            <w:color w:val="333333"/>
            <w:szCs w:val="21"/>
          </w:rPr>
          <w:delText>0.1</w:delText>
        </w:r>
        <w:r w:rsidDel="001B7BCE">
          <w:rPr>
            <w:rFonts w:ascii="Arial" w:eastAsia="仿宋_GB2312" w:hAnsi="Arial" w:cs="Arial"/>
            <w:color w:val="333333"/>
            <w:szCs w:val="21"/>
          </w:rPr>
          <w:delText>千克，采用穴施、及喷洒、水肥等，然后用土覆盖，淋水透彻，水渗透深度</w:delText>
        </w:r>
        <w:r w:rsidDel="001B7BCE">
          <w:rPr>
            <w:rFonts w:ascii="Arial" w:eastAsia="仿宋_GB2312" w:hAnsi="Arial" w:cs="Arial"/>
            <w:color w:val="333333"/>
            <w:szCs w:val="21"/>
          </w:rPr>
          <w:delText>10</w:delText>
        </w:r>
        <w:r w:rsidDel="001B7BCE">
          <w:rPr>
            <w:rFonts w:ascii="Arial" w:eastAsia="仿宋_GB2312" w:hAnsi="Arial" w:cs="Arial"/>
            <w:color w:val="333333"/>
            <w:szCs w:val="21"/>
          </w:rPr>
          <w:delText>厘米以上，及时防治病虫害，保持树木自然生长状态，无须造型修剪，及时剪除黄枝、病虫枝、荫蔽徒长枝及阻碍车辆通行的下垂枝，及时清理干净修剪物。每周清除树根周围杂草一次，确保无杂草。</w:delText>
        </w:r>
      </w:del>
    </w:p>
    <w:p w:rsidR="00987382" w:rsidDel="001B7BCE" w:rsidRDefault="00987382">
      <w:pPr>
        <w:widowControl/>
        <w:spacing w:line="480" w:lineRule="exact"/>
        <w:ind w:firstLineChars="200" w:firstLine="420"/>
        <w:rPr>
          <w:del w:id="837" w:author="微软用户" w:date="2018-06-19T22:10:00Z"/>
          <w:rFonts w:ascii="Arial" w:eastAsia="仿宋_GB2312" w:hAnsi="Arial" w:cs="Arial"/>
          <w:color w:val="333333"/>
          <w:szCs w:val="21"/>
        </w:rPr>
      </w:pPr>
      <w:del w:id="838" w:author="微软用户" w:date="2018-06-19T22:10:00Z">
        <w:r w:rsidDel="001B7BCE">
          <w:rPr>
            <w:rFonts w:ascii="Arial" w:eastAsia="仿宋_GB2312" w:hAnsi="Arial" w:cs="Arial"/>
            <w:color w:val="333333"/>
            <w:szCs w:val="21"/>
          </w:rPr>
          <w:delText>B</w:delText>
        </w:r>
        <w:r w:rsidDel="001B7BCE">
          <w:rPr>
            <w:rFonts w:ascii="Arial" w:eastAsia="仿宋_GB2312" w:hAnsi="Arial" w:cs="Arial"/>
            <w:color w:val="333333"/>
            <w:szCs w:val="21"/>
          </w:rPr>
          <w:delText>、灌木、绿篱、袋苗：每季度施肥一次，每</w:delText>
        </w:r>
        <w:r w:rsidDel="001B7BCE">
          <w:rPr>
            <w:rFonts w:ascii="Arial" w:eastAsia="仿宋_GB2312" w:hAnsi="Arial" w:cs="Arial"/>
            <w:color w:val="333333"/>
            <w:szCs w:val="21"/>
          </w:rPr>
          <w:delText>667m2</w:delText>
        </w:r>
        <w:r w:rsidDel="001B7BCE">
          <w:rPr>
            <w:rFonts w:ascii="Arial" w:eastAsia="仿宋_GB2312" w:hAnsi="Arial" w:cs="Arial"/>
            <w:color w:val="333333"/>
            <w:szCs w:val="21"/>
          </w:rPr>
          <w:delText>施尿素混复合肥</w:delText>
        </w:r>
        <w:r w:rsidDel="001B7BCE">
          <w:rPr>
            <w:rFonts w:ascii="Arial" w:eastAsia="仿宋_GB2312" w:hAnsi="Arial" w:cs="Arial"/>
            <w:color w:val="333333"/>
            <w:szCs w:val="21"/>
          </w:rPr>
          <w:delText>10</w:delText>
        </w:r>
        <w:r w:rsidDel="001B7BCE">
          <w:rPr>
            <w:rFonts w:ascii="Arial" w:eastAsia="仿宋_GB2312" w:hAnsi="Arial" w:cs="Arial"/>
            <w:color w:val="333333"/>
            <w:szCs w:val="21"/>
          </w:rPr>
          <w:delText>千克，采用撒施及水肥等，施后三小时内淋水一次，每天淋水</w:delText>
        </w:r>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次（雨天除外），水渗透深度</w:delText>
        </w:r>
        <w:r w:rsidDel="001B7BCE">
          <w:rPr>
            <w:rFonts w:ascii="Arial" w:eastAsia="仿宋_GB2312" w:hAnsi="Arial" w:cs="Arial"/>
            <w:color w:val="333333"/>
            <w:szCs w:val="21"/>
          </w:rPr>
          <w:delText>10</w:delText>
        </w:r>
        <w:r w:rsidDel="001B7BCE">
          <w:rPr>
            <w:rFonts w:ascii="Arial" w:eastAsia="仿宋_GB2312" w:hAnsi="Arial" w:cs="Arial"/>
            <w:color w:val="333333"/>
            <w:szCs w:val="21"/>
          </w:rPr>
          <w:delText>厘米以上，及时防治病虫害，修剪成圆形、方行或锥行的，每周小修一次，每月大修一次，剪口平滑、美观，及时清除修剪物，及时剪除枯枝、病虫枝，及时补种老、病死植株，每周清除杂草一次。</w:delText>
        </w:r>
      </w:del>
    </w:p>
    <w:p w:rsidR="00987382" w:rsidDel="001B7BCE" w:rsidRDefault="00987382">
      <w:pPr>
        <w:widowControl/>
        <w:spacing w:line="480" w:lineRule="exact"/>
        <w:ind w:firstLineChars="200" w:firstLine="420"/>
        <w:rPr>
          <w:del w:id="839" w:author="微软用户" w:date="2018-06-19T22:10:00Z"/>
          <w:rFonts w:ascii="Arial" w:eastAsia="仿宋_GB2312" w:hAnsi="Arial" w:cs="Arial"/>
          <w:color w:val="333333"/>
          <w:szCs w:val="21"/>
        </w:rPr>
      </w:pPr>
      <w:del w:id="840" w:author="微软用户" w:date="2018-06-19T22:10:00Z">
        <w:r w:rsidDel="001B7BCE">
          <w:rPr>
            <w:rFonts w:ascii="Arial" w:eastAsia="仿宋_GB2312" w:hAnsi="Arial" w:cs="Arial"/>
            <w:color w:val="333333"/>
            <w:szCs w:val="21"/>
          </w:rPr>
          <w:delText>C</w:delText>
        </w:r>
        <w:r w:rsidDel="001B7BCE">
          <w:rPr>
            <w:rFonts w:ascii="Arial" w:eastAsia="仿宋_GB2312" w:hAnsi="Arial" w:cs="Arial"/>
            <w:color w:val="333333"/>
            <w:szCs w:val="21"/>
          </w:rPr>
          <w:delText>、草本类：每季度施肥一次，每</w:delText>
        </w:r>
        <w:r w:rsidDel="001B7BCE">
          <w:rPr>
            <w:rFonts w:ascii="Arial" w:eastAsia="仿宋_GB2312" w:hAnsi="Arial" w:cs="Arial"/>
            <w:color w:val="333333"/>
            <w:szCs w:val="21"/>
          </w:rPr>
          <w:delText>667m2</w:delText>
        </w:r>
        <w:r w:rsidDel="001B7BCE">
          <w:rPr>
            <w:rFonts w:ascii="Arial" w:eastAsia="仿宋_GB2312" w:hAnsi="Arial" w:cs="Arial"/>
            <w:color w:val="333333"/>
            <w:szCs w:val="21"/>
          </w:rPr>
          <w:delText>施尿素混复合肥</w:delText>
        </w:r>
        <w:r w:rsidDel="001B7BCE">
          <w:rPr>
            <w:rFonts w:ascii="Arial" w:eastAsia="仿宋_GB2312" w:hAnsi="Arial" w:cs="Arial"/>
            <w:color w:val="333333"/>
            <w:szCs w:val="21"/>
          </w:rPr>
          <w:delText>10</w:delText>
        </w:r>
        <w:r w:rsidDel="001B7BCE">
          <w:rPr>
            <w:rFonts w:ascii="Arial" w:eastAsia="仿宋_GB2312" w:hAnsi="Arial" w:cs="Arial"/>
            <w:color w:val="333333"/>
            <w:szCs w:val="21"/>
          </w:rPr>
          <w:delText>千克，采用撒施及水肥等，施后三小时内淋水一次，每天淋水</w:delText>
        </w:r>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次（雨天除外），水渗透深度</w:delText>
        </w:r>
        <w:r w:rsidDel="001B7BCE">
          <w:rPr>
            <w:rFonts w:ascii="Arial" w:eastAsia="仿宋_GB2312" w:hAnsi="Arial" w:cs="Arial"/>
            <w:color w:val="333333"/>
            <w:szCs w:val="21"/>
          </w:rPr>
          <w:delText>10</w:delText>
        </w:r>
        <w:r w:rsidDel="001B7BCE">
          <w:rPr>
            <w:rFonts w:ascii="Arial" w:eastAsia="仿宋_GB2312" w:hAnsi="Arial" w:cs="Arial"/>
            <w:color w:val="333333"/>
            <w:szCs w:val="21"/>
          </w:rPr>
          <w:delText>厘米以上，及时防治病虫害，每周剪除残花一次、清除杂草一次，及时剪除枯枝、黄枝。</w:delText>
        </w:r>
      </w:del>
    </w:p>
    <w:p w:rsidR="00987382" w:rsidDel="001B7BCE" w:rsidRDefault="00987382">
      <w:pPr>
        <w:widowControl/>
        <w:spacing w:line="480" w:lineRule="exact"/>
        <w:ind w:firstLineChars="200" w:firstLine="420"/>
        <w:rPr>
          <w:del w:id="841" w:author="微软用户" w:date="2018-06-19T22:10:00Z"/>
          <w:rFonts w:ascii="Arial" w:eastAsia="仿宋_GB2312" w:hAnsi="Arial" w:cs="Arial"/>
          <w:color w:val="333333"/>
          <w:szCs w:val="21"/>
        </w:rPr>
      </w:pPr>
      <w:del w:id="842" w:author="微软用户" w:date="2018-06-19T22:10:00Z">
        <w:r w:rsidDel="001B7BCE">
          <w:rPr>
            <w:rFonts w:ascii="Arial" w:eastAsia="仿宋_GB2312" w:hAnsi="Arial" w:cs="Arial"/>
            <w:color w:val="333333"/>
            <w:szCs w:val="21"/>
          </w:rPr>
          <w:delText>D</w:delText>
        </w:r>
        <w:r w:rsidDel="001B7BCE">
          <w:rPr>
            <w:rFonts w:ascii="Arial" w:eastAsia="仿宋_GB2312" w:hAnsi="Arial" w:cs="Arial"/>
            <w:color w:val="333333"/>
            <w:szCs w:val="21"/>
          </w:rPr>
          <w:delText>、台湾草：每季度施肥一次，每</w:delText>
        </w:r>
        <w:r w:rsidDel="001B7BCE">
          <w:rPr>
            <w:rFonts w:ascii="Arial" w:eastAsia="仿宋_GB2312" w:hAnsi="Arial" w:cs="Arial"/>
            <w:color w:val="333333"/>
            <w:szCs w:val="21"/>
          </w:rPr>
          <w:delText>667m2</w:delText>
        </w:r>
        <w:r w:rsidDel="001B7BCE">
          <w:rPr>
            <w:rFonts w:ascii="Arial" w:eastAsia="仿宋_GB2312" w:hAnsi="Arial" w:cs="Arial"/>
            <w:color w:val="333333"/>
            <w:szCs w:val="21"/>
          </w:rPr>
          <w:delText>施尿素混复合肥</w:delText>
        </w:r>
        <w:r w:rsidDel="001B7BCE">
          <w:rPr>
            <w:rFonts w:ascii="Arial" w:eastAsia="仿宋_GB2312" w:hAnsi="Arial" w:cs="Arial"/>
            <w:color w:val="333333"/>
            <w:szCs w:val="21"/>
          </w:rPr>
          <w:delText>10</w:delText>
        </w:r>
        <w:r w:rsidDel="001B7BCE">
          <w:rPr>
            <w:rFonts w:ascii="Arial" w:eastAsia="仿宋_GB2312" w:hAnsi="Arial" w:cs="Arial"/>
            <w:color w:val="333333"/>
            <w:szCs w:val="21"/>
          </w:rPr>
          <w:delText>千克，施肥均匀、淋水透彻，水渗透深度</w:delText>
        </w:r>
        <w:r w:rsidDel="001B7BCE">
          <w:rPr>
            <w:rFonts w:ascii="Arial" w:eastAsia="仿宋_GB2312" w:hAnsi="Arial" w:cs="Arial"/>
            <w:color w:val="333333"/>
            <w:szCs w:val="21"/>
          </w:rPr>
          <w:delText>5</w:delText>
        </w:r>
        <w:r w:rsidDel="001B7BCE">
          <w:rPr>
            <w:rFonts w:ascii="Arial" w:eastAsia="仿宋_GB2312" w:hAnsi="Arial" w:cs="Arial"/>
            <w:color w:val="333333"/>
            <w:szCs w:val="21"/>
          </w:rPr>
          <w:delText>厘米以上，及时防治病虫，及时补种萎死残缺部分，覆盖率达</w:delText>
        </w:r>
        <w:r w:rsidDel="001B7BCE">
          <w:rPr>
            <w:rFonts w:ascii="Arial" w:eastAsia="仿宋_GB2312" w:hAnsi="Arial" w:cs="Arial"/>
            <w:color w:val="333333"/>
            <w:szCs w:val="21"/>
          </w:rPr>
          <w:delText>98</w:delText>
        </w:r>
        <w:r w:rsidDel="001B7BCE">
          <w:rPr>
            <w:rFonts w:ascii="Arial" w:eastAsia="仿宋_GB2312" w:hAnsi="Arial" w:cs="Arial"/>
            <w:color w:val="333333"/>
            <w:szCs w:val="21"/>
          </w:rPr>
          <w:delText>以上，每月修剪</w:delText>
        </w:r>
        <w:r w:rsidDel="001B7BCE">
          <w:rPr>
            <w:rFonts w:ascii="Arial" w:eastAsia="仿宋_GB2312" w:hAnsi="Arial" w:cs="Arial"/>
            <w:color w:val="333333"/>
            <w:szCs w:val="21"/>
          </w:rPr>
          <w:delText>1-2</w:delText>
        </w:r>
        <w:r w:rsidDel="001B7BCE">
          <w:rPr>
            <w:rFonts w:ascii="Arial" w:eastAsia="仿宋_GB2312" w:hAnsi="Arial" w:cs="Arial"/>
            <w:color w:val="333333"/>
            <w:szCs w:val="21"/>
          </w:rPr>
          <w:delText>次。</w:delText>
        </w:r>
      </w:del>
    </w:p>
    <w:p w:rsidR="00987382" w:rsidDel="001B7BCE" w:rsidRDefault="00987382">
      <w:pPr>
        <w:widowControl/>
        <w:spacing w:line="480" w:lineRule="exact"/>
        <w:ind w:firstLineChars="200" w:firstLine="420"/>
        <w:rPr>
          <w:del w:id="843" w:author="微软用户" w:date="2018-06-19T22:10:00Z"/>
          <w:rFonts w:ascii="Arial" w:eastAsia="仿宋_GB2312" w:hAnsi="Arial" w:cs="Arial"/>
          <w:color w:val="333333"/>
          <w:szCs w:val="21"/>
        </w:rPr>
      </w:pPr>
      <w:del w:id="844" w:author="微软用户" w:date="2018-06-19T22:10:00Z">
        <w:r w:rsidDel="001B7BCE">
          <w:rPr>
            <w:rFonts w:ascii="Arial" w:eastAsia="仿宋_GB2312" w:hAnsi="Arial" w:cs="Arial"/>
            <w:color w:val="333333"/>
            <w:szCs w:val="21"/>
          </w:rPr>
          <w:delText>E</w:delText>
        </w:r>
        <w:r w:rsidDel="001B7BCE">
          <w:rPr>
            <w:rFonts w:ascii="Arial" w:eastAsia="仿宋_GB2312" w:hAnsi="Arial" w:cs="Arial"/>
            <w:color w:val="333333"/>
            <w:szCs w:val="21"/>
          </w:rPr>
          <w:delText>、室内阴生植物：每天浇水一次，每</w:delText>
        </w:r>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天抹叶片尘埃一次，保持植物生长旺盛，叶色墨绿光亮，盆身洁净。</w:delText>
        </w:r>
      </w:del>
    </w:p>
    <w:p w:rsidR="00987382" w:rsidDel="001B7BCE" w:rsidRDefault="00987382">
      <w:pPr>
        <w:widowControl/>
        <w:spacing w:line="480" w:lineRule="exact"/>
        <w:rPr>
          <w:del w:id="845" w:author="微软用户" w:date="2018-06-19T22:10:00Z"/>
          <w:rFonts w:ascii="Arial" w:eastAsia="仿宋_GB2312" w:hAnsi="Arial" w:cs="Arial"/>
          <w:color w:val="FF0000"/>
          <w:kern w:val="0"/>
          <w:szCs w:val="21"/>
        </w:rPr>
      </w:pPr>
      <w:del w:id="846" w:author="微软用户" w:date="2018-06-19T22:10:00Z">
        <w:r w:rsidDel="001B7BCE">
          <w:rPr>
            <w:rFonts w:ascii="Arial" w:eastAsia="仿宋_GB2312" w:hAnsi="Arial" w:cs="Arial"/>
            <w:color w:val="333333"/>
            <w:szCs w:val="21"/>
          </w:rPr>
          <w:delText>二、一年</w:delText>
        </w:r>
        <w:r w:rsidDel="001B7BCE">
          <w:fldChar w:fldCharType="begin"/>
        </w:r>
        <w:r w:rsidDel="001B7BCE">
          <w:delInstrText>HYPERLINK "http://wiki.zhulong.com/baike/detail.asp?t=</w:delInstrText>
        </w:r>
        <w:r w:rsidDel="001B7BCE">
          <w:delInstrText>园林</w:delInstrText>
        </w:r>
        <w:r w:rsidDel="001B7BCE">
          <w:delInstrText>" \t "_blank"</w:delInstrText>
        </w:r>
        <w:r w:rsidDel="001B7BCE">
          <w:fldChar w:fldCharType="separate"/>
        </w:r>
        <w:r w:rsidDel="001B7BCE">
          <w:rPr>
            <w:rStyle w:val="textcontents"/>
            <w:rFonts w:ascii="Arial" w:eastAsia="仿宋_GB2312" w:hAnsi="Arial" w:cs="Arial"/>
            <w:szCs w:val="21"/>
          </w:rPr>
          <w:delText>园林</w:delText>
        </w:r>
        <w:r w:rsidDel="001B7BCE">
          <w:fldChar w:fldCharType="end"/>
        </w:r>
        <w:r w:rsidDel="001B7BCE">
          <w:rPr>
            <w:rFonts w:ascii="Arial" w:eastAsia="仿宋_GB2312" w:hAnsi="Arial" w:cs="Arial"/>
            <w:color w:val="333333"/>
            <w:szCs w:val="21"/>
          </w:rPr>
          <w:delText>养护工作具体安排：</w:delText>
        </w:r>
      </w:del>
    </w:p>
    <w:p w:rsidR="00987382" w:rsidDel="001B7BCE" w:rsidRDefault="00987382">
      <w:pPr>
        <w:widowControl/>
        <w:spacing w:line="480" w:lineRule="exact"/>
        <w:rPr>
          <w:del w:id="847" w:author="微软用户" w:date="2018-06-19T22:10:00Z"/>
          <w:rFonts w:ascii="Arial" w:eastAsia="仿宋_GB2312" w:hAnsi="Arial" w:cs="Arial"/>
          <w:kern w:val="0"/>
          <w:szCs w:val="21"/>
        </w:rPr>
      </w:pPr>
      <w:del w:id="848" w:author="微软用户" w:date="2018-06-19T22:10:00Z">
        <w:r w:rsidDel="001B7BCE">
          <w:rPr>
            <w:rFonts w:ascii="Arial" w:eastAsia="仿宋_GB2312" w:hAnsi="Arial" w:cs="Arial"/>
            <w:b/>
            <w:kern w:val="0"/>
            <w:szCs w:val="21"/>
          </w:rPr>
          <w:delText>一月份：全年中气温最低的月份，露地树木处于休眠状态。</w:delText>
        </w:r>
        <w:r w:rsidDel="001B7BCE">
          <w:rPr>
            <w:rFonts w:ascii="Arial" w:eastAsia="仿宋_GB2312" w:hAnsi="Arial" w:cs="Arial"/>
            <w:kern w:val="0"/>
            <w:szCs w:val="21"/>
          </w:rPr>
          <w:delText> </w:delText>
        </w:r>
      </w:del>
    </w:p>
    <w:p w:rsidR="00987382" w:rsidDel="001B7BCE" w:rsidRDefault="00987382">
      <w:pPr>
        <w:widowControl/>
        <w:spacing w:line="480" w:lineRule="exact"/>
        <w:ind w:firstLineChars="200" w:firstLine="420"/>
        <w:rPr>
          <w:del w:id="849" w:author="微软用户" w:date="2018-06-19T22:10:00Z"/>
          <w:rFonts w:ascii="Arial" w:eastAsia="仿宋_GB2312" w:hAnsi="Arial" w:cs="Arial"/>
          <w:color w:val="333333"/>
          <w:szCs w:val="21"/>
        </w:rPr>
      </w:pPr>
      <w:del w:id="850"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、冬季修剪：全面展开对落叶树木的整形修剪作业；大小落叶树木上的枯枝、伤残枝、病虫枝及妨碍架空线和建筑物的枝杈进行修剪。</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51" w:author="微软用户" w:date="2018-06-19T22:10:00Z"/>
          <w:rFonts w:ascii="Arial" w:eastAsia="仿宋_GB2312" w:hAnsi="Arial" w:cs="Arial"/>
          <w:color w:val="333333"/>
          <w:szCs w:val="21"/>
        </w:rPr>
      </w:pPr>
      <w:del w:id="852"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、行道树检查：及时检查行道树绑扎、立桩情况，发现松绑、铅丝嵌皮、摇桩等情况时立即整改。</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53" w:author="微软用户" w:date="2018-06-19T22:10:00Z"/>
          <w:rFonts w:ascii="Arial" w:eastAsia="仿宋_GB2312" w:hAnsi="Arial" w:cs="Arial"/>
          <w:color w:val="333333"/>
          <w:szCs w:val="21"/>
        </w:rPr>
      </w:pPr>
      <w:del w:id="854"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、防治害虫：冬季是消灭园林害虫的有利季节。可在树下疏松的土中挖集刺蛾的虫蛹、虫茧，集中烧死。</w:delText>
        </w:r>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月中旬的时候，蚧壳虫类开始活动，但这时候行动迟缓，我们可以采取刮除树干上的幼虫的方法。在冬季防治害虫，往往有事半功倍的效果。</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55" w:author="微软用户" w:date="2018-06-19T22:10:00Z"/>
          <w:rFonts w:ascii="Arial" w:eastAsia="仿宋_GB2312" w:hAnsi="Arial" w:cs="Arial"/>
          <w:color w:val="333333"/>
          <w:szCs w:val="21"/>
        </w:rPr>
      </w:pPr>
      <w:del w:id="856" w:author="微软用户" w:date="2018-06-19T22:10:00Z">
        <w:r w:rsidDel="001B7BCE">
          <w:rPr>
            <w:rFonts w:ascii="Arial" w:eastAsia="仿宋_GB2312" w:hAnsi="Arial" w:cs="Arial"/>
            <w:color w:val="333333"/>
            <w:szCs w:val="21"/>
          </w:rPr>
          <w:delText>4</w:delText>
        </w:r>
        <w:r w:rsidDel="001B7BCE">
          <w:rPr>
            <w:rFonts w:ascii="Arial" w:eastAsia="仿宋_GB2312" w:hAnsi="Arial" w:cs="Arial"/>
            <w:color w:val="333333"/>
            <w:szCs w:val="21"/>
          </w:rPr>
          <w:delText>、绿地养护：绿地、花坛等地要注意挑除大型野草；草坪要及时挑草、切边；绿地内要注意防冻浇水。</w:delText>
        </w:r>
        <w:r w:rsidDel="001B7BCE">
          <w:rPr>
            <w:rFonts w:ascii="Arial" w:eastAsia="仿宋_GB2312" w:hAnsi="Arial" w:cs="Arial"/>
            <w:color w:val="333333"/>
            <w:szCs w:val="21"/>
          </w:rPr>
          <w:delText> </w:delText>
        </w:r>
      </w:del>
    </w:p>
    <w:p w:rsidR="00987382" w:rsidDel="001B7BCE" w:rsidRDefault="00987382">
      <w:pPr>
        <w:widowControl/>
        <w:spacing w:line="480" w:lineRule="exact"/>
        <w:rPr>
          <w:del w:id="857" w:author="微软用户" w:date="2018-06-19T22:10:00Z"/>
          <w:rFonts w:ascii="Arial" w:eastAsia="仿宋_GB2312" w:hAnsi="Arial" w:cs="Arial"/>
          <w:b/>
          <w:kern w:val="0"/>
          <w:szCs w:val="21"/>
        </w:rPr>
      </w:pPr>
      <w:del w:id="858" w:author="微软用户" w:date="2018-06-19T22:10:00Z">
        <w:r w:rsidDel="001B7BCE">
          <w:rPr>
            <w:rFonts w:ascii="Arial" w:eastAsia="仿宋_GB2312" w:hAnsi="Arial" w:cs="Arial"/>
            <w:b/>
            <w:kern w:val="0"/>
            <w:szCs w:val="21"/>
          </w:rPr>
          <w:delText>二月份：气温较上月有所回升</w:delText>
        </w:r>
        <w:r w:rsidDel="001B7BCE">
          <w:rPr>
            <w:rFonts w:ascii="Arial" w:eastAsia="仿宋_GB2312" w:hAnsi="Arial" w:cs="Arial"/>
            <w:b/>
            <w:kern w:val="0"/>
            <w:szCs w:val="21"/>
          </w:rPr>
          <w:delText>,</w:delText>
        </w:r>
        <w:r w:rsidDel="001B7BCE">
          <w:rPr>
            <w:rFonts w:ascii="Arial" w:eastAsia="仿宋_GB2312" w:hAnsi="Arial" w:cs="Arial"/>
            <w:b/>
            <w:kern w:val="0"/>
            <w:szCs w:val="21"/>
          </w:rPr>
          <w:delText>树木仍处于休眠状态。</w:delText>
        </w:r>
      </w:del>
    </w:p>
    <w:p w:rsidR="00987382" w:rsidDel="001B7BCE" w:rsidRDefault="00987382">
      <w:pPr>
        <w:widowControl/>
        <w:spacing w:line="480" w:lineRule="exact"/>
        <w:ind w:firstLineChars="200" w:firstLine="420"/>
        <w:rPr>
          <w:del w:id="859" w:author="微软用户" w:date="2018-06-19T22:10:00Z"/>
          <w:rFonts w:ascii="Arial" w:eastAsia="仿宋_GB2312" w:hAnsi="Arial" w:cs="Arial"/>
          <w:color w:val="333333"/>
          <w:szCs w:val="21"/>
        </w:rPr>
      </w:pPr>
      <w:del w:id="860"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、养护基本与</w:delText>
        </w:r>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月份相同。</w:delText>
        </w:r>
      </w:del>
    </w:p>
    <w:p w:rsidR="00987382" w:rsidDel="001B7BCE" w:rsidRDefault="00987382">
      <w:pPr>
        <w:widowControl/>
        <w:spacing w:line="480" w:lineRule="exact"/>
        <w:ind w:firstLineChars="200" w:firstLine="420"/>
        <w:rPr>
          <w:del w:id="861" w:author="微软用户" w:date="2018-06-19T22:10:00Z"/>
          <w:rFonts w:ascii="Arial" w:eastAsia="仿宋_GB2312" w:hAnsi="Arial" w:cs="Arial"/>
          <w:color w:val="333333"/>
          <w:szCs w:val="21"/>
        </w:rPr>
      </w:pPr>
      <w:del w:id="862"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、修剪：继续对大小乔木的枯枝、病枝进行修剪。月底以前，把各种树木修剪完。</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63" w:author="微软用户" w:date="2018-06-19T22:10:00Z"/>
          <w:rFonts w:ascii="Arial" w:eastAsia="仿宋_GB2312" w:hAnsi="Arial" w:cs="Arial"/>
          <w:color w:val="333333"/>
          <w:szCs w:val="21"/>
        </w:rPr>
      </w:pPr>
      <w:del w:id="864"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、防治害虫：继续以防刺蛾和蚧壳虫为主。</w:delText>
        </w:r>
        <w:r w:rsidDel="001B7BCE">
          <w:rPr>
            <w:rFonts w:ascii="Arial" w:eastAsia="仿宋_GB2312" w:hAnsi="Arial" w:cs="Arial"/>
            <w:color w:val="333333"/>
            <w:szCs w:val="21"/>
          </w:rPr>
          <w:delText> </w:delText>
        </w:r>
      </w:del>
    </w:p>
    <w:p w:rsidR="00987382" w:rsidDel="001B7BCE" w:rsidRDefault="00987382">
      <w:pPr>
        <w:widowControl/>
        <w:spacing w:line="480" w:lineRule="exact"/>
        <w:rPr>
          <w:del w:id="865" w:author="微软用户" w:date="2018-06-19T22:10:00Z"/>
          <w:rFonts w:ascii="Arial" w:eastAsia="仿宋_GB2312" w:hAnsi="Arial" w:cs="Arial"/>
          <w:kern w:val="0"/>
          <w:szCs w:val="21"/>
        </w:rPr>
      </w:pPr>
      <w:del w:id="866" w:author="微软用户" w:date="2018-06-19T22:10:00Z">
        <w:r w:rsidDel="001B7BCE">
          <w:rPr>
            <w:rFonts w:ascii="Arial" w:eastAsia="仿宋_GB2312" w:hAnsi="Arial" w:cs="Arial"/>
            <w:b/>
            <w:kern w:val="0"/>
            <w:szCs w:val="21"/>
          </w:rPr>
          <w:delText>三月份：气温继续上升，中旬以后，树木开始萌芽，下旬有些树木</w:delText>
        </w:r>
        <w:r w:rsidDel="001B7BCE">
          <w:rPr>
            <w:rFonts w:ascii="Arial" w:eastAsia="仿宋_GB2312" w:hAnsi="Arial" w:cs="Arial"/>
            <w:b/>
            <w:kern w:val="0"/>
            <w:szCs w:val="21"/>
          </w:rPr>
          <w:delText>(</w:delText>
        </w:r>
        <w:r w:rsidDel="001B7BCE">
          <w:rPr>
            <w:rFonts w:ascii="Arial" w:eastAsia="仿宋_GB2312" w:hAnsi="Arial" w:cs="Arial"/>
            <w:b/>
            <w:kern w:val="0"/>
            <w:szCs w:val="21"/>
          </w:rPr>
          <w:delText>如山茶</w:delText>
        </w:r>
        <w:r w:rsidDel="001B7BCE">
          <w:rPr>
            <w:rFonts w:ascii="Arial" w:eastAsia="仿宋_GB2312" w:hAnsi="Arial" w:cs="Arial"/>
            <w:b/>
            <w:kern w:val="0"/>
            <w:szCs w:val="21"/>
          </w:rPr>
          <w:delText>)</w:delText>
        </w:r>
        <w:r w:rsidDel="001B7BCE">
          <w:rPr>
            <w:rFonts w:ascii="Arial" w:eastAsia="仿宋_GB2312" w:hAnsi="Arial" w:cs="Arial"/>
            <w:b/>
            <w:kern w:val="0"/>
            <w:szCs w:val="21"/>
          </w:rPr>
          <w:delText>开花。</w:delText>
        </w:r>
      </w:del>
    </w:p>
    <w:p w:rsidR="00987382" w:rsidDel="001B7BCE" w:rsidRDefault="00987382">
      <w:pPr>
        <w:widowControl/>
        <w:spacing w:line="480" w:lineRule="exact"/>
        <w:ind w:firstLineChars="200" w:firstLine="420"/>
        <w:rPr>
          <w:del w:id="867" w:author="微软用户" w:date="2018-06-19T22:10:00Z"/>
          <w:rFonts w:ascii="Arial" w:eastAsia="仿宋_GB2312" w:hAnsi="Arial" w:cs="Arial"/>
          <w:color w:val="333333"/>
          <w:szCs w:val="21"/>
        </w:rPr>
      </w:pPr>
      <w:del w:id="868"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、植树：春季是植树的有利时机。土壤解冻后，应立即抓紧时机植树。植大小乔木前作好规划设计，事先挖</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刨</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好树坑，要做到随挖、随运、随种、随浇水。种植灌木时也应做到随挖、随运、随种，并充分浇水，以提高苗木存活率。</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69" w:author="微软用户" w:date="2018-06-19T22:10:00Z"/>
          <w:rFonts w:ascii="Arial" w:eastAsia="仿宋_GB2312" w:hAnsi="Arial" w:cs="Arial"/>
          <w:color w:val="333333"/>
          <w:szCs w:val="21"/>
        </w:rPr>
      </w:pPr>
      <w:del w:id="870"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、春灌：因春季干旱多风，蒸发量大，为防止春旱，对绿地等应及时浇水。</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71" w:author="微软用户" w:date="2018-06-19T22:10:00Z"/>
          <w:rFonts w:ascii="Arial" w:eastAsia="仿宋_GB2312" w:hAnsi="Arial" w:cs="Arial"/>
          <w:color w:val="333333"/>
          <w:szCs w:val="21"/>
        </w:rPr>
      </w:pPr>
      <w:del w:id="872"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、施肥：土壤解冻后，对植物施用基肥并灌水。</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73" w:author="微软用户" w:date="2018-06-19T22:10:00Z"/>
          <w:rFonts w:ascii="Arial" w:eastAsia="仿宋_GB2312" w:hAnsi="Arial" w:cs="Arial"/>
          <w:color w:val="333333"/>
          <w:szCs w:val="21"/>
        </w:rPr>
      </w:pPr>
      <w:del w:id="874" w:author="微软用户" w:date="2018-06-19T22:10:00Z">
        <w:r w:rsidDel="001B7BCE">
          <w:rPr>
            <w:rFonts w:ascii="Arial" w:eastAsia="仿宋_GB2312" w:hAnsi="Arial" w:cs="Arial"/>
            <w:color w:val="333333"/>
            <w:szCs w:val="21"/>
          </w:rPr>
          <w:delText>4</w:delText>
        </w:r>
        <w:r w:rsidDel="001B7BCE">
          <w:rPr>
            <w:rFonts w:ascii="Arial" w:eastAsia="仿宋_GB2312" w:hAnsi="Arial" w:cs="Arial"/>
            <w:color w:val="333333"/>
            <w:szCs w:val="21"/>
          </w:rPr>
          <w:delText>、防治病虫害：本月是防治病虫害的关键时刻。一些苗木出现了煤污病，瓜子黄杨卷叶螟也出现了</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采用喷洒杀螟松等农药进行防治</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。防治刺蛾可以继续采用挖蛹方法。</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75" w:author="微软用户" w:date="2018-06-19T22:10:00Z"/>
          <w:rFonts w:ascii="Arial" w:eastAsia="仿宋_GB2312" w:hAnsi="Arial" w:cs="Arial"/>
          <w:color w:val="333333"/>
          <w:szCs w:val="21"/>
        </w:rPr>
      </w:pPr>
      <w:del w:id="876" w:author="微软用户" w:date="2018-06-19T22:10:00Z">
        <w:r w:rsidDel="001B7BCE">
          <w:rPr>
            <w:rFonts w:ascii="Arial" w:eastAsia="仿宋_GB2312" w:hAnsi="Arial" w:cs="Arial"/>
            <w:color w:val="333333"/>
            <w:szCs w:val="21"/>
          </w:rPr>
          <w:delText>5</w:delText>
        </w:r>
        <w:r w:rsidDel="001B7BCE">
          <w:rPr>
            <w:rFonts w:ascii="Arial" w:eastAsia="仿宋_GB2312" w:hAnsi="Arial" w:cs="Arial"/>
            <w:color w:val="333333"/>
            <w:szCs w:val="21"/>
          </w:rPr>
          <w:delText>、乔灌木的剥芽、日常除草。</w:delText>
        </w:r>
      </w:del>
    </w:p>
    <w:p w:rsidR="00987382" w:rsidDel="001B7BCE" w:rsidRDefault="00987382">
      <w:pPr>
        <w:widowControl/>
        <w:spacing w:line="480" w:lineRule="exact"/>
        <w:rPr>
          <w:del w:id="877" w:author="微软用户" w:date="2018-06-19T22:10:00Z"/>
          <w:rFonts w:ascii="Arial" w:eastAsia="仿宋_GB2312" w:hAnsi="Arial" w:cs="Arial"/>
          <w:kern w:val="0"/>
          <w:szCs w:val="21"/>
        </w:rPr>
      </w:pPr>
      <w:del w:id="878" w:author="微软用户" w:date="2018-06-19T22:10:00Z">
        <w:r w:rsidDel="001B7BCE">
          <w:rPr>
            <w:rFonts w:ascii="Arial" w:eastAsia="仿宋_GB2312" w:hAnsi="Arial" w:cs="Arial"/>
            <w:b/>
            <w:kern w:val="0"/>
            <w:szCs w:val="21"/>
          </w:rPr>
          <w:delText>四月份：气温继续上升，树木均萌芽开花或展叶开始进入生长旺盛期。</w:delText>
        </w:r>
        <w:r w:rsidDel="001B7BCE">
          <w:rPr>
            <w:rFonts w:ascii="Arial" w:eastAsia="仿宋_GB2312" w:hAnsi="Arial" w:cs="Arial"/>
            <w:kern w:val="0"/>
            <w:szCs w:val="21"/>
          </w:rPr>
          <w:delText> </w:delText>
        </w:r>
      </w:del>
    </w:p>
    <w:p w:rsidR="00987382" w:rsidDel="001B7BCE" w:rsidRDefault="00987382">
      <w:pPr>
        <w:widowControl/>
        <w:spacing w:line="480" w:lineRule="exact"/>
        <w:ind w:firstLineChars="200" w:firstLine="420"/>
        <w:rPr>
          <w:del w:id="879" w:author="微软用户" w:date="2018-06-19T22:10:00Z"/>
          <w:rFonts w:ascii="Arial" w:eastAsia="仿宋_GB2312" w:hAnsi="Arial" w:cs="Arial"/>
          <w:color w:val="333333"/>
          <w:szCs w:val="21"/>
        </w:rPr>
      </w:pPr>
      <w:del w:id="880"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、继续植树：四月上旬应抓紧时间种植萌芽晚的树木，对冬季死亡的灌木</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杜鹃、红花继木等</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应及时拔除补种，对新种树木要充分浇水。</w:delText>
        </w:r>
      </w:del>
    </w:p>
    <w:p w:rsidR="00987382" w:rsidDel="001B7BCE" w:rsidRDefault="00987382">
      <w:pPr>
        <w:widowControl/>
        <w:spacing w:line="480" w:lineRule="exact"/>
        <w:ind w:firstLineChars="200" w:firstLine="420"/>
        <w:rPr>
          <w:del w:id="881" w:author="微软用户" w:date="2018-06-19T22:10:00Z"/>
          <w:rFonts w:ascii="Arial" w:eastAsia="仿宋_GB2312" w:hAnsi="Arial" w:cs="Arial"/>
          <w:color w:val="333333"/>
          <w:szCs w:val="21"/>
        </w:rPr>
      </w:pPr>
      <w:del w:id="882"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、灌水：继续对养护绿地进行及时的浇水。</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83" w:author="微软用户" w:date="2018-06-19T22:10:00Z"/>
          <w:rFonts w:ascii="Arial" w:eastAsia="仿宋_GB2312" w:hAnsi="Arial" w:cs="Arial"/>
          <w:color w:val="333333"/>
          <w:szCs w:val="21"/>
        </w:rPr>
      </w:pPr>
      <w:del w:id="884"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、施肥：对草坪、灌木结合灌水，追施速效氮肥，或者根据需要进行叶面喷施。</w:delText>
        </w:r>
      </w:del>
    </w:p>
    <w:p w:rsidR="00987382" w:rsidDel="001B7BCE" w:rsidRDefault="00987382">
      <w:pPr>
        <w:widowControl/>
        <w:spacing w:line="480" w:lineRule="exact"/>
        <w:ind w:firstLineChars="200" w:firstLine="420"/>
        <w:rPr>
          <w:del w:id="885" w:author="微软用户" w:date="2018-06-19T22:10:00Z"/>
          <w:rFonts w:ascii="Arial" w:eastAsia="仿宋_GB2312" w:hAnsi="Arial" w:cs="Arial"/>
          <w:color w:val="333333"/>
          <w:szCs w:val="21"/>
        </w:rPr>
      </w:pPr>
      <w:del w:id="886" w:author="微软用户" w:date="2018-06-19T22:10:00Z">
        <w:r w:rsidDel="001B7BCE">
          <w:rPr>
            <w:rFonts w:ascii="Arial" w:eastAsia="仿宋_GB2312" w:hAnsi="Arial" w:cs="Arial"/>
            <w:color w:val="333333"/>
            <w:szCs w:val="21"/>
          </w:rPr>
          <w:delText>4</w:delText>
        </w:r>
        <w:r w:rsidDel="001B7BCE">
          <w:rPr>
            <w:rFonts w:ascii="Arial" w:eastAsia="仿宋_GB2312" w:hAnsi="Arial" w:cs="Arial"/>
            <w:color w:val="333333"/>
            <w:szCs w:val="21"/>
          </w:rPr>
          <w:delText>、修剪：剪除冬、春季干枯的枝条，可以修剪常绿绿篱。</w:delText>
        </w:r>
      </w:del>
    </w:p>
    <w:p w:rsidR="00987382" w:rsidDel="001B7BCE" w:rsidRDefault="00987382">
      <w:pPr>
        <w:widowControl/>
        <w:spacing w:line="480" w:lineRule="exact"/>
        <w:ind w:firstLineChars="200" w:firstLine="420"/>
        <w:rPr>
          <w:del w:id="887" w:author="微软用户" w:date="2018-06-19T22:10:00Z"/>
          <w:rFonts w:ascii="Arial" w:eastAsia="仿宋_GB2312" w:hAnsi="Arial" w:cs="Arial"/>
          <w:color w:val="333333"/>
          <w:szCs w:val="21"/>
        </w:rPr>
      </w:pPr>
      <w:del w:id="888" w:author="微软用户" w:date="2018-06-19T22:10:00Z">
        <w:r w:rsidDel="001B7BCE">
          <w:rPr>
            <w:rFonts w:ascii="Arial" w:eastAsia="仿宋_GB2312" w:hAnsi="Arial" w:cs="Arial"/>
            <w:color w:val="333333"/>
            <w:szCs w:val="21"/>
          </w:rPr>
          <w:delText>5</w:delText>
        </w:r>
        <w:r w:rsidDel="001B7BCE">
          <w:rPr>
            <w:rFonts w:ascii="Arial" w:eastAsia="仿宋_GB2312" w:hAnsi="Arial" w:cs="Arial"/>
            <w:color w:val="333333"/>
            <w:szCs w:val="21"/>
          </w:rPr>
          <w:delText>、防治病虫害：</w:delText>
        </w:r>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蚧壳虫在第二次蜕皮后陆续转移到树皮裂缝内、树洞、树干基部、墙角等处分泌白色蜡质薄茧化蛹。可以用硬竹扫帚扫除，然后集中深埋或浸泡。或者采用喷洒杀螟松等农药的方法。</w:delText>
        </w:r>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天牛开始活动了，可以采用嫁接刀或自制钢丝挑除幼虫，但是伤口要做到越小越好。</w:delText>
        </w:r>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其它病虫害的防治工作。</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89" w:author="微软用户" w:date="2018-06-19T22:10:00Z"/>
          <w:rFonts w:ascii="Arial" w:eastAsia="仿宋_GB2312" w:hAnsi="Arial" w:cs="Arial"/>
          <w:color w:val="333333"/>
          <w:szCs w:val="21"/>
        </w:rPr>
      </w:pPr>
      <w:del w:id="890" w:author="微软用户" w:date="2018-06-19T22:10:00Z">
        <w:r w:rsidDel="001B7BCE">
          <w:rPr>
            <w:rFonts w:ascii="Arial" w:eastAsia="仿宋_GB2312" w:hAnsi="Arial" w:cs="Arial"/>
            <w:color w:val="333333"/>
            <w:szCs w:val="21"/>
          </w:rPr>
          <w:delText>6</w:delText>
        </w:r>
        <w:r w:rsidDel="001B7BCE">
          <w:rPr>
            <w:rFonts w:ascii="Arial" w:eastAsia="仿宋_GB2312" w:hAnsi="Arial" w:cs="Arial"/>
            <w:color w:val="333333"/>
            <w:szCs w:val="21"/>
          </w:rPr>
          <w:delText>、绿地内养护：注意大型绿地内的杂草及攀援植物的挑除。对草坪也要进行挑草及切边工作。</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91" w:author="微软用户" w:date="2018-06-19T22:10:00Z"/>
          <w:rFonts w:ascii="Arial" w:eastAsia="仿宋_GB2312" w:hAnsi="Arial" w:cs="Arial"/>
          <w:color w:val="333333"/>
          <w:szCs w:val="21"/>
        </w:rPr>
      </w:pPr>
      <w:del w:id="892" w:author="微软用户" w:date="2018-06-19T22:10:00Z">
        <w:r w:rsidDel="001B7BCE">
          <w:rPr>
            <w:rFonts w:ascii="Arial" w:eastAsia="仿宋_GB2312" w:hAnsi="Arial" w:cs="Arial"/>
            <w:color w:val="333333"/>
            <w:szCs w:val="21"/>
          </w:rPr>
          <w:delText>7</w:delText>
        </w:r>
        <w:r w:rsidDel="001B7BCE">
          <w:rPr>
            <w:rFonts w:ascii="Arial" w:eastAsia="仿宋_GB2312" w:hAnsi="Arial" w:cs="Arial"/>
            <w:color w:val="333333"/>
            <w:szCs w:val="21"/>
          </w:rPr>
          <w:delText>、草花：迎五一替换冬季草花，注意做好浇水工作。</w:delText>
        </w:r>
        <w:r w:rsidDel="001B7BCE">
          <w:rPr>
            <w:rFonts w:ascii="Arial" w:eastAsia="仿宋_GB2312" w:hAnsi="Arial" w:cs="Arial"/>
            <w:color w:val="333333"/>
            <w:szCs w:val="21"/>
          </w:rPr>
          <w:delText> </w:delText>
        </w:r>
      </w:del>
    </w:p>
    <w:p w:rsidR="00987382" w:rsidDel="001B7BCE" w:rsidRDefault="00987382">
      <w:pPr>
        <w:widowControl/>
        <w:spacing w:line="480" w:lineRule="exact"/>
        <w:rPr>
          <w:del w:id="893" w:author="微软用户" w:date="2018-06-19T22:10:00Z"/>
          <w:rFonts w:ascii="Arial" w:eastAsia="仿宋_GB2312" w:hAnsi="Arial" w:cs="Arial"/>
          <w:kern w:val="0"/>
          <w:szCs w:val="21"/>
        </w:rPr>
      </w:pPr>
      <w:del w:id="894" w:author="微软用户" w:date="2018-06-19T22:10:00Z">
        <w:r w:rsidDel="001B7BCE">
          <w:rPr>
            <w:rFonts w:ascii="Arial" w:eastAsia="仿宋_GB2312" w:hAnsi="Arial" w:cs="Arial"/>
            <w:b/>
            <w:kern w:val="0"/>
            <w:szCs w:val="21"/>
          </w:rPr>
          <w:delText>五月份：气温急骤上升，树木生长迅速。</w:delText>
        </w:r>
        <w:r w:rsidDel="001B7BCE">
          <w:rPr>
            <w:rFonts w:ascii="Arial" w:eastAsia="仿宋_GB2312" w:hAnsi="Arial" w:cs="Arial"/>
            <w:kern w:val="0"/>
            <w:szCs w:val="21"/>
          </w:rPr>
          <w:delText> </w:delText>
        </w:r>
      </w:del>
    </w:p>
    <w:p w:rsidR="00987382" w:rsidDel="001B7BCE" w:rsidRDefault="00987382">
      <w:pPr>
        <w:widowControl/>
        <w:spacing w:line="480" w:lineRule="exact"/>
        <w:ind w:firstLineChars="200" w:firstLine="420"/>
        <w:rPr>
          <w:del w:id="895" w:author="微软用户" w:date="2018-06-19T22:10:00Z"/>
          <w:rFonts w:ascii="Arial" w:eastAsia="仿宋_GB2312" w:hAnsi="Arial" w:cs="Arial"/>
          <w:color w:val="333333"/>
          <w:szCs w:val="21"/>
        </w:rPr>
      </w:pPr>
      <w:del w:id="896"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、浇水：树木展叶盛期，需水量很大，应适时浇水。</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97" w:author="微软用户" w:date="2018-06-19T22:10:00Z"/>
          <w:rFonts w:ascii="Arial" w:eastAsia="仿宋_GB2312" w:hAnsi="Arial" w:cs="Arial"/>
          <w:color w:val="333333"/>
          <w:szCs w:val="21"/>
        </w:rPr>
      </w:pPr>
      <w:del w:id="898"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、修剪：修剪残花。行道树进行第一次的剥芽修剪。</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899" w:author="微软用户" w:date="2018-06-19T22:10:00Z"/>
          <w:rFonts w:ascii="Arial" w:eastAsia="仿宋_GB2312" w:hAnsi="Arial" w:cs="Arial"/>
          <w:color w:val="333333"/>
          <w:szCs w:val="21"/>
        </w:rPr>
      </w:pPr>
      <w:del w:id="900"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、防治病虫害：继续以捕捉天牛为主。刺蛾第一代孵化，但尚未达到危害程度，根据养护区内的实际情况做出相应措施。由蚧壳虫、蚜虫等引起的煤污病也进入了盛发期</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在紫薇、海桐、夹竹桃等上</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，在</w:delText>
        </w:r>
        <w:r w:rsidDel="001B7BCE">
          <w:rPr>
            <w:rFonts w:ascii="Arial" w:eastAsia="仿宋_GB2312" w:hAnsi="Arial" w:cs="Arial"/>
            <w:color w:val="333333"/>
            <w:szCs w:val="21"/>
          </w:rPr>
          <w:delText>5</w:delText>
        </w:r>
        <w:r w:rsidDel="001B7BCE">
          <w:rPr>
            <w:rFonts w:ascii="Arial" w:eastAsia="仿宋_GB2312" w:hAnsi="Arial" w:cs="Arial"/>
            <w:color w:val="333333"/>
            <w:szCs w:val="21"/>
          </w:rPr>
          <w:delText>月中、下旬喷洒</w:delText>
        </w:r>
        <w:r w:rsidDel="001B7BCE">
          <w:rPr>
            <w:rFonts w:ascii="Arial" w:eastAsia="仿宋_GB2312" w:hAnsi="Arial" w:cs="Arial"/>
            <w:color w:val="333333"/>
            <w:szCs w:val="21"/>
          </w:rPr>
          <w:delText>10/20</w:delText>
        </w:r>
        <w:r w:rsidDel="001B7BCE">
          <w:rPr>
            <w:rFonts w:ascii="Arial" w:eastAsia="仿宋_GB2312" w:hAnsi="Arial" w:cs="Arial"/>
            <w:color w:val="333333"/>
            <w:szCs w:val="21"/>
          </w:rPr>
          <w:delText>倍的松脂合剂及</w:delText>
        </w:r>
        <w:r w:rsidDel="001B7BCE">
          <w:rPr>
            <w:rFonts w:ascii="Arial" w:eastAsia="仿宋_GB2312" w:hAnsi="Arial" w:cs="Arial"/>
            <w:color w:val="333333"/>
            <w:szCs w:val="21"/>
          </w:rPr>
          <w:delText>50%</w:delText>
        </w:r>
        <w:r w:rsidDel="001B7BCE">
          <w:rPr>
            <w:rFonts w:ascii="Arial" w:eastAsia="仿宋_GB2312" w:hAnsi="Arial" w:cs="Arial"/>
            <w:color w:val="333333"/>
            <w:szCs w:val="21"/>
          </w:rPr>
          <w:delText>三硫磷乳剂</w:delText>
        </w:r>
        <w:r w:rsidDel="001B7BCE">
          <w:rPr>
            <w:rFonts w:ascii="Arial" w:eastAsia="仿宋_GB2312" w:hAnsi="Arial" w:cs="Arial"/>
            <w:color w:val="333333"/>
            <w:szCs w:val="21"/>
          </w:rPr>
          <w:delText>1500/2000</w:delText>
        </w:r>
        <w:r w:rsidDel="001B7BCE">
          <w:rPr>
            <w:rFonts w:ascii="Arial" w:eastAsia="仿宋_GB2312" w:hAnsi="Arial" w:cs="Arial"/>
            <w:color w:val="333333"/>
            <w:szCs w:val="21"/>
          </w:rPr>
          <w:delText>倍液以防治病害及杀死虫害。</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其它可用杀虫素、花保等农药</w:delText>
        </w:r>
        <w:r w:rsidDel="001B7BCE">
          <w:rPr>
            <w:rFonts w:ascii="Arial" w:eastAsia="仿宋_GB2312" w:hAnsi="Arial" w:cs="Arial"/>
            <w:color w:val="333333"/>
            <w:szCs w:val="21"/>
          </w:rPr>
          <w:delText>) </w:delText>
        </w:r>
      </w:del>
    </w:p>
    <w:p w:rsidR="00987382" w:rsidDel="001B7BCE" w:rsidRDefault="00987382">
      <w:pPr>
        <w:widowControl/>
        <w:spacing w:line="480" w:lineRule="exact"/>
        <w:rPr>
          <w:del w:id="901" w:author="微软用户" w:date="2018-06-19T22:10:00Z"/>
          <w:rFonts w:ascii="Arial" w:eastAsia="仿宋_GB2312" w:hAnsi="Arial" w:cs="Arial"/>
          <w:kern w:val="0"/>
          <w:szCs w:val="21"/>
        </w:rPr>
      </w:pPr>
      <w:del w:id="902" w:author="微软用户" w:date="2018-06-19T22:10:00Z">
        <w:r w:rsidDel="001B7BCE">
          <w:rPr>
            <w:rFonts w:ascii="Arial" w:eastAsia="仿宋_GB2312" w:hAnsi="Arial" w:cs="Arial"/>
            <w:b/>
            <w:kern w:val="0"/>
            <w:szCs w:val="21"/>
          </w:rPr>
          <w:delText>六月份：气温高。</w:delText>
        </w:r>
      </w:del>
    </w:p>
    <w:p w:rsidR="00987382" w:rsidDel="001B7BCE" w:rsidRDefault="00987382">
      <w:pPr>
        <w:widowControl/>
        <w:spacing w:line="480" w:lineRule="exact"/>
        <w:ind w:firstLineChars="200" w:firstLine="420"/>
        <w:rPr>
          <w:del w:id="903" w:author="微软用户" w:date="2018-06-19T22:10:00Z"/>
          <w:rFonts w:ascii="Arial" w:eastAsia="仿宋_GB2312" w:hAnsi="Arial" w:cs="Arial"/>
          <w:color w:val="333333"/>
          <w:szCs w:val="21"/>
        </w:rPr>
      </w:pPr>
      <w:del w:id="904"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、浇水：植物需水量大，要及时浇水，不能</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看天吃饭</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05" w:author="微软用户" w:date="2018-06-19T22:10:00Z"/>
          <w:rFonts w:ascii="Arial" w:eastAsia="仿宋_GB2312" w:hAnsi="Arial" w:cs="Arial"/>
          <w:color w:val="333333"/>
          <w:szCs w:val="21"/>
        </w:rPr>
      </w:pPr>
      <w:del w:id="906"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、施肥：结合松土除草、施肥、浇水以达到最好的效果。</w:delText>
        </w:r>
      </w:del>
    </w:p>
    <w:p w:rsidR="00987382" w:rsidDel="001B7BCE" w:rsidRDefault="00987382">
      <w:pPr>
        <w:widowControl/>
        <w:spacing w:line="480" w:lineRule="exact"/>
        <w:ind w:firstLineChars="200" w:firstLine="420"/>
        <w:rPr>
          <w:del w:id="907" w:author="微软用户" w:date="2018-06-19T22:10:00Z"/>
          <w:rFonts w:ascii="Arial" w:eastAsia="仿宋_GB2312" w:hAnsi="Arial" w:cs="Arial"/>
          <w:color w:val="333333"/>
          <w:szCs w:val="21"/>
        </w:rPr>
      </w:pPr>
      <w:del w:id="908"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、修剪：继续对行道树进行剥芽除蘖工作。对绿篱、球类及部分花灌木实施修剪。</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09" w:author="微软用户" w:date="2018-06-19T22:10:00Z"/>
          <w:rFonts w:ascii="Arial" w:eastAsia="仿宋_GB2312" w:hAnsi="Arial" w:cs="Arial"/>
          <w:color w:val="333333"/>
          <w:szCs w:val="21"/>
        </w:rPr>
      </w:pPr>
      <w:del w:id="910" w:author="微软用户" w:date="2018-06-19T22:10:00Z">
        <w:r w:rsidDel="001B7BCE">
          <w:rPr>
            <w:rFonts w:ascii="Arial" w:eastAsia="仿宋_GB2312" w:hAnsi="Arial" w:cs="Arial"/>
            <w:color w:val="333333"/>
            <w:szCs w:val="21"/>
          </w:rPr>
          <w:delText>4</w:delText>
        </w:r>
        <w:r w:rsidDel="001B7BCE">
          <w:rPr>
            <w:rFonts w:ascii="Arial" w:eastAsia="仿宋_GB2312" w:hAnsi="Arial" w:cs="Arial"/>
            <w:color w:val="333333"/>
            <w:szCs w:val="21"/>
          </w:rPr>
          <w:delText>、排水工作：有大雨天气时要注意低洼处的排水工作。</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11" w:author="微软用户" w:date="2018-06-19T22:10:00Z"/>
          <w:rFonts w:ascii="Arial" w:eastAsia="仿宋_GB2312" w:hAnsi="Arial" w:cs="Arial"/>
          <w:color w:val="333333"/>
          <w:szCs w:val="21"/>
        </w:rPr>
      </w:pPr>
      <w:del w:id="912" w:author="微软用户" w:date="2018-06-19T22:10:00Z">
        <w:r w:rsidDel="001B7BCE">
          <w:rPr>
            <w:rFonts w:ascii="Arial" w:eastAsia="仿宋_GB2312" w:hAnsi="Arial" w:cs="Arial"/>
            <w:color w:val="333333"/>
            <w:szCs w:val="21"/>
          </w:rPr>
          <w:delText>5</w:delText>
        </w:r>
        <w:r w:rsidDel="001B7BCE">
          <w:rPr>
            <w:rFonts w:ascii="Arial" w:eastAsia="仿宋_GB2312" w:hAnsi="Arial" w:cs="Arial"/>
            <w:color w:val="333333"/>
            <w:szCs w:val="21"/>
          </w:rPr>
          <w:delText>、防治病虫害：六月中、下旬刺蛾进入孵化盛期，应及时采取措施，现基本采用</w:delText>
        </w:r>
        <w:r w:rsidDel="001B7BCE">
          <w:rPr>
            <w:rFonts w:ascii="Arial" w:eastAsia="仿宋_GB2312" w:hAnsi="Arial" w:cs="Arial"/>
            <w:color w:val="333333"/>
            <w:szCs w:val="21"/>
          </w:rPr>
          <w:delText>50%</w:delText>
        </w:r>
        <w:r w:rsidDel="001B7BCE">
          <w:rPr>
            <w:rFonts w:ascii="Arial" w:eastAsia="仿宋_GB2312" w:hAnsi="Arial" w:cs="Arial"/>
            <w:color w:val="333333"/>
            <w:szCs w:val="21"/>
          </w:rPr>
          <w:delText>杀螟松乳剂</w:delText>
        </w:r>
        <w:r w:rsidDel="001B7BCE">
          <w:rPr>
            <w:rFonts w:ascii="Arial" w:eastAsia="仿宋_GB2312" w:hAnsi="Arial" w:cs="Arial"/>
            <w:color w:val="333333"/>
            <w:szCs w:val="21"/>
          </w:rPr>
          <w:delText>500/800</w:delText>
        </w:r>
        <w:r w:rsidDel="001B7BCE">
          <w:rPr>
            <w:rFonts w:ascii="Arial" w:eastAsia="仿宋_GB2312" w:hAnsi="Arial" w:cs="Arial"/>
            <w:color w:val="333333"/>
            <w:szCs w:val="21"/>
          </w:rPr>
          <w:delText>倍液喷洒。</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或用复合</w:delText>
        </w:r>
        <w:r w:rsidDel="001B7BCE">
          <w:rPr>
            <w:rFonts w:ascii="Arial" w:eastAsia="仿宋_GB2312" w:hAnsi="Arial" w:cs="Arial"/>
            <w:color w:val="333333"/>
            <w:szCs w:val="21"/>
          </w:rPr>
          <w:delText>BT</w:delText>
        </w:r>
        <w:r w:rsidDel="001B7BCE">
          <w:rPr>
            <w:rFonts w:ascii="Arial" w:eastAsia="仿宋_GB2312" w:hAnsi="Arial" w:cs="Arial"/>
            <w:color w:val="333333"/>
            <w:szCs w:val="21"/>
          </w:rPr>
          <w:delText>乳剂进行喷施</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继续对天牛进行人工捕捉。</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13" w:author="微软用户" w:date="2018-06-19T22:10:00Z"/>
          <w:rFonts w:ascii="Arial" w:eastAsia="仿宋_GB2312" w:hAnsi="Arial" w:cs="Arial"/>
          <w:color w:val="333333"/>
          <w:szCs w:val="21"/>
        </w:rPr>
      </w:pPr>
      <w:del w:id="914" w:author="微软用户" w:date="2018-06-19T22:10:00Z">
        <w:r w:rsidDel="001B7BCE">
          <w:rPr>
            <w:rFonts w:ascii="Arial" w:eastAsia="仿宋_GB2312" w:hAnsi="Arial" w:cs="Arial"/>
            <w:color w:val="333333"/>
            <w:szCs w:val="21"/>
          </w:rPr>
          <w:delText>6</w:delText>
        </w:r>
        <w:r w:rsidDel="001B7BCE">
          <w:rPr>
            <w:rFonts w:ascii="Arial" w:eastAsia="仿宋_GB2312" w:hAnsi="Arial" w:cs="Arial"/>
            <w:color w:val="333333"/>
            <w:szCs w:val="21"/>
          </w:rPr>
          <w:delText>、做好树木防汛防台前的检查工作，对松动、倾斜的树木进行扶正、加固及重新绑扎。</w:delText>
        </w:r>
      </w:del>
    </w:p>
    <w:p w:rsidR="00987382" w:rsidDel="001B7BCE" w:rsidRDefault="00987382">
      <w:pPr>
        <w:widowControl/>
        <w:spacing w:line="480" w:lineRule="exact"/>
        <w:rPr>
          <w:del w:id="915" w:author="微软用户" w:date="2018-06-19T22:10:00Z"/>
          <w:rFonts w:ascii="Arial" w:eastAsia="仿宋_GB2312" w:hAnsi="Arial" w:cs="Arial"/>
          <w:kern w:val="0"/>
          <w:szCs w:val="21"/>
        </w:rPr>
      </w:pPr>
      <w:del w:id="916" w:author="微软用户" w:date="2018-06-19T22:10:00Z">
        <w:r w:rsidDel="001B7BCE">
          <w:rPr>
            <w:rFonts w:ascii="Arial" w:eastAsia="仿宋_GB2312" w:hAnsi="Arial" w:cs="Arial"/>
            <w:b/>
            <w:kern w:val="0"/>
            <w:szCs w:val="21"/>
          </w:rPr>
          <w:delText>七月份：气温最高，中旬以后会出现大风大雨情况。</w:delText>
        </w:r>
        <w:r w:rsidDel="001B7BCE">
          <w:rPr>
            <w:rFonts w:ascii="Arial" w:eastAsia="仿宋_GB2312" w:hAnsi="Arial" w:cs="Arial"/>
            <w:kern w:val="0"/>
            <w:szCs w:val="21"/>
          </w:rPr>
          <w:delText> </w:delText>
        </w:r>
      </w:del>
    </w:p>
    <w:p w:rsidR="00987382" w:rsidDel="001B7BCE" w:rsidRDefault="00987382">
      <w:pPr>
        <w:widowControl/>
        <w:spacing w:line="480" w:lineRule="exact"/>
        <w:ind w:firstLineChars="200" w:firstLine="420"/>
        <w:rPr>
          <w:del w:id="917" w:author="微软用户" w:date="2018-06-19T22:10:00Z"/>
          <w:rFonts w:ascii="Arial" w:eastAsia="仿宋_GB2312" w:hAnsi="Arial" w:cs="Arial"/>
          <w:color w:val="333333"/>
          <w:szCs w:val="21"/>
        </w:rPr>
      </w:pPr>
      <w:del w:id="918"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、移植常绿树：雨季期间，水分充足，可以移植针叶树和竹类，但要注意天气变化，一旦碰到高温要及时浇水。</w:delText>
        </w:r>
      </w:del>
    </w:p>
    <w:p w:rsidR="00987382" w:rsidDel="001B7BCE" w:rsidRDefault="00987382">
      <w:pPr>
        <w:widowControl/>
        <w:spacing w:line="480" w:lineRule="exact"/>
        <w:ind w:firstLineChars="200" w:firstLine="420"/>
        <w:rPr>
          <w:del w:id="919" w:author="微软用户" w:date="2018-06-19T22:10:00Z"/>
          <w:rFonts w:ascii="Arial" w:eastAsia="仿宋_GB2312" w:hAnsi="Arial" w:cs="Arial"/>
          <w:color w:val="333333"/>
          <w:szCs w:val="21"/>
        </w:rPr>
      </w:pPr>
      <w:del w:id="920"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、排涝：大雨过后要及时排涝。</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21" w:author="微软用户" w:date="2018-06-19T22:10:00Z"/>
          <w:rFonts w:ascii="Arial" w:eastAsia="仿宋_GB2312" w:hAnsi="Arial" w:cs="Arial"/>
          <w:color w:val="333333"/>
          <w:szCs w:val="21"/>
        </w:rPr>
      </w:pPr>
      <w:del w:id="922"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、施追肥：在下雨前干施氮肥等速效肥。</w:delText>
        </w:r>
      </w:del>
    </w:p>
    <w:p w:rsidR="00987382" w:rsidDel="001B7BCE" w:rsidRDefault="00987382">
      <w:pPr>
        <w:widowControl/>
        <w:spacing w:line="480" w:lineRule="exact"/>
        <w:ind w:firstLineChars="200" w:firstLine="420"/>
        <w:rPr>
          <w:del w:id="923" w:author="微软用户" w:date="2018-06-19T22:10:00Z"/>
          <w:rFonts w:ascii="Arial" w:eastAsia="仿宋_GB2312" w:hAnsi="Arial" w:cs="Arial"/>
          <w:color w:val="333333"/>
          <w:szCs w:val="21"/>
        </w:rPr>
      </w:pPr>
      <w:del w:id="924" w:author="微软用户" w:date="2018-06-19T22:10:00Z">
        <w:r w:rsidDel="001B7BCE">
          <w:rPr>
            <w:rFonts w:ascii="Arial" w:eastAsia="仿宋_GB2312" w:hAnsi="Arial" w:cs="Arial"/>
            <w:color w:val="333333"/>
            <w:szCs w:val="21"/>
          </w:rPr>
          <w:delText>4</w:delText>
        </w:r>
        <w:r w:rsidDel="001B7BCE">
          <w:rPr>
            <w:rFonts w:ascii="Arial" w:eastAsia="仿宋_GB2312" w:hAnsi="Arial" w:cs="Arial"/>
            <w:color w:val="333333"/>
            <w:szCs w:val="21"/>
          </w:rPr>
          <w:delText>、行道树：进行防台剥芽修剪，对与电线有影响的树枝一律修剪，并对树桩逐个检查，发现松垮、不稳立即扶正绑紧。事先做好劳力组织、物资材料、工具设备等方面的准备，并随时派人检查，发现险情及时处理。</w:delText>
        </w:r>
      </w:del>
    </w:p>
    <w:p w:rsidR="00987382" w:rsidDel="001B7BCE" w:rsidRDefault="00987382">
      <w:pPr>
        <w:widowControl/>
        <w:spacing w:line="480" w:lineRule="exact"/>
        <w:ind w:firstLineChars="200" w:firstLine="420"/>
        <w:rPr>
          <w:del w:id="925" w:author="微软用户" w:date="2018-06-19T22:10:00Z"/>
          <w:rFonts w:ascii="Arial" w:eastAsia="仿宋_GB2312" w:hAnsi="Arial" w:cs="Arial"/>
          <w:color w:val="333333"/>
          <w:szCs w:val="21"/>
        </w:rPr>
      </w:pPr>
      <w:del w:id="926" w:author="微软用户" w:date="2018-06-19T22:10:00Z">
        <w:r w:rsidDel="001B7BCE">
          <w:rPr>
            <w:rFonts w:ascii="Arial" w:eastAsia="仿宋_GB2312" w:hAnsi="Arial" w:cs="Arial"/>
            <w:color w:val="333333"/>
            <w:szCs w:val="21"/>
          </w:rPr>
          <w:delText>5</w:delText>
        </w:r>
        <w:r w:rsidDel="001B7BCE">
          <w:rPr>
            <w:rFonts w:ascii="Arial" w:eastAsia="仿宋_GB2312" w:hAnsi="Arial" w:cs="Arial"/>
            <w:color w:val="333333"/>
            <w:szCs w:val="21"/>
          </w:rPr>
          <w:delText>、防治病虫害：继续对天牛及刺蛾进行防治。防治天牛可以采用</w:delText>
        </w:r>
        <w:r w:rsidDel="001B7BCE">
          <w:rPr>
            <w:rFonts w:ascii="Arial" w:eastAsia="仿宋_GB2312" w:hAnsi="Arial" w:cs="Arial"/>
            <w:color w:val="333333"/>
            <w:szCs w:val="21"/>
          </w:rPr>
          <w:delText>50%</w:delText>
        </w:r>
        <w:r w:rsidDel="001B7BCE">
          <w:rPr>
            <w:rFonts w:ascii="Arial" w:eastAsia="仿宋_GB2312" w:hAnsi="Arial" w:cs="Arial"/>
            <w:color w:val="333333"/>
            <w:szCs w:val="21"/>
          </w:rPr>
          <w:delText>杀螟松</w:delText>
        </w:r>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50</w:delText>
        </w:r>
        <w:r w:rsidDel="001B7BCE">
          <w:rPr>
            <w:rFonts w:ascii="Arial" w:eastAsia="仿宋_GB2312" w:hAnsi="Arial" w:cs="Arial"/>
            <w:color w:val="333333"/>
            <w:szCs w:val="21"/>
          </w:rPr>
          <w:delText>倍液注射，</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或果树宝、或园科三号</w:delText>
        </w:r>
        <w:r w:rsidDel="001B7BCE">
          <w:rPr>
            <w:rFonts w:ascii="Arial" w:eastAsia="仿宋_GB2312" w:hAnsi="Arial" w:cs="Arial"/>
            <w:color w:val="333333"/>
            <w:szCs w:val="21"/>
          </w:rPr>
          <w:delText>)</w:delText>
        </w:r>
        <w:r w:rsidDel="001B7BCE">
          <w:rPr>
            <w:rFonts w:ascii="Arial" w:eastAsia="仿宋_GB2312" w:hAnsi="Arial" w:cs="Arial"/>
            <w:color w:val="333333"/>
            <w:szCs w:val="21"/>
          </w:rPr>
          <w:delText>然后封住洞口，也可达到很好的效果。香樟樟巢螟要及时的剪除，并销毁虫巢，以免再次危害。</w:delText>
        </w:r>
        <w:r w:rsidDel="001B7BCE">
          <w:rPr>
            <w:rFonts w:ascii="Arial" w:eastAsia="仿宋_GB2312" w:hAnsi="Arial" w:cs="Arial"/>
            <w:color w:val="333333"/>
            <w:szCs w:val="21"/>
          </w:rPr>
          <w:delText> </w:delText>
        </w:r>
      </w:del>
    </w:p>
    <w:p w:rsidR="00987382" w:rsidDel="001B7BCE" w:rsidRDefault="00987382">
      <w:pPr>
        <w:widowControl/>
        <w:spacing w:line="480" w:lineRule="exact"/>
        <w:rPr>
          <w:del w:id="927" w:author="微软用户" w:date="2018-06-19T22:10:00Z"/>
          <w:rFonts w:ascii="Arial" w:eastAsia="仿宋_GB2312" w:hAnsi="Arial" w:cs="Arial"/>
          <w:kern w:val="0"/>
          <w:szCs w:val="21"/>
        </w:rPr>
      </w:pPr>
      <w:del w:id="928" w:author="微软用户" w:date="2018-06-19T22:10:00Z">
        <w:r w:rsidDel="001B7BCE">
          <w:rPr>
            <w:rFonts w:ascii="Arial" w:eastAsia="仿宋_GB2312" w:hAnsi="Arial" w:cs="Arial"/>
            <w:b/>
            <w:kern w:val="0"/>
            <w:szCs w:val="21"/>
          </w:rPr>
          <w:delText>八月份：仍为雨季。</w:delText>
        </w:r>
        <w:r w:rsidDel="001B7BCE">
          <w:rPr>
            <w:rFonts w:ascii="Arial" w:eastAsia="仿宋_GB2312" w:hAnsi="Arial" w:cs="Arial"/>
            <w:kern w:val="0"/>
            <w:szCs w:val="21"/>
          </w:rPr>
          <w:delText> </w:delText>
        </w:r>
      </w:del>
    </w:p>
    <w:p w:rsidR="00987382" w:rsidDel="001B7BCE" w:rsidRDefault="00987382">
      <w:pPr>
        <w:widowControl/>
        <w:spacing w:line="480" w:lineRule="exact"/>
        <w:ind w:firstLineChars="200" w:firstLine="420"/>
        <w:rPr>
          <w:del w:id="929" w:author="微软用户" w:date="2018-06-19T22:10:00Z"/>
          <w:rFonts w:ascii="Arial" w:eastAsia="仿宋_GB2312" w:hAnsi="Arial" w:cs="Arial"/>
          <w:color w:val="333333"/>
          <w:szCs w:val="21"/>
        </w:rPr>
      </w:pPr>
      <w:del w:id="930"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、排涝：大雨过后，对低洼积水处要及时排涝。</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31" w:author="微软用户" w:date="2018-06-19T22:10:00Z"/>
          <w:rFonts w:ascii="Arial" w:eastAsia="仿宋_GB2312" w:hAnsi="Arial" w:cs="Arial"/>
          <w:color w:val="333333"/>
          <w:szCs w:val="21"/>
        </w:rPr>
      </w:pPr>
      <w:del w:id="932"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、行道树防台工作：继续做好行道树的防台工作。</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33" w:author="微软用户" w:date="2018-06-19T22:10:00Z"/>
          <w:rFonts w:ascii="Arial" w:eastAsia="仿宋_GB2312" w:hAnsi="Arial" w:cs="Arial"/>
          <w:color w:val="333333"/>
          <w:szCs w:val="21"/>
        </w:rPr>
      </w:pPr>
      <w:del w:id="934"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、修剪：除一般树木夏修外，要对绿篱进行造型修剪。</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35" w:author="微软用户" w:date="2018-06-19T22:10:00Z"/>
          <w:rFonts w:ascii="Arial" w:eastAsia="仿宋_GB2312" w:hAnsi="Arial" w:cs="Arial"/>
          <w:color w:val="333333"/>
          <w:szCs w:val="21"/>
        </w:rPr>
      </w:pPr>
      <w:del w:id="936" w:author="微软用户" w:date="2018-06-19T22:10:00Z">
        <w:r w:rsidDel="001B7BCE">
          <w:rPr>
            <w:rFonts w:ascii="Arial" w:eastAsia="仿宋_GB2312" w:hAnsi="Arial" w:cs="Arial"/>
            <w:color w:val="333333"/>
            <w:szCs w:val="21"/>
          </w:rPr>
          <w:delText>4</w:delText>
        </w:r>
        <w:r w:rsidDel="001B7BCE">
          <w:rPr>
            <w:rFonts w:ascii="Arial" w:eastAsia="仿宋_GB2312" w:hAnsi="Arial" w:cs="Arial"/>
            <w:color w:val="333333"/>
            <w:szCs w:val="21"/>
          </w:rPr>
          <w:delText>、中耕除草：杂草生长也旺盛，要及时的除草，并可结合除草进行施肥。</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37" w:author="微软用户" w:date="2018-06-19T22:10:00Z"/>
          <w:rFonts w:ascii="Arial" w:eastAsia="仿宋_GB2312" w:hAnsi="Arial" w:cs="Arial"/>
          <w:color w:val="333333"/>
          <w:szCs w:val="21"/>
        </w:rPr>
      </w:pPr>
      <w:del w:id="938" w:author="微软用户" w:date="2018-06-19T22:10:00Z">
        <w:r w:rsidDel="001B7BCE">
          <w:rPr>
            <w:rFonts w:ascii="Arial" w:eastAsia="仿宋_GB2312" w:hAnsi="Arial" w:cs="Arial"/>
            <w:color w:val="333333"/>
            <w:szCs w:val="21"/>
          </w:rPr>
          <w:delText>5</w:delText>
        </w:r>
        <w:r w:rsidDel="001B7BCE">
          <w:rPr>
            <w:rFonts w:ascii="Arial" w:eastAsia="仿宋_GB2312" w:hAnsi="Arial" w:cs="Arial"/>
            <w:color w:val="333333"/>
            <w:szCs w:val="21"/>
          </w:rPr>
          <w:delText>、防治病虫害：普打药水，捕捉天牛为主，注意根部的天牛捕捉。蚜虫危害、香樟樟巢螟要及时防治。潮湿天气要注意白粉病及腐烂病，要及时采取措施。</w:delText>
        </w:r>
        <w:r w:rsidDel="001B7BCE">
          <w:rPr>
            <w:rFonts w:ascii="Arial" w:eastAsia="仿宋_GB2312" w:hAnsi="Arial" w:cs="Arial"/>
            <w:color w:val="333333"/>
            <w:szCs w:val="21"/>
          </w:rPr>
          <w:delText> </w:delText>
        </w:r>
      </w:del>
    </w:p>
    <w:p w:rsidR="00987382" w:rsidDel="001B7BCE" w:rsidRDefault="00987382">
      <w:pPr>
        <w:widowControl/>
        <w:spacing w:line="480" w:lineRule="exact"/>
        <w:rPr>
          <w:del w:id="939" w:author="微软用户" w:date="2018-06-19T22:10:00Z"/>
          <w:rFonts w:ascii="Arial" w:eastAsia="仿宋_GB2312" w:hAnsi="Arial" w:cs="Arial"/>
          <w:kern w:val="0"/>
          <w:szCs w:val="21"/>
        </w:rPr>
      </w:pPr>
      <w:del w:id="940" w:author="微软用户" w:date="2018-06-19T22:10:00Z">
        <w:r w:rsidDel="001B7BCE">
          <w:rPr>
            <w:rFonts w:ascii="Arial" w:eastAsia="仿宋_GB2312" w:hAnsi="Arial" w:cs="Arial"/>
            <w:b/>
            <w:kern w:val="0"/>
            <w:szCs w:val="21"/>
          </w:rPr>
          <w:delText>九月份：气温有所下降，迎国庆做好相关工作。</w:delText>
        </w:r>
        <w:r w:rsidDel="001B7BCE">
          <w:rPr>
            <w:rFonts w:ascii="Arial" w:eastAsia="仿宋_GB2312" w:hAnsi="Arial" w:cs="Arial"/>
            <w:kern w:val="0"/>
            <w:szCs w:val="21"/>
          </w:rPr>
          <w:delText> </w:delText>
        </w:r>
      </w:del>
    </w:p>
    <w:p w:rsidR="00987382" w:rsidDel="001B7BCE" w:rsidRDefault="00987382">
      <w:pPr>
        <w:widowControl/>
        <w:spacing w:line="480" w:lineRule="exact"/>
        <w:ind w:firstLineChars="200" w:firstLine="420"/>
        <w:rPr>
          <w:del w:id="941" w:author="微软用户" w:date="2018-06-19T22:10:00Z"/>
          <w:rFonts w:ascii="Arial" w:eastAsia="仿宋_GB2312" w:hAnsi="Arial" w:cs="Arial"/>
          <w:color w:val="333333"/>
          <w:szCs w:val="21"/>
        </w:rPr>
      </w:pPr>
      <w:del w:id="942"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、修剪：迎接国庆工作，行道树三级分叉以下剥芽。绿篱造型修剪。绿地内除草，草坪切边，及时清理死树，做到树木青枝绿叶，绿地干净整齐。</w:delText>
        </w:r>
      </w:del>
    </w:p>
    <w:p w:rsidR="00987382" w:rsidDel="001B7BCE" w:rsidRDefault="00987382">
      <w:pPr>
        <w:widowControl/>
        <w:spacing w:line="480" w:lineRule="exact"/>
        <w:ind w:firstLineChars="200" w:firstLine="420"/>
        <w:rPr>
          <w:del w:id="943" w:author="微软用户" w:date="2018-06-19T22:10:00Z"/>
          <w:rFonts w:ascii="Arial" w:eastAsia="仿宋_GB2312" w:hAnsi="Arial" w:cs="Arial"/>
          <w:color w:val="333333"/>
          <w:szCs w:val="21"/>
        </w:rPr>
      </w:pPr>
      <w:del w:id="944"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、施肥：对一些生长较弱，枝条不够充实的树木，应追施一些磷、钾肥。</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45" w:author="微软用户" w:date="2018-06-19T22:10:00Z"/>
          <w:rFonts w:ascii="Arial" w:eastAsia="仿宋_GB2312" w:hAnsi="Arial" w:cs="Arial"/>
          <w:color w:val="333333"/>
          <w:szCs w:val="21"/>
        </w:rPr>
      </w:pPr>
      <w:del w:id="946"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、草花：迎国庆，草花更换，选择颜色鲜艳的草花品种，注意浇水要充足。</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47" w:author="微软用户" w:date="2018-06-19T22:10:00Z"/>
          <w:rFonts w:ascii="Arial" w:eastAsia="仿宋_GB2312" w:hAnsi="Arial" w:cs="Arial"/>
          <w:color w:val="333333"/>
          <w:szCs w:val="21"/>
        </w:rPr>
      </w:pPr>
      <w:del w:id="948" w:author="微软用户" w:date="2018-06-19T22:10:00Z">
        <w:r w:rsidDel="001B7BCE">
          <w:rPr>
            <w:rFonts w:ascii="Arial" w:eastAsia="仿宋_GB2312" w:hAnsi="Arial" w:cs="Arial"/>
            <w:color w:val="333333"/>
            <w:szCs w:val="21"/>
          </w:rPr>
          <w:delText>4</w:delText>
        </w:r>
        <w:r w:rsidDel="001B7BCE">
          <w:rPr>
            <w:rFonts w:ascii="Arial" w:eastAsia="仿宋_GB2312" w:hAnsi="Arial" w:cs="Arial"/>
            <w:color w:val="333333"/>
            <w:szCs w:val="21"/>
          </w:rPr>
          <w:delText>、防治病虫害：穿孔病为发病高峰，采用</w:delText>
        </w:r>
        <w:r w:rsidDel="001B7BCE">
          <w:rPr>
            <w:rFonts w:ascii="Arial" w:eastAsia="仿宋_GB2312" w:hAnsi="Arial" w:cs="Arial"/>
            <w:color w:val="333333"/>
            <w:szCs w:val="21"/>
          </w:rPr>
          <w:delText>500%</w:delText>
        </w:r>
        <w:r w:rsidDel="001B7BCE">
          <w:rPr>
            <w:rFonts w:ascii="Arial" w:eastAsia="仿宋_GB2312" w:hAnsi="Arial" w:cs="Arial"/>
            <w:color w:val="333333"/>
            <w:szCs w:val="21"/>
          </w:rPr>
          <w:delText>多菌灵</w:delText>
        </w:r>
        <w:r w:rsidDel="001B7BCE">
          <w:rPr>
            <w:rFonts w:ascii="Arial" w:eastAsia="仿宋_GB2312" w:hAnsi="Arial" w:cs="Arial"/>
            <w:color w:val="333333"/>
            <w:szCs w:val="21"/>
          </w:rPr>
          <w:delText>1000</w:delText>
        </w:r>
        <w:r w:rsidDel="001B7BCE">
          <w:rPr>
            <w:rFonts w:ascii="Arial" w:eastAsia="仿宋_GB2312" w:hAnsi="Arial" w:cs="Arial"/>
            <w:color w:val="333333"/>
            <w:szCs w:val="21"/>
          </w:rPr>
          <w:delText>倍液防止侵染。天牛开始转向根部危害，注意根部天牛的捕捉。对杨、柳上的木蠹蛾也要及时防治。做好其它病虫害的防治工作。</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49" w:author="微软用户" w:date="2018-06-19T22:10:00Z"/>
          <w:rFonts w:ascii="Arial" w:eastAsia="仿宋_GB2312" w:hAnsi="Arial" w:cs="Arial"/>
          <w:color w:val="333333"/>
          <w:szCs w:val="21"/>
        </w:rPr>
      </w:pPr>
      <w:del w:id="950" w:author="微软用户" w:date="2018-06-19T22:10:00Z">
        <w:r w:rsidDel="001B7BCE">
          <w:rPr>
            <w:rFonts w:ascii="Arial" w:eastAsia="仿宋_GB2312" w:hAnsi="Arial" w:cs="Arial"/>
            <w:color w:val="333333"/>
            <w:szCs w:val="21"/>
          </w:rPr>
          <w:delText>5</w:delText>
        </w:r>
        <w:r w:rsidDel="001B7BCE">
          <w:rPr>
            <w:rFonts w:ascii="Arial" w:eastAsia="仿宋_GB2312" w:hAnsi="Arial" w:cs="Arial"/>
            <w:color w:val="333333"/>
            <w:szCs w:val="21"/>
          </w:rPr>
          <w:delText>、节前草花布置，做好各类绿化设施的检查工作。</w:delText>
        </w:r>
        <w:r w:rsidDel="001B7BCE">
          <w:rPr>
            <w:rFonts w:ascii="Arial" w:eastAsia="仿宋_GB2312" w:hAnsi="Arial" w:cs="Arial"/>
            <w:color w:val="333333"/>
            <w:szCs w:val="21"/>
          </w:rPr>
          <w:delText> </w:delText>
        </w:r>
      </w:del>
    </w:p>
    <w:p w:rsidR="00987382" w:rsidDel="001B7BCE" w:rsidRDefault="00987382">
      <w:pPr>
        <w:widowControl/>
        <w:spacing w:line="480" w:lineRule="exact"/>
        <w:rPr>
          <w:del w:id="951" w:author="微软用户" w:date="2018-06-19T22:10:00Z"/>
          <w:rFonts w:ascii="Arial" w:eastAsia="仿宋_GB2312" w:hAnsi="Arial" w:cs="Arial"/>
          <w:b/>
          <w:kern w:val="0"/>
          <w:szCs w:val="21"/>
        </w:rPr>
      </w:pPr>
      <w:del w:id="952" w:author="微软用户" w:date="2018-06-19T22:10:00Z">
        <w:r w:rsidDel="001B7BCE">
          <w:rPr>
            <w:rFonts w:ascii="Arial" w:eastAsia="仿宋_GB2312" w:hAnsi="Arial" w:cs="Arial"/>
            <w:b/>
            <w:kern w:val="0"/>
            <w:szCs w:val="21"/>
          </w:rPr>
          <w:delText>十月份：气温下降，十月下旬进入初冬，树木开始落叶，陆续进入休眠期。</w:delText>
        </w:r>
      </w:del>
    </w:p>
    <w:p w:rsidR="00987382" w:rsidDel="001B7BCE" w:rsidRDefault="00987382">
      <w:pPr>
        <w:widowControl/>
        <w:spacing w:line="480" w:lineRule="exact"/>
        <w:ind w:firstLineChars="200" w:firstLine="420"/>
        <w:rPr>
          <w:del w:id="953" w:author="微软用户" w:date="2018-06-19T22:10:00Z"/>
          <w:rFonts w:ascii="Arial" w:eastAsia="仿宋_GB2312" w:hAnsi="Arial" w:cs="Arial"/>
          <w:color w:val="333333"/>
          <w:szCs w:val="21"/>
        </w:rPr>
      </w:pPr>
      <w:del w:id="954"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、做好秋季植树的准备，下旬耐寒树木一落叶，就可以开始栽植。</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55" w:author="微软用户" w:date="2018-06-19T22:10:00Z"/>
          <w:rFonts w:ascii="Arial" w:eastAsia="仿宋_GB2312" w:hAnsi="Arial" w:cs="Arial"/>
          <w:color w:val="333333"/>
          <w:szCs w:val="21"/>
        </w:rPr>
      </w:pPr>
      <w:del w:id="956"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、绿地养护：及时去除死树，及时浇水。绿地、草坪挑草切边工作要做好。草花生长不良的要施肥。</w:delText>
        </w:r>
      </w:del>
    </w:p>
    <w:p w:rsidR="00987382" w:rsidDel="001B7BCE" w:rsidRDefault="00987382">
      <w:pPr>
        <w:widowControl/>
        <w:spacing w:line="480" w:lineRule="exact"/>
        <w:ind w:firstLineChars="200" w:firstLine="420"/>
        <w:rPr>
          <w:del w:id="957" w:author="微软用户" w:date="2018-06-19T22:10:00Z"/>
          <w:rFonts w:ascii="Arial" w:eastAsia="仿宋_GB2312" w:hAnsi="Arial" w:cs="Arial"/>
          <w:color w:val="333333"/>
          <w:szCs w:val="21"/>
        </w:rPr>
      </w:pPr>
      <w:del w:id="958"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、防治病虫害：继续捕捉根部天牛。香樟樟巢螟也要注意观察防治。</w:delText>
        </w:r>
        <w:r w:rsidDel="001B7BCE">
          <w:rPr>
            <w:rFonts w:ascii="Arial" w:eastAsia="仿宋_GB2312" w:hAnsi="Arial" w:cs="Arial"/>
            <w:color w:val="333333"/>
            <w:szCs w:val="21"/>
          </w:rPr>
          <w:delText> </w:delText>
        </w:r>
      </w:del>
    </w:p>
    <w:p w:rsidR="00987382" w:rsidDel="001B7BCE" w:rsidRDefault="00987382">
      <w:pPr>
        <w:widowControl/>
        <w:spacing w:line="480" w:lineRule="exact"/>
        <w:rPr>
          <w:del w:id="959" w:author="微软用户" w:date="2018-06-19T22:10:00Z"/>
          <w:rFonts w:ascii="Arial" w:eastAsia="仿宋_GB2312" w:hAnsi="Arial" w:cs="Arial"/>
          <w:kern w:val="0"/>
          <w:szCs w:val="21"/>
        </w:rPr>
      </w:pPr>
      <w:del w:id="960" w:author="微软用户" w:date="2018-06-19T22:10:00Z">
        <w:r w:rsidDel="001B7BCE">
          <w:rPr>
            <w:rFonts w:ascii="Arial" w:eastAsia="仿宋_GB2312" w:hAnsi="Arial" w:cs="Arial"/>
            <w:b/>
            <w:kern w:val="0"/>
            <w:szCs w:val="21"/>
          </w:rPr>
          <w:delText>十一月份：土壤开始夜冻日化，进入隆冬季节。</w:delText>
        </w:r>
        <w:r w:rsidDel="001B7BCE">
          <w:rPr>
            <w:rFonts w:ascii="Arial" w:eastAsia="仿宋_GB2312" w:hAnsi="Arial" w:cs="Arial"/>
            <w:b/>
            <w:kern w:val="0"/>
            <w:szCs w:val="21"/>
          </w:rPr>
          <w:delText> </w:delText>
        </w:r>
      </w:del>
    </w:p>
    <w:p w:rsidR="00987382" w:rsidDel="001B7BCE" w:rsidRDefault="00987382">
      <w:pPr>
        <w:widowControl/>
        <w:spacing w:line="480" w:lineRule="exact"/>
        <w:ind w:firstLineChars="200" w:firstLine="420"/>
        <w:rPr>
          <w:del w:id="961" w:author="微软用户" w:date="2018-06-19T22:10:00Z"/>
          <w:rFonts w:ascii="Arial" w:eastAsia="仿宋_GB2312" w:hAnsi="Arial" w:cs="Arial"/>
          <w:color w:val="333333"/>
          <w:szCs w:val="21"/>
        </w:rPr>
      </w:pPr>
      <w:del w:id="962"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、植树：继续栽植耐寒植物，土壤冻结前完成。</w:delText>
        </w:r>
      </w:del>
    </w:p>
    <w:p w:rsidR="00987382" w:rsidDel="001B7BCE" w:rsidRDefault="00987382">
      <w:pPr>
        <w:widowControl/>
        <w:spacing w:line="480" w:lineRule="exact"/>
        <w:ind w:firstLineChars="200" w:firstLine="420"/>
        <w:rPr>
          <w:del w:id="963" w:author="微软用户" w:date="2018-06-19T22:10:00Z"/>
          <w:rFonts w:ascii="Arial" w:eastAsia="仿宋_GB2312" w:hAnsi="Arial" w:cs="Arial"/>
          <w:color w:val="333333"/>
          <w:szCs w:val="21"/>
        </w:rPr>
      </w:pPr>
      <w:del w:id="964"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、翻土：对绿地土壤翻土，暴露准备越冬的害虫。</w:delText>
        </w:r>
      </w:del>
    </w:p>
    <w:p w:rsidR="00987382" w:rsidDel="001B7BCE" w:rsidRDefault="00987382">
      <w:pPr>
        <w:widowControl/>
        <w:spacing w:line="480" w:lineRule="exact"/>
        <w:ind w:firstLineChars="200" w:firstLine="420"/>
        <w:rPr>
          <w:del w:id="965" w:author="微软用户" w:date="2018-06-19T22:10:00Z"/>
          <w:rFonts w:ascii="Arial" w:eastAsia="仿宋_GB2312" w:hAnsi="Arial" w:cs="Arial"/>
          <w:color w:val="333333"/>
          <w:szCs w:val="21"/>
        </w:rPr>
      </w:pPr>
      <w:del w:id="966"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、浇水：对干、板结的土壤浇水，要在封冻前完成。</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67" w:author="微软用户" w:date="2018-06-19T22:10:00Z"/>
          <w:rFonts w:ascii="Arial" w:eastAsia="仿宋_GB2312" w:hAnsi="Arial" w:cs="Arial"/>
          <w:color w:val="333333"/>
          <w:szCs w:val="21"/>
        </w:rPr>
      </w:pPr>
      <w:del w:id="968" w:author="微软用户" w:date="2018-06-19T22:10:00Z">
        <w:r w:rsidDel="001B7BCE">
          <w:rPr>
            <w:rFonts w:ascii="Arial" w:eastAsia="仿宋_GB2312" w:hAnsi="Arial" w:cs="Arial"/>
            <w:color w:val="333333"/>
            <w:szCs w:val="21"/>
          </w:rPr>
          <w:delText>4</w:delText>
        </w:r>
        <w:r w:rsidDel="001B7BCE">
          <w:rPr>
            <w:rFonts w:ascii="Arial" w:eastAsia="仿宋_GB2312" w:hAnsi="Arial" w:cs="Arial"/>
            <w:color w:val="333333"/>
            <w:szCs w:val="21"/>
          </w:rPr>
          <w:delText>、病虫害防治各种害虫在下旬准备过冬，防治任务相对较轻。</w:delText>
        </w:r>
      </w:del>
    </w:p>
    <w:p w:rsidR="00987382" w:rsidDel="001B7BCE" w:rsidRDefault="00987382">
      <w:pPr>
        <w:widowControl/>
        <w:spacing w:line="480" w:lineRule="exact"/>
        <w:ind w:firstLineChars="200" w:firstLine="420"/>
        <w:rPr>
          <w:del w:id="969" w:author="微软用户" w:date="2018-06-19T22:10:00Z"/>
          <w:rFonts w:ascii="Arial" w:eastAsia="仿宋_GB2312" w:hAnsi="Arial" w:cs="Arial"/>
          <w:color w:val="333333"/>
          <w:szCs w:val="21"/>
        </w:rPr>
      </w:pPr>
      <w:del w:id="970" w:author="微软用户" w:date="2018-06-19T22:10:00Z">
        <w:r w:rsidDel="001B7BCE">
          <w:rPr>
            <w:rFonts w:ascii="Arial" w:eastAsia="仿宋_GB2312" w:hAnsi="Arial" w:cs="Arial"/>
            <w:color w:val="333333"/>
            <w:szCs w:val="21"/>
          </w:rPr>
          <w:delText>5</w:delText>
        </w:r>
        <w:r w:rsidDel="001B7BCE">
          <w:rPr>
            <w:rFonts w:ascii="Arial" w:eastAsia="仿宋_GB2312" w:hAnsi="Arial" w:cs="Arial"/>
            <w:color w:val="333333"/>
            <w:szCs w:val="21"/>
          </w:rPr>
          <w:delText>、修剪：常绿乔灌木的修剪。</w:delText>
        </w:r>
      </w:del>
    </w:p>
    <w:p w:rsidR="00987382" w:rsidDel="001B7BCE" w:rsidRDefault="00987382">
      <w:pPr>
        <w:widowControl/>
        <w:spacing w:line="480" w:lineRule="exact"/>
        <w:rPr>
          <w:del w:id="971" w:author="微软用户" w:date="2018-06-19T22:10:00Z"/>
          <w:rFonts w:ascii="Arial" w:eastAsia="仿宋_GB2312" w:hAnsi="Arial" w:cs="Arial"/>
          <w:kern w:val="0"/>
          <w:szCs w:val="21"/>
        </w:rPr>
      </w:pPr>
      <w:del w:id="972" w:author="微软用户" w:date="2018-06-19T22:10:00Z">
        <w:r w:rsidDel="001B7BCE">
          <w:rPr>
            <w:rFonts w:ascii="Arial" w:eastAsia="仿宋_GB2312" w:hAnsi="Arial" w:cs="Arial"/>
            <w:b/>
            <w:kern w:val="0"/>
            <w:szCs w:val="21"/>
          </w:rPr>
          <w:delText>十二月份：低气温，开始冬季养护工作。</w:delText>
        </w:r>
        <w:r w:rsidDel="001B7BCE">
          <w:rPr>
            <w:rFonts w:ascii="Arial" w:eastAsia="仿宋_GB2312" w:hAnsi="Arial" w:cs="Arial"/>
            <w:kern w:val="0"/>
            <w:szCs w:val="21"/>
          </w:rPr>
          <w:delText> </w:delText>
        </w:r>
      </w:del>
    </w:p>
    <w:p w:rsidR="00987382" w:rsidDel="001B7BCE" w:rsidRDefault="00987382">
      <w:pPr>
        <w:widowControl/>
        <w:spacing w:line="480" w:lineRule="exact"/>
        <w:ind w:firstLineChars="200" w:firstLine="420"/>
        <w:rPr>
          <w:del w:id="973" w:author="微软用户" w:date="2018-06-19T22:10:00Z"/>
          <w:rFonts w:ascii="Arial" w:eastAsia="仿宋_GB2312" w:hAnsi="Arial" w:cs="Arial"/>
          <w:color w:val="333333"/>
          <w:szCs w:val="21"/>
        </w:rPr>
      </w:pPr>
      <w:del w:id="974" w:author="微软用户" w:date="2018-06-19T22:10:00Z">
        <w:r w:rsidDel="001B7BCE">
          <w:rPr>
            <w:rFonts w:ascii="Arial" w:eastAsia="仿宋_GB2312" w:hAnsi="Arial" w:cs="Arial"/>
            <w:color w:val="333333"/>
            <w:szCs w:val="21"/>
          </w:rPr>
          <w:delText>1</w:delText>
        </w:r>
        <w:r w:rsidDel="001B7BCE">
          <w:rPr>
            <w:rFonts w:ascii="Arial" w:eastAsia="仿宋_GB2312" w:hAnsi="Arial" w:cs="Arial"/>
            <w:color w:val="333333"/>
            <w:szCs w:val="21"/>
          </w:rPr>
          <w:delText>、冬季修剪：对些常绿乔木、灌木进行修剪。</w:delText>
        </w:r>
      </w:del>
    </w:p>
    <w:p w:rsidR="00987382" w:rsidDel="001B7BCE" w:rsidRDefault="00987382">
      <w:pPr>
        <w:widowControl/>
        <w:spacing w:line="480" w:lineRule="exact"/>
        <w:ind w:firstLineChars="200" w:firstLine="420"/>
        <w:rPr>
          <w:del w:id="975" w:author="微软用户" w:date="2018-06-19T22:10:00Z"/>
          <w:rFonts w:ascii="Arial" w:eastAsia="仿宋_GB2312" w:hAnsi="Arial" w:cs="Arial"/>
          <w:color w:val="333333"/>
          <w:szCs w:val="21"/>
        </w:rPr>
      </w:pPr>
      <w:del w:id="976" w:author="微软用户" w:date="2018-06-19T22:10:00Z">
        <w:r w:rsidDel="001B7BCE">
          <w:rPr>
            <w:rFonts w:ascii="Arial" w:eastAsia="仿宋_GB2312" w:hAnsi="Arial" w:cs="Arial"/>
            <w:color w:val="333333"/>
            <w:szCs w:val="21"/>
          </w:rPr>
          <w:delText>2</w:delText>
        </w:r>
        <w:r w:rsidDel="001B7BCE">
          <w:rPr>
            <w:rFonts w:ascii="Arial" w:eastAsia="仿宋_GB2312" w:hAnsi="Arial" w:cs="Arial"/>
            <w:color w:val="333333"/>
            <w:szCs w:val="21"/>
          </w:rPr>
          <w:delText>、消灭越冬病虫害。</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77" w:author="微软用户" w:date="2018-06-19T22:10:00Z"/>
          <w:rFonts w:ascii="Arial" w:eastAsia="仿宋_GB2312" w:hAnsi="Arial" w:cs="Arial"/>
          <w:color w:val="333333"/>
          <w:szCs w:val="21"/>
        </w:rPr>
      </w:pPr>
      <w:del w:id="978" w:author="微软用户" w:date="2018-06-19T22:10:00Z">
        <w:r w:rsidDel="001B7BCE">
          <w:rPr>
            <w:rFonts w:ascii="Arial" w:eastAsia="仿宋_GB2312" w:hAnsi="Arial" w:cs="Arial"/>
            <w:color w:val="333333"/>
            <w:szCs w:val="21"/>
          </w:rPr>
          <w:delText>3</w:delText>
        </w:r>
        <w:r w:rsidDel="001B7BCE">
          <w:rPr>
            <w:rFonts w:ascii="Arial" w:eastAsia="仿宋_GB2312" w:hAnsi="Arial" w:cs="Arial"/>
            <w:color w:val="333333"/>
            <w:szCs w:val="21"/>
          </w:rPr>
          <w:delText>、做好明年调整工作准备：待落叶植物落叶以后，对养护区进行观察，绘制要调整的方位。</w:delText>
        </w:r>
        <w:r w:rsidDel="001B7BCE">
          <w:rPr>
            <w:rFonts w:ascii="Arial" w:eastAsia="仿宋_GB2312" w:hAnsi="Arial" w:cs="Arial"/>
            <w:color w:val="333333"/>
            <w:szCs w:val="21"/>
          </w:rPr>
          <w:delText> </w:delText>
        </w:r>
      </w:del>
    </w:p>
    <w:p w:rsidR="00987382" w:rsidDel="001B7BCE" w:rsidRDefault="00987382">
      <w:pPr>
        <w:widowControl/>
        <w:spacing w:line="480" w:lineRule="exact"/>
        <w:ind w:firstLineChars="200" w:firstLine="420"/>
        <w:rPr>
          <w:del w:id="979" w:author="微软用户" w:date="2018-06-19T22:10:00Z"/>
          <w:rFonts w:ascii="Arial" w:eastAsia="仿宋_GB2312" w:hAnsi="Arial" w:cs="Arial"/>
          <w:color w:val="333333"/>
          <w:szCs w:val="21"/>
        </w:rPr>
      </w:pPr>
      <w:del w:id="980" w:author="微软用户" w:date="2018-06-19T22:10:00Z">
        <w:r w:rsidDel="001B7BCE">
          <w:rPr>
            <w:rFonts w:ascii="Arial" w:eastAsia="仿宋_GB2312" w:hAnsi="Arial" w:cs="Arial"/>
            <w:color w:val="333333"/>
            <w:szCs w:val="21"/>
          </w:rPr>
          <w:delText>4</w:delText>
        </w:r>
        <w:r w:rsidDel="001B7BCE">
          <w:rPr>
            <w:rFonts w:ascii="Arial" w:eastAsia="仿宋_GB2312" w:hAnsi="Arial" w:cs="Arial"/>
            <w:color w:val="333333"/>
            <w:szCs w:val="21"/>
          </w:rPr>
          <w:delText>、乔灌木防冻包扎、冬翻，行道树刷白石灰。</w:delText>
        </w:r>
      </w:del>
    </w:p>
    <w:p w:rsidR="00987382" w:rsidDel="001B7BCE" w:rsidRDefault="00987382">
      <w:pPr>
        <w:pStyle w:val="ac"/>
        <w:spacing w:line="480" w:lineRule="exact"/>
        <w:rPr>
          <w:del w:id="981" w:author="微软用户" w:date="2018-06-19T22:10:00Z"/>
          <w:rFonts w:ascii="Arial" w:eastAsia="仿宋_GB2312" w:hAnsi="Arial" w:cs="Arial"/>
          <w:b/>
        </w:rPr>
      </w:pPr>
      <w:del w:id="982" w:author="微软用户" w:date="2018-06-19T22:10:00Z">
        <w:r w:rsidDel="001B7BCE">
          <w:rPr>
            <w:rFonts w:ascii="Arial" w:eastAsia="仿宋_GB2312" w:hAnsi="Arial" w:cs="Arial"/>
            <w:color w:val="000000"/>
            <w:szCs w:val="21"/>
          </w:rPr>
          <w:br w:type="page"/>
        </w:r>
        <w:r w:rsidDel="001B7BCE">
          <w:rPr>
            <w:rFonts w:ascii="Arial" w:eastAsia="仿宋_GB2312" w:hAnsi="Arial" w:cs="Arial"/>
            <w:b/>
          </w:rPr>
          <w:delText>附件</w:delText>
        </w:r>
        <w:r w:rsidDel="001B7BCE">
          <w:rPr>
            <w:rFonts w:ascii="Arial" w:eastAsia="仿宋_GB2312" w:hAnsi="Arial" w:cs="Arial" w:hint="eastAsia"/>
            <w:b/>
          </w:rPr>
          <w:delText>7</w:delText>
        </w:r>
        <w:r w:rsidDel="001B7BCE">
          <w:rPr>
            <w:rFonts w:ascii="Arial" w:eastAsia="仿宋_GB2312" w:hAnsi="Arial" w:cs="Arial"/>
            <w:b/>
          </w:rPr>
          <w:delText>：</w:delText>
        </w:r>
      </w:del>
    </w:p>
    <w:p w:rsidR="00987382" w:rsidDel="001B7BCE" w:rsidRDefault="00987382">
      <w:pPr>
        <w:pStyle w:val="ac"/>
        <w:spacing w:line="480" w:lineRule="exact"/>
        <w:jc w:val="center"/>
        <w:rPr>
          <w:del w:id="983" w:author="微软用户" w:date="2018-06-19T22:10:00Z"/>
          <w:rFonts w:ascii="Arial" w:eastAsia="仿宋_GB2312" w:hAnsi="Arial" w:cs="Arial"/>
          <w:b/>
          <w:sz w:val="21"/>
          <w:szCs w:val="21"/>
        </w:rPr>
      </w:pPr>
      <w:del w:id="984" w:author="微软用户" w:date="2018-06-19T22:10:00Z">
        <w:r w:rsidDel="001B7BCE">
          <w:rPr>
            <w:rFonts w:ascii="Arial" w:eastAsia="仿宋_GB2312" w:hAnsi="Arial" w:cs="Arial"/>
            <w:b/>
          </w:rPr>
          <w:delText>绿化养护操作规范</w:delText>
        </w:r>
      </w:del>
    </w:p>
    <w:p w:rsidR="00987382" w:rsidDel="001B7BCE" w:rsidRDefault="00987382" w:rsidP="002B4881">
      <w:pPr>
        <w:pStyle w:val="ac"/>
        <w:spacing w:before="0" w:beforeAutospacing="0" w:after="0" w:afterAutospacing="0" w:line="480" w:lineRule="exact"/>
        <w:ind w:left="420" w:hangingChars="200" w:hanging="420"/>
        <w:rPr>
          <w:del w:id="985" w:author="微软用户" w:date="2018-06-19T22:10:00Z"/>
          <w:rFonts w:ascii="Arial" w:eastAsia="仿宋_GB2312" w:hAnsi="Arial" w:cs="Arial"/>
          <w:sz w:val="21"/>
          <w:szCs w:val="21"/>
        </w:rPr>
      </w:pPr>
      <w:del w:id="986" w:author="微软用户" w:date="2018-06-19T22:10:00Z">
        <w:r w:rsidDel="001B7BCE">
          <w:rPr>
            <w:rFonts w:ascii="Arial" w:eastAsia="仿宋_GB2312" w:hAnsi="Arial" w:cs="Arial"/>
            <w:b/>
            <w:sz w:val="21"/>
            <w:szCs w:val="21"/>
          </w:rPr>
          <w:delText>一、绿化管理职责范围</w:delText>
        </w:r>
      </w:del>
    </w:p>
    <w:p w:rsidR="00987382" w:rsidDel="001B7BCE" w:rsidRDefault="00987382">
      <w:pPr>
        <w:pStyle w:val="ac"/>
        <w:numPr>
          <w:ilvl w:val="1"/>
          <w:numId w:val="22"/>
        </w:numPr>
        <w:tabs>
          <w:tab w:val="left" w:pos="426"/>
        </w:tabs>
        <w:spacing w:before="0" w:beforeAutospacing="0" w:after="0" w:afterAutospacing="0" w:line="480" w:lineRule="exact"/>
        <w:ind w:left="426" w:hanging="426"/>
        <w:rPr>
          <w:del w:id="987" w:author="微软用户" w:date="2018-06-19T22:10:00Z"/>
          <w:rFonts w:ascii="Arial" w:eastAsia="仿宋_GB2312" w:hAnsi="Arial" w:cs="Arial"/>
          <w:sz w:val="21"/>
          <w:szCs w:val="21"/>
        </w:rPr>
      </w:pPr>
      <w:del w:id="988" w:author="微软用户" w:date="2018-06-19T22:10:00Z">
        <w:r w:rsidDel="001B7BCE">
          <w:rPr>
            <w:rFonts w:ascii="Arial" w:eastAsia="仿宋_GB2312" w:hAnsi="Arial" w:cs="Arial"/>
            <w:sz w:val="21"/>
            <w:szCs w:val="21"/>
          </w:rPr>
          <w:delText>园区绿化养护管理工作实行责任制。各人对自己分管的地块负责浇水、施肥、治虫灭害、除草及绿篱、花坛、树木的日常修剪工作。</w:delText>
        </w:r>
      </w:del>
    </w:p>
    <w:p w:rsidR="00987382" w:rsidDel="001B7BCE" w:rsidRDefault="00987382">
      <w:pPr>
        <w:pStyle w:val="ac"/>
        <w:numPr>
          <w:ilvl w:val="1"/>
          <w:numId w:val="22"/>
        </w:numPr>
        <w:tabs>
          <w:tab w:val="left" w:pos="426"/>
        </w:tabs>
        <w:spacing w:before="0" w:beforeAutospacing="0" w:after="0" w:afterAutospacing="0" w:line="480" w:lineRule="exact"/>
        <w:ind w:left="426" w:hanging="426"/>
        <w:rPr>
          <w:del w:id="989" w:author="微软用户" w:date="2018-06-19T22:10:00Z"/>
          <w:rFonts w:ascii="Arial" w:eastAsia="仿宋_GB2312" w:hAnsi="Arial" w:cs="Arial"/>
          <w:sz w:val="21"/>
          <w:szCs w:val="21"/>
        </w:rPr>
      </w:pPr>
      <w:del w:id="990" w:author="微软用户" w:date="2018-06-19T22:10:00Z">
        <w:r w:rsidDel="001B7BCE">
          <w:rPr>
            <w:rFonts w:ascii="Arial" w:eastAsia="仿宋_GB2312" w:hAnsi="Arial" w:cs="Arial"/>
            <w:sz w:val="21"/>
            <w:szCs w:val="21"/>
          </w:rPr>
          <w:delText>大型及需要集中处理的工作由绿化养护组组长统一安排。例如：草坪及大型树木的修剪等工作。</w:delText>
        </w:r>
      </w:del>
    </w:p>
    <w:p w:rsidR="00987382" w:rsidDel="001B7BCE" w:rsidRDefault="00987382">
      <w:pPr>
        <w:pStyle w:val="ac"/>
        <w:numPr>
          <w:ilvl w:val="1"/>
          <w:numId w:val="22"/>
        </w:numPr>
        <w:tabs>
          <w:tab w:val="left" w:pos="426"/>
        </w:tabs>
        <w:spacing w:before="0" w:beforeAutospacing="0" w:after="0" w:afterAutospacing="0" w:line="480" w:lineRule="exact"/>
        <w:ind w:left="426" w:hanging="426"/>
        <w:rPr>
          <w:del w:id="991" w:author="微软用户" w:date="2018-06-19T22:10:00Z"/>
          <w:rFonts w:ascii="Arial" w:eastAsia="仿宋_GB2312" w:hAnsi="Arial" w:cs="Arial"/>
          <w:sz w:val="21"/>
          <w:szCs w:val="21"/>
        </w:rPr>
      </w:pPr>
      <w:del w:id="992" w:author="微软用户" w:date="2018-06-19T22:10:00Z">
        <w:r w:rsidDel="001B7BCE">
          <w:rPr>
            <w:rFonts w:ascii="Arial" w:eastAsia="仿宋_GB2312" w:hAnsi="Arial" w:cs="Arial" w:hint="eastAsia"/>
            <w:sz w:val="21"/>
            <w:szCs w:val="21"/>
          </w:rPr>
          <w:delText>园区内修剪、打药等影响客户的工作需在客户上班前后或周末进行。</w:delText>
        </w:r>
      </w:del>
    </w:p>
    <w:p w:rsidR="00987382" w:rsidDel="001B7BCE" w:rsidRDefault="00987382" w:rsidP="002B4881">
      <w:pPr>
        <w:pStyle w:val="ac"/>
        <w:spacing w:before="0" w:beforeAutospacing="0" w:after="0" w:afterAutospacing="0" w:line="480" w:lineRule="exact"/>
        <w:ind w:left="420" w:hangingChars="200" w:hanging="420"/>
        <w:rPr>
          <w:del w:id="993" w:author="微软用户" w:date="2018-06-19T22:10:00Z"/>
          <w:rFonts w:ascii="Arial" w:eastAsia="仿宋_GB2312" w:hAnsi="Arial" w:cs="Arial"/>
          <w:b/>
          <w:sz w:val="21"/>
          <w:szCs w:val="21"/>
        </w:rPr>
      </w:pPr>
      <w:del w:id="994" w:author="微软用户" w:date="2018-06-19T22:10:00Z">
        <w:r w:rsidDel="001B7BCE">
          <w:rPr>
            <w:rFonts w:ascii="Arial" w:eastAsia="仿宋_GB2312" w:hAnsi="Arial" w:cs="Arial"/>
            <w:b/>
            <w:sz w:val="21"/>
            <w:szCs w:val="21"/>
          </w:rPr>
          <w:delText>二、操作规范</w:delText>
        </w:r>
        <w:r w:rsidDel="001B7BCE">
          <w:rPr>
            <w:rFonts w:ascii="Arial" w:eastAsia="仿宋_GB2312" w:hAnsi="Arial" w:cs="Arial"/>
            <w:b/>
            <w:sz w:val="21"/>
            <w:szCs w:val="21"/>
          </w:rPr>
          <w:delText xml:space="preserve"> </w:delText>
        </w:r>
      </w:del>
    </w:p>
    <w:p w:rsidR="00987382" w:rsidDel="001B7BCE" w:rsidRDefault="00987382">
      <w:pPr>
        <w:widowControl/>
        <w:spacing w:beforeLines="50" w:before="156" w:afterLines="50" w:after="156" w:line="480" w:lineRule="exact"/>
        <w:ind w:left="420" w:hangingChars="200" w:hanging="420"/>
        <w:jc w:val="left"/>
        <w:rPr>
          <w:del w:id="995" w:author="微软用户" w:date="2018-06-19T22:10:00Z"/>
          <w:rFonts w:ascii="Arial" w:eastAsia="仿宋_GB2312" w:hAnsi="Arial" w:cs="Arial"/>
          <w:kern w:val="0"/>
          <w:szCs w:val="21"/>
        </w:rPr>
      </w:pPr>
      <w:del w:id="996" w:author="微软用户" w:date="2018-06-19T22:10:00Z">
        <w:r w:rsidDel="001B7BCE">
          <w:rPr>
            <w:rFonts w:ascii="Arial" w:eastAsia="仿宋_GB2312" w:hAnsi="Arial" w:cs="Arial"/>
            <w:kern w:val="0"/>
            <w:szCs w:val="21"/>
          </w:rPr>
          <w:delText>（一）浇水</w:delText>
        </w:r>
        <w:r w:rsidDel="001B7BCE">
          <w:rPr>
            <w:rFonts w:ascii="Arial" w:eastAsia="仿宋_GB2312" w:hAnsi="Arial" w:cs="Arial"/>
            <w:kern w:val="0"/>
            <w:szCs w:val="21"/>
          </w:rPr>
          <w:delText xml:space="preserve"> </w:delText>
        </w:r>
      </w:del>
    </w:p>
    <w:p w:rsidR="00987382" w:rsidDel="001B7BCE" w:rsidRDefault="00987382">
      <w:pPr>
        <w:pStyle w:val="ac"/>
        <w:numPr>
          <w:ilvl w:val="0"/>
          <w:numId w:val="23"/>
        </w:numPr>
        <w:tabs>
          <w:tab w:val="left" w:pos="426"/>
        </w:tabs>
        <w:spacing w:before="0" w:beforeAutospacing="0" w:after="0" w:afterAutospacing="0" w:line="480" w:lineRule="exact"/>
        <w:ind w:left="426" w:hanging="426"/>
        <w:rPr>
          <w:del w:id="997" w:author="微软用户" w:date="2018-06-19T22:10:00Z"/>
          <w:rFonts w:ascii="Arial" w:eastAsia="仿宋_GB2312" w:hAnsi="Arial" w:cs="Arial"/>
          <w:sz w:val="21"/>
          <w:szCs w:val="21"/>
        </w:rPr>
      </w:pPr>
      <w:del w:id="998" w:author="微软用户" w:date="2018-06-19T22:10:00Z">
        <w:r w:rsidDel="001B7BCE">
          <w:rPr>
            <w:rFonts w:ascii="Arial" w:eastAsia="仿宋_GB2312" w:hAnsi="Arial" w:cs="Arial"/>
            <w:sz w:val="21"/>
            <w:szCs w:val="21"/>
          </w:rPr>
          <w:delText>对多种植被、植物、树木要适时适量浇水，保证水分满足多种植被的生长需要，无因干旱而造成植物枯萎旱死情况。</w:delText>
        </w:r>
        <w:r w:rsidDel="001B7BCE">
          <w:rPr>
            <w:rFonts w:ascii="Arial" w:eastAsia="仿宋_GB2312" w:hAnsi="Arial" w:cs="Arial"/>
            <w:sz w:val="21"/>
            <w:szCs w:val="21"/>
          </w:rPr>
          <w:delText xml:space="preserve"> </w:delText>
        </w:r>
      </w:del>
    </w:p>
    <w:p w:rsidR="00987382" w:rsidDel="001B7BCE" w:rsidRDefault="00987382">
      <w:pPr>
        <w:pStyle w:val="ac"/>
        <w:numPr>
          <w:ilvl w:val="0"/>
          <w:numId w:val="23"/>
        </w:numPr>
        <w:tabs>
          <w:tab w:val="left" w:pos="426"/>
        </w:tabs>
        <w:spacing w:before="0" w:beforeAutospacing="0" w:after="0" w:afterAutospacing="0" w:line="480" w:lineRule="exact"/>
        <w:ind w:left="426" w:hanging="426"/>
        <w:rPr>
          <w:del w:id="999" w:author="微软用户" w:date="2018-06-19T22:10:00Z"/>
          <w:rFonts w:ascii="Arial" w:eastAsia="仿宋_GB2312" w:hAnsi="Arial" w:cs="Arial"/>
          <w:sz w:val="21"/>
          <w:szCs w:val="21"/>
        </w:rPr>
      </w:pPr>
      <w:del w:id="1000" w:author="微软用户" w:date="2018-06-19T22:10:00Z">
        <w:r w:rsidDel="001B7BCE">
          <w:rPr>
            <w:rFonts w:ascii="Arial" w:eastAsia="仿宋_GB2312" w:hAnsi="Arial" w:cs="Arial"/>
            <w:sz w:val="21"/>
            <w:szCs w:val="21"/>
          </w:rPr>
          <w:delText>浇水前应将草坪上、花坛中、绿篱中的杂物捡拾干净，地块内的多种标牌擦拭干净。</w:delText>
        </w:r>
      </w:del>
    </w:p>
    <w:p w:rsidR="00987382" w:rsidDel="001B7BCE" w:rsidRDefault="00987382">
      <w:pPr>
        <w:pStyle w:val="ac"/>
        <w:numPr>
          <w:ilvl w:val="0"/>
          <w:numId w:val="23"/>
        </w:numPr>
        <w:tabs>
          <w:tab w:val="left" w:pos="426"/>
        </w:tabs>
        <w:spacing w:before="0" w:beforeAutospacing="0" w:after="0" w:afterAutospacing="0" w:line="480" w:lineRule="exact"/>
        <w:ind w:left="426" w:hanging="426"/>
        <w:rPr>
          <w:del w:id="1001" w:author="微软用户" w:date="2018-06-19T22:10:00Z"/>
          <w:rFonts w:ascii="Arial" w:eastAsia="仿宋_GB2312" w:hAnsi="Arial" w:cs="Arial"/>
          <w:sz w:val="21"/>
          <w:szCs w:val="21"/>
        </w:rPr>
      </w:pPr>
      <w:del w:id="1002" w:author="微软用户" w:date="2018-06-19T22:10:00Z">
        <w:r w:rsidDel="001B7BCE">
          <w:rPr>
            <w:rFonts w:ascii="Arial" w:eastAsia="仿宋_GB2312" w:hAnsi="Arial" w:cs="Arial"/>
            <w:sz w:val="21"/>
            <w:szCs w:val="21"/>
          </w:rPr>
          <w:delText>使用喷头浇水时，要随时观察喷淋情况，调整喷头扬程，不得将水喷洒到道路和建筑物上。使用软管浇水时，应注意不得使水漫流到道路等地方。</w:delText>
        </w:r>
        <w:r w:rsidDel="001B7BCE">
          <w:rPr>
            <w:rFonts w:ascii="Arial" w:eastAsia="仿宋_GB2312" w:hAnsi="Arial" w:cs="Arial"/>
            <w:sz w:val="21"/>
            <w:szCs w:val="21"/>
          </w:rPr>
          <w:delText xml:space="preserve"> </w:delText>
        </w:r>
      </w:del>
    </w:p>
    <w:p w:rsidR="00987382" w:rsidDel="001B7BCE" w:rsidRDefault="00987382">
      <w:pPr>
        <w:pStyle w:val="ac"/>
        <w:numPr>
          <w:ilvl w:val="0"/>
          <w:numId w:val="23"/>
        </w:numPr>
        <w:tabs>
          <w:tab w:val="left" w:pos="426"/>
        </w:tabs>
        <w:spacing w:before="0" w:beforeAutospacing="0" w:after="0" w:afterAutospacing="0" w:line="480" w:lineRule="exact"/>
        <w:ind w:left="426" w:hanging="426"/>
        <w:rPr>
          <w:del w:id="1003" w:author="微软用户" w:date="2018-06-19T22:10:00Z"/>
          <w:rFonts w:ascii="Arial" w:eastAsia="仿宋_GB2312" w:hAnsi="Arial" w:cs="Arial"/>
          <w:sz w:val="21"/>
          <w:szCs w:val="21"/>
        </w:rPr>
      </w:pPr>
      <w:del w:id="1004" w:author="微软用户" w:date="2018-06-19T22:10:00Z">
        <w:r w:rsidDel="001B7BCE">
          <w:rPr>
            <w:rFonts w:ascii="Arial" w:eastAsia="仿宋_GB2312" w:hAnsi="Arial" w:cs="Arial"/>
            <w:sz w:val="21"/>
            <w:szCs w:val="21"/>
          </w:rPr>
          <w:delText>不论何种方式浇水，必须做到人走水停，及时关闭阀门，切断水源。</w:delText>
        </w:r>
      </w:del>
    </w:p>
    <w:p w:rsidR="00987382" w:rsidDel="001B7BCE" w:rsidRDefault="00987382">
      <w:pPr>
        <w:pStyle w:val="ac"/>
        <w:numPr>
          <w:ilvl w:val="0"/>
          <w:numId w:val="23"/>
        </w:numPr>
        <w:tabs>
          <w:tab w:val="left" w:pos="426"/>
        </w:tabs>
        <w:spacing w:before="0" w:beforeAutospacing="0" w:after="0" w:afterAutospacing="0" w:line="480" w:lineRule="exact"/>
        <w:ind w:left="426" w:hanging="426"/>
        <w:rPr>
          <w:del w:id="1005" w:author="微软用户" w:date="2018-06-19T22:10:00Z"/>
          <w:rFonts w:ascii="Arial" w:eastAsia="仿宋_GB2312" w:hAnsi="Arial" w:cs="Arial"/>
          <w:sz w:val="21"/>
          <w:szCs w:val="21"/>
        </w:rPr>
      </w:pPr>
      <w:del w:id="1006" w:author="微软用户" w:date="2018-06-19T22:10:00Z">
        <w:r w:rsidDel="001B7BCE">
          <w:rPr>
            <w:rFonts w:ascii="Arial" w:eastAsia="仿宋_GB2312" w:hAnsi="Arial" w:cs="Arial"/>
            <w:sz w:val="21"/>
            <w:szCs w:val="21"/>
          </w:rPr>
          <w:delText>各种喷头要在当日浇完水后或下班时全部摘下，软管要倒净管中存水（上午、下午下班时均应倒净），并盘卷整齐。对朝下的喷头、软管要妥善存放，以防损坏和丢失。</w:delText>
        </w:r>
        <w:r w:rsidDel="001B7BCE">
          <w:rPr>
            <w:rFonts w:ascii="Arial" w:eastAsia="仿宋_GB2312" w:hAnsi="Arial" w:cs="Arial"/>
            <w:sz w:val="21"/>
            <w:szCs w:val="21"/>
          </w:rPr>
          <w:delText xml:space="preserve"> </w:delText>
        </w:r>
      </w:del>
    </w:p>
    <w:p w:rsidR="00987382" w:rsidDel="001B7BCE" w:rsidRDefault="00987382">
      <w:pPr>
        <w:widowControl/>
        <w:spacing w:beforeLines="50" w:before="156" w:afterLines="50" w:after="156" w:line="480" w:lineRule="exact"/>
        <w:ind w:left="420" w:hangingChars="200" w:hanging="420"/>
        <w:jc w:val="left"/>
        <w:rPr>
          <w:del w:id="1007" w:author="微软用户" w:date="2018-06-19T22:10:00Z"/>
          <w:rFonts w:ascii="Arial" w:eastAsia="仿宋_GB2312" w:hAnsi="Arial" w:cs="Arial"/>
          <w:kern w:val="0"/>
          <w:szCs w:val="21"/>
        </w:rPr>
      </w:pPr>
      <w:del w:id="1008" w:author="微软用户" w:date="2018-06-19T22:10:00Z">
        <w:r w:rsidDel="001B7BCE">
          <w:rPr>
            <w:rFonts w:ascii="Arial" w:eastAsia="仿宋_GB2312" w:hAnsi="Arial" w:cs="Arial"/>
            <w:kern w:val="0"/>
            <w:szCs w:val="21"/>
          </w:rPr>
          <w:delText>（二）施肥</w:delText>
        </w:r>
      </w:del>
    </w:p>
    <w:p w:rsidR="00987382" w:rsidDel="001B7BCE" w:rsidRDefault="00987382">
      <w:pPr>
        <w:pStyle w:val="ac"/>
        <w:numPr>
          <w:ilvl w:val="0"/>
          <w:numId w:val="24"/>
        </w:numPr>
        <w:tabs>
          <w:tab w:val="left" w:pos="426"/>
        </w:tabs>
        <w:spacing w:before="0" w:beforeAutospacing="0" w:after="0" w:afterAutospacing="0" w:line="480" w:lineRule="exact"/>
        <w:ind w:left="426" w:hanging="426"/>
        <w:rPr>
          <w:del w:id="1009" w:author="微软用户" w:date="2018-06-19T22:10:00Z"/>
          <w:rFonts w:ascii="Arial" w:eastAsia="仿宋_GB2312" w:hAnsi="Arial" w:cs="Arial"/>
          <w:sz w:val="21"/>
          <w:szCs w:val="21"/>
        </w:rPr>
      </w:pPr>
      <w:del w:id="1010" w:author="微软用户" w:date="2018-06-19T22:10:00Z">
        <w:r w:rsidDel="001B7BCE">
          <w:rPr>
            <w:rFonts w:ascii="Arial" w:eastAsia="仿宋_GB2312" w:hAnsi="Arial" w:cs="Arial"/>
            <w:sz w:val="21"/>
            <w:szCs w:val="21"/>
          </w:rPr>
          <w:delText>对生长不旺的植被、植物、树木要适时适量施肥增壮。各种植被施肥以化肥为主，植物以有机肥为主。</w:delText>
        </w:r>
      </w:del>
    </w:p>
    <w:p w:rsidR="00987382" w:rsidDel="001B7BCE" w:rsidRDefault="00987382">
      <w:pPr>
        <w:pStyle w:val="ac"/>
        <w:numPr>
          <w:ilvl w:val="0"/>
          <w:numId w:val="24"/>
        </w:numPr>
        <w:tabs>
          <w:tab w:val="left" w:pos="426"/>
        </w:tabs>
        <w:spacing w:before="0" w:beforeAutospacing="0" w:after="0" w:afterAutospacing="0" w:line="480" w:lineRule="exact"/>
        <w:ind w:left="426" w:hanging="426"/>
        <w:rPr>
          <w:del w:id="1011" w:author="微软用户" w:date="2018-06-19T22:10:00Z"/>
          <w:rFonts w:ascii="Arial" w:eastAsia="仿宋_GB2312" w:hAnsi="Arial" w:cs="Arial"/>
          <w:sz w:val="21"/>
          <w:szCs w:val="21"/>
        </w:rPr>
      </w:pPr>
      <w:del w:id="1012" w:author="微软用户" w:date="2018-06-19T22:10:00Z">
        <w:r w:rsidDel="001B7BCE">
          <w:rPr>
            <w:rFonts w:ascii="Arial" w:eastAsia="仿宋_GB2312" w:hAnsi="Arial" w:cs="Arial"/>
            <w:sz w:val="21"/>
            <w:szCs w:val="21"/>
          </w:rPr>
          <w:delText>施肥时，要将植物周围土壤翻开，将肥料均匀撒下，然后用土回填覆盖。一定要喷、洒均匀。</w:delText>
        </w:r>
        <w:r w:rsidDel="001B7BCE">
          <w:rPr>
            <w:rFonts w:ascii="Arial" w:eastAsia="仿宋_GB2312" w:hAnsi="Arial" w:cs="Arial"/>
            <w:sz w:val="21"/>
            <w:szCs w:val="21"/>
          </w:rPr>
          <w:delText xml:space="preserve"> </w:delText>
        </w:r>
      </w:del>
    </w:p>
    <w:p w:rsidR="00987382" w:rsidDel="001B7BCE" w:rsidRDefault="00987382">
      <w:pPr>
        <w:pStyle w:val="ac"/>
        <w:numPr>
          <w:ilvl w:val="0"/>
          <w:numId w:val="24"/>
        </w:numPr>
        <w:tabs>
          <w:tab w:val="left" w:pos="426"/>
        </w:tabs>
        <w:spacing w:before="0" w:beforeAutospacing="0" w:after="0" w:afterAutospacing="0" w:line="480" w:lineRule="exact"/>
        <w:ind w:left="426" w:hanging="426"/>
        <w:rPr>
          <w:del w:id="1013" w:author="微软用户" w:date="2018-06-19T22:10:00Z"/>
          <w:rFonts w:ascii="Arial" w:eastAsia="仿宋_GB2312" w:hAnsi="Arial" w:cs="Arial"/>
          <w:sz w:val="21"/>
          <w:szCs w:val="21"/>
        </w:rPr>
      </w:pPr>
      <w:del w:id="1014" w:author="微软用户" w:date="2018-06-19T22:10:00Z">
        <w:r w:rsidDel="001B7BCE">
          <w:rPr>
            <w:rFonts w:ascii="Arial" w:eastAsia="仿宋_GB2312" w:hAnsi="Arial" w:cs="Arial"/>
            <w:sz w:val="21"/>
            <w:szCs w:val="21"/>
          </w:rPr>
          <w:delText>施肥完毕后要及时给足水份，以利肥力发挥。</w:delText>
        </w:r>
        <w:r w:rsidDel="001B7BCE">
          <w:rPr>
            <w:rFonts w:ascii="Arial" w:eastAsia="仿宋_GB2312" w:hAnsi="Arial" w:cs="Arial"/>
            <w:sz w:val="21"/>
            <w:szCs w:val="21"/>
          </w:rPr>
          <w:delText xml:space="preserve"> </w:delText>
        </w:r>
      </w:del>
    </w:p>
    <w:p w:rsidR="00987382" w:rsidDel="001B7BCE" w:rsidRDefault="00987382">
      <w:pPr>
        <w:pStyle w:val="ac"/>
        <w:numPr>
          <w:ilvl w:val="0"/>
          <w:numId w:val="24"/>
        </w:numPr>
        <w:tabs>
          <w:tab w:val="left" w:pos="426"/>
        </w:tabs>
        <w:spacing w:before="0" w:beforeAutospacing="0" w:after="0" w:afterAutospacing="0" w:line="480" w:lineRule="exact"/>
        <w:ind w:left="426" w:hanging="426"/>
        <w:rPr>
          <w:del w:id="1015" w:author="微软用户" w:date="2018-06-19T22:10:00Z"/>
          <w:rFonts w:ascii="Arial" w:eastAsia="仿宋_GB2312" w:hAnsi="Arial" w:cs="Arial"/>
          <w:sz w:val="21"/>
          <w:szCs w:val="21"/>
        </w:rPr>
      </w:pPr>
      <w:del w:id="1016" w:author="微软用户" w:date="2018-06-19T22:10:00Z">
        <w:r w:rsidDel="001B7BCE">
          <w:rPr>
            <w:rFonts w:ascii="Arial" w:eastAsia="仿宋_GB2312" w:hAnsi="Arial" w:cs="Arial"/>
            <w:sz w:val="21"/>
            <w:szCs w:val="21"/>
          </w:rPr>
          <w:delText>对一次播撒后剩余的肥料，要重新包装捆扎好，以备下次使用。</w:delText>
        </w:r>
        <w:r w:rsidDel="001B7BCE">
          <w:rPr>
            <w:rFonts w:ascii="Arial" w:eastAsia="仿宋_GB2312" w:hAnsi="Arial" w:cs="Arial"/>
            <w:sz w:val="21"/>
            <w:szCs w:val="21"/>
          </w:rPr>
          <w:delText xml:space="preserve"> </w:delText>
        </w:r>
      </w:del>
    </w:p>
    <w:p w:rsidR="00987382" w:rsidDel="001B7BCE" w:rsidRDefault="00987382">
      <w:pPr>
        <w:pStyle w:val="ac"/>
        <w:numPr>
          <w:ilvl w:val="0"/>
          <w:numId w:val="24"/>
        </w:numPr>
        <w:tabs>
          <w:tab w:val="left" w:pos="426"/>
        </w:tabs>
        <w:spacing w:before="0" w:beforeAutospacing="0" w:after="0" w:afterAutospacing="0" w:line="480" w:lineRule="exact"/>
        <w:ind w:left="420" w:hangingChars="200"/>
        <w:rPr>
          <w:del w:id="1017" w:author="微软用户" w:date="2018-06-19T22:10:00Z"/>
          <w:rFonts w:ascii="Arial" w:eastAsia="仿宋_GB2312" w:hAnsi="Arial" w:cs="Arial"/>
          <w:sz w:val="21"/>
          <w:szCs w:val="21"/>
        </w:rPr>
      </w:pPr>
      <w:del w:id="1018" w:author="微软用户" w:date="2018-06-19T22:10:00Z">
        <w:r w:rsidDel="001B7BCE">
          <w:rPr>
            <w:rFonts w:ascii="Arial" w:eastAsia="仿宋_GB2312" w:hAnsi="Arial" w:cs="Arial"/>
            <w:sz w:val="21"/>
            <w:szCs w:val="21"/>
          </w:rPr>
          <w:delText>对肥料用完后的各类包装物，不得随地丢弃，要在施肥结束后，捡拾整理后扔进附近垃圾箱内。</w:delText>
        </w:r>
      </w:del>
    </w:p>
    <w:p w:rsidR="00987382" w:rsidDel="001B7BCE" w:rsidRDefault="00987382">
      <w:pPr>
        <w:widowControl/>
        <w:spacing w:beforeLines="50" w:before="156" w:afterLines="50" w:after="156" w:line="480" w:lineRule="exact"/>
        <w:ind w:left="420" w:hangingChars="200" w:hanging="420"/>
        <w:jc w:val="left"/>
        <w:rPr>
          <w:del w:id="1019" w:author="微软用户" w:date="2018-06-19T22:10:00Z"/>
          <w:rFonts w:ascii="Arial" w:eastAsia="仿宋_GB2312" w:hAnsi="Arial" w:cs="Arial"/>
          <w:kern w:val="0"/>
          <w:szCs w:val="21"/>
        </w:rPr>
      </w:pPr>
      <w:del w:id="1020" w:author="微软用户" w:date="2018-06-19T22:10:00Z">
        <w:r w:rsidDel="001B7BCE">
          <w:rPr>
            <w:rFonts w:ascii="Arial" w:eastAsia="仿宋_GB2312" w:hAnsi="Arial" w:cs="Arial"/>
            <w:kern w:val="0"/>
            <w:szCs w:val="21"/>
          </w:rPr>
          <w:delText>（三）灭虫</w:delText>
        </w:r>
        <w:r w:rsidDel="001B7BCE">
          <w:rPr>
            <w:rFonts w:ascii="Arial" w:eastAsia="仿宋_GB2312" w:hAnsi="Arial" w:cs="Arial"/>
            <w:kern w:val="0"/>
            <w:szCs w:val="21"/>
          </w:rPr>
          <w:delText xml:space="preserve"> </w:delText>
        </w:r>
      </w:del>
    </w:p>
    <w:p w:rsidR="00987382" w:rsidDel="001B7BCE" w:rsidRDefault="00987382">
      <w:pPr>
        <w:pStyle w:val="ac"/>
        <w:numPr>
          <w:ilvl w:val="1"/>
          <w:numId w:val="25"/>
        </w:numPr>
        <w:tabs>
          <w:tab w:val="left" w:pos="426"/>
        </w:tabs>
        <w:spacing w:before="0" w:beforeAutospacing="0" w:after="0" w:afterAutospacing="0" w:line="480" w:lineRule="exact"/>
        <w:ind w:left="426" w:hanging="426"/>
        <w:rPr>
          <w:del w:id="1021" w:author="微软用户" w:date="2018-06-19T22:10:00Z"/>
          <w:rFonts w:ascii="Arial" w:eastAsia="仿宋_GB2312" w:hAnsi="Arial" w:cs="Arial"/>
          <w:sz w:val="21"/>
          <w:szCs w:val="21"/>
        </w:rPr>
      </w:pPr>
      <w:del w:id="1022" w:author="微软用户" w:date="2018-06-19T22:10:00Z">
        <w:r w:rsidDel="001B7BCE">
          <w:rPr>
            <w:rFonts w:ascii="Arial" w:eastAsia="仿宋_GB2312" w:hAnsi="Arial" w:cs="Arial"/>
            <w:sz w:val="21"/>
            <w:szCs w:val="21"/>
          </w:rPr>
          <w:delText>经常观察植被、植物的生长情况和小区情况，掌握多种病、虫害的发生规律，在病、虫害易发和高发期前，普遍施药预防，每月二次，一旦发现病、虫害，要立即施药杀灭，勿使其蔓延泛滥。</w:delText>
        </w:r>
      </w:del>
    </w:p>
    <w:p w:rsidR="00987382" w:rsidDel="001B7BCE" w:rsidRDefault="00987382">
      <w:pPr>
        <w:pStyle w:val="ac"/>
        <w:numPr>
          <w:ilvl w:val="1"/>
          <w:numId w:val="25"/>
        </w:numPr>
        <w:tabs>
          <w:tab w:val="left" w:pos="426"/>
        </w:tabs>
        <w:spacing w:before="0" w:beforeAutospacing="0" w:after="0" w:afterAutospacing="0" w:line="480" w:lineRule="exact"/>
        <w:ind w:left="426" w:hanging="426"/>
        <w:rPr>
          <w:del w:id="1023" w:author="微软用户" w:date="2018-06-19T22:10:00Z"/>
          <w:rFonts w:ascii="Arial" w:eastAsia="仿宋_GB2312" w:hAnsi="Arial" w:cs="Arial"/>
          <w:sz w:val="21"/>
          <w:szCs w:val="21"/>
        </w:rPr>
      </w:pPr>
      <w:del w:id="1024" w:author="微软用户" w:date="2018-06-19T22:10:00Z">
        <w:r w:rsidDel="001B7BCE">
          <w:rPr>
            <w:rFonts w:ascii="Arial" w:eastAsia="仿宋_GB2312" w:hAnsi="Arial" w:cs="Arial"/>
            <w:sz w:val="21"/>
            <w:szCs w:val="21"/>
          </w:rPr>
          <w:delText>农药配比参照说明合理勾兑，保证药效。</w:delText>
        </w:r>
        <w:r w:rsidDel="001B7BCE">
          <w:rPr>
            <w:rFonts w:ascii="Arial" w:eastAsia="仿宋_GB2312" w:hAnsi="Arial" w:cs="Arial"/>
            <w:sz w:val="21"/>
            <w:szCs w:val="21"/>
          </w:rPr>
          <w:delText xml:space="preserve"> </w:delText>
        </w:r>
      </w:del>
    </w:p>
    <w:p w:rsidR="00987382" w:rsidDel="001B7BCE" w:rsidRDefault="00987382">
      <w:pPr>
        <w:pStyle w:val="ac"/>
        <w:numPr>
          <w:ilvl w:val="1"/>
          <w:numId w:val="25"/>
        </w:numPr>
        <w:tabs>
          <w:tab w:val="left" w:pos="426"/>
        </w:tabs>
        <w:spacing w:before="0" w:beforeAutospacing="0" w:after="0" w:afterAutospacing="0" w:line="480" w:lineRule="exact"/>
        <w:ind w:left="426" w:hanging="426"/>
        <w:rPr>
          <w:del w:id="1025" w:author="微软用户" w:date="2018-06-19T22:10:00Z"/>
          <w:rFonts w:ascii="Arial" w:eastAsia="仿宋_GB2312" w:hAnsi="Arial" w:cs="Arial"/>
          <w:sz w:val="21"/>
          <w:szCs w:val="21"/>
        </w:rPr>
      </w:pPr>
      <w:del w:id="1026" w:author="微软用户" w:date="2018-06-19T22:10:00Z">
        <w:r w:rsidDel="001B7BCE">
          <w:rPr>
            <w:rFonts w:ascii="Arial" w:eastAsia="仿宋_GB2312" w:hAnsi="Arial" w:cs="Arial"/>
            <w:sz w:val="21"/>
            <w:szCs w:val="21"/>
          </w:rPr>
          <w:delText>绿篱、花坛的顶面，两侧，树木的叶面、叶底均要喷洒，要保证喷洒细致、周密、无遗漏。</w:delText>
        </w:r>
      </w:del>
    </w:p>
    <w:p w:rsidR="00987382" w:rsidDel="001B7BCE" w:rsidRDefault="00987382" w:rsidP="002B4881">
      <w:pPr>
        <w:pStyle w:val="ac"/>
        <w:numPr>
          <w:ilvl w:val="1"/>
          <w:numId w:val="25"/>
        </w:numPr>
        <w:tabs>
          <w:tab w:val="left" w:pos="426"/>
        </w:tabs>
        <w:spacing w:before="0" w:beforeAutospacing="0" w:after="0" w:afterAutospacing="0" w:line="480" w:lineRule="exact"/>
        <w:ind w:left="426" w:hanging="426"/>
        <w:rPr>
          <w:del w:id="1027" w:author="微软用户" w:date="2018-06-19T22:11:00Z"/>
          <w:rFonts w:ascii="Arial" w:eastAsia="仿宋_GB2312" w:hAnsi="Arial" w:cs="Arial"/>
          <w:sz w:val="21"/>
          <w:szCs w:val="21"/>
        </w:rPr>
      </w:pPr>
      <w:del w:id="1028" w:author="微软用户" w:date="2018-06-19T22:11:00Z">
        <w:r w:rsidDel="001B7BCE">
          <w:rPr>
            <w:rFonts w:ascii="Arial" w:eastAsia="仿宋_GB2312" w:hAnsi="Arial" w:cs="Arial"/>
            <w:sz w:val="21"/>
            <w:szCs w:val="21"/>
          </w:rPr>
          <w:delText>对用完后的农药空瓶和直接接触药物的其它包装物，不得随地丢弃，要在施药后及时收拢，妥善处置，集中处理。</w:delText>
        </w:r>
      </w:del>
    </w:p>
    <w:p w:rsidR="00987382" w:rsidDel="001B7BCE" w:rsidRDefault="00987382" w:rsidP="002B4881">
      <w:pPr>
        <w:pStyle w:val="ac"/>
        <w:numPr>
          <w:ilvl w:val="1"/>
          <w:numId w:val="25"/>
        </w:numPr>
        <w:tabs>
          <w:tab w:val="left" w:pos="426"/>
        </w:tabs>
        <w:spacing w:before="0" w:beforeAutospacing="0" w:after="0" w:afterAutospacing="0" w:line="480" w:lineRule="exact"/>
        <w:ind w:left="426" w:hanging="426"/>
        <w:rPr>
          <w:del w:id="1029" w:author="微软用户" w:date="2018-06-19T22:11:00Z"/>
          <w:rFonts w:ascii="Arial" w:eastAsia="仿宋_GB2312" w:hAnsi="Arial" w:cs="Arial"/>
          <w:sz w:val="21"/>
          <w:szCs w:val="21"/>
        </w:rPr>
      </w:pPr>
      <w:del w:id="1030" w:author="微软用户" w:date="2018-06-19T22:11:00Z">
        <w:r w:rsidDel="001B7BCE">
          <w:rPr>
            <w:rFonts w:ascii="Arial" w:eastAsia="仿宋_GB2312" w:hAnsi="Arial" w:cs="Arial"/>
            <w:sz w:val="21"/>
            <w:szCs w:val="21"/>
          </w:rPr>
          <w:delText>对施药后的地块，要及时树立警示标志，以防发生农药中毒事故。</w:delText>
        </w:r>
      </w:del>
    </w:p>
    <w:p w:rsidR="00987382" w:rsidDel="001B7BCE" w:rsidRDefault="00987382" w:rsidP="002B4881">
      <w:pPr>
        <w:pStyle w:val="ac"/>
        <w:numPr>
          <w:ilvl w:val="1"/>
          <w:numId w:val="25"/>
        </w:numPr>
        <w:tabs>
          <w:tab w:val="left" w:pos="426"/>
        </w:tabs>
        <w:spacing w:before="0" w:beforeAutospacing="0" w:after="0" w:afterAutospacing="0" w:line="480" w:lineRule="exact"/>
        <w:ind w:left="426" w:hanging="426"/>
        <w:rPr>
          <w:del w:id="1031" w:author="微软用户" w:date="2018-06-19T22:11:00Z"/>
          <w:rFonts w:ascii="Arial" w:eastAsia="仿宋_GB2312" w:hAnsi="Arial" w:cs="Arial"/>
          <w:sz w:val="21"/>
          <w:szCs w:val="21"/>
        </w:rPr>
      </w:pPr>
      <w:del w:id="1032" w:author="微软用户" w:date="2018-06-19T22:11:00Z">
        <w:r w:rsidDel="001B7BCE">
          <w:rPr>
            <w:rFonts w:ascii="Arial" w:eastAsia="仿宋_GB2312" w:hAnsi="Arial" w:cs="Arial"/>
            <w:sz w:val="21"/>
            <w:szCs w:val="21"/>
          </w:rPr>
          <w:delText>喷洒农药时，要做好个人的防护工作，以防农药中毒。</w:delText>
        </w:r>
        <w:r w:rsidDel="001B7BCE">
          <w:rPr>
            <w:rFonts w:ascii="Arial" w:eastAsia="仿宋_GB2312" w:hAnsi="Arial" w:cs="Arial"/>
            <w:sz w:val="21"/>
            <w:szCs w:val="21"/>
          </w:rPr>
          <w:delText xml:space="preserve"> </w:delText>
        </w:r>
      </w:del>
    </w:p>
    <w:p w:rsidR="00987382" w:rsidDel="001B7BCE" w:rsidRDefault="00987382" w:rsidP="002B4881">
      <w:pPr>
        <w:pStyle w:val="ac"/>
        <w:numPr>
          <w:ilvl w:val="1"/>
          <w:numId w:val="25"/>
        </w:numPr>
        <w:tabs>
          <w:tab w:val="left" w:pos="426"/>
        </w:tabs>
        <w:spacing w:before="0" w:beforeAutospacing="0" w:after="0" w:afterAutospacing="0" w:line="480" w:lineRule="exact"/>
        <w:ind w:left="426" w:hanging="426"/>
        <w:rPr>
          <w:del w:id="1033" w:author="微软用户" w:date="2018-06-19T22:11:00Z"/>
          <w:rFonts w:ascii="Arial" w:eastAsia="仿宋_GB2312" w:hAnsi="Arial" w:cs="Arial"/>
          <w:sz w:val="21"/>
          <w:szCs w:val="21"/>
        </w:rPr>
      </w:pPr>
      <w:del w:id="1034" w:author="微软用户" w:date="2018-06-19T22:11:00Z">
        <w:r w:rsidDel="001B7BCE">
          <w:rPr>
            <w:rFonts w:ascii="Arial" w:eastAsia="仿宋_GB2312" w:hAnsi="Arial" w:cs="Arial" w:hint="eastAsia"/>
            <w:sz w:val="21"/>
            <w:szCs w:val="21"/>
          </w:rPr>
          <w:delText>园区内病虫害防治需在周末进行。</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35" w:author="微软用户" w:date="2018-06-19T22:11:00Z"/>
          <w:rFonts w:ascii="Arial" w:eastAsia="仿宋_GB2312" w:hAnsi="Arial" w:cs="Arial"/>
          <w:szCs w:val="21"/>
        </w:rPr>
        <w:pPrChange w:id="1036" w:author="微软用户" w:date="2018-06-19T22:11:00Z">
          <w:pPr>
            <w:widowControl/>
            <w:spacing w:beforeLines="50" w:before="156" w:afterLines="50" w:after="156" w:line="480" w:lineRule="exact"/>
            <w:ind w:left="420" w:hangingChars="200" w:hanging="420"/>
            <w:jc w:val="left"/>
          </w:pPr>
        </w:pPrChange>
      </w:pPr>
      <w:del w:id="1037" w:author="微软用户" w:date="2018-06-19T22:11:00Z">
        <w:r w:rsidDel="001B7BCE">
          <w:rPr>
            <w:rFonts w:ascii="Arial" w:eastAsia="仿宋_GB2312" w:hAnsi="Arial" w:cs="Arial"/>
            <w:szCs w:val="21"/>
          </w:rPr>
          <w:delText>（四）修剪</w:delText>
        </w:r>
        <w:r w:rsidDel="001B7BCE">
          <w:rPr>
            <w:rFonts w:ascii="Arial" w:eastAsia="仿宋_GB2312" w:hAnsi="Arial" w:cs="Arial"/>
            <w:szCs w:val="21"/>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38" w:author="微软用户" w:date="2018-06-19T22:11:00Z"/>
          <w:rFonts w:ascii="Arial" w:eastAsia="仿宋_GB2312" w:hAnsi="Arial" w:cs="Arial"/>
          <w:sz w:val="21"/>
          <w:szCs w:val="21"/>
        </w:rPr>
        <w:pPrChange w:id="1039" w:author="微软用户" w:date="2018-06-19T22:11:00Z">
          <w:pPr>
            <w:pStyle w:val="ac"/>
            <w:numPr>
              <w:ilvl w:val="1"/>
              <w:numId w:val="26"/>
            </w:numPr>
            <w:tabs>
              <w:tab w:val="left" w:pos="426"/>
            </w:tabs>
            <w:spacing w:before="0" w:beforeAutospacing="0" w:after="0" w:afterAutospacing="0" w:line="480" w:lineRule="exact"/>
            <w:ind w:left="426" w:hanging="426"/>
          </w:pPr>
        </w:pPrChange>
      </w:pPr>
      <w:del w:id="1040" w:author="微软用户" w:date="2018-06-19T22:11:00Z">
        <w:r w:rsidDel="001B7BCE">
          <w:rPr>
            <w:rFonts w:ascii="Arial" w:eastAsia="仿宋_GB2312" w:hAnsi="Arial" w:cs="Arial"/>
            <w:sz w:val="21"/>
            <w:szCs w:val="21"/>
          </w:rPr>
          <w:delText>草坪要定期修剪，保持平整，留草高度适宜（此项工作由小组统一布署进行）。对机械无法割到的地方，要手工修剪平整，对修剪后散布在草坪上和喷洒在道路、散水、绿篱、花坛下的草屑，及时清理干净并倒到指定地点；</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41" w:author="微软用户" w:date="2018-06-19T22:11:00Z"/>
          <w:rFonts w:ascii="Arial" w:eastAsia="仿宋_GB2312" w:hAnsi="Arial" w:cs="Arial"/>
          <w:sz w:val="21"/>
          <w:szCs w:val="21"/>
        </w:rPr>
        <w:pPrChange w:id="1042" w:author="微软用户" w:date="2018-06-19T22:11:00Z">
          <w:pPr>
            <w:pStyle w:val="ac"/>
            <w:numPr>
              <w:ilvl w:val="1"/>
              <w:numId w:val="26"/>
            </w:numPr>
            <w:tabs>
              <w:tab w:val="left" w:pos="426"/>
            </w:tabs>
            <w:spacing w:before="0" w:beforeAutospacing="0" w:after="0" w:afterAutospacing="0" w:line="480" w:lineRule="exact"/>
            <w:ind w:left="426" w:hanging="426"/>
          </w:pPr>
        </w:pPrChange>
      </w:pPr>
      <w:del w:id="1043" w:author="微软用户" w:date="2018-06-19T22:11:00Z">
        <w:r w:rsidDel="001B7BCE">
          <w:rPr>
            <w:rFonts w:ascii="Arial" w:eastAsia="仿宋_GB2312" w:hAnsi="Arial" w:cs="Arial"/>
            <w:sz w:val="21"/>
            <w:szCs w:val="21"/>
          </w:rPr>
          <w:delText>绿篱、花坛及多种灌木造型每月修剪一次，保持顶面，两侧平整。无枯死干黄枝叶。修剪后散落在顶面、两侧周围的枝叶，要及时清理干净，倒到附近垃圾箱内或指定地点；</w:delText>
        </w:r>
        <w:r w:rsidDel="001B7BCE">
          <w:rPr>
            <w:rFonts w:ascii="Arial" w:eastAsia="仿宋_GB2312" w:hAnsi="Arial" w:cs="Arial"/>
            <w:sz w:val="21"/>
            <w:szCs w:val="21"/>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44" w:author="微软用户" w:date="2018-06-19T22:11:00Z"/>
          <w:rFonts w:ascii="Arial" w:eastAsia="仿宋_GB2312" w:hAnsi="Arial" w:cs="Arial"/>
          <w:sz w:val="21"/>
          <w:szCs w:val="21"/>
        </w:rPr>
        <w:pPrChange w:id="1045" w:author="微软用户" w:date="2018-06-19T22:11:00Z">
          <w:pPr>
            <w:pStyle w:val="ac"/>
            <w:numPr>
              <w:ilvl w:val="1"/>
              <w:numId w:val="26"/>
            </w:numPr>
            <w:tabs>
              <w:tab w:val="left" w:pos="426"/>
            </w:tabs>
            <w:spacing w:before="0" w:beforeAutospacing="0" w:after="0" w:afterAutospacing="0" w:line="480" w:lineRule="exact"/>
            <w:ind w:left="426" w:hanging="426"/>
          </w:pPr>
        </w:pPrChange>
      </w:pPr>
      <w:del w:id="1046" w:author="微软用户" w:date="2018-06-19T22:11:00Z">
        <w:r w:rsidDel="001B7BCE">
          <w:rPr>
            <w:rFonts w:ascii="Arial" w:eastAsia="仿宋_GB2312" w:hAnsi="Arial" w:cs="Arial"/>
            <w:sz w:val="21"/>
            <w:szCs w:val="21"/>
          </w:rPr>
          <w:delText>对多种高大树木，每年冬季对树冠树型进行一次全面修整，伐除重生叠压、低垂、过密、不利枝干生长和有碍树型的枝条和多种雍枝，并对寄生在树干枝条上的多种虫包囊进行清除。</w:delText>
        </w:r>
        <w:r w:rsidDel="001B7BCE">
          <w:rPr>
            <w:rFonts w:ascii="Arial" w:eastAsia="仿宋_GB2312" w:hAnsi="Arial" w:cs="Arial"/>
            <w:sz w:val="21"/>
            <w:szCs w:val="21"/>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47" w:author="微软用户" w:date="2018-06-19T22:11:00Z"/>
          <w:rFonts w:ascii="Arial" w:eastAsia="仿宋_GB2312" w:hAnsi="Arial" w:cs="Arial"/>
          <w:sz w:val="21"/>
          <w:szCs w:val="21"/>
        </w:rPr>
        <w:pPrChange w:id="1048" w:author="微软用户" w:date="2018-06-19T22:11:00Z">
          <w:pPr>
            <w:pStyle w:val="ac"/>
            <w:numPr>
              <w:ilvl w:val="1"/>
              <w:numId w:val="26"/>
            </w:numPr>
            <w:tabs>
              <w:tab w:val="left" w:pos="426"/>
            </w:tabs>
            <w:spacing w:before="0" w:beforeAutospacing="0" w:after="0" w:afterAutospacing="0" w:line="480" w:lineRule="exact"/>
            <w:ind w:left="426" w:hanging="426"/>
          </w:pPr>
        </w:pPrChange>
      </w:pPr>
      <w:del w:id="1049" w:author="微软用户" w:date="2018-06-19T22:11:00Z">
        <w:r w:rsidDel="001B7BCE">
          <w:rPr>
            <w:rFonts w:ascii="Arial" w:eastAsia="仿宋_GB2312" w:hAnsi="Arial" w:cs="Arial"/>
            <w:sz w:val="21"/>
            <w:szCs w:val="21"/>
          </w:rPr>
          <w:delText>其他植物根据植物特性及时进行修剪。</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50" w:author="微软用户" w:date="2018-06-19T22:11:00Z"/>
          <w:rFonts w:ascii="Arial" w:eastAsia="仿宋_GB2312" w:hAnsi="Arial" w:cs="Arial"/>
          <w:sz w:val="21"/>
          <w:szCs w:val="21"/>
        </w:rPr>
        <w:pPrChange w:id="1051" w:author="微软用户" w:date="2018-06-19T22:11:00Z">
          <w:pPr>
            <w:pStyle w:val="ac"/>
            <w:numPr>
              <w:ilvl w:val="1"/>
              <w:numId w:val="26"/>
            </w:numPr>
            <w:tabs>
              <w:tab w:val="left" w:pos="426"/>
            </w:tabs>
            <w:spacing w:before="0" w:beforeAutospacing="0" w:after="0" w:afterAutospacing="0" w:line="480" w:lineRule="exact"/>
            <w:ind w:left="426" w:hanging="426"/>
          </w:pPr>
        </w:pPrChange>
      </w:pPr>
      <w:del w:id="1052" w:author="微软用户" w:date="2018-06-19T22:11:00Z">
        <w:r w:rsidDel="001B7BCE">
          <w:rPr>
            <w:rFonts w:ascii="Arial" w:eastAsia="仿宋_GB2312" w:hAnsi="Arial" w:cs="Arial" w:hint="eastAsia"/>
            <w:sz w:val="21"/>
            <w:szCs w:val="21"/>
          </w:rPr>
          <w:delText>园区内使用机械修剪需避开上下班高峰期，方可进行作业</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53" w:author="微软用户" w:date="2018-06-19T22:11:00Z"/>
          <w:rFonts w:ascii="Arial" w:eastAsia="仿宋_GB2312" w:hAnsi="Arial" w:cs="Arial"/>
          <w:szCs w:val="21"/>
        </w:rPr>
        <w:pPrChange w:id="1054" w:author="微软用户" w:date="2018-06-19T22:11:00Z">
          <w:pPr>
            <w:widowControl/>
            <w:spacing w:beforeLines="50" w:before="156" w:afterLines="50" w:after="156" w:line="480" w:lineRule="exact"/>
            <w:ind w:left="420" w:hangingChars="200" w:hanging="420"/>
            <w:jc w:val="left"/>
          </w:pPr>
        </w:pPrChange>
      </w:pPr>
      <w:del w:id="1055" w:author="微软用户" w:date="2018-06-19T22:11:00Z">
        <w:r w:rsidDel="001B7BCE">
          <w:rPr>
            <w:rFonts w:ascii="Arial" w:eastAsia="仿宋_GB2312" w:hAnsi="Arial" w:cs="Arial"/>
            <w:szCs w:val="21"/>
          </w:rPr>
          <w:delText>（五）死伤植物处理</w:delText>
        </w:r>
        <w:r w:rsidDel="001B7BCE">
          <w:rPr>
            <w:rFonts w:ascii="Arial" w:eastAsia="仿宋_GB2312" w:hAnsi="Arial" w:cs="Arial"/>
            <w:szCs w:val="21"/>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56" w:author="微软用户" w:date="2018-06-19T22:11:00Z"/>
          <w:rFonts w:ascii="Arial" w:eastAsia="仿宋_GB2312" w:hAnsi="Arial" w:cs="Arial"/>
          <w:szCs w:val="21"/>
        </w:rPr>
        <w:pPrChange w:id="1057" w:author="微软用户" w:date="2018-06-19T22:11:00Z">
          <w:pPr>
            <w:widowControl/>
            <w:numPr>
              <w:ilvl w:val="1"/>
              <w:numId w:val="27"/>
            </w:numPr>
            <w:tabs>
              <w:tab w:val="left" w:pos="426"/>
            </w:tabs>
            <w:spacing w:line="480" w:lineRule="exact"/>
            <w:ind w:left="426" w:hanging="426"/>
            <w:jc w:val="left"/>
          </w:pPr>
        </w:pPrChange>
      </w:pPr>
      <w:del w:id="1058" w:author="微软用户" w:date="2018-06-19T22:11:00Z">
        <w:r w:rsidDel="001B7BCE">
          <w:rPr>
            <w:rFonts w:ascii="Arial" w:eastAsia="仿宋_GB2312" w:hAnsi="Arial" w:cs="Arial"/>
            <w:szCs w:val="21"/>
          </w:rPr>
          <w:delText>对绿篱、花坛中枯死的棵株要及时挖除，对因人为跨越踩踏、车辆碾轧、施工等多种原因造成的倒伏，要及时进行梳理扶正，对损毁严重的也要挖除，对挖下的死株和折断的枝叶要及时清理干净，倒进附近垃圾箱内或指定地点。</w:delText>
        </w:r>
        <w:r w:rsidDel="001B7BCE">
          <w:rPr>
            <w:rFonts w:ascii="Arial" w:eastAsia="仿宋_GB2312" w:hAnsi="Arial" w:cs="Arial"/>
            <w:szCs w:val="21"/>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59" w:author="微软用户" w:date="2018-06-19T22:11:00Z"/>
          <w:rFonts w:ascii="Arial" w:eastAsia="仿宋_GB2312" w:hAnsi="Arial" w:cs="Arial"/>
          <w:szCs w:val="21"/>
        </w:rPr>
        <w:pPrChange w:id="1060" w:author="微软用户" w:date="2018-06-19T22:11:00Z">
          <w:pPr>
            <w:widowControl/>
            <w:numPr>
              <w:ilvl w:val="1"/>
              <w:numId w:val="27"/>
            </w:numPr>
            <w:tabs>
              <w:tab w:val="left" w:pos="426"/>
            </w:tabs>
            <w:spacing w:line="480" w:lineRule="exact"/>
            <w:ind w:left="426" w:hanging="426"/>
            <w:jc w:val="left"/>
          </w:pPr>
        </w:pPrChange>
      </w:pPr>
      <w:del w:id="1061" w:author="微软用户" w:date="2018-06-19T22:11:00Z">
        <w:r w:rsidDel="001B7BCE">
          <w:rPr>
            <w:rFonts w:ascii="Arial" w:eastAsia="仿宋_GB2312" w:hAnsi="Arial" w:cs="Arial"/>
            <w:szCs w:val="21"/>
          </w:rPr>
          <w:delText>对多种树木树干上和树下冒出的杂乱丛生的枝条，对因遇风、病虫害和人为造成的枝叶枯死、折断和低垂倒生影响道路行车、行人的枝条，要及时进行剪除清理，对整株枯死的要及时挖掉，挖下的枯树和剪除清理下的枝叶以及绿篱、花坛中的残枝落叶要及时运出地块，倒进附近垃圾箱或指定地点。</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62" w:author="微软用户" w:date="2018-06-19T22:11:00Z"/>
          <w:rFonts w:ascii="Arial" w:eastAsia="仿宋_GB2312" w:hAnsi="Arial" w:cs="Arial"/>
          <w:szCs w:val="21"/>
        </w:rPr>
        <w:pPrChange w:id="1063" w:author="微软用户" w:date="2018-06-19T22:11:00Z">
          <w:pPr>
            <w:widowControl/>
            <w:numPr>
              <w:ilvl w:val="1"/>
              <w:numId w:val="27"/>
            </w:numPr>
            <w:tabs>
              <w:tab w:val="left" w:pos="426"/>
            </w:tabs>
            <w:spacing w:line="480" w:lineRule="exact"/>
            <w:ind w:left="426" w:hanging="426"/>
            <w:jc w:val="left"/>
          </w:pPr>
        </w:pPrChange>
      </w:pPr>
      <w:del w:id="1064" w:author="微软用户" w:date="2018-06-19T22:11:00Z">
        <w:r w:rsidDel="001B7BCE">
          <w:rPr>
            <w:rFonts w:ascii="Arial" w:eastAsia="仿宋_GB2312" w:hAnsi="Arial" w:cs="Arial"/>
            <w:szCs w:val="21"/>
          </w:rPr>
          <w:delText>对挖掉的枯树需要种补栽的要进行补栽，不补栽的要及时将树坑填平，将散落在树坑周围的土块清理干净，并采用水灌法将填土压实整平。</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65" w:author="微软用户" w:date="2018-06-19T22:11:00Z"/>
          <w:rFonts w:ascii="Arial" w:eastAsia="仿宋_GB2312" w:hAnsi="Arial" w:cs="Arial"/>
          <w:szCs w:val="21"/>
        </w:rPr>
        <w:pPrChange w:id="1066" w:author="微软用户" w:date="2018-06-19T22:11:00Z">
          <w:pPr>
            <w:widowControl/>
            <w:numPr>
              <w:ilvl w:val="1"/>
              <w:numId w:val="27"/>
            </w:numPr>
            <w:tabs>
              <w:tab w:val="left" w:pos="426"/>
            </w:tabs>
            <w:spacing w:line="480" w:lineRule="exact"/>
            <w:ind w:left="426" w:hanging="426"/>
            <w:jc w:val="left"/>
          </w:pPr>
        </w:pPrChange>
      </w:pPr>
      <w:del w:id="1067" w:author="微软用户" w:date="2018-06-19T22:11:00Z">
        <w:r w:rsidDel="001B7BCE">
          <w:rPr>
            <w:rFonts w:ascii="Arial" w:eastAsia="仿宋_GB2312" w:hAnsi="Arial" w:cs="Arial"/>
            <w:szCs w:val="21"/>
          </w:rPr>
          <w:delText>对多地块草坪因人为踩踏，施工动土，病虫害等多种原因造成的枯死斑秃，视面积大小及时进行补栽、补种。无论栽、种都要先将土翻松整平，对施工回填的土方，亦要先灌水压实整平后方可栽种。</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68" w:author="微软用户" w:date="2018-06-19T22:11:00Z"/>
          <w:rFonts w:ascii="Arial" w:eastAsia="仿宋_GB2312" w:hAnsi="Arial" w:cs="Arial"/>
          <w:szCs w:val="21"/>
        </w:rPr>
        <w:pPrChange w:id="1069" w:author="微软用户" w:date="2018-06-19T22:11:00Z">
          <w:pPr>
            <w:widowControl/>
            <w:numPr>
              <w:ilvl w:val="1"/>
              <w:numId w:val="27"/>
            </w:numPr>
            <w:tabs>
              <w:tab w:val="left" w:pos="426"/>
            </w:tabs>
            <w:spacing w:line="480" w:lineRule="exact"/>
            <w:ind w:left="426" w:hanging="426"/>
            <w:jc w:val="left"/>
          </w:pPr>
        </w:pPrChange>
      </w:pPr>
      <w:del w:id="1070" w:author="微软用户" w:date="2018-06-19T22:11:00Z">
        <w:r w:rsidDel="001B7BCE">
          <w:rPr>
            <w:rFonts w:ascii="Arial" w:eastAsia="仿宋_GB2312" w:hAnsi="Arial" w:cs="Arial"/>
            <w:szCs w:val="21"/>
          </w:rPr>
          <w:delText>在日常巡视保养过程中发现有施工队在施工过程中对园区任何植被造成损坏的要及时上报。</w:delText>
        </w:r>
        <w:r w:rsidDel="001B7BCE">
          <w:rPr>
            <w:rFonts w:ascii="Arial" w:eastAsia="仿宋_GB2312" w:hAnsi="Arial" w:cs="Arial"/>
            <w:szCs w:val="21"/>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71" w:author="微软用户" w:date="2018-06-19T22:11:00Z"/>
          <w:rFonts w:ascii="Arial" w:eastAsia="仿宋_GB2312" w:hAnsi="Arial" w:cs="Arial"/>
          <w:szCs w:val="21"/>
        </w:rPr>
        <w:pPrChange w:id="1072" w:author="微软用户" w:date="2018-06-19T22:11:00Z">
          <w:pPr>
            <w:widowControl/>
            <w:spacing w:beforeLines="50" w:before="156" w:afterLines="50" w:after="156" w:line="480" w:lineRule="exact"/>
            <w:ind w:left="420" w:hangingChars="200" w:hanging="420"/>
            <w:jc w:val="left"/>
          </w:pPr>
        </w:pPrChange>
      </w:pPr>
      <w:del w:id="1073" w:author="微软用户" w:date="2018-06-19T22:11:00Z">
        <w:r w:rsidDel="001B7BCE">
          <w:rPr>
            <w:rFonts w:ascii="Arial" w:eastAsia="仿宋_GB2312" w:hAnsi="Arial" w:cs="Arial"/>
            <w:szCs w:val="21"/>
          </w:rPr>
          <w:delText>（六）补栽、补种</w:delText>
        </w:r>
        <w:r w:rsidDel="001B7BCE">
          <w:rPr>
            <w:rFonts w:ascii="Arial" w:eastAsia="仿宋_GB2312" w:hAnsi="Arial" w:cs="Arial"/>
            <w:szCs w:val="21"/>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74" w:author="微软用户" w:date="2018-06-19T22:11:00Z"/>
          <w:rFonts w:ascii="Arial" w:eastAsia="仿宋_GB2312" w:hAnsi="Arial" w:cs="Arial"/>
          <w:szCs w:val="21"/>
        </w:rPr>
        <w:pPrChange w:id="1075" w:author="微软用户" w:date="2018-06-19T22:11:00Z">
          <w:pPr>
            <w:widowControl/>
            <w:numPr>
              <w:numId w:val="28"/>
            </w:numPr>
            <w:tabs>
              <w:tab w:val="left" w:pos="426"/>
            </w:tabs>
            <w:spacing w:line="480" w:lineRule="exact"/>
            <w:ind w:left="426" w:hanging="426"/>
            <w:jc w:val="left"/>
          </w:pPr>
        </w:pPrChange>
      </w:pPr>
      <w:del w:id="1076" w:author="微软用户" w:date="2018-06-19T22:11:00Z">
        <w:r w:rsidDel="001B7BCE">
          <w:rPr>
            <w:rFonts w:ascii="Arial" w:eastAsia="仿宋_GB2312" w:hAnsi="Arial" w:cs="Arial"/>
            <w:szCs w:val="21"/>
          </w:rPr>
          <w:delText>对死伤绿篱、花坛缺口进行补栽修复时，新种的苗木要重点养护，以保证成活，对补栽时散落在草坪、道路上的土块要及时清理打扫干净。</w:delText>
        </w:r>
        <w:r w:rsidDel="001B7BCE">
          <w:rPr>
            <w:rFonts w:ascii="Arial" w:eastAsia="仿宋_GB2312" w:hAnsi="Arial" w:cs="Arial"/>
            <w:szCs w:val="21"/>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77" w:author="微软用户" w:date="2018-06-19T22:11:00Z"/>
          <w:rFonts w:ascii="Arial" w:eastAsia="仿宋_GB2312" w:hAnsi="Arial" w:cs="Arial"/>
          <w:szCs w:val="21"/>
        </w:rPr>
        <w:pPrChange w:id="1078" w:author="微软用户" w:date="2018-06-19T22:11:00Z">
          <w:pPr>
            <w:widowControl/>
            <w:numPr>
              <w:numId w:val="28"/>
            </w:numPr>
            <w:tabs>
              <w:tab w:val="left" w:pos="426"/>
            </w:tabs>
            <w:spacing w:line="480" w:lineRule="exact"/>
            <w:ind w:left="426" w:hanging="426"/>
            <w:jc w:val="left"/>
          </w:pPr>
        </w:pPrChange>
      </w:pPr>
      <w:del w:id="1079" w:author="微软用户" w:date="2018-06-19T22:11:00Z">
        <w:r w:rsidDel="001B7BCE">
          <w:rPr>
            <w:rFonts w:ascii="Arial" w:eastAsia="仿宋_GB2312" w:hAnsi="Arial" w:cs="Arial"/>
            <w:szCs w:val="21"/>
          </w:rPr>
          <w:delText>栽草时要分簇、疏密得当，埋好压实，种草时要用细沙拌籽，撒播均匀，下籽后再用钉耙重新整耙一遍或撒薄沙一层压籽，然后用脚踩实。对补栽的新草要重点养护，保证成活，对补种的地块要采用喷淋浇水，保持土地湿润，保证出苗齐整。</w:delText>
        </w:r>
        <w:r w:rsidDel="001B7BCE">
          <w:rPr>
            <w:rFonts w:ascii="Arial" w:eastAsia="仿宋_GB2312" w:hAnsi="Arial" w:cs="Arial"/>
            <w:szCs w:val="21"/>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80" w:author="微软用户" w:date="2018-06-19T22:11:00Z"/>
          <w:rFonts w:ascii="Arial" w:eastAsia="仿宋_GB2312" w:hAnsi="Arial" w:cs="Arial"/>
          <w:szCs w:val="21"/>
        </w:rPr>
        <w:pPrChange w:id="1081" w:author="微软用户" w:date="2018-06-19T22:11:00Z">
          <w:pPr>
            <w:widowControl/>
            <w:numPr>
              <w:numId w:val="28"/>
            </w:numPr>
            <w:tabs>
              <w:tab w:val="left" w:pos="426"/>
            </w:tabs>
            <w:spacing w:line="480" w:lineRule="exact"/>
            <w:ind w:left="426" w:hanging="426"/>
            <w:jc w:val="left"/>
          </w:pPr>
        </w:pPrChange>
      </w:pPr>
      <w:del w:id="1082" w:author="微软用户" w:date="2018-06-19T22:11:00Z">
        <w:r w:rsidDel="001B7BCE">
          <w:rPr>
            <w:rFonts w:ascii="Arial" w:eastAsia="仿宋_GB2312" w:hAnsi="Arial" w:cs="Arial"/>
            <w:szCs w:val="21"/>
          </w:rPr>
          <w:delText>对补栽的树木或植物要重点养护，保证成活。对多地块树木移植后留下的树坑或出现的坑洞，亦照此法处理。</w:delText>
        </w:r>
        <w:r w:rsidDel="001B7BCE">
          <w:rPr>
            <w:rFonts w:ascii="Arial" w:eastAsia="仿宋_GB2312" w:hAnsi="Arial" w:cs="Arial"/>
            <w:szCs w:val="21"/>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83" w:author="微软用户" w:date="2018-06-19T22:11:00Z"/>
          <w:rFonts w:ascii="Arial" w:eastAsia="仿宋_GB2312" w:hAnsi="Arial" w:cs="Arial"/>
          <w:szCs w:val="21"/>
        </w:rPr>
        <w:pPrChange w:id="1084" w:author="微软用户" w:date="2018-06-19T22:11:00Z">
          <w:pPr>
            <w:widowControl/>
            <w:spacing w:beforeLines="50" w:before="156" w:afterLines="50" w:after="156" w:line="480" w:lineRule="exact"/>
            <w:ind w:left="420" w:hangingChars="200" w:hanging="420"/>
            <w:jc w:val="left"/>
          </w:pPr>
        </w:pPrChange>
      </w:pPr>
      <w:del w:id="1085" w:author="微软用户" w:date="2018-06-19T22:11:00Z">
        <w:r w:rsidDel="001B7BCE">
          <w:rPr>
            <w:rFonts w:ascii="Arial" w:eastAsia="仿宋_GB2312" w:hAnsi="Arial" w:cs="Arial"/>
            <w:szCs w:val="21"/>
          </w:rPr>
          <w:delText>（七）除草</w:delText>
        </w:r>
        <w:r w:rsidDel="001B7BCE">
          <w:rPr>
            <w:rFonts w:ascii="Arial" w:eastAsia="仿宋_GB2312" w:hAnsi="Arial" w:cs="Arial"/>
            <w:szCs w:val="21"/>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86" w:author="微软用户" w:date="2018-06-19T22:11:00Z"/>
          <w:rFonts w:ascii="Arial" w:eastAsia="仿宋_GB2312" w:hAnsi="Arial" w:cs="Arial"/>
          <w:szCs w:val="21"/>
        </w:rPr>
        <w:pPrChange w:id="1087" w:author="微软用户" w:date="2018-06-19T22:11:00Z">
          <w:pPr>
            <w:widowControl/>
            <w:spacing w:line="480" w:lineRule="exact"/>
            <w:ind w:leftChars="200" w:left="420" w:firstLineChars="2" w:firstLine="4"/>
            <w:jc w:val="left"/>
          </w:pPr>
        </w:pPrChange>
      </w:pPr>
      <w:del w:id="1088" w:author="微软用户" w:date="2018-06-19T22:11:00Z">
        <w:r w:rsidDel="001B7BCE">
          <w:rPr>
            <w:rFonts w:ascii="Arial" w:eastAsia="仿宋_GB2312" w:hAnsi="Arial" w:cs="Arial"/>
            <w:szCs w:val="21"/>
          </w:rPr>
          <w:delText>及时清除草坪、花坛中和绿篱、树木下的多种杂草，做到无明显杂草生长。除草时，将拔、锄下的杂草随手清理干净，装入随身携带的容器内，倒到附近垃圾箱内或指定地点，不得在地块内堆积存放。</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89" w:author="微软用户" w:date="2018-06-19T22:11:00Z"/>
          <w:rFonts w:ascii="Arial" w:eastAsia="仿宋_GB2312" w:hAnsi="Arial" w:cs="Arial"/>
          <w:b/>
        </w:rPr>
        <w:pPrChange w:id="1090" w:author="微软用户" w:date="2018-06-19T22:11:00Z">
          <w:pPr>
            <w:spacing w:line="480" w:lineRule="exact"/>
          </w:pPr>
        </w:pPrChange>
      </w:pPr>
      <w:del w:id="1091" w:author="微软用户" w:date="2018-06-19T22:11:00Z">
        <w:r w:rsidDel="001B7BCE">
          <w:rPr>
            <w:rFonts w:ascii="Arial" w:eastAsia="仿宋_GB2312" w:hAnsi="Arial" w:cs="Arial"/>
            <w:color w:val="000000"/>
            <w:szCs w:val="21"/>
          </w:rPr>
          <w:br w:type="page"/>
        </w:r>
        <w:r w:rsidDel="001B7BCE">
          <w:rPr>
            <w:rFonts w:ascii="Arial" w:eastAsia="仿宋_GB2312" w:hAnsi="Arial" w:cs="Arial"/>
            <w:b/>
          </w:rPr>
          <w:delText>附件</w:delText>
        </w:r>
        <w:r w:rsidDel="001B7BCE">
          <w:rPr>
            <w:rFonts w:ascii="Arial" w:eastAsia="仿宋_GB2312" w:hAnsi="Arial" w:cs="Arial" w:hint="eastAsia"/>
            <w:b/>
          </w:rPr>
          <w:delText>8</w:delText>
        </w:r>
        <w:r w:rsidDel="001B7BCE">
          <w:rPr>
            <w:rFonts w:ascii="Arial" w:eastAsia="仿宋_GB2312" w:hAnsi="Arial" w:cs="Arial"/>
            <w:b/>
          </w:rPr>
          <w:delText>：</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92" w:author="微软用户" w:date="2018-06-19T22:11:00Z"/>
          <w:rFonts w:ascii="Arial" w:eastAsia="仿宋_GB2312" w:hAnsi="Arial" w:cs="Arial"/>
          <w:b/>
          <w:sz w:val="30"/>
          <w:szCs w:val="30"/>
        </w:rPr>
        <w:pPrChange w:id="1093" w:author="微软用户" w:date="2018-06-19T22:11:00Z">
          <w:pPr>
            <w:spacing w:line="480" w:lineRule="exact"/>
            <w:jc w:val="center"/>
          </w:pPr>
        </w:pPrChange>
      </w:pPr>
      <w:del w:id="1094" w:author="微软用户" w:date="2018-06-19T22:11:00Z">
        <w:r w:rsidDel="001B7BCE">
          <w:rPr>
            <w:rFonts w:ascii="Arial" w:eastAsia="仿宋_GB2312" w:hAnsi="Arial" w:cs="Arial"/>
            <w:b/>
            <w:sz w:val="30"/>
            <w:szCs w:val="30"/>
          </w:rPr>
          <w:delText>安全责任书</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95" w:author="微软用户" w:date="2018-06-19T22:11:00Z"/>
          <w:rFonts w:ascii="Arial" w:eastAsia="仿宋_GB2312" w:hAnsi="Arial" w:cs="Arial"/>
        </w:rPr>
        <w:pPrChange w:id="1096" w:author="微软用户" w:date="2018-06-19T22:11:00Z">
          <w:pPr>
            <w:spacing w:line="480" w:lineRule="exact"/>
            <w:jc w:val="center"/>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097" w:author="微软用户" w:date="2018-06-19T22:11:00Z"/>
          <w:rFonts w:ascii="Arial" w:eastAsia="仿宋_GB2312" w:hAnsi="Arial" w:cs="Arial"/>
        </w:rPr>
        <w:pPrChange w:id="1098" w:author="微软用户" w:date="2018-06-19T22:11:00Z">
          <w:pPr>
            <w:numPr>
              <w:numId w:val="29"/>
            </w:numPr>
            <w:tabs>
              <w:tab w:val="num" w:pos="420"/>
            </w:tabs>
            <w:spacing w:line="480" w:lineRule="exact"/>
            <w:ind w:left="567" w:hanging="567"/>
          </w:pPr>
        </w:pPrChange>
      </w:pPr>
      <w:del w:id="1099" w:author="微软用户" w:date="2018-06-19T22:11:00Z">
        <w:r w:rsidDel="001B7BCE">
          <w:rPr>
            <w:rFonts w:ascii="Arial" w:eastAsia="仿宋_GB2312" w:hAnsi="Arial" w:cs="Arial"/>
          </w:rPr>
          <w:delText>本公司所有派遣至</w:delText>
        </w:r>
        <w:r w:rsidDel="001B7BCE">
          <w:rPr>
            <w:rFonts w:ascii="Arial" w:eastAsia="仿宋_GB2312" w:hAnsi="Arial" w:cs="Arial"/>
            <w:u w:val="single"/>
          </w:rPr>
          <w:delText xml:space="preserve"> </w:delText>
        </w:r>
        <w:r w:rsidDel="001B7BCE">
          <w:rPr>
            <w:rFonts w:ascii="Arial" w:eastAsia="仿宋_GB2312" w:hAnsi="Arial" w:cs="Arial" w:hint="eastAsia"/>
            <w:u w:val="single"/>
          </w:rPr>
          <w:delText>汉威国际广场</w:delText>
        </w:r>
        <w:r w:rsidDel="001B7BCE">
          <w:rPr>
            <w:rFonts w:ascii="Arial" w:eastAsia="仿宋_GB2312" w:hAnsi="Arial" w:cs="Arial" w:hint="eastAsia"/>
            <w:u w:val="single"/>
          </w:rPr>
          <w:delText>**</w:delText>
        </w:r>
        <w:r w:rsidDel="001B7BCE">
          <w:rPr>
            <w:rFonts w:ascii="Arial" w:eastAsia="仿宋_GB2312" w:hAnsi="Arial" w:cs="Arial" w:hint="eastAsia"/>
            <w:u w:val="single"/>
          </w:rPr>
          <w:delText>区</w:delText>
        </w:r>
        <w:r w:rsidDel="001B7BCE">
          <w:rPr>
            <w:rFonts w:ascii="Arial" w:eastAsia="仿宋_GB2312" w:hAnsi="Arial" w:cs="Arial"/>
          </w:rPr>
          <w:delText>项目从事</w:delText>
        </w:r>
        <w:r w:rsidDel="001B7BCE">
          <w:rPr>
            <w:rFonts w:ascii="Arial" w:eastAsia="仿宋_GB2312" w:hAnsi="Arial" w:cs="Arial" w:hint="eastAsia"/>
          </w:rPr>
          <w:delText xml:space="preserve"> </w:delText>
        </w:r>
        <w:r w:rsidDel="001B7BCE">
          <w:rPr>
            <w:rFonts w:ascii="Arial" w:eastAsia="仿宋_GB2312" w:hAnsi="Arial" w:cs="Arial"/>
            <w:u w:val="single"/>
          </w:rPr>
          <w:delText xml:space="preserve"> </w:delText>
        </w:r>
        <w:r w:rsidDel="001B7BCE">
          <w:rPr>
            <w:rFonts w:ascii="Arial" w:eastAsia="仿宋_GB2312" w:hAnsi="Arial" w:cs="Arial" w:hint="eastAsia"/>
            <w:u w:val="single"/>
          </w:rPr>
          <w:delText>绿化养护</w:delText>
        </w:r>
        <w:r w:rsidDel="001B7BCE">
          <w:rPr>
            <w:rFonts w:ascii="Arial" w:eastAsia="仿宋_GB2312" w:hAnsi="Arial" w:cs="Arial"/>
            <w:u w:val="single"/>
          </w:rPr>
          <w:delText xml:space="preserve">  </w:delText>
        </w:r>
        <w:r w:rsidDel="001B7BCE">
          <w:rPr>
            <w:rFonts w:ascii="Arial" w:eastAsia="仿宋_GB2312" w:hAnsi="Arial" w:cs="Arial"/>
          </w:rPr>
          <w:delText>工作的员工（以下简称外派员工），事先均已经过本公司必要的安全教育培训和考核，合格后方予以派遣；</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00" w:author="微软用户" w:date="2018-06-19T22:11:00Z"/>
          <w:rFonts w:ascii="Arial" w:eastAsia="仿宋_GB2312" w:hAnsi="Arial" w:cs="Arial"/>
        </w:rPr>
        <w:pPrChange w:id="1101" w:author="微软用户" w:date="2018-06-19T22:11:00Z">
          <w:pPr>
            <w:numPr>
              <w:numId w:val="29"/>
            </w:numPr>
            <w:tabs>
              <w:tab w:val="num" w:pos="420"/>
            </w:tabs>
            <w:spacing w:line="480" w:lineRule="exact"/>
            <w:ind w:left="567" w:hanging="567"/>
          </w:pPr>
        </w:pPrChange>
      </w:pPr>
      <w:del w:id="1102" w:author="微软用户" w:date="2018-06-19T22:11:00Z">
        <w:r w:rsidDel="001B7BCE">
          <w:rPr>
            <w:rFonts w:ascii="Arial" w:eastAsia="仿宋_GB2312" w:hAnsi="Arial" w:cs="Arial"/>
          </w:rPr>
          <w:delText>本公司安全教育培训内容包括且不限于：行业安全操作规程、器械安全使用规定、服务（工作）场所安全注意事项、员工自我保护安全防范知识和安全生产禁止事项等；</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03" w:author="微软用户" w:date="2018-06-19T22:11:00Z"/>
          <w:rFonts w:ascii="Arial" w:eastAsia="仿宋_GB2312" w:hAnsi="Arial" w:cs="Arial"/>
        </w:rPr>
        <w:pPrChange w:id="1104" w:author="微软用户" w:date="2018-06-19T22:11:00Z">
          <w:pPr>
            <w:numPr>
              <w:numId w:val="29"/>
            </w:numPr>
            <w:tabs>
              <w:tab w:val="num" w:pos="420"/>
            </w:tabs>
            <w:spacing w:line="480" w:lineRule="exact"/>
            <w:ind w:left="567" w:hanging="567"/>
          </w:pPr>
        </w:pPrChange>
      </w:pPr>
      <w:del w:id="1105" w:author="微软用户" w:date="2018-06-19T22:11:00Z">
        <w:r w:rsidDel="001B7BCE">
          <w:rPr>
            <w:rFonts w:ascii="Arial" w:eastAsia="仿宋_GB2312" w:hAnsi="Arial" w:cs="Arial"/>
          </w:rPr>
          <w:delText>本公司负责为外派员工提供必要的劳动保护和安全防护用品，负责日常安全工作检查、督促和落实，按照合同双方确定的工作计划执行；</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06" w:author="微软用户" w:date="2018-06-19T22:11:00Z"/>
          <w:rFonts w:ascii="Arial" w:eastAsia="仿宋_GB2312" w:hAnsi="Arial" w:cs="Arial"/>
        </w:rPr>
        <w:pPrChange w:id="1107" w:author="微软用户" w:date="2018-06-19T22:11:00Z">
          <w:pPr>
            <w:numPr>
              <w:numId w:val="29"/>
            </w:numPr>
            <w:tabs>
              <w:tab w:val="num" w:pos="420"/>
            </w:tabs>
            <w:spacing w:line="480" w:lineRule="exact"/>
            <w:ind w:left="567" w:hanging="567"/>
          </w:pPr>
        </w:pPrChange>
      </w:pPr>
      <w:del w:id="1108" w:author="微软用户" w:date="2018-06-19T22:11:00Z">
        <w:r w:rsidDel="001B7BCE">
          <w:rPr>
            <w:rFonts w:ascii="Arial" w:eastAsia="仿宋_GB2312" w:hAnsi="Arial" w:cs="Arial"/>
          </w:rPr>
          <w:delText>本公司对外派员工本人发生的安全事故、外派员工造成第三方人身、财物损失负责，无论是正常工作还是其个人擅自行为，均与甲方无关。</w:delText>
        </w:r>
        <w:r w:rsidDel="001B7BCE">
          <w:rPr>
            <w:rFonts w:ascii="Arial" w:eastAsia="仿宋_GB2312" w:hAnsi="Arial" w:cs="Arial"/>
            <w:color w:val="000000"/>
          </w:rPr>
          <w:delText>如果因此给</w:delText>
        </w:r>
        <w:r w:rsidDel="001B7BCE">
          <w:rPr>
            <w:rFonts w:ascii="Arial" w:eastAsia="仿宋_GB2312" w:hAnsi="Arial" w:cs="Arial" w:hint="eastAsia"/>
            <w:color w:val="000000"/>
          </w:rPr>
          <w:delText>甲方</w:delText>
        </w:r>
        <w:r w:rsidDel="001B7BCE">
          <w:rPr>
            <w:rFonts w:ascii="Arial" w:eastAsia="仿宋_GB2312" w:hAnsi="Arial" w:cs="Arial"/>
            <w:color w:val="000000"/>
          </w:rPr>
          <w:delText>造成损失的，</w:delText>
        </w:r>
        <w:r w:rsidDel="001B7BCE">
          <w:rPr>
            <w:rFonts w:ascii="Arial" w:eastAsia="仿宋_GB2312" w:hAnsi="Arial" w:cs="Arial" w:hint="eastAsia"/>
            <w:color w:val="000000"/>
          </w:rPr>
          <w:delText>乙方</w:delText>
        </w:r>
        <w:r w:rsidDel="001B7BCE">
          <w:rPr>
            <w:rFonts w:ascii="Arial" w:eastAsia="仿宋_GB2312" w:hAnsi="Arial" w:cs="Arial"/>
            <w:color w:val="000000"/>
          </w:rPr>
          <w:delText>应全部赔偿</w:delText>
        </w:r>
        <w:r w:rsidDel="001B7BCE">
          <w:rPr>
            <w:rFonts w:ascii="Arial" w:eastAsia="仿宋_GB2312" w:hAnsi="Arial" w:cs="Arial" w:hint="eastAsia"/>
            <w:color w:val="000000"/>
          </w:rPr>
          <w:delText>甲方</w:delText>
        </w:r>
        <w:r w:rsidDel="001B7BCE">
          <w:rPr>
            <w:rFonts w:ascii="Arial" w:eastAsia="仿宋_GB2312" w:hAnsi="Arial" w:cs="Arial"/>
            <w:color w:val="000000"/>
          </w:rPr>
          <w:delText>的损失（包括但不限于：直接损失、间接损失和追索损失所支付的律师服务费用等）</w:delText>
        </w:r>
        <w:r w:rsidDel="001B7BCE">
          <w:rPr>
            <w:rFonts w:ascii="Arial" w:eastAsia="仿宋_GB2312" w:hAnsi="Arial" w:cs="Arial" w:hint="eastAsia"/>
            <w:color w:val="000000"/>
          </w:rPr>
          <w:delText>。</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09" w:author="微软用户" w:date="2018-06-19T22:11:00Z"/>
          <w:rFonts w:ascii="Arial" w:eastAsia="仿宋_GB2312" w:hAnsi="Arial" w:cs="Arial"/>
        </w:rPr>
        <w:pPrChange w:id="1110" w:author="微软用户" w:date="2018-06-19T22:11:00Z">
          <w:pPr>
            <w:numPr>
              <w:numId w:val="29"/>
            </w:numPr>
            <w:tabs>
              <w:tab w:val="num" w:pos="420"/>
            </w:tabs>
            <w:spacing w:line="480" w:lineRule="exact"/>
            <w:ind w:left="567" w:hanging="567"/>
            <w:jc w:val="left"/>
          </w:pPr>
        </w:pPrChange>
      </w:pPr>
      <w:del w:id="1111" w:author="微软用户" w:date="2018-06-19T22:11:00Z">
        <w:r w:rsidDel="001B7BCE">
          <w:rPr>
            <w:rFonts w:ascii="Arial" w:eastAsia="仿宋_GB2312" w:hAnsi="Arial" w:cs="Arial"/>
          </w:rPr>
          <w:delText>本文件作为本公司与北京</w:delText>
        </w:r>
        <w:r w:rsidDel="001B7BCE">
          <w:rPr>
            <w:rFonts w:ascii="楷体_GB2312" w:eastAsia="楷体_GB2312" w:hAnsi="楷体_GB2312" w:cs="楷体_GB2312" w:hint="eastAsia"/>
          </w:rPr>
          <w:delText>世纪星空影业投资有限公司丰台分公司</w:delText>
        </w:r>
        <w:r w:rsidDel="001B7BCE">
          <w:rPr>
            <w:rFonts w:ascii="Arial" w:eastAsia="仿宋_GB2312" w:hAnsi="Arial" w:cs="Arial"/>
          </w:rPr>
          <w:delText>签订的</w:delText>
        </w:r>
        <w:r w:rsidDel="001B7BCE">
          <w:rPr>
            <w:rFonts w:ascii="Arial" w:eastAsia="仿宋_GB2312" w:hAnsi="Arial" w:cs="Arial"/>
            <w:u w:val="single"/>
          </w:rPr>
          <w:delText xml:space="preserve"> </w:delText>
        </w:r>
        <w:r w:rsidDel="001B7BCE">
          <w:rPr>
            <w:rFonts w:ascii="Arial" w:eastAsia="仿宋_GB2312" w:hAnsi="Arial" w:cs="Arial" w:hint="eastAsia"/>
            <w:u w:val="single"/>
          </w:rPr>
          <w:delText>绿化养护合同</w:delText>
        </w:r>
        <w:r w:rsidDel="001B7BCE">
          <w:rPr>
            <w:rFonts w:ascii="Arial" w:eastAsia="仿宋_GB2312" w:hAnsi="Arial" w:cs="Arial"/>
            <w:u w:val="single"/>
          </w:rPr>
          <w:delText xml:space="preserve">                            </w:delText>
        </w:r>
        <w:r w:rsidDel="001B7BCE">
          <w:rPr>
            <w:rFonts w:ascii="Arial" w:eastAsia="仿宋_GB2312" w:hAnsi="Arial" w:cs="Arial"/>
          </w:rPr>
          <w:delText>之合同附件，与合同具有同等效力。</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12" w:author="微软用户" w:date="2018-06-19T22:11:00Z"/>
          <w:rFonts w:ascii="Arial" w:eastAsia="仿宋_GB2312" w:hAnsi="Arial" w:cs="Arial"/>
        </w:rPr>
        <w:pPrChange w:id="1113"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14" w:author="微软用户" w:date="2018-06-19T22:11:00Z"/>
          <w:rFonts w:ascii="Arial" w:eastAsia="仿宋_GB2312" w:hAnsi="Arial" w:cs="Arial"/>
        </w:rPr>
        <w:pPrChange w:id="1115"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16" w:author="微软用户" w:date="2018-06-19T22:11:00Z"/>
          <w:rFonts w:ascii="Arial" w:eastAsia="仿宋_GB2312" w:hAnsi="Arial" w:cs="Arial"/>
        </w:rPr>
        <w:pPrChange w:id="1117"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18" w:author="微软用户" w:date="2018-06-19T22:11:00Z"/>
          <w:rFonts w:ascii="Arial" w:eastAsia="仿宋_GB2312" w:hAnsi="Arial" w:cs="Arial"/>
        </w:rPr>
        <w:pPrChange w:id="1119"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20" w:author="微软用户" w:date="2018-06-19T22:11:00Z"/>
          <w:rFonts w:ascii="Arial" w:eastAsia="仿宋_GB2312" w:hAnsi="Arial" w:cs="Arial"/>
        </w:rPr>
        <w:pPrChange w:id="1121"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22" w:author="微软用户" w:date="2018-06-19T22:11:00Z"/>
          <w:rFonts w:ascii="Arial" w:eastAsia="仿宋_GB2312" w:hAnsi="Arial" w:cs="Arial"/>
        </w:rPr>
        <w:pPrChange w:id="1123" w:author="微软用户" w:date="2018-06-19T22:11:00Z">
          <w:pPr>
            <w:spacing w:line="480" w:lineRule="exact"/>
            <w:jc w:val="center"/>
          </w:pPr>
        </w:pPrChange>
      </w:pPr>
      <w:del w:id="1124" w:author="微软用户" w:date="2018-06-19T22:11:00Z">
        <w:r w:rsidDel="001B7BCE">
          <w:rPr>
            <w:rFonts w:ascii="Arial" w:eastAsia="仿宋_GB2312" w:hAnsi="Arial" w:cs="Arial"/>
          </w:rPr>
          <w:delText xml:space="preserve">          </w:delText>
        </w:r>
        <w:r w:rsidDel="001B7BCE">
          <w:rPr>
            <w:rFonts w:ascii="Arial" w:eastAsia="仿宋_GB2312" w:hAnsi="Arial" w:cs="Arial"/>
          </w:rPr>
          <w:delText>公司名称（盖章）：</w:delText>
        </w:r>
        <w:r w:rsidDel="001B7BCE">
          <w:rPr>
            <w:rFonts w:ascii="Arial" w:eastAsia="仿宋_GB2312" w:hAnsi="Arial" w:cs="Arial"/>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25" w:author="微软用户" w:date="2018-06-19T22:11:00Z"/>
          <w:rFonts w:ascii="Arial" w:eastAsia="仿宋_GB2312" w:hAnsi="Arial" w:cs="Arial"/>
        </w:rPr>
        <w:pPrChange w:id="1126" w:author="微软用户" w:date="2018-06-19T22:11:00Z">
          <w:pPr>
            <w:spacing w:line="480" w:lineRule="exact"/>
            <w:jc w:val="center"/>
          </w:pPr>
        </w:pPrChange>
      </w:pPr>
      <w:del w:id="1127" w:author="微软用户" w:date="2018-06-19T22:11:00Z">
        <w:r w:rsidDel="001B7BCE">
          <w:rPr>
            <w:rFonts w:ascii="Arial" w:eastAsia="仿宋_GB2312" w:hAnsi="Arial" w:cs="Arial"/>
          </w:rPr>
          <w:delText xml:space="preserve">             </w:delText>
        </w:r>
        <w:r w:rsidDel="001B7BCE">
          <w:rPr>
            <w:rFonts w:ascii="Arial" w:eastAsia="仿宋_GB2312" w:hAnsi="Arial" w:cs="Arial"/>
          </w:rPr>
          <w:delText>安全负责人（签字）：</w:delText>
        </w:r>
        <w:r w:rsidDel="001B7BCE">
          <w:rPr>
            <w:rFonts w:ascii="Arial" w:eastAsia="仿宋_GB2312" w:hAnsi="Arial" w:cs="Arial"/>
          </w:rPr>
          <w:delText xml:space="preserve"> </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28" w:author="微软用户" w:date="2018-06-19T22:11:00Z"/>
          <w:rFonts w:ascii="Arial" w:eastAsia="仿宋_GB2312" w:hAnsi="Arial" w:cs="Arial"/>
        </w:rPr>
        <w:pPrChange w:id="1129" w:author="微软用户" w:date="2018-06-19T22:11:00Z">
          <w:pPr>
            <w:spacing w:line="480" w:lineRule="exact"/>
            <w:jc w:val="center"/>
          </w:pPr>
        </w:pPrChange>
      </w:pPr>
      <w:del w:id="1130" w:author="微软用户" w:date="2018-06-19T22:11:00Z">
        <w:r w:rsidDel="001B7BCE">
          <w:rPr>
            <w:rFonts w:ascii="Arial" w:eastAsia="仿宋_GB2312" w:hAnsi="Arial" w:cs="Arial"/>
          </w:rPr>
          <w:delText xml:space="preserve">    </w:delText>
        </w:r>
        <w:r w:rsidDel="001B7BCE">
          <w:rPr>
            <w:rFonts w:ascii="Arial" w:eastAsia="仿宋_GB2312" w:hAnsi="Arial" w:cs="Arial"/>
          </w:rPr>
          <w:delText>日</w:delText>
        </w:r>
        <w:r w:rsidDel="001B7BCE">
          <w:rPr>
            <w:rFonts w:ascii="Arial" w:eastAsia="仿宋_GB2312" w:hAnsi="Arial" w:cs="Arial"/>
          </w:rPr>
          <w:delText xml:space="preserve">    </w:delText>
        </w:r>
        <w:r w:rsidDel="001B7BCE">
          <w:rPr>
            <w:rFonts w:ascii="Arial" w:eastAsia="仿宋_GB2312" w:hAnsi="Arial" w:cs="Arial"/>
          </w:rPr>
          <w:delText>期：</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31" w:author="微软用户" w:date="2018-06-19T22:11:00Z"/>
          <w:rFonts w:ascii="Arial" w:eastAsia="仿宋_GB2312" w:hAnsi="Arial" w:cs="Arial"/>
        </w:rPr>
        <w:pPrChange w:id="1132"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33" w:author="微软用户" w:date="2018-06-19T22:11:00Z"/>
          <w:rFonts w:ascii="Arial" w:eastAsia="仿宋_GB2312" w:hAnsi="Arial" w:cs="Arial"/>
        </w:rPr>
        <w:pPrChange w:id="1134"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35" w:author="微软用户" w:date="2018-06-19T22:11:00Z"/>
          <w:rFonts w:ascii="Arial" w:eastAsia="仿宋_GB2312" w:hAnsi="Arial" w:cs="Arial"/>
        </w:rPr>
        <w:pPrChange w:id="1136"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37" w:author="微软用户" w:date="2018-06-19T22:11:00Z"/>
          <w:rFonts w:ascii="Arial" w:eastAsia="仿宋_GB2312" w:hAnsi="Arial" w:cs="Arial"/>
        </w:rPr>
        <w:pPrChange w:id="1138"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39" w:author="微软用户" w:date="2018-06-19T22:11:00Z"/>
          <w:rFonts w:ascii="Arial" w:eastAsia="仿宋_GB2312" w:hAnsi="Arial" w:cs="Arial"/>
        </w:rPr>
        <w:pPrChange w:id="1140"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41" w:author="微软用户" w:date="2018-06-19T22:11:00Z"/>
          <w:rFonts w:ascii="Arial" w:eastAsia="仿宋_GB2312" w:hAnsi="Arial" w:cs="Arial"/>
        </w:rPr>
        <w:pPrChange w:id="1142"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43" w:author="微软用户" w:date="2018-06-19T22:11:00Z"/>
          <w:rFonts w:ascii="Arial" w:eastAsia="仿宋_GB2312" w:hAnsi="Arial" w:cs="Arial"/>
        </w:rPr>
        <w:pPrChange w:id="1144"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45" w:author="微软用户" w:date="2018-06-19T22:11:00Z"/>
          <w:rFonts w:ascii="Arial" w:eastAsia="仿宋_GB2312" w:hAnsi="Arial" w:cs="Arial"/>
        </w:rPr>
        <w:pPrChange w:id="1146"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47" w:author="微软用户" w:date="2018-06-19T22:11:00Z"/>
          <w:rFonts w:ascii="Arial" w:eastAsia="仿宋_GB2312" w:hAnsi="Arial" w:cs="Arial"/>
          <w:b/>
          <w:sz w:val="30"/>
          <w:szCs w:val="30"/>
        </w:rPr>
        <w:pPrChange w:id="1148" w:author="微软用户" w:date="2018-06-19T22:11:00Z">
          <w:pPr>
            <w:spacing w:line="480" w:lineRule="exact"/>
            <w:jc w:val="center"/>
          </w:pPr>
        </w:pPrChange>
      </w:pPr>
      <w:del w:id="1149" w:author="微软用户" w:date="2018-06-19T22:11:00Z">
        <w:r w:rsidDel="001B7BCE">
          <w:rPr>
            <w:rFonts w:ascii="Arial" w:eastAsia="仿宋_GB2312" w:hAnsi="Arial" w:cs="Arial" w:hint="eastAsia"/>
            <w:b/>
            <w:sz w:val="30"/>
            <w:szCs w:val="30"/>
          </w:rPr>
          <w:delText>治安、消防安全责任书（合作单位员工）</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50" w:author="微软用户" w:date="2018-06-19T22:11:00Z"/>
          <w:rFonts w:ascii="Arial" w:eastAsia="仿宋_GB2312" w:hAnsi="Arial" w:cs="Arial"/>
        </w:rPr>
        <w:pPrChange w:id="1151" w:author="微软用户" w:date="2018-06-19T22:11:00Z">
          <w:pPr>
            <w:spacing w:line="480" w:lineRule="exact"/>
            <w:jc w:val="center"/>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52" w:author="微软用户" w:date="2018-06-19T22:11:00Z"/>
          <w:rFonts w:ascii="Arial" w:eastAsia="仿宋_GB2312" w:hAnsi="Arial" w:cs="Arial"/>
        </w:rPr>
        <w:pPrChange w:id="1153" w:author="微软用户" w:date="2018-06-19T22:11:00Z">
          <w:pPr>
            <w:pStyle w:val="a8"/>
            <w:snapToGrid w:val="0"/>
            <w:spacing w:line="480" w:lineRule="exact"/>
          </w:pPr>
        </w:pPrChange>
      </w:pPr>
      <w:del w:id="1154" w:author="微软用户" w:date="2018-06-19T22:11:00Z">
        <w:r w:rsidDel="001B7BCE">
          <w:rPr>
            <w:rFonts w:ascii="Arial" w:eastAsia="仿宋_GB2312" w:hAnsi="Arial" w:cs="Arial" w:hint="eastAsia"/>
          </w:rPr>
          <w:delText>根据国家、北京市相关各项法律法规政策和公司及项目管理处现行的相关管理规定，认真落实安全责任制，减少和避免安全事故的发生，确保消防安全、财产安全和人身安全，管理处和责任人签订本责任书。</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55" w:author="微软用户" w:date="2018-06-19T22:11:00Z"/>
          <w:rFonts w:ascii="Arial" w:eastAsia="仿宋_GB2312" w:hAnsi="Arial" w:cs="Arial"/>
        </w:rPr>
        <w:pPrChange w:id="1156" w:author="微软用户" w:date="2018-06-19T22:11:00Z">
          <w:pPr>
            <w:pStyle w:val="a8"/>
            <w:numPr>
              <w:numId w:val="30"/>
            </w:numPr>
            <w:tabs>
              <w:tab w:val="left" w:pos="420"/>
              <w:tab w:val="left" w:pos="1260"/>
            </w:tabs>
            <w:snapToGrid w:val="0"/>
            <w:spacing w:line="480" w:lineRule="exact"/>
            <w:ind w:left="420" w:firstLineChars="0" w:firstLine="120"/>
          </w:pPr>
        </w:pPrChange>
      </w:pPr>
      <w:del w:id="1157" w:author="微软用户" w:date="2018-06-19T22:11:00Z">
        <w:r w:rsidDel="001B7BCE">
          <w:rPr>
            <w:rFonts w:ascii="Arial" w:eastAsia="仿宋_GB2312" w:hAnsi="Arial" w:cs="Arial" w:hint="eastAsia"/>
          </w:rPr>
          <w:delText>严格遵守并执行国家有关法律、法规；</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58" w:author="微软用户" w:date="2018-06-19T22:11:00Z"/>
          <w:rFonts w:ascii="Arial" w:eastAsia="仿宋_GB2312" w:hAnsi="Arial" w:cs="Arial"/>
        </w:rPr>
        <w:pPrChange w:id="1159" w:author="微软用户" w:date="2018-06-19T22:11:00Z">
          <w:pPr>
            <w:pStyle w:val="a8"/>
            <w:numPr>
              <w:numId w:val="30"/>
            </w:numPr>
            <w:tabs>
              <w:tab w:val="left" w:pos="1260"/>
            </w:tabs>
            <w:snapToGrid w:val="0"/>
            <w:spacing w:line="480" w:lineRule="exact"/>
            <w:ind w:left="1260" w:firstLineChars="0" w:hanging="720"/>
          </w:pPr>
        </w:pPrChange>
      </w:pPr>
      <w:del w:id="1160" w:author="微软用户" w:date="2018-06-19T22:11:00Z">
        <w:r w:rsidDel="001B7BCE">
          <w:rPr>
            <w:rFonts w:ascii="Arial" w:eastAsia="仿宋_GB2312" w:hAnsi="Arial" w:cs="Arial" w:hint="eastAsia"/>
          </w:rPr>
          <w:delText>严格遵守物业管理处有关治安、防火安全规章制度，接受管理处的安全监督和安全检查管理；</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61" w:author="微软用户" w:date="2018-06-19T22:11:00Z"/>
          <w:rFonts w:ascii="Arial" w:eastAsia="仿宋_GB2312" w:hAnsi="Arial" w:cs="Arial"/>
        </w:rPr>
        <w:pPrChange w:id="1162" w:author="微软用户" w:date="2018-06-19T22:11:00Z">
          <w:pPr>
            <w:pStyle w:val="a8"/>
            <w:numPr>
              <w:numId w:val="30"/>
            </w:numPr>
            <w:tabs>
              <w:tab w:val="left" w:pos="1260"/>
            </w:tabs>
            <w:snapToGrid w:val="0"/>
            <w:spacing w:line="480" w:lineRule="exact"/>
            <w:ind w:left="1260" w:firstLineChars="0" w:hanging="720"/>
          </w:pPr>
        </w:pPrChange>
      </w:pPr>
      <w:del w:id="1163" w:author="微软用户" w:date="2018-06-19T22:11:00Z">
        <w:r w:rsidDel="001B7BCE">
          <w:rPr>
            <w:rFonts w:ascii="Arial" w:eastAsia="仿宋_GB2312" w:hAnsi="Arial" w:cs="Arial" w:hint="eastAsia"/>
          </w:rPr>
          <w:delText>保证本人无不良记录，将本人的详细情况填表及身份证复印件送交综合部进行备案；</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64" w:author="微软用户" w:date="2018-06-19T22:11:00Z"/>
          <w:rFonts w:ascii="Arial" w:eastAsia="仿宋_GB2312" w:hAnsi="Arial" w:cs="Arial"/>
        </w:rPr>
        <w:pPrChange w:id="1165" w:author="微软用户" w:date="2018-06-19T22:11:00Z">
          <w:pPr>
            <w:pStyle w:val="a8"/>
            <w:numPr>
              <w:numId w:val="30"/>
            </w:numPr>
            <w:tabs>
              <w:tab w:val="left" w:pos="1260"/>
            </w:tabs>
            <w:snapToGrid w:val="0"/>
            <w:spacing w:line="480" w:lineRule="exact"/>
            <w:ind w:left="1260" w:firstLineChars="0" w:hanging="720"/>
          </w:pPr>
        </w:pPrChange>
      </w:pPr>
      <w:del w:id="1166" w:author="微软用户" w:date="2018-06-19T22:11:00Z">
        <w:r w:rsidDel="001B7BCE">
          <w:rPr>
            <w:rFonts w:ascii="Arial" w:eastAsia="仿宋_GB2312" w:hAnsi="Arial" w:cs="Arial" w:hint="eastAsia"/>
          </w:rPr>
          <w:delText>认真做好防火工作，严格遵守管理处的防火制度；</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67" w:author="微软用户" w:date="2018-06-19T22:11:00Z"/>
          <w:rFonts w:ascii="Arial" w:eastAsia="仿宋_GB2312" w:hAnsi="Arial" w:cs="Arial"/>
        </w:rPr>
        <w:pPrChange w:id="1168" w:author="微软用户" w:date="2018-06-19T22:11:00Z">
          <w:pPr>
            <w:pStyle w:val="a8"/>
            <w:numPr>
              <w:numId w:val="30"/>
            </w:numPr>
            <w:tabs>
              <w:tab w:val="left" w:pos="1260"/>
            </w:tabs>
            <w:snapToGrid w:val="0"/>
            <w:spacing w:line="480" w:lineRule="exact"/>
            <w:ind w:left="1260" w:firstLineChars="0" w:hanging="720"/>
          </w:pPr>
        </w:pPrChange>
      </w:pPr>
      <w:del w:id="1169" w:author="微软用户" w:date="2018-06-19T22:11:00Z">
        <w:r w:rsidDel="001B7BCE">
          <w:rPr>
            <w:rFonts w:ascii="Arial" w:eastAsia="仿宋_GB2312" w:hAnsi="Arial" w:cs="Arial" w:hint="eastAsia"/>
          </w:rPr>
          <w:delText>不得随意挪动消防设施设备，造成后果应负全责；</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70" w:author="微软用户" w:date="2018-06-19T22:11:00Z"/>
          <w:rFonts w:ascii="Arial" w:eastAsia="仿宋_GB2312" w:hAnsi="Arial" w:cs="Arial"/>
        </w:rPr>
        <w:pPrChange w:id="1171" w:author="微软用户" w:date="2018-06-19T22:11:00Z">
          <w:pPr>
            <w:pStyle w:val="a8"/>
            <w:numPr>
              <w:numId w:val="30"/>
            </w:numPr>
            <w:tabs>
              <w:tab w:val="left" w:pos="1260"/>
            </w:tabs>
            <w:snapToGrid w:val="0"/>
            <w:spacing w:line="480" w:lineRule="exact"/>
            <w:ind w:left="1260" w:firstLineChars="0" w:hanging="720"/>
          </w:pPr>
        </w:pPrChange>
      </w:pPr>
      <w:del w:id="1172" w:author="微软用户" w:date="2018-06-19T22:11:00Z">
        <w:r w:rsidDel="001B7BCE">
          <w:rPr>
            <w:rFonts w:ascii="Arial" w:eastAsia="仿宋_GB2312" w:hAnsi="Arial" w:cs="Arial" w:hint="eastAsia"/>
          </w:rPr>
          <w:delText>责任人必须爱护使用公共设施，配合管理处做好节水节电等节能工作，发现蓄意破坏公共设施、浪费能源的行为管理处将追究其行为所造成的经济损失；</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73" w:author="微软用户" w:date="2018-06-19T22:11:00Z"/>
          <w:rFonts w:ascii="Arial" w:eastAsia="仿宋_GB2312" w:hAnsi="Arial" w:cs="Arial"/>
        </w:rPr>
        <w:pPrChange w:id="1174" w:author="微软用户" w:date="2018-06-19T22:11:00Z">
          <w:pPr>
            <w:pStyle w:val="a8"/>
            <w:numPr>
              <w:numId w:val="30"/>
            </w:numPr>
            <w:tabs>
              <w:tab w:val="left" w:pos="1260"/>
            </w:tabs>
            <w:snapToGrid w:val="0"/>
            <w:spacing w:line="480" w:lineRule="exact"/>
            <w:ind w:left="1260" w:firstLineChars="0" w:hanging="720"/>
          </w:pPr>
        </w:pPrChange>
      </w:pPr>
      <w:del w:id="1175" w:author="微软用户" w:date="2018-06-19T22:11:00Z">
        <w:r w:rsidDel="001B7BCE">
          <w:rPr>
            <w:rFonts w:ascii="Arial" w:eastAsia="仿宋_GB2312" w:hAnsi="Arial" w:cs="Arial" w:hint="eastAsia"/>
          </w:rPr>
          <w:delText>严禁大声喧哗、衣着不整、随地吐痰、公共区域吸烟等不文明行为及做与工作无关的事；</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76" w:author="微软用户" w:date="2018-06-19T22:11:00Z"/>
          <w:rFonts w:ascii="Arial" w:eastAsia="仿宋_GB2312" w:hAnsi="Arial" w:cs="Arial"/>
        </w:rPr>
        <w:pPrChange w:id="1177" w:author="微软用户" w:date="2018-06-19T22:11:00Z">
          <w:pPr>
            <w:pStyle w:val="a8"/>
            <w:numPr>
              <w:numId w:val="30"/>
            </w:numPr>
            <w:tabs>
              <w:tab w:val="left" w:pos="1260"/>
            </w:tabs>
            <w:snapToGrid w:val="0"/>
            <w:spacing w:line="480" w:lineRule="exact"/>
            <w:ind w:left="1260" w:firstLineChars="0" w:hanging="720"/>
          </w:pPr>
        </w:pPrChange>
      </w:pPr>
      <w:del w:id="1178" w:author="微软用户" w:date="2018-06-19T22:11:00Z">
        <w:r w:rsidDel="001B7BCE">
          <w:rPr>
            <w:rFonts w:ascii="Arial" w:eastAsia="仿宋_GB2312" w:hAnsi="Arial" w:cs="Arial" w:hint="eastAsia"/>
          </w:rPr>
          <w:delText>严禁携带易燃、易爆、有毒及公安部门明令禁止的管制物品进入本项目；</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79" w:author="微软用户" w:date="2018-06-19T22:11:00Z"/>
          <w:rFonts w:ascii="Arial" w:eastAsia="仿宋_GB2312" w:hAnsi="Arial" w:cs="Arial"/>
        </w:rPr>
        <w:pPrChange w:id="1180" w:author="微软用户" w:date="2018-06-19T22:11:00Z">
          <w:pPr>
            <w:pStyle w:val="a8"/>
            <w:numPr>
              <w:numId w:val="30"/>
            </w:numPr>
            <w:tabs>
              <w:tab w:val="left" w:pos="1260"/>
            </w:tabs>
            <w:snapToGrid w:val="0"/>
            <w:spacing w:line="480" w:lineRule="exact"/>
            <w:ind w:left="1260" w:firstLineChars="0" w:hanging="720"/>
          </w:pPr>
        </w:pPrChange>
      </w:pPr>
      <w:del w:id="1181" w:author="微软用户" w:date="2018-06-19T22:11:00Z">
        <w:r w:rsidDel="001B7BCE">
          <w:rPr>
            <w:rFonts w:ascii="Arial" w:eastAsia="仿宋_GB2312" w:hAnsi="Arial" w:cs="Arial" w:hint="eastAsia"/>
          </w:rPr>
          <w:delText>严格遵守地下空间使用规定，不得使用非工作用电器；</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82" w:author="微软用户" w:date="2018-06-19T22:11:00Z"/>
          <w:rFonts w:ascii="Arial" w:eastAsia="仿宋_GB2312" w:hAnsi="Arial" w:cs="Arial"/>
        </w:rPr>
        <w:pPrChange w:id="1183" w:author="微软用户" w:date="2018-06-19T22:11:00Z">
          <w:pPr>
            <w:pStyle w:val="a8"/>
            <w:numPr>
              <w:numId w:val="30"/>
            </w:numPr>
            <w:tabs>
              <w:tab w:val="left" w:pos="1260"/>
            </w:tabs>
            <w:snapToGrid w:val="0"/>
            <w:spacing w:line="480" w:lineRule="exact"/>
            <w:ind w:left="1260" w:firstLineChars="0" w:hanging="720"/>
          </w:pPr>
        </w:pPrChange>
      </w:pPr>
      <w:del w:id="1184" w:author="微软用户" w:date="2018-06-19T22:11:00Z">
        <w:r w:rsidDel="001B7BCE">
          <w:rPr>
            <w:rFonts w:ascii="Arial" w:eastAsia="仿宋_GB2312" w:hAnsi="Arial" w:cs="Arial" w:hint="eastAsia"/>
          </w:rPr>
          <w:delText>不得私拉乱改电线；</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85" w:author="微软用户" w:date="2018-06-19T22:11:00Z"/>
          <w:rFonts w:ascii="Arial" w:eastAsia="仿宋_GB2312" w:hAnsi="Arial" w:cs="Arial"/>
        </w:rPr>
        <w:pPrChange w:id="1186" w:author="微软用户" w:date="2018-06-19T22:11:00Z">
          <w:pPr>
            <w:pStyle w:val="a8"/>
            <w:numPr>
              <w:numId w:val="30"/>
            </w:numPr>
            <w:tabs>
              <w:tab w:val="left" w:pos="1260"/>
            </w:tabs>
            <w:snapToGrid w:val="0"/>
            <w:spacing w:line="480" w:lineRule="exact"/>
            <w:ind w:left="1260" w:firstLineChars="0" w:hanging="720"/>
          </w:pPr>
        </w:pPrChange>
      </w:pPr>
      <w:del w:id="1187" w:author="微软用户" w:date="2018-06-19T22:11:00Z">
        <w:r w:rsidDel="001B7BCE">
          <w:rPr>
            <w:rFonts w:ascii="Arial" w:eastAsia="仿宋_GB2312" w:hAnsi="Arial" w:cs="Arial" w:hint="eastAsia"/>
          </w:rPr>
          <w:delText>京籍以外员工，需持有有效证件上岗（健康证、暂住证、身份证）。</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88" w:author="微软用户" w:date="2018-06-19T22:11:00Z"/>
          <w:rFonts w:ascii="Arial" w:eastAsia="仿宋_GB2312" w:hAnsi="Arial" w:cs="Arial"/>
        </w:rPr>
        <w:pPrChange w:id="1189" w:author="微软用户" w:date="2018-06-19T22:11:00Z">
          <w:pPr>
            <w:snapToGrid w:val="0"/>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90" w:author="微软用户" w:date="2018-06-19T22:11:00Z"/>
          <w:rFonts w:ascii="Arial" w:eastAsia="仿宋_GB2312" w:hAnsi="Arial" w:cs="Arial"/>
        </w:rPr>
        <w:pPrChange w:id="1191" w:author="微软用户" w:date="2018-06-19T22:11:00Z">
          <w:pPr>
            <w:snapToGrid w:val="0"/>
            <w:spacing w:line="480" w:lineRule="exact"/>
            <w:ind w:firstLineChars="50" w:firstLine="105"/>
            <w:jc w:val="center"/>
          </w:pPr>
        </w:pPrChange>
      </w:pPr>
      <w:del w:id="1192" w:author="微软用户" w:date="2018-06-19T22:11:00Z">
        <w:r w:rsidDel="001B7BCE">
          <w:rPr>
            <w:rFonts w:ascii="Arial" w:eastAsia="仿宋_GB2312" w:hAnsi="Arial" w:cs="Arial" w:hint="eastAsia"/>
          </w:rPr>
          <w:delText xml:space="preserve">                 </w:delText>
        </w:r>
        <w:r w:rsidDel="001B7BCE">
          <w:rPr>
            <w:rFonts w:ascii="Arial" w:eastAsia="仿宋_GB2312" w:hAnsi="Arial" w:cs="Arial" w:hint="eastAsia"/>
          </w:rPr>
          <w:delText>公司名称：</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93" w:author="微软用户" w:date="2018-06-19T22:11:00Z"/>
          <w:rFonts w:ascii="Arial" w:eastAsia="仿宋_GB2312" w:hAnsi="Arial" w:cs="Arial"/>
        </w:rPr>
        <w:pPrChange w:id="1194" w:author="微软用户" w:date="2018-06-19T22:11:00Z">
          <w:pPr>
            <w:snapToGrid w:val="0"/>
            <w:spacing w:line="480" w:lineRule="exact"/>
            <w:ind w:firstLineChars="50" w:firstLine="105"/>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95" w:author="微软用户" w:date="2018-06-19T22:11:00Z"/>
          <w:rFonts w:ascii="Arial" w:eastAsia="仿宋_GB2312" w:hAnsi="Arial" w:cs="Arial"/>
        </w:rPr>
        <w:pPrChange w:id="1196" w:author="微软用户" w:date="2018-06-19T22:11:00Z">
          <w:pPr>
            <w:snapToGrid w:val="0"/>
            <w:spacing w:line="480" w:lineRule="exact"/>
            <w:ind w:firstLineChars="50" w:firstLine="105"/>
          </w:pPr>
        </w:pPrChange>
      </w:pPr>
      <w:del w:id="1197" w:author="微软用户" w:date="2018-06-19T22:11:00Z">
        <w:r w:rsidDel="001B7BCE">
          <w:rPr>
            <w:rFonts w:ascii="Arial" w:eastAsia="仿宋_GB2312" w:hAnsi="Arial" w:cs="Arial" w:hint="eastAsia"/>
          </w:rPr>
          <w:delText xml:space="preserve">                                            </w:delText>
        </w:r>
        <w:r w:rsidDel="001B7BCE">
          <w:rPr>
            <w:rFonts w:ascii="Arial" w:eastAsia="仿宋_GB2312" w:hAnsi="Arial" w:cs="Arial" w:hint="eastAsia"/>
          </w:rPr>
          <w:delText>责任人签字：</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198" w:author="微软用户" w:date="2018-06-19T22:11:00Z"/>
          <w:rFonts w:ascii="Arial" w:eastAsia="仿宋_GB2312" w:hAnsi="Arial" w:cs="Arial"/>
        </w:rPr>
        <w:pPrChange w:id="1199" w:author="微软用户" w:date="2018-06-19T22:11:00Z">
          <w:pPr>
            <w:snapToGrid w:val="0"/>
            <w:spacing w:line="480" w:lineRule="exact"/>
            <w:ind w:firstLineChars="50" w:firstLine="105"/>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00" w:author="微软用户" w:date="2018-06-19T22:11:00Z"/>
          <w:rFonts w:ascii="Arial" w:eastAsia="仿宋_GB2312" w:hAnsi="Arial" w:cs="Arial"/>
        </w:rPr>
        <w:pPrChange w:id="1201" w:author="微软用户" w:date="2018-06-19T22:11:00Z">
          <w:pPr>
            <w:snapToGrid w:val="0"/>
            <w:spacing w:line="480" w:lineRule="exact"/>
            <w:ind w:firstLineChars="50" w:firstLine="105"/>
          </w:pPr>
        </w:pPrChange>
      </w:pPr>
      <w:del w:id="1202" w:author="微软用户" w:date="2018-06-19T22:11:00Z">
        <w:r w:rsidDel="001B7BCE">
          <w:rPr>
            <w:rFonts w:ascii="Arial" w:eastAsia="仿宋_GB2312" w:hAnsi="Arial" w:cs="Arial" w:hint="eastAsia"/>
          </w:rPr>
          <w:delText xml:space="preserve">                                            </w:delText>
        </w:r>
        <w:r w:rsidDel="001B7BCE">
          <w:rPr>
            <w:rFonts w:ascii="Arial" w:eastAsia="仿宋_GB2312" w:hAnsi="Arial" w:cs="Arial" w:hint="eastAsia"/>
          </w:rPr>
          <w:delText>日期：</w:delText>
        </w:r>
      </w:del>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03" w:author="微软用户" w:date="2018-06-19T22:11:00Z"/>
          <w:rFonts w:ascii="Arial" w:eastAsia="仿宋_GB2312" w:hAnsi="Arial" w:cs="Arial"/>
        </w:rPr>
        <w:sectPr w:rsidR="00987382" w:rsidDel="001B7BCE">
          <w:headerReference w:type="default" r:id="rId13"/>
          <w:pgSz w:w="11906" w:h="16838"/>
          <w:pgMar w:top="1134" w:right="1134" w:bottom="1134" w:left="1134" w:header="567" w:footer="567" w:gutter="0"/>
          <w:cols w:space="720"/>
          <w:docGrid w:type="lines" w:linePitch="312"/>
        </w:sectPr>
        <w:pPrChange w:id="1204" w:author="微软用户" w:date="2018-06-19T22:11:00Z">
          <w:pPr>
            <w:spacing w:line="480" w:lineRule="exac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05" w:author="微软用户" w:date="2018-06-19T22:11:00Z"/>
          <w:rFonts w:ascii="Arial" w:eastAsia="仿宋_GB2312" w:hAnsi="Arial" w:cs="Arial"/>
          <w:b/>
        </w:rPr>
        <w:pPrChange w:id="1206" w:author="微软用户" w:date="2018-06-19T22:11:00Z">
          <w:pPr>
            <w:spacing w:line="480" w:lineRule="exact"/>
          </w:pPr>
        </w:pPrChange>
      </w:pPr>
      <w:del w:id="1207" w:author="微软用户" w:date="2018-06-19T22:11:00Z">
        <w:r w:rsidDel="001B7BCE">
          <w:rPr>
            <w:rFonts w:ascii="Arial" w:eastAsia="仿宋_GB2312" w:hAnsi="Arial" w:cs="Arial"/>
            <w:b/>
          </w:rPr>
          <w:delText>附件</w:delText>
        </w:r>
        <w:r w:rsidDel="001B7BCE">
          <w:rPr>
            <w:rFonts w:ascii="Arial" w:eastAsia="仿宋_GB2312" w:hAnsi="Arial" w:cs="Arial" w:hint="eastAsia"/>
            <w:b/>
          </w:rPr>
          <w:delText>9</w:delText>
        </w:r>
        <w:r w:rsidDel="001B7BCE">
          <w:rPr>
            <w:rFonts w:ascii="Arial" w:eastAsia="仿宋_GB2312" w:hAnsi="Arial" w:cs="Arial"/>
            <w:b/>
          </w:rPr>
          <w:delText>：</w:delText>
        </w:r>
      </w:del>
    </w:p>
    <w:tbl>
      <w:tblPr>
        <w:tblW w:w="0" w:type="auto"/>
        <w:tblInd w:w="93" w:type="dxa"/>
        <w:tblLayout w:type="fixed"/>
        <w:tblLook w:val="0000" w:firstRow="0" w:lastRow="0" w:firstColumn="0" w:lastColumn="0" w:noHBand="0" w:noVBand="0"/>
      </w:tblPr>
      <w:tblGrid>
        <w:gridCol w:w="642"/>
        <w:gridCol w:w="1841"/>
        <w:gridCol w:w="3557"/>
        <w:gridCol w:w="642"/>
        <w:gridCol w:w="1391"/>
        <w:gridCol w:w="1927"/>
      </w:tblGrid>
      <w:tr w:rsidR="00987382" w:rsidDel="001B7BCE">
        <w:trPr>
          <w:trHeight w:val="645"/>
          <w:del w:id="1208" w:author="微软用户" w:date="2018-06-19T22:11:00Z"/>
        </w:trPr>
        <w:tc>
          <w:tcPr>
            <w:tcW w:w="10000" w:type="dxa"/>
            <w:gridSpan w:val="6"/>
            <w:tcBorders>
              <w:top w:val="nil"/>
              <w:left w:val="nil"/>
              <w:bottom w:val="single" w:sz="4" w:space="0" w:color="auto"/>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09" w:author="微软用户" w:date="2018-06-19T22:11:00Z"/>
                <w:b/>
                <w:bCs/>
                <w:color w:val="000000"/>
                <w:sz w:val="28"/>
                <w:szCs w:val="28"/>
              </w:rPr>
              <w:pPrChange w:id="1210" w:author="微软用户" w:date="2018-06-19T22:11:00Z">
                <w:pPr>
                  <w:widowControl/>
                  <w:jc w:val="center"/>
                </w:pPr>
              </w:pPrChange>
            </w:pPr>
            <w:del w:id="1211" w:author="微软用户" w:date="2018-06-19T22:11:00Z">
              <w:r w:rsidDel="001B7BCE">
                <w:rPr>
                  <w:rFonts w:hint="eastAsia"/>
                  <w:b/>
                  <w:bCs/>
                  <w:color w:val="000000"/>
                  <w:sz w:val="28"/>
                  <w:szCs w:val="28"/>
                </w:rPr>
                <w:delText>汉威国际广场</w:delText>
              </w:r>
            </w:del>
            <w:del w:id="1212" w:author="微软用户" w:date="2018-03-28T21:03:00Z">
              <w:r w:rsidDel="007F3145">
                <w:rPr>
                  <w:rFonts w:hint="eastAsia"/>
                  <w:b/>
                  <w:bCs/>
                  <w:color w:val="000000"/>
                  <w:sz w:val="28"/>
                  <w:szCs w:val="28"/>
                </w:rPr>
                <w:delText>**</w:delText>
              </w:r>
            </w:del>
            <w:del w:id="1213" w:author="微软用户" w:date="2018-06-19T22:11:00Z">
              <w:r w:rsidDel="001B7BCE">
                <w:rPr>
                  <w:rFonts w:hint="eastAsia"/>
                  <w:b/>
                  <w:bCs/>
                  <w:color w:val="000000"/>
                  <w:sz w:val="28"/>
                  <w:szCs w:val="28"/>
                </w:rPr>
                <w:delText>区苗木清单</w:delText>
              </w:r>
            </w:del>
          </w:p>
        </w:tc>
      </w:tr>
      <w:tr w:rsidR="00987382" w:rsidDel="001B7BCE">
        <w:trPr>
          <w:trHeight w:val="495"/>
          <w:del w:id="1214"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15" w:author="微软用户" w:date="2018-06-19T22:11:00Z"/>
                <w:rFonts w:ascii="仿宋_GB2312" w:eastAsia="仿宋_GB2312"/>
                <w:b/>
                <w:bCs/>
                <w:color w:val="000000"/>
                <w:szCs w:val="21"/>
              </w:rPr>
              <w:pPrChange w:id="1216" w:author="微软用户" w:date="2018-06-19T22:11:00Z">
                <w:pPr>
                  <w:widowControl/>
                  <w:jc w:val="center"/>
                </w:pPr>
              </w:pPrChange>
            </w:pPr>
            <w:del w:id="1217" w:author="微软用户" w:date="2018-06-19T22:11:00Z">
              <w:r w:rsidDel="001B7BCE">
                <w:rPr>
                  <w:rFonts w:ascii="仿宋_GB2312" w:eastAsia="仿宋_GB2312" w:hint="eastAsia"/>
                  <w:b/>
                  <w:bCs/>
                  <w:color w:val="000000"/>
                  <w:szCs w:val="21"/>
                </w:rPr>
                <w:delText>序号</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18" w:author="微软用户" w:date="2018-06-19T22:11:00Z"/>
                <w:rFonts w:ascii="仿宋_GB2312" w:eastAsia="仿宋_GB2312"/>
                <w:b/>
                <w:bCs/>
                <w:color w:val="000000"/>
                <w:szCs w:val="21"/>
              </w:rPr>
              <w:pPrChange w:id="1219" w:author="微软用户" w:date="2018-06-19T22:11:00Z">
                <w:pPr>
                  <w:widowControl/>
                  <w:jc w:val="center"/>
                </w:pPr>
              </w:pPrChange>
            </w:pPr>
            <w:del w:id="1220" w:author="微软用户" w:date="2018-06-19T22:11:00Z">
              <w:r w:rsidDel="001B7BCE">
                <w:rPr>
                  <w:rFonts w:ascii="仿宋_GB2312" w:eastAsia="仿宋_GB2312" w:hint="eastAsia"/>
                  <w:b/>
                  <w:bCs/>
                  <w:color w:val="000000"/>
                  <w:szCs w:val="21"/>
                </w:rPr>
                <w:delText>苗木名称</w:delText>
              </w:r>
            </w:del>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21" w:author="微软用户" w:date="2018-06-19T22:11:00Z"/>
                <w:rFonts w:ascii="仿宋_GB2312" w:eastAsia="仿宋_GB2312"/>
                <w:b/>
                <w:bCs/>
                <w:color w:val="000000"/>
                <w:szCs w:val="21"/>
              </w:rPr>
              <w:pPrChange w:id="1222" w:author="微软用户" w:date="2018-06-19T22:11:00Z">
                <w:pPr>
                  <w:widowControl/>
                  <w:jc w:val="center"/>
                </w:pPr>
              </w:pPrChange>
            </w:pPr>
            <w:del w:id="1223" w:author="微软用户" w:date="2018-06-19T22:11:00Z">
              <w:r w:rsidDel="001B7BCE">
                <w:rPr>
                  <w:rFonts w:ascii="仿宋_GB2312" w:eastAsia="仿宋_GB2312" w:hint="eastAsia"/>
                  <w:b/>
                  <w:bCs/>
                  <w:color w:val="000000"/>
                  <w:szCs w:val="21"/>
                </w:rPr>
                <w:delText>规格</w:delText>
              </w:r>
            </w:del>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24" w:author="微软用户" w:date="2018-06-19T22:11:00Z"/>
                <w:rFonts w:ascii="仿宋_GB2312" w:eastAsia="仿宋_GB2312"/>
                <w:b/>
                <w:bCs/>
                <w:color w:val="000000"/>
                <w:szCs w:val="21"/>
              </w:rPr>
              <w:pPrChange w:id="1225" w:author="微软用户" w:date="2018-06-19T22:11:00Z">
                <w:pPr>
                  <w:widowControl/>
                  <w:jc w:val="center"/>
                </w:pPr>
              </w:pPrChange>
            </w:pPr>
            <w:del w:id="1226" w:author="微软用户" w:date="2018-06-19T22:11:00Z">
              <w:r w:rsidDel="001B7BCE">
                <w:rPr>
                  <w:rFonts w:ascii="仿宋_GB2312" w:eastAsia="仿宋_GB2312" w:hint="eastAsia"/>
                  <w:b/>
                  <w:bCs/>
                  <w:color w:val="000000"/>
                  <w:szCs w:val="21"/>
                </w:rPr>
                <w:delText>单位</w:delText>
              </w:r>
            </w:del>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27" w:author="微软用户" w:date="2018-06-19T22:11:00Z"/>
                <w:rFonts w:ascii="仿宋_GB2312" w:eastAsia="仿宋_GB2312"/>
                <w:b/>
                <w:bCs/>
                <w:color w:val="000000"/>
                <w:szCs w:val="21"/>
              </w:rPr>
              <w:pPrChange w:id="1228" w:author="微软用户" w:date="2018-06-19T22:11:00Z">
                <w:pPr>
                  <w:widowControl/>
                  <w:jc w:val="center"/>
                </w:pPr>
              </w:pPrChange>
            </w:pPr>
            <w:del w:id="1229" w:author="微软用户" w:date="2018-06-19T22:11:00Z">
              <w:r w:rsidDel="001B7BCE">
                <w:rPr>
                  <w:rFonts w:ascii="仿宋_GB2312" w:eastAsia="仿宋_GB2312" w:hint="eastAsia"/>
                  <w:b/>
                  <w:bCs/>
                  <w:color w:val="000000"/>
                  <w:szCs w:val="21"/>
                </w:rPr>
                <w:delText>数量</w:delText>
              </w:r>
            </w:del>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30" w:author="微软用户" w:date="2018-06-19T22:11:00Z"/>
                <w:rFonts w:ascii="仿宋_GB2312" w:eastAsia="仿宋_GB2312"/>
                <w:b/>
                <w:bCs/>
                <w:color w:val="000000"/>
                <w:szCs w:val="21"/>
              </w:rPr>
              <w:pPrChange w:id="1231" w:author="微软用户" w:date="2018-06-19T22:11:00Z">
                <w:pPr>
                  <w:widowControl/>
                  <w:jc w:val="center"/>
                </w:pPr>
              </w:pPrChange>
            </w:pPr>
            <w:del w:id="1232" w:author="微软用户" w:date="2018-06-19T22:11:00Z">
              <w:r w:rsidDel="001B7BCE">
                <w:rPr>
                  <w:rFonts w:ascii="仿宋_GB2312" w:eastAsia="仿宋_GB2312" w:hint="eastAsia"/>
                  <w:b/>
                  <w:bCs/>
                  <w:color w:val="000000"/>
                  <w:szCs w:val="21"/>
                </w:rPr>
                <w:delText>备注</w:delText>
              </w:r>
            </w:del>
          </w:p>
        </w:tc>
      </w:tr>
      <w:tr w:rsidR="00987382" w:rsidDel="001B7BCE">
        <w:trPr>
          <w:trHeight w:val="495"/>
          <w:del w:id="1233"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34" w:author="微软用户" w:date="2018-06-19T22:11:00Z"/>
                <w:rFonts w:ascii="仿宋_GB2312" w:eastAsia="仿宋_GB2312"/>
                <w:color w:val="000000"/>
                <w:szCs w:val="21"/>
              </w:rPr>
              <w:pPrChange w:id="1235" w:author="微软用户" w:date="2018-06-19T22:11:00Z">
                <w:pPr>
                  <w:widowControl/>
                  <w:jc w:val="center"/>
                </w:pPr>
              </w:pPrChange>
            </w:pPr>
            <w:del w:id="1236" w:author="微软用户" w:date="2018-06-19T22:11:00Z">
              <w:r w:rsidDel="001B7BCE">
                <w:rPr>
                  <w:rFonts w:ascii="仿宋_GB2312" w:eastAsia="仿宋_GB2312" w:hint="eastAsia"/>
                  <w:color w:val="000000"/>
                  <w:szCs w:val="21"/>
                </w:rPr>
                <w:delText>1</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37" w:author="微软用户" w:date="2018-06-19T22:11:00Z"/>
                <w:rFonts w:ascii="仿宋_GB2312" w:eastAsia="仿宋_GB2312"/>
                <w:color w:val="000000"/>
                <w:szCs w:val="21"/>
              </w:rPr>
              <w:pPrChange w:id="1238"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39" w:author="微软用户" w:date="2018-06-19T22:11:00Z"/>
                <w:rFonts w:ascii="仿宋_GB2312" w:eastAsia="仿宋_GB2312"/>
                <w:color w:val="000000"/>
                <w:szCs w:val="21"/>
              </w:rPr>
              <w:pPrChange w:id="1240"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41" w:author="微软用户" w:date="2018-06-19T22:11:00Z"/>
                <w:rFonts w:ascii="仿宋_GB2312" w:eastAsia="仿宋_GB2312"/>
                <w:color w:val="000000"/>
                <w:szCs w:val="21"/>
              </w:rPr>
              <w:pPrChange w:id="1242"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43" w:author="微软用户" w:date="2018-06-19T22:11:00Z"/>
                <w:rFonts w:ascii="仿宋_GB2312" w:eastAsia="仿宋_GB2312"/>
                <w:color w:val="000000"/>
                <w:szCs w:val="21"/>
              </w:rPr>
              <w:pPrChange w:id="1244"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45" w:author="微软用户" w:date="2018-06-19T22:11:00Z"/>
                <w:color w:val="000000"/>
                <w:sz w:val="22"/>
              </w:rPr>
              <w:pPrChange w:id="1246" w:author="微软用户" w:date="2018-06-19T22:11:00Z">
                <w:pPr>
                  <w:widowControl/>
                  <w:jc w:val="center"/>
                </w:pPr>
              </w:pPrChange>
            </w:pPr>
            <w:del w:id="1247" w:author="微软用户" w:date="2018-06-19T22:11:00Z">
              <w:r w:rsidDel="001B7BCE">
                <w:rPr>
                  <w:rFonts w:hint="eastAsia"/>
                  <w:color w:val="000000"/>
                  <w:sz w:val="22"/>
                </w:rPr>
                <w:delText xml:space="preserve">　</w:delText>
              </w:r>
            </w:del>
          </w:p>
        </w:tc>
      </w:tr>
      <w:tr w:rsidR="00987382" w:rsidDel="001B7BCE">
        <w:trPr>
          <w:trHeight w:val="495"/>
          <w:del w:id="124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49" w:author="微软用户" w:date="2018-06-19T22:11:00Z"/>
                <w:rFonts w:ascii="仿宋_GB2312" w:eastAsia="仿宋_GB2312"/>
                <w:color w:val="000000"/>
                <w:szCs w:val="21"/>
              </w:rPr>
              <w:pPrChange w:id="1250" w:author="微软用户" w:date="2018-06-19T22:11:00Z">
                <w:pPr>
                  <w:widowControl/>
                  <w:jc w:val="center"/>
                </w:pPr>
              </w:pPrChange>
            </w:pPr>
            <w:del w:id="1251" w:author="微软用户" w:date="2018-06-19T22:11:00Z">
              <w:r w:rsidDel="001B7BCE">
                <w:rPr>
                  <w:rFonts w:ascii="仿宋_GB2312" w:eastAsia="仿宋_GB2312" w:hint="eastAsia"/>
                  <w:color w:val="000000"/>
                  <w:szCs w:val="21"/>
                </w:rPr>
                <w:delText>2</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52" w:author="微软用户" w:date="2018-06-19T22:11:00Z"/>
                <w:rFonts w:ascii="仿宋_GB2312" w:eastAsia="仿宋_GB2312"/>
                <w:color w:val="000000"/>
                <w:szCs w:val="21"/>
              </w:rPr>
              <w:pPrChange w:id="125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54" w:author="微软用户" w:date="2018-06-19T22:11:00Z"/>
                <w:rFonts w:ascii="仿宋_GB2312" w:eastAsia="仿宋_GB2312"/>
                <w:color w:val="000000"/>
                <w:szCs w:val="21"/>
              </w:rPr>
              <w:pPrChange w:id="125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56" w:author="微软用户" w:date="2018-06-19T22:11:00Z"/>
                <w:rFonts w:ascii="仿宋_GB2312" w:eastAsia="仿宋_GB2312"/>
                <w:color w:val="000000"/>
                <w:szCs w:val="21"/>
              </w:rPr>
              <w:pPrChange w:id="125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58" w:author="微软用户" w:date="2018-06-19T22:11:00Z"/>
                <w:rFonts w:ascii="仿宋_GB2312" w:eastAsia="仿宋_GB2312"/>
                <w:color w:val="000000"/>
                <w:szCs w:val="21"/>
              </w:rPr>
              <w:pPrChange w:id="125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60" w:author="微软用户" w:date="2018-06-19T22:11:00Z"/>
                <w:color w:val="000000"/>
                <w:sz w:val="22"/>
              </w:rPr>
              <w:pPrChange w:id="1261" w:author="微软用户" w:date="2018-06-19T22:11:00Z">
                <w:pPr>
                  <w:widowControl/>
                  <w:jc w:val="center"/>
                </w:pPr>
              </w:pPrChange>
            </w:pPr>
            <w:del w:id="1262" w:author="微软用户" w:date="2018-06-19T22:11:00Z">
              <w:r w:rsidDel="001B7BCE">
                <w:rPr>
                  <w:rFonts w:hint="eastAsia"/>
                  <w:color w:val="000000"/>
                  <w:sz w:val="22"/>
                </w:rPr>
                <w:delText xml:space="preserve">　</w:delText>
              </w:r>
            </w:del>
          </w:p>
        </w:tc>
      </w:tr>
      <w:tr w:rsidR="00987382" w:rsidDel="001B7BCE">
        <w:trPr>
          <w:trHeight w:val="495"/>
          <w:del w:id="1263"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64" w:author="微软用户" w:date="2018-06-19T22:11:00Z"/>
                <w:rFonts w:ascii="仿宋_GB2312" w:eastAsia="仿宋_GB2312"/>
                <w:color w:val="000000"/>
                <w:szCs w:val="21"/>
              </w:rPr>
              <w:pPrChange w:id="1265" w:author="微软用户" w:date="2018-06-19T22:11:00Z">
                <w:pPr>
                  <w:widowControl/>
                  <w:jc w:val="center"/>
                </w:pPr>
              </w:pPrChange>
            </w:pPr>
            <w:del w:id="1266" w:author="微软用户" w:date="2018-06-19T22:11:00Z">
              <w:r w:rsidDel="001B7BCE">
                <w:rPr>
                  <w:rFonts w:ascii="仿宋_GB2312" w:eastAsia="仿宋_GB2312" w:hint="eastAsia"/>
                  <w:color w:val="000000"/>
                  <w:szCs w:val="21"/>
                </w:rPr>
                <w:delText>3</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67" w:author="微软用户" w:date="2018-06-19T22:11:00Z"/>
                <w:rFonts w:ascii="仿宋_GB2312" w:eastAsia="仿宋_GB2312"/>
                <w:color w:val="000000"/>
                <w:szCs w:val="21"/>
              </w:rPr>
              <w:pPrChange w:id="1268"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69" w:author="微软用户" w:date="2018-06-19T22:11:00Z"/>
                <w:rFonts w:ascii="仿宋_GB2312" w:eastAsia="仿宋_GB2312"/>
                <w:color w:val="000000"/>
                <w:szCs w:val="21"/>
              </w:rPr>
              <w:pPrChange w:id="1270"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71" w:author="微软用户" w:date="2018-06-19T22:11:00Z"/>
                <w:rFonts w:ascii="仿宋_GB2312" w:eastAsia="仿宋_GB2312"/>
                <w:color w:val="000000"/>
                <w:szCs w:val="21"/>
              </w:rPr>
              <w:pPrChange w:id="1272"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73" w:author="微软用户" w:date="2018-06-19T22:11:00Z"/>
                <w:rFonts w:ascii="仿宋_GB2312" w:eastAsia="仿宋_GB2312"/>
                <w:color w:val="000000"/>
                <w:szCs w:val="21"/>
              </w:rPr>
              <w:pPrChange w:id="1274"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75" w:author="微软用户" w:date="2018-06-19T22:11:00Z"/>
                <w:color w:val="000000"/>
                <w:sz w:val="22"/>
              </w:rPr>
              <w:pPrChange w:id="1276" w:author="微软用户" w:date="2018-06-19T22:11:00Z">
                <w:pPr>
                  <w:widowControl/>
                  <w:jc w:val="center"/>
                </w:pPr>
              </w:pPrChange>
            </w:pPr>
            <w:del w:id="1277" w:author="微软用户" w:date="2018-06-19T22:11:00Z">
              <w:r w:rsidDel="001B7BCE">
                <w:rPr>
                  <w:rFonts w:hint="eastAsia"/>
                  <w:color w:val="000000"/>
                  <w:sz w:val="22"/>
                </w:rPr>
                <w:delText xml:space="preserve">　</w:delText>
              </w:r>
            </w:del>
          </w:p>
        </w:tc>
      </w:tr>
      <w:tr w:rsidR="00987382" w:rsidDel="001B7BCE">
        <w:trPr>
          <w:trHeight w:val="495"/>
          <w:del w:id="127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79" w:author="微软用户" w:date="2018-06-19T22:11:00Z"/>
                <w:rFonts w:ascii="仿宋_GB2312" w:eastAsia="仿宋_GB2312"/>
                <w:color w:val="000000"/>
                <w:szCs w:val="21"/>
              </w:rPr>
              <w:pPrChange w:id="1280" w:author="微软用户" w:date="2018-06-19T22:11:00Z">
                <w:pPr>
                  <w:widowControl/>
                  <w:jc w:val="center"/>
                </w:pPr>
              </w:pPrChange>
            </w:pPr>
            <w:del w:id="1281" w:author="微软用户" w:date="2018-06-19T22:11:00Z">
              <w:r w:rsidDel="001B7BCE">
                <w:rPr>
                  <w:rFonts w:ascii="仿宋_GB2312" w:eastAsia="仿宋_GB2312" w:hint="eastAsia"/>
                  <w:color w:val="000000"/>
                  <w:szCs w:val="21"/>
                </w:rPr>
                <w:delText>4</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82" w:author="微软用户" w:date="2018-06-19T22:11:00Z"/>
                <w:rFonts w:ascii="仿宋_GB2312" w:eastAsia="仿宋_GB2312"/>
                <w:color w:val="000000"/>
                <w:szCs w:val="21"/>
              </w:rPr>
              <w:pPrChange w:id="128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84" w:author="微软用户" w:date="2018-06-19T22:11:00Z"/>
                <w:rFonts w:ascii="仿宋_GB2312" w:eastAsia="仿宋_GB2312"/>
                <w:color w:val="000000"/>
                <w:szCs w:val="21"/>
              </w:rPr>
              <w:pPrChange w:id="128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86" w:author="微软用户" w:date="2018-06-19T22:11:00Z"/>
                <w:rFonts w:ascii="仿宋_GB2312" w:eastAsia="仿宋_GB2312"/>
                <w:color w:val="000000"/>
                <w:szCs w:val="21"/>
              </w:rPr>
              <w:pPrChange w:id="128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88" w:author="微软用户" w:date="2018-06-19T22:11:00Z"/>
                <w:rFonts w:ascii="仿宋_GB2312" w:eastAsia="仿宋_GB2312"/>
                <w:color w:val="000000"/>
                <w:szCs w:val="21"/>
              </w:rPr>
              <w:pPrChange w:id="128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90" w:author="微软用户" w:date="2018-06-19T22:11:00Z"/>
                <w:color w:val="000000"/>
                <w:sz w:val="22"/>
              </w:rPr>
              <w:pPrChange w:id="1291" w:author="微软用户" w:date="2018-06-19T22:11:00Z">
                <w:pPr>
                  <w:widowControl/>
                  <w:jc w:val="center"/>
                </w:pPr>
              </w:pPrChange>
            </w:pPr>
            <w:del w:id="1292" w:author="微软用户" w:date="2018-06-19T22:11:00Z">
              <w:r w:rsidDel="001B7BCE">
                <w:rPr>
                  <w:rFonts w:hint="eastAsia"/>
                  <w:color w:val="000000"/>
                  <w:sz w:val="22"/>
                </w:rPr>
                <w:delText xml:space="preserve">　</w:delText>
              </w:r>
            </w:del>
          </w:p>
        </w:tc>
      </w:tr>
      <w:tr w:rsidR="00987382" w:rsidDel="001B7BCE">
        <w:trPr>
          <w:trHeight w:val="495"/>
          <w:del w:id="1293"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94" w:author="微软用户" w:date="2018-06-19T22:11:00Z"/>
                <w:rFonts w:ascii="仿宋_GB2312" w:eastAsia="仿宋_GB2312"/>
                <w:color w:val="000000"/>
                <w:szCs w:val="21"/>
              </w:rPr>
              <w:pPrChange w:id="1295" w:author="微软用户" w:date="2018-06-19T22:11:00Z">
                <w:pPr>
                  <w:widowControl/>
                  <w:jc w:val="center"/>
                </w:pPr>
              </w:pPrChange>
            </w:pPr>
            <w:del w:id="1296" w:author="微软用户" w:date="2018-06-19T22:11:00Z">
              <w:r w:rsidDel="001B7BCE">
                <w:rPr>
                  <w:rFonts w:ascii="仿宋_GB2312" w:eastAsia="仿宋_GB2312" w:hint="eastAsia"/>
                  <w:color w:val="000000"/>
                  <w:szCs w:val="21"/>
                </w:rPr>
                <w:delText>5</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97" w:author="微软用户" w:date="2018-06-19T22:11:00Z"/>
                <w:rFonts w:ascii="仿宋_GB2312" w:eastAsia="仿宋_GB2312"/>
                <w:color w:val="000000"/>
                <w:szCs w:val="21"/>
              </w:rPr>
              <w:pPrChange w:id="1298"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299" w:author="微软用户" w:date="2018-06-19T22:11:00Z"/>
                <w:rFonts w:ascii="仿宋_GB2312" w:eastAsia="仿宋_GB2312"/>
                <w:color w:val="000000"/>
                <w:szCs w:val="21"/>
              </w:rPr>
              <w:pPrChange w:id="1300"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01" w:author="微软用户" w:date="2018-06-19T22:11:00Z"/>
                <w:rFonts w:ascii="仿宋_GB2312" w:eastAsia="仿宋_GB2312"/>
                <w:color w:val="000000"/>
                <w:szCs w:val="21"/>
              </w:rPr>
              <w:pPrChange w:id="1302"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03" w:author="微软用户" w:date="2018-06-19T22:11:00Z"/>
                <w:rFonts w:ascii="仿宋_GB2312" w:eastAsia="仿宋_GB2312"/>
                <w:color w:val="000000"/>
                <w:szCs w:val="21"/>
              </w:rPr>
              <w:pPrChange w:id="1304"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05" w:author="微软用户" w:date="2018-06-19T22:11:00Z"/>
                <w:color w:val="000000"/>
                <w:sz w:val="22"/>
              </w:rPr>
              <w:pPrChange w:id="1306" w:author="微软用户" w:date="2018-06-19T22:11:00Z">
                <w:pPr>
                  <w:widowControl/>
                  <w:jc w:val="center"/>
                </w:pPr>
              </w:pPrChange>
            </w:pPr>
            <w:del w:id="1307" w:author="微软用户" w:date="2018-06-19T22:11:00Z">
              <w:r w:rsidDel="001B7BCE">
                <w:rPr>
                  <w:rFonts w:hint="eastAsia"/>
                  <w:color w:val="000000"/>
                  <w:sz w:val="22"/>
                </w:rPr>
                <w:delText xml:space="preserve">　</w:delText>
              </w:r>
            </w:del>
          </w:p>
        </w:tc>
      </w:tr>
      <w:tr w:rsidR="00987382" w:rsidDel="001B7BCE">
        <w:trPr>
          <w:trHeight w:val="495"/>
          <w:del w:id="130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09" w:author="微软用户" w:date="2018-06-19T22:11:00Z"/>
                <w:rFonts w:ascii="仿宋_GB2312" w:eastAsia="仿宋_GB2312"/>
                <w:color w:val="000000"/>
                <w:szCs w:val="21"/>
              </w:rPr>
              <w:pPrChange w:id="1310" w:author="微软用户" w:date="2018-06-19T22:11:00Z">
                <w:pPr>
                  <w:widowControl/>
                  <w:jc w:val="center"/>
                </w:pPr>
              </w:pPrChange>
            </w:pPr>
            <w:del w:id="1311" w:author="微软用户" w:date="2018-06-19T22:11:00Z">
              <w:r w:rsidDel="001B7BCE">
                <w:rPr>
                  <w:rFonts w:ascii="仿宋_GB2312" w:eastAsia="仿宋_GB2312" w:hint="eastAsia"/>
                  <w:color w:val="000000"/>
                  <w:szCs w:val="21"/>
                </w:rPr>
                <w:delText>6</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12" w:author="微软用户" w:date="2018-06-19T22:11:00Z"/>
                <w:rFonts w:ascii="仿宋_GB2312" w:eastAsia="仿宋_GB2312"/>
                <w:color w:val="000000"/>
                <w:szCs w:val="21"/>
              </w:rPr>
              <w:pPrChange w:id="131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14" w:author="微软用户" w:date="2018-06-19T22:11:00Z"/>
                <w:rFonts w:ascii="仿宋_GB2312" w:eastAsia="仿宋_GB2312"/>
                <w:color w:val="000000"/>
                <w:szCs w:val="21"/>
              </w:rPr>
              <w:pPrChange w:id="131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16" w:author="微软用户" w:date="2018-06-19T22:11:00Z"/>
                <w:rFonts w:ascii="仿宋_GB2312" w:eastAsia="仿宋_GB2312"/>
                <w:color w:val="000000"/>
                <w:szCs w:val="21"/>
              </w:rPr>
              <w:pPrChange w:id="131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18" w:author="微软用户" w:date="2018-06-19T22:11:00Z"/>
                <w:rFonts w:ascii="仿宋_GB2312" w:eastAsia="仿宋_GB2312"/>
                <w:color w:val="000000"/>
                <w:szCs w:val="21"/>
              </w:rPr>
              <w:pPrChange w:id="131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20" w:author="微软用户" w:date="2018-06-19T22:11:00Z"/>
                <w:color w:val="000000"/>
                <w:sz w:val="22"/>
              </w:rPr>
              <w:pPrChange w:id="1321" w:author="微软用户" w:date="2018-06-19T22:11:00Z">
                <w:pPr>
                  <w:widowControl/>
                  <w:jc w:val="center"/>
                </w:pPr>
              </w:pPrChange>
            </w:pPr>
            <w:del w:id="1322" w:author="微软用户" w:date="2018-06-19T22:11:00Z">
              <w:r w:rsidDel="001B7BCE">
                <w:rPr>
                  <w:rFonts w:hint="eastAsia"/>
                  <w:color w:val="000000"/>
                  <w:sz w:val="22"/>
                </w:rPr>
                <w:delText xml:space="preserve">　</w:delText>
              </w:r>
            </w:del>
          </w:p>
        </w:tc>
      </w:tr>
      <w:tr w:rsidR="00987382" w:rsidDel="001B7BCE">
        <w:trPr>
          <w:trHeight w:val="495"/>
          <w:del w:id="1323"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24" w:author="微软用户" w:date="2018-06-19T22:11:00Z"/>
                <w:rFonts w:ascii="仿宋_GB2312" w:eastAsia="仿宋_GB2312"/>
                <w:color w:val="000000"/>
                <w:szCs w:val="21"/>
              </w:rPr>
              <w:pPrChange w:id="1325" w:author="微软用户" w:date="2018-06-19T22:11:00Z">
                <w:pPr>
                  <w:widowControl/>
                  <w:jc w:val="center"/>
                </w:pPr>
              </w:pPrChange>
            </w:pPr>
            <w:del w:id="1326" w:author="微软用户" w:date="2018-06-19T22:11:00Z">
              <w:r w:rsidDel="001B7BCE">
                <w:rPr>
                  <w:rFonts w:ascii="仿宋_GB2312" w:eastAsia="仿宋_GB2312" w:hint="eastAsia"/>
                  <w:color w:val="000000"/>
                  <w:szCs w:val="21"/>
                </w:rPr>
                <w:delText>7</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27" w:author="微软用户" w:date="2018-06-19T22:11:00Z"/>
                <w:rFonts w:ascii="仿宋_GB2312" w:eastAsia="仿宋_GB2312"/>
                <w:color w:val="000000"/>
                <w:szCs w:val="21"/>
              </w:rPr>
              <w:pPrChange w:id="1328"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29" w:author="微软用户" w:date="2018-06-19T22:11:00Z"/>
                <w:rFonts w:ascii="仿宋_GB2312" w:eastAsia="仿宋_GB2312"/>
                <w:color w:val="000000"/>
                <w:szCs w:val="21"/>
              </w:rPr>
              <w:pPrChange w:id="1330"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31" w:author="微软用户" w:date="2018-06-19T22:11:00Z"/>
                <w:rFonts w:ascii="仿宋_GB2312" w:eastAsia="仿宋_GB2312"/>
                <w:color w:val="000000"/>
                <w:szCs w:val="21"/>
              </w:rPr>
              <w:pPrChange w:id="1332"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33" w:author="微软用户" w:date="2018-06-19T22:11:00Z"/>
                <w:rFonts w:ascii="仿宋_GB2312" w:eastAsia="仿宋_GB2312"/>
                <w:color w:val="000000"/>
                <w:szCs w:val="21"/>
              </w:rPr>
              <w:pPrChange w:id="1334"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35" w:author="微软用户" w:date="2018-06-19T22:11:00Z"/>
                <w:color w:val="000000"/>
                <w:sz w:val="22"/>
              </w:rPr>
              <w:pPrChange w:id="1336" w:author="微软用户" w:date="2018-06-19T22:11:00Z">
                <w:pPr>
                  <w:widowControl/>
                  <w:jc w:val="center"/>
                </w:pPr>
              </w:pPrChange>
            </w:pPr>
            <w:del w:id="1337" w:author="微软用户" w:date="2018-06-19T22:11:00Z">
              <w:r w:rsidDel="001B7BCE">
                <w:rPr>
                  <w:rFonts w:hint="eastAsia"/>
                  <w:color w:val="000000"/>
                  <w:sz w:val="22"/>
                </w:rPr>
                <w:delText xml:space="preserve">　</w:delText>
              </w:r>
            </w:del>
          </w:p>
        </w:tc>
      </w:tr>
      <w:tr w:rsidR="00987382" w:rsidDel="001B7BCE">
        <w:trPr>
          <w:trHeight w:val="495"/>
          <w:del w:id="133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39" w:author="微软用户" w:date="2018-06-19T22:11:00Z"/>
                <w:rFonts w:ascii="仿宋_GB2312" w:eastAsia="仿宋_GB2312"/>
                <w:color w:val="000000"/>
                <w:szCs w:val="21"/>
              </w:rPr>
              <w:pPrChange w:id="1340" w:author="微软用户" w:date="2018-06-19T22:11:00Z">
                <w:pPr>
                  <w:widowControl/>
                  <w:jc w:val="center"/>
                </w:pPr>
              </w:pPrChange>
            </w:pPr>
            <w:del w:id="1341" w:author="微软用户" w:date="2018-06-19T22:11:00Z">
              <w:r w:rsidDel="001B7BCE">
                <w:rPr>
                  <w:rFonts w:ascii="仿宋_GB2312" w:eastAsia="仿宋_GB2312" w:hint="eastAsia"/>
                  <w:color w:val="000000"/>
                  <w:szCs w:val="21"/>
                </w:rPr>
                <w:delText>8</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42" w:author="微软用户" w:date="2018-06-19T22:11:00Z"/>
                <w:rFonts w:ascii="仿宋_GB2312" w:eastAsia="仿宋_GB2312"/>
                <w:color w:val="000000"/>
                <w:szCs w:val="21"/>
              </w:rPr>
              <w:pPrChange w:id="134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44" w:author="微软用户" w:date="2018-06-19T22:11:00Z"/>
                <w:rFonts w:ascii="仿宋_GB2312" w:eastAsia="仿宋_GB2312"/>
                <w:color w:val="000000"/>
                <w:szCs w:val="21"/>
              </w:rPr>
              <w:pPrChange w:id="134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46" w:author="微软用户" w:date="2018-06-19T22:11:00Z"/>
                <w:rFonts w:ascii="仿宋_GB2312" w:eastAsia="仿宋_GB2312"/>
                <w:color w:val="000000"/>
                <w:szCs w:val="21"/>
              </w:rPr>
              <w:pPrChange w:id="134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48" w:author="微软用户" w:date="2018-06-19T22:11:00Z"/>
                <w:rFonts w:ascii="仿宋_GB2312" w:eastAsia="仿宋_GB2312"/>
                <w:color w:val="000000"/>
                <w:szCs w:val="21"/>
              </w:rPr>
              <w:pPrChange w:id="134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50" w:author="微软用户" w:date="2018-06-19T22:11:00Z"/>
                <w:color w:val="000000"/>
                <w:sz w:val="22"/>
              </w:rPr>
              <w:pPrChange w:id="1351" w:author="微软用户" w:date="2018-06-19T22:11:00Z">
                <w:pPr>
                  <w:widowControl/>
                  <w:jc w:val="center"/>
                </w:pPr>
              </w:pPrChange>
            </w:pPr>
            <w:del w:id="1352" w:author="微软用户" w:date="2018-06-19T22:11:00Z">
              <w:r w:rsidDel="001B7BCE">
                <w:rPr>
                  <w:rFonts w:hint="eastAsia"/>
                  <w:color w:val="000000"/>
                  <w:sz w:val="22"/>
                </w:rPr>
                <w:delText xml:space="preserve">　</w:delText>
              </w:r>
            </w:del>
          </w:p>
        </w:tc>
      </w:tr>
      <w:tr w:rsidR="00987382" w:rsidDel="001B7BCE">
        <w:trPr>
          <w:trHeight w:val="495"/>
          <w:del w:id="1353"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54" w:author="微软用户" w:date="2018-06-19T22:11:00Z"/>
                <w:rFonts w:ascii="仿宋_GB2312" w:eastAsia="仿宋_GB2312"/>
                <w:color w:val="000000"/>
                <w:szCs w:val="21"/>
              </w:rPr>
              <w:pPrChange w:id="1355" w:author="微软用户" w:date="2018-06-19T22:11:00Z">
                <w:pPr>
                  <w:widowControl/>
                  <w:jc w:val="center"/>
                </w:pPr>
              </w:pPrChange>
            </w:pPr>
            <w:del w:id="1356" w:author="微软用户" w:date="2018-06-19T22:11:00Z">
              <w:r w:rsidDel="001B7BCE">
                <w:rPr>
                  <w:rFonts w:ascii="仿宋_GB2312" w:eastAsia="仿宋_GB2312" w:hint="eastAsia"/>
                  <w:color w:val="000000"/>
                  <w:szCs w:val="21"/>
                </w:rPr>
                <w:delText>9</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57" w:author="微软用户" w:date="2018-06-19T22:11:00Z"/>
                <w:rFonts w:ascii="仿宋_GB2312" w:eastAsia="仿宋_GB2312"/>
                <w:color w:val="000000"/>
                <w:szCs w:val="21"/>
              </w:rPr>
              <w:pPrChange w:id="1358"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59" w:author="微软用户" w:date="2018-06-19T22:11:00Z"/>
                <w:rFonts w:ascii="仿宋_GB2312" w:eastAsia="仿宋_GB2312"/>
                <w:color w:val="000000"/>
                <w:szCs w:val="21"/>
              </w:rPr>
              <w:pPrChange w:id="1360"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61" w:author="微软用户" w:date="2018-06-19T22:11:00Z"/>
                <w:rFonts w:ascii="仿宋_GB2312" w:eastAsia="仿宋_GB2312"/>
                <w:color w:val="000000"/>
                <w:szCs w:val="21"/>
              </w:rPr>
              <w:pPrChange w:id="1362"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63" w:author="微软用户" w:date="2018-06-19T22:11:00Z"/>
                <w:rFonts w:ascii="仿宋_GB2312" w:eastAsia="仿宋_GB2312"/>
                <w:color w:val="000000"/>
                <w:szCs w:val="21"/>
              </w:rPr>
              <w:pPrChange w:id="1364"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65" w:author="微软用户" w:date="2018-06-19T22:11:00Z"/>
                <w:color w:val="000000"/>
                <w:sz w:val="22"/>
              </w:rPr>
              <w:pPrChange w:id="1366" w:author="微软用户" w:date="2018-06-19T22:11:00Z">
                <w:pPr>
                  <w:widowControl/>
                  <w:jc w:val="center"/>
                </w:pPr>
              </w:pPrChange>
            </w:pPr>
            <w:del w:id="1367" w:author="微软用户" w:date="2018-06-19T22:11:00Z">
              <w:r w:rsidDel="001B7BCE">
                <w:rPr>
                  <w:rFonts w:hint="eastAsia"/>
                  <w:color w:val="000000"/>
                  <w:sz w:val="22"/>
                </w:rPr>
                <w:delText xml:space="preserve">　</w:delText>
              </w:r>
            </w:del>
          </w:p>
        </w:tc>
      </w:tr>
      <w:tr w:rsidR="00987382" w:rsidDel="001B7BCE">
        <w:trPr>
          <w:trHeight w:val="495"/>
          <w:del w:id="136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69" w:author="微软用户" w:date="2018-06-19T22:11:00Z"/>
                <w:rFonts w:ascii="仿宋_GB2312" w:eastAsia="仿宋_GB2312"/>
                <w:color w:val="000000"/>
                <w:szCs w:val="21"/>
              </w:rPr>
              <w:pPrChange w:id="1370" w:author="微软用户" w:date="2018-06-19T22:11:00Z">
                <w:pPr>
                  <w:widowControl/>
                  <w:jc w:val="center"/>
                </w:pPr>
              </w:pPrChange>
            </w:pPr>
            <w:del w:id="1371" w:author="微软用户" w:date="2018-06-19T22:11:00Z">
              <w:r w:rsidDel="001B7BCE">
                <w:rPr>
                  <w:rFonts w:ascii="仿宋_GB2312" w:eastAsia="仿宋_GB2312" w:hint="eastAsia"/>
                  <w:color w:val="000000"/>
                  <w:szCs w:val="21"/>
                </w:rPr>
                <w:delText>10</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72" w:author="微软用户" w:date="2018-06-19T22:11:00Z"/>
                <w:rFonts w:ascii="仿宋_GB2312" w:eastAsia="仿宋_GB2312"/>
                <w:color w:val="000000"/>
                <w:szCs w:val="21"/>
              </w:rPr>
              <w:pPrChange w:id="137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74" w:author="微软用户" w:date="2018-06-19T22:11:00Z"/>
                <w:rFonts w:ascii="仿宋_GB2312" w:eastAsia="仿宋_GB2312"/>
                <w:color w:val="000000"/>
                <w:szCs w:val="21"/>
              </w:rPr>
              <w:pPrChange w:id="137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76" w:author="微软用户" w:date="2018-06-19T22:11:00Z"/>
                <w:rFonts w:ascii="仿宋_GB2312" w:eastAsia="仿宋_GB2312"/>
                <w:color w:val="000000"/>
                <w:szCs w:val="21"/>
              </w:rPr>
              <w:pPrChange w:id="137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78" w:author="微软用户" w:date="2018-06-19T22:11:00Z"/>
                <w:rFonts w:ascii="仿宋_GB2312" w:eastAsia="仿宋_GB2312"/>
                <w:color w:val="000000"/>
                <w:szCs w:val="21"/>
              </w:rPr>
              <w:pPrChange w:id="137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80" w:author="微软用户" w:date="2018-06-19T22:11:00Z"/>
                <w:color w:val="000000"/>
                <w:sz w:val="22"/>
              </w:rPr>
              <w:pPrChange w:id="1381" w:author="微软用户" w:date="2018-06-19T22:11:00Z">
                <w:pPr>
                  <w:widowControl/>
                  <w:jc w:val="center"/>
                </w:pPr>
              </w:pPrChange>
            </w:pPr>
            <w:del w:id="1382" w:author="微软用户" w:date="2018-06-19T22:11:00Z">
              <w:r w:rsidDel="001B7BCE">
                <w:rPr>
                  <w:rFonts w:hint="eastAsia"/>
                  <w:color w:val="000000"/>
                  <w:sz w:val="22"/>
                </w:rPr>
                <w:delText xml:space="preserve">　</w:delText>
              </w:r>
            </w:del>
          </w:p>
        </w:tc>
      </w:tr>
      <w:tr w:rsidR="00987382" w:rsidDel="001B7BCE">
        <w:trPr>
          <w:trHeight w:val="495"/>
          <w:del w:id="1383"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84" w:author="微软用户" w:date="2018-06-19T22:11:00Z"/>
                <w:rFonts w:ascii="仿宋_GB2312" w:eastAsia="仿宋_GB2312"/>
                <w:color w:val="000000"/>
                <w:szCs w:val="21"/>
              </w:rPr>
              <w:pPrChange w:id="1385" w:author="微软用户" w:date="2018-06-19T22:11:00Z">
                <w:pPr>
                  <w:widowControl/>
                  <w:jc w:val="center"/>
                </w:pPr>
              </w:pPrChange>
            </w:pPr>
            <w:del w:id="1386" w:author="微软用户" w:date="2018-06-19T22:11:00Z">
              <w:r w:rsidDel="001B7BCE">
                <w:rPr>
                  <w:rFonts w:ascii="仿宋_GB2312" w:eastAsia="仿宋_GB2312" w:hint="eastAsia"/>
                  <w:color w:val="000000"/>
                  <w:szCs w:val="21"/>
                </w:rPr>
                <w:delText>11</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87" w:author="微软用户" w:date="2018-06-19T22:11:00Z"/>
                <w:rFonts w:ascii="仿宋_GB2312" w:eastAsia="仿宋_GB2312"/>
                <w:color w:val="000000"/>
                <w:szCs w:val="21"/>
              </w:rPr>
              <w:pPrChange w:id="1388"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89" w:author="微软用户" w:date="2018-06-19T22:11:00Z"/>
                <w:rFonts w:ascii="仿宋_GB2312" w:eastAsia="仿宋_GB2312"/>
                <w:color w:val="000000"/>
                <w:szCs w:val="21"/>
              </w:rPr>
              <w:pPrChange w:id="1390"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91" w:author="微软用户" w:date="2018-06-19T22:11:00Z"/>
                <w:rFonts w:ascii="仿宋_GB2312" w:eastAsia="仿宋_GB2312"/>
                <w:color w:val="000000"/>
                <w:szCs w:val="21"/>
              </w:rPr>
              <w:pPrChange w:id="1392"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93" w:author="微软用户" w:date="2018-06-19T22:11:00Z"/>
                <w:rFonts w:ascii="仿宋_GB2312" w:eastAsia="仿宋_GB2312"/>
                <w:color w:val="000000"/>
                <w:szCs w:val="21"/>
              </w:rPr>
              <w:pPrChange w:id="1394"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95" w:author="微软用户" w:date="2018-06-19T22:11:00Z"/>
                <w:color w:val="000000"/>
                <w:sz w:val="22"/>
              </w:rPr>
              <w:pPrChange w:id="1396" w:author="微软用户" w:date="2018-06-19T22:11:00Z">
                <w:pPr>
                  <w:widowControl/>
                  <w:jc w:val="center"/>
                </w:pPr>
              </w:pPrChange>
            </w:pPr>
            <w:del w:id="1397" w:author="微软用户" w:date="2018-06-19T22:11:00Z">
              <w:r w:rsidDel="001B7BCE">
                <w:rPr>
                  <w:rFonts w:hint="eastAsia"/>
                  <w:color w:val="000000"/>
                  <w:sz w:val="22"/>
                </w:rPr>
                <w:delText xml:space="preserve">　</w:delText>
              </w:r>
            </w:del>
          </w:p>
        </w:tc>
      </w:tr>
      <w:tr w:rsidR="00987382" w:rsidDel="001B7BCE">
        <w:trPr>
          <w:trHeight w:val="495"/>
          <w:del w:id="139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399" w:author="微软用户" w:date="2018-06-19T22:11:00Z"/>
                <w:rFonts w:ascii="仿宋_GB2312" w:eastAsia="仿宋_GB2312"/>
                <w:color w:val="000000"/>
                <w:szCs w:val="21"/>
              </w:rPr>
              <w:pPrChange w:id="1400" w:author="微软用户" w:date="2018-06-19T22:11:00Z">
                <w:pPr>
                  <w:widowControl/>
                  <w:jc w:val="center"/>
                </w:pPr>
              </w:pPrChange>
            </w:pPr>
            <w:del w:id="1401" w:author="微软用户" w:date="2018-06-19T22:11:00Z">
              <w:r w:rsidDel="001B7BCE">
                <w:rPr>
                  <w:rFonts w:ascii="仿宋_GB2312" w:eastAsia="仿宋_GB2312" w:hint="eastAsia"/>
                  <w:color w:val="000000"/>
                  <w:szCs w:val="21"/>
                </w:rPr>
                <w:delText>12</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02" w:author="微软用户" w:date="2018-06-19T22:11:00Z"/>
                <w:rFonts w:ascii="仿宋_GB2312" w:eastAsia="仿宋_GB2312"/>
                <w:color w:val="000000"/>
                <w:szCs w:val="21"/>
              </w:rPr>
              <w:pPrChange w:id="140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04" w:author="微软用户" w:date="2018-06-19T22:11:00Z"/>
                <w:rFonts w:ascii="仿宋_GB2312" w:eastAsia="仿宋_GB2312"/>
                <w:color w:val="000000"/>
                <w:szCs w:val="21"/>
              </w:rPr>
              <w:pPrChange w:id="140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06" w:author="微软用户" w:date="2018-06-19T22:11:00Z"/>
                <w:rFonts w:ascii="仿宋_GB2312" w:eastAsia="仿宋_GB2312"/>
                <w:color w:val="000000"/>
                <w:szCs w:val="21"/>
              </w:rPr>
              <w:pPrChange w:id="140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08" w:author="微软用户" w:date="2018-06-19T22:11:00Z"/>
                <w:rFonts w:ascii="仿宋_GB2312" w:eastAsia="仿宋_GB2312"/>
                <w:color w:val="000000"/>
                <w:szCs w:val="21"/>
              </w:rPr>
              <w:pPrChange w:id="140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10" w:author="微软用户" w:date="2018-06-19T22:11:00Z"/>
                <w:color w:val="000000"/>
                <w:sz w:val="22"/>
              </w:rPr>
              <w:pPrChange w:id="1411" w:author="微软用户" w:date="2018-06-19T22:11:00Z">
                <w:pPr>
                  <w:widowControl/>
                  <w:jc w:val="center"/>
                </w:pPr>
              </w:pPrChange>
            </w:pPr>
            <w:del w:id="1412" w:author="微软用户" w:date="2018-06-19T22:11:00Z">
              <w:r w:rsidDel="001B7BCE">
                <w:rPr>
                  <w:rFonts w:hint="eastAsia"/>
                  <w:color w:val="000000"/>
                  <w:sz w:val="22"/>
                </w:rPr>
                <w:delText xml:space="preserve">　</w:delText>
              </w:r>
            </w:del>
          </w:p>
        </w:tc>
      </w:tr>
      <w:tr w:rsidR="00987382" w:rsidDel="001B7BCE">
        <w:trPr>
          <w:trHeight w:val="495"/>
          <w:del w:id="1413"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14" w:author="微软用户" w:date="2018-06-19T22:11:00Z"/>
                <w:rFonts w:ascii="仿宋_GB2312" w:eastAsia="仿宋_GB2312"/>
                <w:color w:val="000000"/>
                <w:szCs w:val="21"/>
              </w:rPr>
              <w:pPrChange w:id="1415" w:author="微软用户" w:date="2018-06-19T22:11:00Z">
                <w:pPr>
                  <w:widowControl/>
                  <w:jc w:val="center"/>
                </w:pPr>
              </w:pPrChange>
            </w:pPr>
            <w:del w:id="1416" w:author="微软用户" w:date="2018-06-19T22:11:00Z">
              <w:r w:rsidDel="001B7BCE">
                <w:rPr>
                  <w:rFonts w:ascii="仿宋_GB2312" w:eastAsia="仿宋_GB2312" w:hint="eastAsia"/>
                  <w:color w:val="000000"/>
                  <w:szCs w:val="21"/>
                </w:rPr>
                <w:delText>13</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17" w:author="微软用户" w:date="2018-06-19T22:11:00Z"/>
                <w:rFonts w:ascii="仿宋_GB2312" w:eastAsia="仿宋_GB2312"/>
                <w:color w:val="000000"/>
                <w:szCs w:val="21"/>
              </w:rPr>
              <w:pPrChange w:id="1418"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19" w:author="微软用户" w:date="2018-06-19T22:11:00Z"/>
                <w:rFonts w:ascii="仿宋_GB2312" w:eastAsia="仿宋_GB2312"/>
                <w:color w:val="000000"/>
                <w:szCs w:val="21"/>
              </w:rPr>
              <w:pPrChange w:id="1420"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21" w:author="微软用户" w:date="2018-06-19T22:11:00Z"/>
                <w:rFonts w:ascii="仿宋_GB2312" w:eastAsia="仿宋_GB2312"/>
                <w:color w:val="000000"/>
                <w:szCs w:val="21"/>
              </w:rPr>
              <w:pPrChange w:id="1422"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23" w:author="微软用户" w:date="2018-06-19T22:11:00Z"/>
                <w:rFonts w:ascii="仿宋_GB2312" w:eastAsia="仿宋_GB2312"/>
                <w:color w:val="000000"/>
                <w:szCs w:val="21"/>
              </w:rPr>
              <w:pPrChange w:id="1424"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25" w:author="微软用户" w:date="2018-06-19T22:11:00Z"/>
                <w:color w:val="000000"/>
                <w:sz w:val="22"/>
              </w:rPr>
              <w:pPrChange w:id="1426" w:author="微软用户" w:date="2018-06-19T22:11:00Z">
                <w:pPr>
                  <w:widowControl/>
                  <w:jc w:val="center"/>
                </w:pPr>
              </w:pPrChange>
            </w:pPr>
            <w:del w:id="1427" w:author="微软用户" w:date="2018-06-19T22:11:00Z">
              <w:r w:rsidDel="001B7BCE">
                <w:rPr>
                  <w:rFonts w:hint="eastAsia"/>
                  <w:color w:val="000000"/>
                  <w:sz w:val="22"/>
                </w:rPr>
                <w:delText xml:space="preserve">　</w:delText>
              </w:r>
            </w:del>
          </w:p>
        </w:tc>
      </w:tr>
      <w:tr w:rsidR="00987382" w:rsidDel="001B7BCE">
        <w:trPr>
          <w:trHeight w:val="495"/>
          <w:del w:id="142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29" w:author="微软用户" w:date="2018-06-19T22:11:00Z"/>
                <w:rFonts w:ascii="仿宋_GB2312" w:eastAsia="仿宋_GB2312"/>
                <w:color w:val="000000"/>
                <w:szCs w:val="21"/>
              </w:rPr>
              <w:pPrChange w:id="1430" w:author="微软用户" w:date="2018-06-19T22:11:00Z">
                <w:pPr>
                  <w:widowControl/>
                  <w:jc w:val="center"/>
                </w:pPr>
              </w:pPrChange>
            </w:pPr>
            <w:del w:id="1431" w:author="微软用户" w:date="2018-06-19T22:11:00Z">
              <w:r w:rsidDel="001B7BCE">
                <w:rPr>
                  <w:rFonts w:ascii="仿宋_GB2312" w:eastAsia="仿宋_GB2312" w:hint="eastAsia"/>
                  <w:color w:val="000000"/>
                  <w:szCs w:val="21"/>
                </w:rPr>
                <w:delText>14</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32" w:author="微软用户" w:date="2018-06-19T22:11:00Z"/>
                <w:rFonts w:ascii="仿宋_GB2312" w:eastAsia="仿宋_GB2312"/>
                <w:color w:val="000000"/>
                <w:szCs w:val="21"/>
              </w:rPr>
              <w:pPrChange w:id="143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34" w:author="微软用户" w:date="2018-06-19T22:11:00Z"/>
                <w:rFonts w:ascii="仿宋_GB2312" w:eastAsia="仿宋_GB2312"/>
                <w:color w:val="000000"/>
                <w:szCs w:val="21"/>
              </w:rPr>
              <w:pPrChange w:id="143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36" w:author="微软用户" w:date="2018-06-19T22:11:00Z"/>
                <w:rFonts w:ascii="仿宋_GB2312" w:eastAsia="仿宋_GB2312"/>
                <w:color w:val="000000"/>
                <w:szCs w:val="21"/>
              </w:rPr>
              <w:pPrChange w:id="143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38" w:author="微软用户" w:date="2018-06-19T22:11:00Z"/>
                <w:rFonts w:ascii="仿宋_GB2312" w:eastAsia="仿宋_GB2312"/>
                <w:color w:val="000000"/>
                <w:szCs w:val="21"/>
              </w:rPr>
              <w:pPrChange w:id="143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40" w:author="微软用户" w:date="2018-06-19T22:11:00Z"/>
                <w:color w:val="000000"/>
                <w:sz w:val="22"/>
              </w:rPr>
              <w:pPrChange w:id="1441" w:author="微软用户" w:date="2018-06-19T22:11:00Z">
                <w:pPr>
                  <w:widowControl/>
                  <w:jc w:val="center"/>
                </w:pPr>
              </w:pPrChange>
            </w:pPr>
            <w:del w:id="1442" w:author="微软用户" w:date="2018-06-19T22:11:00Z">
              <w:r w:rsidDel="001B7BCE">
                <w:rPr>
                  <w:rFonts w:hint="eastAsia"/>
                  <w:color w:val="000000"/>
                  <w:sz w:val="22"/>
                </w:rPr>
                <w:delText xml:space="preserve">　</w:delText>
              </w:r>
            </w:del>
          </w:p>
        </w:tc>
      </w:tr>
      <w:tr w:rsidR="00987382" w:rsidDel="001B7BCE">
        <w:trPr>
          <w:trHeight w:val="495"/>
          <w:del w:id="1443"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44" w:author="微软用户" w:date="2018-06-19T22:11:00Z"/>
                <w:rFonts w:ascii="仿宋_GB2312" w:eastAsia="仿宋_GB2312"/>
                <w:color w:val="000000"/>
                <w:szCs w:val="21"/>
              </w:rPr>
              <w:pPrChange w:id="1445" w:author="微软用户" w:date="2018-06-19T22:11:00Z">
                <w:pPr>
                  <w:widowControl/>
                  <w:jc w:val="center"/>
                </w:pPr>
              </w:pPrChange>
            </w:pPr>
            <w:del w:id="1446" w:author="微软用户" w:date="2018-06-19T22:11:00Z">
              <w:r w:rsidDel="001B7BCE">
                <w:rPr>
                  <w:rFonts w:ascii="仿宋_GB2312" w:eastAsia="仿宋_GB2312" w:hint="eastAsia"/>
                  <w:color w:val="000000"/>
                  <w:szCs w:val="21"/>
                </w:rPr>
                <w:delText>15</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47" w:author="微软用户" w:date="2018-06-19T22:11:00Z"/>
                <w:rFonts w:ascii="仿宋_GB2312" w:eastAsia="仿宋_GB2312"/>
                <w:color w:val="000000"/>
                <w:szCs w:val="21"/>
              </w:rPr>
              <w:pPrChange w:id="1448"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49" w:author="微软用户" w:date="2018-06-19T22:11:00Z"/>
                <w:rFonts w:ascii="仿宋_GB2312" w:eastAsia="仿宋_GB2312"/>
                <w:color w:val="000000"/>
                <w:szCs w:val="21"/>
              </w:rPr>
              <w:pPrChange w:id="1450"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51" w:author="微软用户" w:date="2018-06-19T22:11:00Z"/>
                <w:rFonts w:ascii="仿宋_GB2312" w:eastAsia="仿宋_GB2312"/>
                <w:color w:val="000000"/>
                <w:szCs w:val="21"/>
              </w:rPr>
              <w:pPrChange w:id="1452"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53" w:author="微软用户" w:date="2018-06-19T22:11:00Z"/>
                <w:rFonts w:ascii="仿宋_GB2312" w:eastAsia="仿宋_GB2312"/>
                <w:color w:val="000000"/>
                <w:szCs w:val="21"/>
              </w:rPr>
              <w:pPrChange w:id="1454"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55" w:author="微软用户" w:date="2018-06-19T22:11:00Z"/>
                <w:color w:val="000000"/>
                <w:sz w:val="22"/>
              </w:rPr>
              <w:pPrChange w:id="1456" w:author="微软用户" w:date="2018-06-19T22:11:00Z">
                <w:pPr>
                  <w:widowControl/>
                  <w:jc w:val="center"/>
                </w:pPr>
              </w:pPrChange>
            </w:pPr>
            <w:del w:id="1457" w:author="微软用户" w:date="2018-06-19T22:11:00Z">
              <w:r w:rsidDel="001B7BCE">
                <w:rPr>
                  <w:rFonts w:hint="eastAsia"/>
                  <w:color w:val="000000"/>
                  <w:sz w:val="22"/>
                </w:rPr>
                <w:delText xml:space="preserve">　</w:delText>
              </w:r>
            </w:del>
          </w:p>
        </w:tc>
      </w:tr>
      <w:tr w:rsidR="00987382" w:rsidDel="001B7BCE">
        <w:trPr>
          <w:trHeight w:val="495"/>
          <w:del w:id="145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59" w:author="微软用户" w:date="2018-06-19T22:11:00Z"/>
                <w:rFonts w:ascii="仿宋_GB2312" w:eastAsia="仿宋_GB2312"/>
                <w:color w:val="000000"/>
                <w:szCs w:val="21"/>
              </w:rPr>
              <w:pPrChange w:id="1460" w:author="微软用户" w:date="2018-06-19T22:11:00Z">
                <w:pPr>
                  <w:widowControl/>
                  <w:jc w:val="center"/>
                </w:pPr>
              </w:pPrChange>
            </w:pPr>
            <w:del w:id="1461" w:author="微软用户" w:date="2018-06-19T22:11:00Z">
              <w:r w:rsidDel="001B7BCE">
                <w:rPr>
                  <w:rFonts w:ascii="仿宋_GB2312" w:eastAsia="仿宋_GB2312" w:hint="eastAsia"/>
                  <w:color w:val="000000"/>
                  <w:szCs w:val="21"/>
                </w:rPr>
                <w:delText>16</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62" w:author="微软用户" w:date="2018-06-19T22:11:00Z"/>
                <w:rFonts w:ascii="仿宋_GB2312" w:eastAsia="仿宋_GB2312"/>
                <w:color w:val="000000"/>
                <w:szCs w:val="21"/>
              </w:rPr>
              <w:pPrChange w:id="146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64" w:author="微软用户" w:date="2018-06-19T22:11:00Z"/>
                <w:rFonts w:ascii="仿宋_GB2312" w:eastAsia="仿宋_GB2312"/>
                <w:color w:val="000000"/>
                <w:szCs w:val="21"/>
              </w:rPr>
              <w:pPrChange w:id="146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66" w:author="微软用户" w:date="2018-06-19T22:11:00Z"/>
                <w:rFonts w:ascii="仿宋_GB2312" w:eastAsia="仿宋_GB2312"/>
                <w:color w:val="000000"/>
                <w:szCs w:val="21"/>
              </w:rPr>
              <w:pPrChange w:id="146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68" w:author="微软用户" w:date="2018-06-19T22:11:00Z"/>
                <w:rFonts w:ascii="仿宋_GB2312" w:eastAsia="仿宋_GB2312"/>
                <w:color w:val="000000"/>
                <w:szCs w:val="21"/>
              </w:rPr>
              <w:pPrChange w:id="146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70" w:author="微软用户" w:date="2018-06-19T22:11:00Z"/>
                <w:color w:val="000000"/>
                <w:sz w:val="22"/>
              </w:rPr>
              <w:pPrChange w:id="1471" w:author="微软用户" w:date="2018-06-19T22:11:00Z">
                <w:pPr>
                  <w:widowControl/>
                  <w:jc w:val="center"/>
                </w:pPr>
              </w:pPrChange>
            </w:pPr>
            <w:del w:id="1472" w:author="微软用户" w:date="2018-06-19T22:11:00Z">
              <w:r w:rsidDel="001B7BCE">
                <w:rPr>
                  <w:rFonts w:hint="eastAsia"/>
                  <w:color w:val="000000"/>
                  <w:sz w:val="22"/>
                </w:rPr>
                <w:delText xml:space="preserve">　</w:delText>
              </w:r>
            </w:del>
          </w:p>
        </w:tc>
      </w:tr>
      <w:tr w:rsidR="00987382" w:rsidDel="001B7BCE">
        <w:trPr>
          <w:trHeight w:val="495"/>
          <w:del w:id="1473"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74" w:author="微软用户" w:date="2018-06-19T22:11:00Z"/>
                <w:rFonts w:ascii="仿宋_GB2312" w:eastAsia="仿宋_GB2312"/>
                <w:color w:val="000000"/>
                <w:szCs w:val="21"/>
              </w:rPr>
              <w:pPrChange w:id="1475" w:author="微软用户" w:date="2018-06-19T22:11:00Z">
                <w:pPr>
                  <w:widowControl/>
                  <w:jc w:val="center"/>
                </w:pPr>
              </w:pPrChange>
            </w:pPr>
            <w:del w:id="1476" w:author="微软用户" w:date="2018-06-19T22:11:00Z">
              <w:r w:rsidDel="001B7BCE">
                <w:rPr>
                  <w:rFonts w:ascii="仿宋_GB2312" w:eastAsia="仿宋_GB2312" w:hint="eastAsia"/>
                  <w:color w:val="000000"/>
                  <w:szCs w:val="21"/>
                </w:rPr>
                <w:delText>17</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77" w:author="微软用户" w:date="2018-06-19T22:11:00Z"/>
                <w:rFonts w:ascii="仿宋_GB2312" w:eastAsia="仿宋_GB2312"/>
                <w:color w:val="000000"/>
                <w:szCs w:val="21"/>
              </w:rPr>
              <w:pPrChange w:id="1478"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79" w:author="微软用户" w:date="2018-06-19T22:11:00Z"/>
                <w:rFonts w:ascii="仿宋_GB2312" w:eastAsia="仿宋_GB2312"/>
                <w:color w:val="000000"/>
                <w:szCs w:val="21"/>
              </w:rPr>
              <w:pPrChange w:id="1480"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81" w:author="微软用户" w:date="2018-06-19T22:11:00Z"/>
                <w:rFonts w:ascii="仿宋_GB2312" w:eastAsia="仿宋_GB2312"/>
                <w:color w:val="000000"/>
                <w:szCs w:val="21"/>
              </w:rPr>
              <w:pPrChange w:id="1482"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83" w:author="微软用户" w:date="2018-06-19T22:11:00Z"/>
                <w:rFonts w:ascii="仿宋_GB2312" w:eastAsia="仿宋_GB2312"/>
                <w:color w:val="000000"/>
                <w:szCs w:val="21"/>
              </w:rPr>
              <w:pPrChange w:id="1484"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85" w:author="微软用户" w:date="2018-06-19T22:11:00Z"/>
                <w:color w:val="000000"/>
                <w:sz w:val="22"/>
              </w:rPr>
              <w:pPrChange w:id="1486" w:author="微软用户" w:date="2018-06-19T22:11:00Z">
                <w:pPr>
                  <w:widowControl/>
                  <w:jc w:val="center"/>
                </w:pPr>
              </w:pPrChange>
            </w:pPr>
            <w:del w:id="1487" w:author="微软用户" w:date="2018-06-19T22:11:00Z">
              <w:r w:rsidDel="001B7BCE">
                <w:rPr>
                  <w:rFonts w:hint="eastAsia"/>
                  <w:color w:val="000000"/>
                  <w:sz w:val="22"/>
                </w:rPr>
                <w:delText xml:space="preserve">　</w:delText>
              </w:r>
            </w:del>
          </w:p>
        </w:tc>
      </w:tr>
      <w:tr w:rsidR="00987382" w:rsidDel="001B7BCE">
        <w:trPr>
          <w:trHeight w:val="495"/>
          <w:del w:id="148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89" w:author="微软用户" w:date="2018-06-19T22:11:00Z"/>
                <w:rFonts w:ascii="仿宋_GB2312" w:eastAsia="仿宋_GB2312"/>
                <w:color w:val="000000"/>
                <w:szCs w:val="21"/>
              </w:rPr>
              <w:pPrChange w:id="1490" w:author="微软用户" w:date="2018-06-19T22:11:00Z">
                <w:pPr>
                  <w:widowControl/>
                  <w:jc w:val="center"/>
                </w:pPr>
              </w:pPrChange>
            </w:pPr>
            <w:del w:id="1491" w:author="微软用户" w:date="2018-06-19T22:11:00Z">
              <w:r w:rsidDel="001B7BCE">
                <w:rPr>
                  <w:rFonts w:ascii="仿宋_GB2312" w:eastAsia="仿宋_GB2312" w:hint="eastAsia"/>
                  <w:color w:val="000000"/>
                  <w:szCs w:val="21"/>
                </w:rPr>
                <w:delText>18</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92" w:author="微软用户" w:date="2018-06-19T22:11:00Z"/>
                <w:rFonts w:ascii="仿宋_GB2312" w:eastAsia="仿宋_GB2312"/>
                <w:color w:val="000000"/>
                <w:szCs w:val="21"/>
              </w:rPr>
              <w:pPrChange w:id="149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94" w:author="微软用户" w:date="2018-06-19T22:11:00Z"/>
                <w:rFonts w:ascii="仿宋_GB2312" w:eastAsia="仿宋_GB2312"/>
                <w:color w:val="000000"/>
                <w:szCs w:val="21"/>
              </w:rPr>
              <w:pPrChange w:id="149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96" w:author="微软用户" w:date="2018-06-19T22:11:00Z"/>
                <w:rFonts w:ascii="仿宋_GB2312" w:eastAsia="仿宋_GB2312"/>
                <w:color w:val="000000"/>
                <w:szCs w:val="21"/>
              </w:rPr>
              <w:pPrChange w:id="149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498" w:author="微软用户" w:date="2018-06-19T22:11:00Z"/>
                <w:rFonts w:ascii="仿宋_GB2312" w:eastAsia="仿宋_GB2312"/>
                <w:color w:val="000000"/>
                <w:szCs w:val="21"/>
              </w:rPr>
              <w:pPrChange w:id="149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00" w:author="微软用户" w:date="2018-06-19T22:11:00Z"/>
                <w:color w:val="000000"/>
                <w:sz w:val="22"/>
              </w:rPr>
              <w:pPrChange w:id="1501" w:author="微软用户" w:date="2018-06-19T22:11:00Z">
                <w:pPr>
                  <w:widowControl/>
                  <w:jc w:val="center"/>
                </w:pPr>
              </w:pPrChange>
            </w:pPr>
            <w:del w:id="1502" w:author="微软用户" w:date="2018-06-19T22:11:00Z">
              <w:r w:rsidDel="001B7BCE">
                <w:rPr>
                  <w:rFonts w:hint="eastAsia"/>
                  <w:color w:val="000000"/>
                  <w:sz w:val="22"/>
                </w:rPr>
                <w:delText xml:space="preserve">　</w:delText>
              </w:r>
            </w:del>
          </w:p>
        </w:tc>
      </w:tr>
      <w:tr w:rsidR="00987382" w:rsidDel="001B7BCE">
        <w:trPr>
          <w:trHeight w:val="495"/>
          <w:del w:id="1503"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04" w:author="微软用户" w:date="2018-06-19T22:11:00Z"/>
                <w:rFonts w:ascii="仿宋_GB2312" w:eastAsia="仿宋_GB2312"/>
                <w:color w:val="000000"/>
                <w:szCs w:val="21"/>
              </w:rPr>
              <w:pPrChange w:id="1505" w:author="微软用户" w:date="2018-06-19T22:11:00Z">
                <w:pPr>
                  <w:widowControl/>
                  <w:jc w:val="center"/>
                </w:pPr>
              </w:pPrChange>
            </w:pPr>
            <w:del w:id="1506" w:author="微软用户" w:date="2018-06-19T22:11:00Z">
              <w:r w:rsidDel="001B7BCE">
                <w:rPr>
                  <w:rFonts w:ascii="仿宋_GB2312" w:eastAsia="仿宋_GB2312" w:hint="eastAsia"/>
                  <w:color w:val="000000"/>
                  <w:szCs w:val="21"/>
                </w:rPr>
                <w:delText>19</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07" w:author="微软用户" w:date="2018-06-19T22:11:00Z"/>
                <w:rFonts w:ascii="仿宋_GB2312" w:eastAsia="仿宋_GB2312"/>
                <w:color w:val="000000"/>
                <w:szCs w:val="21"/>
              </w:rPr>
              <w:pPrChange w:id="1508"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09" w:author="微软用户" w:date="2018-06-19T22:11:00Z"/>
                <w:rFonts w:ascii="仿宋_GB2312" w:eastAsia="仿宋_GB2312"/>
                <w:color w:val="000000"/>
                <w:szCs w:val="21"/>
              </w:rPr>
              <w:pPrChange w:id="1510"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11" w:author="微软用户" w:date="2018-06-19T22:11:00Z"/>
                <w:rFonts w:ascii="仿宋_GB2312" w:eastAsia="仿宋_GB2312"/>
                <w:color w:val="000000"/>
                <w:szCs w:val="21"/>
              </w:rPr>
              <w:pPrChange w:id="1512"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13" w:author="微软用户" w:date="2018-06-19T22:11:00Z"/>
                <w:rFonts w:ascii="仿宋_GB2312" w:eastAsia="仿宋_GB2312"/>
                <w:color w:val="000000"/>
                <w:szCs w:val="21"/>
              </w:rPr>
              <w:pPrChange w:id="1514"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15" w:author="微软用户" w:date="2018-06-19T22:11:00Z"/>
                <w:color w:val="000000"/>
                <w:sz w:val="22"/>
              </w:rPr>
              <w:pPrChange w:id="1516" w:author="微软用户" w:date="2018-06-19T22:11:00Z">
                <w:pPr>
                  <w:widowControl/>
                  <w:jc w:val="center"/>
                </w:pPr>
              </w:pPrChange>
            </w:pPr>
            <w:del w:id="1517" w:author="微软用户" w:date="2018-06-19T22:11:00Z">
              <w:r w:rsidDel="001B7BCE">
                <w:rPr>
                  <w:rFonts w:hint="eastAsia"/>
                  <w:color w:val="000000"/>
                  <w:sz w:val="22"/>
                </w:rPr>
                <w:delText xml:space="preserve">　</w:delText>
              </w:r>
            </w:del>
          </w:p>
        </w:tc>
      </w:tr>
      <w:tr w:rsidR="00987382" w:rsidDel="001B7BCE">
        <w:trPr>
          <w:trHeight w:val="495"/>
          <w:del w:id="151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19" w:author="微软用户" w:date="2018-06-19T22:11:00Z"/>
                <w:rFonts w:ascii="仿宋_GB2312" w:eastAsia="仿宋_GB2312"/>
                <w:b/>
                <w:bCs/>
                <w:color w:val="000000"/>
                <w:szCs w:val="21"/>
              </w:rPr>
              <w:pPrChange w:id="1520" w:author="微软用户" w:date="2018-06-19T22:11:00Z">
                <w:pPr>
                  <w:widowControl/>
                  <w:jc w:val="center"/>
                </w:pPr>
              </w:pPrChange>
            </w:pPr>
            <w:del w:id="1521" w:author="微软用户" w:date="2018-06-19T22:11:00Z">
              <w:r w:rsidDel="001B7BCE">
                <w:rPr>
                  <w:rFonts w:ascii="仿宋_GB2312" w:eastAsia="仿宋_GB2312" w:hint="eastAsia"/>
                  <w:b/>
                  <w:bCs/>
                  <w:color w:val="000000"/>
                  <w:szCs w:val="21"/>
                </w:rPr>
                <w:delText xml:space="preserve">　</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22" w:author="微软用户" w:date="2018-06-19T22:11:00Z"/>
                <w:rFonts w:ascii="仿宋_GB2312" w:eastAsia="仿宋_GB2312"/>
                <w:b/>
                <w:bCs/>
                <w:color w:val="000000"/>
                <w:szCs w:val="21"/>
              </w:rPr>
              <w:pPrChange w:id="1523" w:author="微软用户" w:date="2018-06-19T22:11:00Z">
                <w:pPr>
                  <w:widowControl/>
                  <w:jc w:val="center"/>
                </w:pPr>
              </w:pPrChange>
            </w:pPr>
            <w:del w:id="1524" w:author="微软用户" w:date="2018-06-19T22:11:00Z">
              <w:r w:rsidDel="001B7BCE">
                <w:rPr>
                  <w:rFonts w:ascii="仿宋_GB2312" w:eastAsia="仿宋_GB2312" w:hint="eastAsia"/>
                  <w:b/>
                  <w:bCs/>
                  <w:color w:val="000000"/>
                  <w:szCs w:val="21"/>
                </w:rPr>
                <w:delText>小计</w:delText>
              </w:r>
            </w:del>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25" w:author="微软用户" w:date="2018-06-19T22:11:00Z"/>
                <w:rFonts w:ascii="仿宋_GB2312" w:eastAsia="仿宋_GB2312"/>
                <w:b/>
                <w:bCs/>
                <w:color w:val="000000"/>
                <w:szCs w:val="21"/>
              </w:rPr>
              <w:pPrChange w:id="1526" w:author="微软用户" w:date="2018-06-19T22:11:00Z">
                <w:pPr>
                  <w:widowControl/>
                  <w:jc w:val="center"/>
                </w:pPr>
              </w:pPrChange>
            </w:pPr>
            <w:del w:id="1527" w:author="微软用户" w:date="2018-06-19T22:11:00Z">
              <w:r w:rsidDel="001B7BCE">
                <w:rPr>
                  <w:rFonts w:ascii="仿宋_GB2312" w:eastAsia="仿宋_GB2312" w:hint="eastAsia"/>
                  <w:b/>
                  <w:bCs/>
                  <w:color w:val="000000"/>
                  <w:szCs w:val="21"/>
                </w:rPr>
                <w:delText xml:space="preserve">　</w:delText>
              </w:r>
            </w:del>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28" w:author="微软用户" w:date="2018-06-19T22:11:00Z"/>
                <w:rFonts w:ascii="仿宋_GB2312" w:eastAsia="仿宋_GB2312"/>
                <w:b/>
                <w:bCs/>
                <w:color w:val="000000"/>
                <w:szCs w:val="21"/>
              </w:rPr>
              <w:pPrChange w:id="1529"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30" w:author="微软用户" w:date="2018-06-19T22:11:00Z"/>
                <w:rFonts w:ascii="仿宋_GB2312" w:eastAsia="仿宋_GB2312"/>
                <w:b/>
                <w:bCs/>
                <w:color w:val="000000"/>
                <w:szCs w:val="21"/>
              </w:rPr>
              <w:pPrChange w:id="1531"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32" w:author="微软用户" w:date="2018-06-19T22:11:00Z"/>
                <w:b/>
                <w:bCs/>
                <w:color w:val="000000"/>
                <w:sz w:val="22"/>
              </w:rPr>
              <w:pPrChange w:id="1533" w:author="微软用户" w:date="2018-06-19T22:11:00Z">
                <w:pPr>
                  <w:widowControl/>
                  <w:jc w:val="center"/>
                </w:pPr>
              </w:pPrChange>
            </w:pPr>
            <w:del w:id="1534" w:author="微软用户" w:date="2018-06-19T22:11:00Z">
              <w:r w:rsidDel="001B7BCE">
                <w:rPr>
                  <w:rFonts w:hint="eastAsia"/>
                  <w:b/>
                  <w:bCs/>
                  <w:color w:val="000000"/>
                  <w:sz w:val="22"/>
                </w:rPr>
                <w:delText xml:space="preserve">　</w:delText>
              </w:r>
            </w:del>
          </w:p>
        </w:tc>
      </w:tr>
      <w:tr w:rsidR="00987382" w:rsidDel="001B7BCE">
        <w:trPr>
          <w:trHeight w:val="495"/>
          <w:del w:id="1535" w:author="微软用户" w:date="2018-06-19T22:11:00Z"/>
        </w:trPr>
        <w:tc>
          <w:tcPr>
            <w:tcW w:w="642" w:type="dxa"/>
            <w:tcBorders>
              <w:top w:val="single" w:sz="4" w:space="0" w:color="auto"/>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36" w:author="微软用户" w:date="2018-06-19T22:11:00Z"/>
                <w:rFonts w:ascii="仿宋_GB2312" w:eastAsia="仿宋_GB2312" w:hint="eastAsia"/>
                <w:color w:val="000000"/>
                <w:szCs w:val="21"/>
              </w:rPr>
              <w:pPrChange w:id="1537" w:author="微软用户" w:date="2018-06-19T22:11:00Z">
                <w:pPr>
                  <w:widowControl/>
                  <w:jc w:val="center"/>
                </w:pPr>
              </w:pPrChange>
            </w:pPr>
            <w:del w:id="1538" w:author="微软用户" w:date="2018-06-19T22:11:00Z">
              <w:r w:rsidDel="001B7BCE">
                <w:rPr>
                  <w:rFonts w:ascii="仿宋_GB2312" w:eastAsia="仿宋_GB2312" w:hint="eastAsia"/>
                  <w:b/>
                  <w:bCs/>
                  <w:color w:val="000000"/>
                  <w:szCs w:val="21"/>
                </w:rPr>
                <w:delText>序号</w:delText>
              </w:r>
            </w:del>
          </w:p>
        </w:tc>
        <w:tc>
          <w:tcPr>
            <w:tcW w:w="1841" w:type="dxa"/>
            <w:tcBorders>
              <w:top w:val="single" w:sz="4" w:space="0" w:color="auto"/>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39" w:author="微软用户" w:date="2018-06-19T22:11:00Z"/>
                <w:rFonts w:ascii="仿宋_GB2312" w:eastAsia="仿宋_GB2312" w:hint="eastAsia"/>
                <w:color w:val="000000"/>
                <w:szCs w:val="21"/>
              </w:rPr>
              <w:pPrChange w:id="1540" w:author="微软用户" w:date="2018-06-19T22:11:00Z">
                <w:pPr>
                  <w:widowControl/>
                  <w:jc w:val="center"/>
                </w:pPr>
              </w:pPrChange>
            </w:pPr>
            <w:del w:id="1541" w:author="微软用户" w:date="2018-06-19T22:11:00Z">
              <w:r w:rsidDel="001B7BCE">
                <w:rPr>
                  <w:rFonts w:ascii="仿宋_GB2312" w:eastAsia="仿宋_GB2312" w:hint="eastAsia"/>
                  <w:b/>
                  <w:bCs/>
                  <w:color w:val="000000"/>
                  <w:szCs w:val="21"/>
                </w:rPr>
                <w:delText>苗木名称</w:delText>
              </w:r>
            </w:del>
          </w:p>
        </w:tc>
        <w:tc>
          <w:tcPr>
            <w:tcW w:w="3557" w:type="dxa"/>
            <w:tcBorders>
              <w:top w:val="single" w:sz="4" w:space="0" w:color="auto"/>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42" w:author="微软用户" w:date="2018-06-19T22:11:00Z"/>
                <w:rFonts w:ascii="仿宋_GB2312" w:eastAsia="仿宋_GB2312" w:hint="eastAsia"/>
                <w:color w:val="000000"/>
                <w:szCs w:val="21"/>
              </w:rPr>
              <w:pPrChange w:id="1543" w:author="微软用户" w:date="2018-06-19T22:11:00Z">
                <w:pPr>
                  <w:widowControl/>
                  <w:jc w:val="center"/>
                </w:pPr>
              </w:pPrChange>
            </w:pPr>
            <w:del w:id="1544" w:author="微软用户" w:date="2018-06-19T22:11:00Z">
              <w:r w:rsidDel="001B7BCE">
                <w:rPr>
                  <w:rFonts w:ascii="仿宋_GB2312" w:eastAsia="仿宋_GB2312" w:hint="eastAsia"/>
                  <w:b/>
                  <w:bCs/>
                  <w:color w:val="000000"/>
                  <w:szCs w:val="21"/>
                </w:rPr>
                <w:delText>规格</w:delText>
              </w:r>
            </w:del>
          </w:p>
        </w:tc>
        <w:tc>
          <w:tcPr>
            <w:tcW w:w="642" w:type="dxa"/>
            <w:tcBorders>
              <w:top w:val="single" w:sz="4" w:space="0" w:color="auto"/>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45" w:author="微软用户" w:date="2018-06-19T22:11:00Z"/>
                <w:rFonts w:ascii="仿宋_GB2312" w:eastAsia="仿宋_GB2312" w:hint="eastAsia"/>
                <w:color w:val="000000"/>
                <w:szCs w:val="21"/>
              </w:rPr>
              <w:pPrChange w:id="1546" w:author="微软用户" w:date="2018-06-19T22:11:00Z">
                <w:pPr>
                  <w:widowControl/>
                  <w:jc w:val="center"/>
                </w:pPr>
              </w:pPrChange>
            </w:pPr>
            <w:del w:id="1547" w:author="微软用户" w:date="2018-06-19T22:11:00Z">
              <w:r w:rsidDel="001B7BCE">
                <w:rPr>
                  <w:rFonts w:ascii="仿宋_GB2312" w:eastAsia="仿宋_GB2312" w:hint="eastAsia"/>
                  <w:b/>
                  <w:bCs/>
                  <w:color w:val="000000"/>
                  <w:szCs w:val="21"/>
                </w:rPr>
                <w:delText>单位</w:delText>
              </w:r>
            </w:del>
          </w:p>
        </w:tc>
        <w:tc>
          <w:tcPr>
            <w:tcW w:w="1391" w:type="dxa"/>
            <w:tcBorders>
              <w:top w:val="single" w:sz="4" w:space="0" w:color="auto"/>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48" w:author="微软用户" w:date="2018-06-19T22:11:00Z"/>
                <w:rFonts w:ascii="仿宋_GB2312" w:eastAsia="仿宋_GB2312" w:hint="eastAsia"/>
                <w:color w:val="000000"/>
                <w:szCs w:val="21"/>
              </w:rPr>
              <w:pPrChange w:id="1549" w:author="微软用户" w:date="2018-06-19T22:11:00Z">
                <w:pPr>
                  <w:widowControl/>
                  <w:jc w:val="center"/>
                </w:pPr>
              </w:pPrChange>
            </w:pPr>
            <w:del w:id="1550" w:author="微软用户" w:date="2018-06-19T22:11:00Z">
              <w:r w:rsidDel="001B7BCE">
                <w:rPr>
                  <w:rFonts w:ascii="仿宋_GB2312" w:eastAsia="仿宋_GB2312" w:hint="eastAsia"/>
                  <w:b/>
                  <w:bCs/>
                  <w:color w:val="000000"/>
                  <w:szCs w:val="21"/>
                </w:rPr>
                <w:delText>数量</w:delText>
              </w:r>
            </w:del>
          </w:p>
        </w:tc>
        <w:tc>
          <w:tcPr>
            <w:tcW w:w="1927" w:type="dxa"/>
            <w:tcBorders>
              <w:top w:val="single" w:sz="4" w:space="0" w:color="auto"/>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51" w:author="微软用户" w:date="2018-06-19T22:11:00Z"/>
                <w:rFonts w:ascii="仿宋_GB2312" w:eastAsia="仿宋_GB2312" w:hint="eastAsia"/>
                <w:b/>
                <w:bCs/>
                <w:color w:val="000000"/>
                <w:szCs w:val="21"/>
              </w:rPr>
              <w:pPrChange w:id="1552" w:author="微软用户" w:date="2018-06-19T22:11:00Z">
                <w:pPr>
                  <w:widowControl/>
                  <w:jc w:val="center"/>
                </w:pPr>
              </w:pPrChange>
            </w:pPr>
            <w:del w:id="1553" w:author="微软用户" w:date="2018-06-19T22:11:00Z">
              <w:r w:rsidDel="001B7BCE">
                <w:rPr>
                  <w:rFonts w:ascii="仿宋_GB2312" w:eastAsia="仿宋_GB2312" w:hint="eastAsia"/>
                  <w:b/>
                  <w:bCs/>
                  <w:color w:val="000000"/>
                  <w:szCs w:val="21"/>
                </w:rPr>
                <w:delText>备注</w:delText>
              </w:r>
            </w:del>
          </w:p>
        </w:tc>
      </w:tr>
      <w:tr w:rsidR="00987382" w:rsidDel="001B7BCE">
        <w:trPr>
          <w:trHeight w:val="495"/>
          <w:del w:id="1554"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55" w:author="微软用户" w:date="2018-06-19T22:11:00Z"/>
                <w:rFonts w:ascii="仿宋_GB2312" w:eastAsia="仿宋_GB2312"/>
                <w:color w:val="000000"/>
                <w:szCs w:val="21"/>
              </w:rPr>
              <w:pPrChange w:id="1556" w:author="微软用户" w:date="2018-06-19T22:11:00Z">
                <w:pPr>
                  <w:widowControl/>
                  <w:jc w:val="center"/>
                </w:pPr>
              </w:pPrChange>
            </w:pPr>
            <w:del w:id="1557" w:author="微软用户" w:date="2018-06-19T22:11:00Z">
              <w:r w:rsidDel="001B7BCE">
                <w:rPr>
                  <w:rFonts w:ascii="仿宋_GB2312" w:eastAsia="仿宋_GB2312" w:hint="eastAsia"/>
                  <w:color w:val="000000"/>
                  <w:szCs w:val="21"/>
                </w:rPr>
                <w:delText>1</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58" w:author="微软用户" w:date="2018-06-19T22:11:00Z"/>
                <w:rFonts w:ascii="仿宋_GB2312" w:eastAsia="仿宋_GB2312"/>
                <w:color w:val="000000"/>
                <w:szCs w:val="21"/>
              </w:rPr>
              <w:pPrChange w:id="1559"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60" w:author="微软用户" w:date="2018-06-19T22:11:00Z"/>
                <w:rFonts w:ascii="仿宋_GB2312" w:eastAsia="仿宋_GB2312"/>
                <w:color w:val="000000"/>
                <w:szCs w:val="21"/>
              </w:rPr>
              <w:pPrChange w:id="1561"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62" w:author="微软用户" w:date="2018-06-19T22:11:00Z"/>
                <w:rFonts w:ascii="仿宋_GB2312" w:eastAsia="仿宋_GB2312"/>
                <w:color w:val="000000"/>
                <w:szCs w:val="21"/>
              </w:rPr>
              <w:pPrChange w:id="1563"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64" w:author="微软用户" w:date="2018-06-19T22:11:00Z"/>
                <w:rFonts w:ascii="仿宋_GB2312" w:eastAsia="仿宋_GB2312"/>
                <w:color w:val="000000"/>
                <w:szCs w:val="21"/>
              </w:rPr>
              <w:pPrChange w:id="1565"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66" w:author="微软用户" w:date="2018-06-19T22:11:00Z"/>
                <w:color w:val="000000"/>
                <w:sz w:val="22"/>
              </w:rPr>
              <w:pPrChange w:id="1567" w:author="微软用户" w:date="2018-06-19T22:11:00Z">
                <w:pPr>
                  <w:widowControl/>
                  <w:jc w:val="center"/>
                </w:pPr>
              </w:pPrChange>
            </w:pPr>
          </w:p>
        </w:tc>
      </w:tr>
      <w:tr w:rsidR="00987382" w:rsidDel="001B7BCE">
        <w:trPr>
          <w:trHeight w:val="495"/>
          <w:del w:id="156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69" w:author="微软用户" w:date="2018-06-19T22:11:00Z"/>
                <w:rFonts w:ascii="仿宋_GB2312" w:eastAsia="仿宋_GB2312"/>
                <w:color w:val="000000"/>
                <w:szCs w:val="21"/>
              </w:rPr>
              <w:pPrChange w:id="1570" w:author="微软用户" w:date="2018-06-19T22:11:00Z">
                <w:pPr>
                  <w:widowControl/>
                  <w:jc w:val="center"/>
                </w:pPr>
              </w:pPrChange>
            </w:pPr>
            <w:del w:id="1571" w:author="微软用户" w:date="2018-06-19T22:11:00Z">
              <w:r w:rsidDel="001B7BCE">
                <w:rPr>
                  <w:rFonts w:ascii="仿宋_GB2312" w:eastAsia="仿宋_GB2312" w:hint="eastAsia"/>
                  <w:color w:val="000000"/>
                  <w:szCs w:val="21"/>
                </w:rPr>
                <w:delText>2</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72" w:author="微软用户" w:date="2018-06-19T22:11:00Z"/>
                <w:rFonts w:ascii="仿宋_GB2312" w:eastAsia="仿宋_GB2312"/>
                <w:color w:val="000000"/>
                <w:szCs w:val="21"/>
              </w:rPr>
              <w:pPrChange w:id="157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74" w:author="微软用户" w:date="2018-06-19T22:11:00Z"/>
                <w:rFonts w:ascii="仿宋_GB2312" w:eastAsia="仿宋_GB2312"/>
                <w:color w:val="000000"/>
                <w:szCs w:val="21"/>
              </w:rPr>
              <w:pPrChange w:id="157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76" w:author="微软用户" w:date="2018-06-19T22:11:00Z"/>
                <w:rFonts w:ascii="仿宋_GB2312" w:eastAsia="仿宋_GB2312"/>
                <w:color w:val="000000"/>
                <w:szCs w:val="21"/>
              </w:rPr>
              <w:pPrChange w:id="157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78" w:author="微软用户" w:date="2018-06-19T22:11:00Z"/>
                <w:rFonts w:ascii="仿宋_GB2312" w:eastAsia="仿宋_GB2312"/>
                <w:color w:val="000000"/>
                <w:szCs w:val="21"/>
              </w:rPr>
              <w:pPrChange w:id="157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80" w:author="微软用户" w:date="2018-06-19T22:11:00Z"/>
                <w:color w:val="000000"/>
                <w:sz w:val="22"/>
              </w:rPr>
              <w:pPrChange w:id="1581" w:author="微软用户" w:date="2018-06-19T22:11:00Z">
                <w:pPr>
                  <w:widowControl/>
                  <w:jc w:val="center"/>
                </w:pPr>
              </w:pPrChange>
            </w:pPr>
          </w:p>
        </w:tc>
      </w:tr>
      <w:tr w:rsidR="00987382" w:rsidDel="001B7BCE">
        <w:trPr>
          <w:trHeight w:val="495"/>
          <w:del w:id="1582"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83" w:author="微软用户" w:date="2018-06-19T22:11:00Z"/>
                <w:rFonts w:ascii="仿宋_GB2312" w:eastAsia="仿宋_GB2312"/>
                <w:color w:val="000000"/>
                <w:szCs w:val="21"/>
              </w:rPr>
              <w:pPrChange w:id="1584" w:author="微软用户" w:date="2018-06-19T22:11:00Z">
                <w:pPr>
                  <w:widowControl/>
                  <w:jc w:val="center"/>
                </w:pPr>
              </w:pPrChange>
            </w:pPr>
            <w:del w:id="1585" w:author="微软用户" w:date="2018-06-19T22:11:00Z">
              <w:r w:rsidDel="001B7BCE">
                <w:rPr>
                  <w:rFonts w:ascii="仿宋_GB2312" w:eastAsia="仿宋_GB2312" w:hint="eastAsia"/>
                  <w:color w:val="000000"/>
                  <w:szCs w:val="21"/>
                </w:rPr>
                <w:delText>3</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86" w:author="微软用户" w:date="2018-06-19T22:11:00Z"/>
                <w:rFonts w:ascii="仿宋_GB2312" w:eastAsia="仿宋_GB2312"/>
                <w:color w:val="000000"/>
                <w:szCs w:val="21"/>
              </w:rPr>
              <w:pPrChange w:id="1587"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88" w:author="微软用户" w:date="2018-06-19T22:11:00Z"/>
                <w:rFonts w:ascii="仿宋_GB2312" w:eastAsia="仿宋_GB2312"/>
                <w:color w:val="000000"/>
                <w:szCs w:val="21"/>
              </w:rPr>
              <w:pPrChange w:id="1589"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90" w:author="微软用户" w:date="2018-06-19T22:11:00Z"/>
                <w:rFonts w:ascii="仿宋_GB2312" w:eastAsia="仿宋_GB2312"/>
                <w:color w:val="000000"/>
                <w:szCs w:val="21"/>
              </w:rPr>
              <w:pPrChange w:id="1591"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92" w:author="微软用户" w:date="2018-06-19T22:11:00Z"/>
                <w:rFonts w:ascii="仿宋_GB2312" w:eastAsia="仿宋_GB2312"/>
                <w:color w:val="000000"/>
                <w:szCs w:val="21"/>
              </w:rPr>
              <w:pPrChange w:id="1593"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94" w:author="微软用户" w:date="2018-06-19T22:11:00Z"/>
                <w:color w:val="000000"/>
                <w:sz w:val="22"/>
              </w:rPr>
              <w:pPrChange w:id="1595" w:author="微软用户" w:date="2018-06-19T22:11:00Z">
                <w:pPr>
                  <w:widowControl/>
                  <w:jc w:val="center"/>
                </w:pPr>
              </w:pPrChange>
            </w:pPr>
          </w:p>
        </w:tc>
      </w:tr>
      <w:tr w:rsidR="00987382" w:rsidDel="001B7BCE">
        <w:trPr>
          <w:trHeight w:val="495"/>
          <w:del w:id="1596"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597" w:author="微软用户" w:date="2018-06-19T22:11:00Z"/>
                <w:rFonts w:ascii="仿宋_GB2312" w:eastAsia="仿宋_GB2312"/>
                <w:color w:val="000000"/>
                <w:szCs w:val="21"/>
              </w:rPr>
              <w:pPrChange w:id="1598" w:author="微软用户" w:date="2018-06-19T22:11:00Z">
                <w:pPr>
                  <w:widowControl/>
                  <w:jc w:val="center"/>
                </w:pPr>
              </w:pPrChange>
            </w:pPr>
            <w:del w:id="1599" w:author="微软用户" w:date="2018-06-19T22:11:00Z">
              <w:r w:rsidDel="001B7BCE">
                <w:rPr>
                  <w:rFonts w:ascii="仿宋_GB2312" w:eastAsia="仿宋_GB2312" w:hint="eastAsia"/>
                  <w:color w:val="000000"/>
                  <w:szCs w:val="21"/>
                </w:rPr>
                <w:delText>4</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00" w:author="微软用户" w:date="2018-06-19T22:11:00Z"/>
                <w:rFonts w:ascii="仿宋_GB2312" w:eastAsia="仿宋_GB2312"/>
                <w:color w:val="000000"/>
                <w:szCs w:val="21"/>
              </w:rPr>
              <w:pPrChange w:id="1601"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02" w:author="微软用户" w:date="2018-06-19T22:11:00Z"/>
                <w:rFonts w:ascii="仿宋_GB2312" w:eastAsia="仿宋_GB2312"/>
                <w:color w:val="000000"/>
                <w:szCs w:val="21"/>
              </w:rPr>
              <w:pPrChange w:id="1603"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04" w:author="微软用户" w:date="2018-06-19T22:11:00Z"/>
                <w:rFonts w:ascii="仿宋_GB2312" w:eastAsia="仿宋_GB2312"/>
                <w:color w:val="000000"/>
                <w:szCs w:val="21"/>
              </w:rPr>
              <w:pPrChange w:id="1605"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06" w:author="微软用户" w:date="2018-06-19T22:11:00Z"/>
                <w:rFonts w:ascii="仿宋_GB2312" w:eastAsia="仿宋_GB2312"/>
                <w:color w:val="000000"/>
                <w:szCs w:val="21"/>
              </w:rPr>
              <w:pPrChange w:id="1607"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08" w:author="微软用户" w:date="2018-06-19T22:11:00Z"/>
                <w:color w:val="000000"/>
                <w:sz w:val="22"/>
              </w:rPr>
              <w:pPrChange w:id="1609" w:author="微软用户" w:date="2018-06-19T22:11:00Z">
                <w:pPr>
                  <w:widowControl/>
                  <w:jc w:val="center"/>
                </w:pPr>
              </w:pPrChange>
            </w:pPr>
          </w:p>
        </w:tc>
      </w:tr>
      <w:tr w:rsidR="00987382" w:rsidDel="001B7BCE">
        <w:trPr>
          <w:trHeight w:val="495"/>
          <w:del w:id="1610"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11" w:author="微软用户" w:date="2018-06-19T22:11:00Z"/>
                <w:rFonts w:ascii="仿宋_GB2312" w:eastAsia="仿宋_GB2312"/>
                <w:color w:val="000000"/>
                <w:szCs w:val="21"/>
              </w:rPr>
              <w:pPrChange w:id="1612" w:author="微软用户" w:date="2018-06-19T22:11:00Z">
                <w:pPr>
                  <w:widowControl/>
                  <w:jc w:val="center"/>
                </w:pPr>
              </w:pPrChange>
            </w:pPr>
            <w:del w:id="1613" w:author="微软用户" w:date="2018-06-19T22:11:00Z">
              <w:r w:rsidDel="001B7BCE">
                <w:rPr>
                  <w:rFonts w:ascii="仿宋_GB2312" w:eastAsia="仿宋_GB2312" w:hint="eastAsia"/>
                  <w:color w:val="000000"/>
                  <w:szCs w:val="21"/>
                </w:rPr>
                <w:delText>5</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14" w:author="微软用户" w:date="2018-06-19T22:11:00Z"/>
                <w:rFonts w:ascii="仿宋_GB2312" w:eastAsia="仿宋_GB2312"/>
                <w:color w:val="000000"/>
                <w:szCs w:val="21"/>
              </w:rPr>
              <w:pPrChange w:id="1615"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16" w:author="微软用户" w:date="2018-06-19T22:11:00Z"/>
                <w:rFonts w:ascii="仿宋_GB2312" w:eastAsia="仿宋_GB2312"/>
                <w:color w:val="000000"/>
                <w:szCs w:val="21"/>
              </w:rPr>
              <w:pPrChange w:id="1617"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18" w:author="微软用户" w:date="2018-06-19T22:11:00Z"/>
                <w:rFonts w:ascii="仿宋_GB2312" w:eastAsia="仿宋_GB2312"/>
                <w:color w:val="000000"/>
                <w:szCs w:val="21"/>
              </w:rPr>
              <w:pPrChange w:id="1619"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20" w:author="微软用户" w:date="2018-06-19T22:11:00Z"/>
                <w:rFonts w:ascii="仿宋_GB2312" w:eastAsia="仿宋_GB2312"/>
                <w:color w:val="000000"/>
                <w:szCs w:val="21"/>
              </w:rPr>
              <w:pPrChange w:id="1621"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22" w:author="微软用户" w:date="2018-06-19T22:11:00Z"/>
                <w:color w:val="000000"/>
                <w:sz w:val="22"/>
              </w:rPr>
              <w:pPrChange w:id="1623" w:author="微软用户" w:date="2018-06-19T22:11:00Z">
                <w:pPr>
                  <w:widowControl/>
                  <w:jc w:val="center"/>
                </w:pPr>
              </w:pPrChange>
            </w:pPr>
          </w:p>
        </w:tc>
      </w:tr>
      <w:tr w:rsidR="00987382" w:rsidDel="001B7BCE">
        <w:trPr>
          <w:trHeight w:val="495"/>
          <w:del w:id="1624"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25" w:author="微软用户" w:date="2018-06-19T22:11:00Z"/>
                <w:rFonts w:ascii="仿宋_GB2312" w:eastAsia="仿宋_GB2312"/>
                <w:color w:val="000000"/>
                <w:szCs w:val="21"/>
              </w:rPr>
              <w:pPrChange w:id="1626" w:author="微软用户" w:date="2018-06-19T22:11:00Z">
                <w:pPr>
                  <w:widowControl/>
                  <w:jc w:val="center"/>
                </w:pPr>
              </w:pPrChange>
            </w:pPr>
            <w:del w:id="1627" w:author="微软用户" w:date="2018-06-19T22:11:00Z">
              <w:r w:rsidDel="001B7BCE">
                <w:rPr>
                  <w:rFonts w:ascii="仿宋_GB2312" w:eastAsia="仿宋_GB2312" w:hint="eastAsia"/>
                  <w:color w:val="000000"/>
                  <w:szCs w:val="21"/>
                </w:rPr>
                <w:delText>6</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28" w:author="微软用户" w:date="2018-06-19T22:11:00Z"/>
                <w:rFonts w:ascii="仿宋_GB2312" w:eastAsia="仿宋_GB2312"/>
                <w:color w:val="000000"/>
                <w:szCs w:val="21"/>
              </w:rPr>
              <w:pPrChange w:id="1629"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30" w:author="微软用户" w:date="2018-06-19T22:11:00Z"/>
                <w:rFonts w:ascii="仿宋_GB2312" w:eastAsia="仿宋_GB2312"/>
                <w:color w:val="000000"/>
                <w:szCs w:val="21"/>
              </w:rPr>
              <w:pPrChange w:id="1631"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32" w:author="微软用户" w:date="2018-06-19T22:11:00Z"/>
                <w:rFonts w:ascii="仿宋_GB2312" w:eastAsia="仿宋_GB2312"/>
                <w:color w:val="000000"/>
                <w:szCs w:val="21"/>
              </w:rPr>
              <w:pPrChange w:id="1633"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34" w:author="微软用户" w:date="2018-06-19T22:11:00Z"/>
                <w:rFonts w:ascii="仿宋_GB2312" w:eastAsia="仿宋_GB2312"/>
                <w:color w:val="000000"/>
                <w:szCs w:val="21"/>
              </w:rPr>
              <w:pPrChange w:id="1635"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36" w:author="微软用户" w:date="2018-06-19T22:11:00Z"/>
                <w:color w:val="000000"/>
                <w:sz w:val="22"/>
              </w:rPr>
              <w:pPrChange w:id="1637" w:author="微软用户" w:date="2018-06-19T22:11:00Z">
                <w:pPr>
                  <w:widowControl/>
                  <w:jc w:val="center"/>
                </w:pPr>
              </w:pPrChange>
            </w:pPr>
          </w:p>
        </w:tc>
      </w:tr>
      <w:tr w:rsidR="00987382" w:rsidDel="001B7BCE">
        <w:trPr>
          <w:trHeight w:val="495"/>
          <w:del w:id="163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39" w:author="微软用户" w:date="2018-06-19T22:11:00Z"/>
                <w:rFonts w:ascii="仿宋_GB2312" w:eastAsia="仿宋_GB2312"/>
                <w:color w:val="000000"/>
                <w:szCs w:val="21"/>
              </w:rPr>
              <w:pPrChange w:id="1640" w:author="微软用户" w:date="2018-06-19T22:11:00Z">
                <w:pPr>
                  <w:widowControl/>
                  <w:jc w:val="center"/>
                </w:pPr>
              </w:pPrChange>
            </w:pPr>
            <w:del w:id="1641" w:author="微软用户" w:date="2018-06-19T22:11:00Z">
              <w:r w:rsidDel="001B7BCE">
                <w:rPr>
                  <w:rFonts w:ascii="仿宋_GB2312" w:eastAsia="仿宋_GB2312" w:hint="eastAsia"/>
                  <w:color w:val="000000"/>
                  <w:szCs w:val="21"/>
                </w:rPr>
                <w:delText>7</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42" w:author="微软用户" w:date="2018-06-19T22:11:00Z"/>
                <w:rFonts w:ascii="仿宋_GB2312" w:eastAsia="仿宋_GB2312"/>
                <w:color w:val="000000"/>
                <w:szCs w:val="21"/>
              </w:rPr>
              <w:pPrChange w:id="164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44" w:author="微软用户" w:date="2018-06-19T22:11:00Z"/>
                <w:rFonts w:ascii="仿宋_GB2312" w:eastAsia="仿宋_GB2312"/>
                <w:color w:val="000000"/>
                <w:szCs w:val="21"/>
              </w:rPr>
              <w:pPrChange w:id="164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46" w:author="微软用户" w:date="2018-06-19T22:11:00Z"/>
                <w:rFonts w:ascii="仿宋_GB2312" w:eastAsia="仿宋_GB2312"/>
                <w:color w:val="000000"/>
                <w:szCs w:val="21"/>
              </w:rPr>
              <w:pPrChange w:id="164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48" w:author="微软用户" w:date="2018-06-19T22:11:00Z"/>
                <w:rFonts w:ascii="仿宋_GB2312" w:eastAsia="仿宋_GB2312"/>
                <w:color w:val="000000"/>
                <w:szCs w:val="21"/>
              </w:rPr>
              <w:pPrChange w:id="164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50" w:author="微软用户" w:date="2018-06-19T22:11:00Z"/>
                <w:color w:val="000000"/>
                <w:sz w:val="22"/>
              </w:rPr>
              <w:pPrChange w:id="1651" w:author="微软用户" w:date="2018-06-19T22:11:00Z">
                <w:pPr>
                  <w:widowControl/>
                  <w:jc w:val="center"/>
                </w:pPr>
              </w:pPrChange>
            </w:pPr>
          </w:p>
        </w:tc>
      </w:tr>
      <w:tr w:rsidR="00987382" w:rsidDel="001B7BCE">
        <w:trPr>
          <w:trHeight w:val="495"/>
          <w:del w:id="1652"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53" w:author="微软用户" w:date="2018-06-19T22:11:00Z"/>
                <w:rFonts w:ascii="仿宋_GB2312" w:eastAsia="仿宋_GB2312"/>
                <w:color w:val="000000"/>
                <w:szCs w:val="21"/>
              </w:rPr>
              <w:pPrChange w:id="1654" w:author="微软用户" w:date="2018-06-19T22:11:00Z">
                <w:pPr>
                  <w:widowControl/>
                  <w:jc w:val="center"/>
                </w:pPr>
              </w:pPrChange>
            </w:pPr>
            <w:del w:id="1655" w:author="微软用户" w:date="2018-06-19T22:11:00Z">
              <w:r w:rsidDel="001B7BCE">
                <w:rPr>
                  <w:rFonts w:ascii="仿宋_GB2312" w:eastAsia="仿宋_GB2312" w:hint="eastAsia"/>
                  <w:color w:val="000000"/>
                  <w:szCs w:val="21"/>
                </w:rPr>
                <w:delText>8</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56" w:author="微软用户" w:date="2018-06-19T22:11:00Z"/>
                <w:rFonts w:ascii="仿宋_GB2312" w:eastAsia="仿宋_GB2312"/>
                <w:color w:val="000000"/>
                <w:szCs w:val="21"/>
              </w:rPr>
              <w:pPrChange w:id="1657"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58" w:author="微软用户" w:date="2018-06-19T22:11:00Z"/>
                <w:rFonts w:ascii="仿宋_GB2312" w:eastAsia="仿宋_GB2312"/>
                <w:color w:val="000000"/>
                <w:szCs w:val="21"/>
              </w:rPr>
              <w:pPrChange w:id="1659"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60" w:author="微软用户" w:date="2018-06-19T22:11:00Z"/>
                <w:rFonts w:ascii="仿宋_GB2312" w:eastAsia="仿宋_GB2312"/>
                <w:color w:val="000000"/>
                <w:szCs w:val="21"/>
              </w:rPr>
              <w:pPrChange w:id="1661"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62" w:author="微软用户" w:date="2018-06-19T22:11:00Z"/>
                <w:rFonts w:ascii="仿宋_GB2312" w:eastAsia="仿宋_GB2312"/>
                <w:color w:val="000000"/>
                <w:szCs w:val="21"/>
              </w:rPr>
              <w:pPrChange w:id="1663"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64" w:author="微软用户" w:date="2018-06-19T22:11:00Z"/>
                <w:color w:val="000000"/>
                <w:sz w:val="22"/>
              </w:rPr>
              <w:pPrChange w:id="1665" w:author="微软用户" w:date="2018-06-19T22:11:00Z">
                <w:pPr>
                  <w:widowControl/>
                  <w:jc w:val="center"/>
                </w:pPr>
              </w:pPrChange>
            </w:pPr>
          </w:p>
        </w:tc>
      </w:tr>
      <w:tr w:rsidR="00987382" w:rsidDel="001B7BCE">
        <w:trPr>
          <w:trHeight w:val="495"/>
          <w:del w:id="1666"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67" w:author="微软用户" w:date="2018-06-19T22:11:00Z"/>
                <w:rFonts w:ascii="仿宋_GB2312" w:eastAsia="仿宋_GB2312"/>
                <w:color w:val="000000"/>
                <w:szCs w:val="21"/>
              </w:rPr>
              <w:pPrChange w:id="1668" w:author="微软用户" w:date="2018-06-19T22:11:00Z">
                <w:pPr>
                  <w:widowControl/>
                  <w:jc w:val="center"/>
                </w:pPr>
              </w:pPrChange>
            </w:pPr>
            <w:del w:id="1669" w:author="微软用户" w:date="2018-06-19T22:11:00Z">
              <w:r w:rsidDel="001B7BCE">
                <w:rPr>
                  <w:rFonts w:ascii="仿宋_GB2312" w:eastAsia="仿宋_GB2312" w:hint="eastAsia"/>
                  <w:color w:val="000000"/>
                  <w:szCs w:val="21"/>
                </w:rPr>
                <w:delText>9</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70" w:author="微软用户" w:date="2018-06-19T22:11:00Z"/>
                <w:rFonts w:ascii="仿宋_GB2312" w:eastAsia="仿宋_GB2312"/>
                <w:color w:val="000000"/>
                <w:szCs w:val="21"/>
              </w:rPr>
              <w:pPrChange w:id="1671"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72" w:author="微软用户" w:date="2018-06-19T22:11:00Z"/>
                <w:rFonts w:ascii="仿宋_GB2312" w:eastAsia="仿宋_GB2312"/>
                <w:color w:val="000000"/>
                <w:szCs w:val="21"/>
              </w:rPr>
              <w:pPrChange w:id="1673"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74" w:author="微软用户" w:date="2018-06-19T22:11:00Z"/>
                <w:rFonts w:ascii="仿宋_GB2312" w:eastAsia="仿宋_GB2312"/>
                <w:color w:val="000000"/>
                <w:szCs w:val="21"/>
              </w:rPr>
              <w:pPrChange w:id="1675"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76" w:author="微软用户" w:date="2018-06-19T22:11:00Z"/>
                <w:rFonts w:ascii="仿宋_GB2312" w:eastAsia="仿宋_GB2312"/>
                <w:color w:val="000000"/>
                <w:szCs w:val="21"/>
              </w:rPr>
              <w:pPrChange w:id="1677"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78" w:author="微软用户" w:date="2018-06-19T22:11:00Z"/>
                <w:color w:val="000000"/>
                <w:sz w:val="22"/>
              </w:rPr>
              <w:pPrChange w:id="1679" w:author="微软用户" w:date="2018-06-19T22:11:00Z">
                <w:pPr>
                  <w:widowControl/>
                  <w:jc w:val="center"/>
                </w:pPr>
              </w:pPrChange>
            </w:pPr>
          </w:p>
        </w:tc>
      </w:tr>
      <w:tr w:rsidR="00987382" w:rsidDel="001B7BCE">
        <w:trPr>
          <w:trHeight w:val="495"/>
          <w:del w:id="1680"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81" w:author="微软用户" w:date="2018-06-19T22:11:00Z"/>
                <w:rFonts w:ascii="仿宋_GB2312" w:eastAsia="仿宋_GB2312"/>
                <w:color w:val="000000"/>
                <w:szCs w:val="21"/>
              </w:rPr>
              <w:pPrChange w:id="1682" w:author="微软用户" w:date="2018-06-19T22:11:00Z">
                <w:pPr>
                  <w:widowControl/>
                  <w:jc w:val="center"/>
                </w:pPr>
              </w:pPrChange>
            </w:pPr>
            <w:del w:id="1683" w:author="微软用户" w:date="2018-06-19T22:11:00Z">
              <w:r w:rsidDel="001B7BCE">
                <w:rPr>
                  <w:rFonts w:ascii="仿宋_GB2312" w:eastAsia="仿宋_GB2312" w:hint="eastAsia"/>
                  <w:color w:val="000000"/>
                  <w:szCs w:val="21"/>
                </w:rPr>
                <w:delText>10</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84" w:author="微软用户" w:date="2018-06-19T22:11:00Z"/>
                <w:rFonts w:ascii="仿宋_GB2312" w:eastAsia="仿宋_GB2312"/>
                <w:color w:val="000000"/>
                <w:szCs w:val="21"/>
              </w:rPr>
              <w:pPrChange w:id="1685"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86" w:author="微软用户" w:date="2018-06-19T22:11:00Z"/>
                <w:rFonts w:ascii="仿宋_GB2312" w:eastAsia="仿宋_GB2312"/>
                <w:color w:val="000000"/>
                <w:szCs w:val="21"/>
              </w:rPr>
              <w:pPrChange w:id="1687"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88" w:author="微软用户" w:date="2018-06-19T22:11:00Z"/>
                <w:rFonts w:ascii="仿宋_GB2312" w:eastAsia="仿宋_GB2312"/>
                <w:color w:val="000000"/>
                <w:szCs w:val="21"/>
              </w:rPr>
              <w:pPrChange w:id="1689"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90" w:author="微软用户" w:date="2018-06-19T22:11:00Z"/>
                <w:rFonts w:ascii="仿宋_GB2312" w:eastAsia="仿宋_GB2312"/>
                <w:color w:val="000000"/>
                <w:szCs w:val="21"/>
              </w:rPr>
              <w:pPrChange w:id="1691"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92" w:author="微软用户" w:date="2018-06-19T22:11:00Z"/>
                <w:color w:val="000000"/>
                <w:sz w:val="22"/>
              </w:rPr>
              <w:pPrChange w:id="1693" w:author="微软用户" w:date="2018-06-19T22:11:00Z">
                <w:pPr>
                  <w:widowControl/>
                  <w:jc w:val="center"/>
                </w:pPr>
              </w:pPrChange>
            </w:pPr>
          </w:p>
        </w:tc>
      </w:tr>
      <w:tr w:rsidR="00987382" w:rsidDel="001B7BCE">
        <w:trPr>
          <w:trHeight w:val="495"/>
          <w:del w:id="1694"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95" w:author="微软用户" w:date="2018-06-19T22:11:00Z"/>
                <w:rFonts w:ascii="仿宋_GB2312" w:eastAsia="仿宋_GB2312"/>
                <w:color w:val="000000"/>
                <w:szCs w:val="21"/>
              </w:rPr>
              <w:pPrChange w:id="1696" w:author="微软用户" w:date="2018-06-19T22:11:00Z">
                <w:pPr>
                  <w:widowControl/>
                  <w:jc w:val="center"/>
                </w:pPr>
              </w:pPrChange>
            </w:pPr>
            <w:del w:id="1697" w:author="微软用户" w:date="2018-06-19T22:11:00Z">
              <w:r w:rsidDel="001B7BCE">
                <w:rPr>
                  <w:rFonts w:ascii="仿宋_GB2312" w:eastAsia="仿宋_GB2312" w:hint="eastAsia"/>
                  <w:color w:val="000000"/>
                  <w:szCs w:val="21"/>
                </w:rPr>
                <w:delText>11</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698" w:author="微软用户" w:date="2018-06-19T22:11:00Z"/>
                <w:rFonts w:ascii="仿宋_GB2312" w:eastAsia="仿宋_GB2312"/>
                <w:color w:val="000000"/>
                <w:szCs w:val="21"/>
              </w:rPr>
              <w:pPrChange w:id="1699"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00" w:author="微软用户" w:date="2018-06-19T22:11:00Z"/>
                <w:rFonts w:ascii="仿宋_GB2312" w:eastAsia="仿宋_GB2312"/>
                <w:color w:val="000000"/>
                <w:szCs w:val="21"/>
              </w:rPr>
              <w:pPrChange w:id="1701"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02" w:author="微软用户" w:date="2018-06-19T22:11:00Z"/>
                <w:rFonts w:ascii="仿宋_GB2312" w:eastAsia="仿宋_GB2312"/>
                <w:color w:val="000000"/>
                <w:szCs w:val="21"/>
              </w:rPr>
              <w:pPrChange w:id="1703"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04" w:author="微软用户" w:date="2018-06-19T22:11:00Z"/>
                <w:rFonts w:ascii="仿宋_GB2312" w:eastAsia="仿宋_GB2312"/>
                <w:color w:val="000000"/>
                <w:szCs w:val="21"/>
              </w:rPr>
              <w:pPrChange w:id="1705"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06" w:author="微软用户" w:date="2018-06-19T22:11:00Z"/>
                <w:color w:val="000000"/>
                <w:sz w:val="22"/>
              </w:rPr>
              <w:pPrChange w:id="1707" w:author="微软用户" w:date="2018-06-19T22:11:00Z">
                <w:pPr>
                  <w:widowControl/>
                  <w:jc w:val="center"/>
                </w:pPr>
              </w:pPrChange>
            </w:pPr>
          </w:p>
        </w:tc>
      </w:tr>
      <w:tr w:rsidR="00987382" w:rsidDel="001B7BCE">
        <w:trPr>
          <w:trHeight w:val="495"/>
          <w:del w:id="1708"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09" w:author="微软用户" w:date="2018-06-19T22:11:00Z"/>
                <w:rFonts w:ascii="仿宋_GB2312" w:eastAsia="仿宋_GB2312"/>
                <w:color w:val="000000"/>
                <w:szCs w:val="21"/>
              </w:rPr>
              <w:pPrChange w:id="1710" w:author="微软用户" w:date="2018-06-19T22:11:00Z">
                <w:pPr>
                  <w:widowControl/>
                  <w:jc w:val="center"/>
                </w:pPr>
              </w:pPrChange>
            </w:pPr>
            <w:del w:id="1711" w:author="微软用户" w:date="2018-06-19T22:11:00Z">
              <w:r w:rsidDel="001B7BCE">
                <w:rPr>
                  <w:rFonts w:ascii="仿宋_GB2312" w:eastAsia="仿宋_GB2312" w:hint="eastAsia"/>
                  <w:color w:val="000000"/>
                  <w:szCs w:val="21"/>
                </w:rPr>
                <w:delText>12</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12" w:author="微软用户" w:date="2018-06-19T22:11:00Z"/>
                <w:rFonts w:ascii="仿宋_GB2312" w:eastAsia="仿宋_GB2312"/>
                <w:color w:val="000000"/>
                <w:szCs w:val="21"/>
              </w:rPr>
              <w:pPrChange w:id="1713"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14" w:author="微软用户" w:date="2018-06-19T22:11:00Z"/>
                <w:rFonts w:ascii="仿宋_GB2312" w:eastAsia="仿宋_GB2312"/>
                <w:color w:val="000000"/>
                <w:szCs w:val="21"/>
              </w:rPr>
              <w:pPrChange w:id="1715"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16" w:author="微软用户" w:date="2018-06-19T22:11:00Z"/>
                <w:rFonts w:ascii="仿宋_GB2312" w:eastAsia="仿宋_GB2312"/>
                <w:color w:val="000000"/>
                <w:szCs w:val="21"/>
              </w:rPr>
              <w:pPrChange w:id="1717"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18" w:author="微软用户" w:date="2018-06-19T22:11:00Z"/>
                <w:rFonts w:ascii="仿宋_GB2312" w:eastAsia="仿宋_GB2312"/>
                <w:color w:val="000000"/>
                <w:szCs w:val="21"/>
              </w:rPr>
              <w:pPrChange w:id="1719"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20" w:author="微软用户" w:date="2018-06-19T22:11:00Z"/>
                <w:color w:val="000000"/>
                <w:sz w:val="22"/>
              </w:rPr>
              <w:pPrChange w:id="1721" w:author="微软用户" w:date="2018-06-19T22:11:00Z">
                <w:pPr>
                  <w:widowControl/>
                  <w:jc w:val="center"/>
                </w:pPr>
              </w:pPrChange>
            </w:pPr>
          </w:p>
        </w:tc>
      </w:tr>
      <w:tr w:rsidR="00987382" w:rsidDel="001B7BCE">
        <w:trPr>
          <w:trHeight w:val="495"/>
          <w:del w:id="1722"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23" w:author="微软用户" w:date="2018-06-19T22:11:00Z"/>
                <w:rFonts w:ascii="仿宋_GB2312" w:eastAsia="仿宋_GB2312"/>
                <w:color w:val="000000"/>
                <w:szCs w:val="21"/>
              </w:rPr>
              <w:pPrChange w:id="1724" w:author="微软用户" w:date="2018-06-19T22:11:00Z">
                <w:pPr>
                  <w:widowControl/>
                  <w:jc w:val="center"/>
                </w:pPr>
              </w:pPrChange>
            </w:pPr>
            <w:del w:id="1725" w:author="微软用户" w:date="2018-06-19T22:11:00Z">
              <w:r w:rsidDel="001B7BCE">
                <w:rPr>
                  <w:rFonts w:ascii="仿宋_GB2312" w:eastAsia="仿宋_GB2312" w:hint="eastAsia"/>
                  <w:color w:val="000000"/>
                  <w:szCs w:val="21"/>
                </w:rPr>
                <w:delText>13</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26" w:author="微软用户" w:date="2018-06-19T22:11:00Z"/>
                <w:rFonts w:ascii="仿宋_GB2312" w:eastAsia="仿宋_GB2312"/>
                <w:color w:val="000000"/>
                <w:szCs w:val="21"/>
              </w:rPr>
              <w:pPrChange w:id="1727"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28" w:author="微软用户" w:date="2018-06-19T22:11:00Z"/>
                <w:rFonts w:ascii="仿宋_GB2312" w:eastAsia="仿宋_GB2312"/>
                <w:color w:val="000000"/>
                <w:szCs w:val="21"/>
              </w:rPr>
              <w:pPrChange w:id="1729"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30" w:author="微软用户" w:date="2018-06-19T22:11:00Z"/>
                <w:rFonts w:ascii="仿宋_GB2312" w:eastAsia="仿宋_GB2312"/>
                <w:color w:val="000000"/>
                <w:szCs w:val="21"/>
              </w:rPr>
              <w:pPrChange w:id="1731"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32" w:author="微软用户" w:date="2018-06-19T22:11:00Z"/>
                <w:rFonts w:ascii="仿宋_GB2312" w:eastAsia="仿宋_GB2312"/>
                <w:color w:val="000000"/>
                <w:szCs w:val="21"/>
              </w:rPr>
              <w:pPrChange w:id="1733"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34" w:author="微软用户" w:date="2018-06-19T22:11:00Z"/>
                <w:color w:val="000000"/>
                <w:sz w:val="22"/>
              </w:rPr>
              <w:pPrChange w:id="1735" w:author="微软用户" w:date="2018-06-19T22:11:00Z">
                <w:pPr>
                  <w:widowControl/>
                  <w:jc w:val="center"/>
                </w:pPr>
              </w:pPrChange>
            </w:pPr>
          </w:p>
        </w:tc>
      </w:tr>
      <w:tr w:rsidR="00987382" w:rsidDel="001B7BCE">
        <w:trPr>
          <w:trHeight w:val="495"/>
          <w:del w:id="1736"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37" w:author="微软用户" w:date="2018-06-19T22:11:00Z"/>
                <w:rFonts w:ascii="仿宋_GB2312" w:eastAsia="仿宋_GB2312"/>
                <w:color w:val="000000"/>
                <w:szCs w:val="21"/>
              </w:rPr>
              <w:pPrChange w:id="1738" w:author="微软用户" w:date="2018-06-19T22:11:00Z">
                <w:pPr>
                  <w:widowControl/>
                  <w:jc w:val="center"/>
                </w:pPr>
              </w:pPrChange>
            </w:pPr>
            <w:del w:id="1739" w:author="微软用户" w:date="2018-06-19T22:11:00Z">
              <w:r w:rsidDel="001B7BCE">
                <w:rPr>
                  <w:rFonts w:ascii="仿宋_GB2312" w:eastAsia="仿宋_GB2312" w:hint="eastAsia"/>
                  <w:color w:val="000000"/>
                  <w:szCs w:val="21"/>
                </w:rPr>
                <w:delText>14</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40" w:author="微软用户" w:date="2018-06-19T22:11:00Z"/>
                <w:rFonts w:ascii="仿宋_GB2312" w:eastAsia="仿宋_GB2312"/>
                <w:color w:val="000000"/>
                <w:szCs w:val="21"/>
              </w:rPr>
              <w:pPrChange w:id="1741" w:author="微软用户" w:date="2018-06-19T22:11:00Z">
                <w:pPr>
                  <w:widowControl/>
                  <w:jc w:val="center"/>
                </w:pPr>
              </w:pPrChange>
            </w:pPr>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42" w:author="微软用户" w:date="2018-06-19T22:11:00Z"/>
                <w:rFonts w:ascii="仿宋_GB2312" w:eastAsia="仿宋_GB2312"/>
                <w:color w:val="000000"/>
                <w:szCs w:val="21"/>
              </w:rPr>
              <w:pPrChange w:id="1743" w:author="微软用户" w:date="2018-06-19T22:11:00Z">
                <w:pPr>
                  <w:widowControl/>
                  <w:jc w:val="center"/>
                </w:pPr>
              </w:pPrChange>
            </w:pPr>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44" w:author="微软用户" w:date="2018-06-19T22:11:00Z"/>
                <w:rFonts w:ascii="仿宋_GB2312" w:eastAsia="仿宋_GB2312"/>
                <w:color w:val="000000"/>
                <w:szCs w:val="21"/>
              </w:rPr>
              <w:pPrChange w:id="1745"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46" w:author="微软用户" w:date="2018-06-19T22:11:00Z"/>
                <w:rFonts w:ascii="仿宋_GB2312" w:eastAsia="仿宋_GB2312"/>
                <w:color w:val="000000"/>
                <w:szCs w:val="21"/>
              </w:rPr>
              <w:pPrChange w:id="1747"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48" w:author="微软用户" w:date="2018-06-19T22:11:00Z"/>
                <w:color w:val="000000"/>
                <w:sz w:val="22"/>
              </w:rPr>
              <w:pPrChange w:id="1749" w:author="微软用户" w:date="2018-06-19T22:11:00Z">
                <w:pPr>
                  <w:widowControl/>
                  <w:jc w:val="center"/>
                </w:pPr>
              </w:pPrChange>
            </w:pPr>
          </w:p>
        </w:tc>
      </w:tr>
      <w:tr w:rsidR="00987382" w:rsidDel="001B7BCE">
        <w:trPr>
          <w:trHeight w:val="495"/>
          <w:del w:id="1750" w:author="微软用户" w:date="2018-06-19T22:11:00Z"/>
        </w:trPr>
        <w:tc>
          <w:tcPr>
            <w:tcW w:w="642" w:type="dxa"/>
            <w:tcBorders>
              <w:top w:val="nil"/>
              <w:left w:val="single" w:sz="4" w:space="0" w:color="auto"/>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51" w:author="微软用户" w:date="2018-06-19T22:11:00Z"/>
                <w:rFonts w:ascii="仿宋_GB2312" w:eastAsia="仿宋_GB2312"/>
                <w:color w:val="000000"/>
                <w:szCs w:val="21"/>
              </w:rPr>
              <w:pPrChange w:id="1752" w:author="微软用户" w:date="2018-06-19T22:11:00Z">
                <w:pPr>
                  <w:widowControl/>
                  <w:jc w:val="center"/>
                </w:pPr>
              </w:pPrChange>
            </w:pPr>
            <w:del w:id="1753" w:author="微软用户" w:date="2018-06-19T22:11:00Z">
              <w:r w:rsidDel="001B7BCE">
                <w:rPr>
                  <w:rFonts w:ascii="仿宋_GB2312" w:eastAsia="仿宋_GB2312" w:hint="eastAsia"/>
                  <w:color w:val="000000"/>
                  <w:szCs w:val="21"/>
                </w:rPr>
                <w:delText>15</w:delText>
              </w:r>
            </w:del>
          </w:p>
        </w:tc>
        <w:tc>
          <w:tcPr>
            <w:tcW w:w="184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54" w:author="微软用户" w:date="2018-06-19T22:11:00Z"/>
                <w:rFonts w:ascii="仿宋_GB2312" w:eastAsia="仿宋_GB2312"/>
                <w:b/>
                <w:bCs/>
                <w:color w:val="000000"/>
                <w:szCs w:val="21"/>
              </w:rPr>
              <w:pPrChange w:id="1755" w:author="微软用户" w:date="2018-06-19T22:11:00Z">
                <w:pPr>
                  <w:widowControl/>
                  <w:jc w:val="center"/>
                </w:pPr>
              </w:pPrChange>
            </w:pPr>
            <w:del w:id="1756" w:author="微软用户" w:date="2018-06-19T22:11:00Z">
              <w:r w:rsidDel="001B7BCE">
                <w:rPr>
                  <w:rFonts w:ascii="仿宋_GB2312" w:eastAsia="仿宋_GB2312" w:hint="eastAsia"/>
                  <w:b/>
                  <w:bCs/>
                  <w:color w:val="000000"/>
                  <w:szCs w:val="21"/>
                </w:rPr>
                <w:delText>小计</w:delText>
              </w:r>
            </w:del>
          </w:p>
        </w:tc>
        <w:tc>
          <w:tcPr>
            <w:tcW w:w="355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57" w:author="微软用户" w:date="2018-06-19T22:11:00Z"/>
                <w:rFonts w:ascii="仿宋_GB2312" w:eastAsia="仿宋_GB2312"/>
                <w:b/>
                <w:bCs/>
                <w:color w:val="000000"/>
                <w:szCs w:val="21"/>
              </w:rPr>
              <w:pPrChange w:id="1758" w:author="微软用户" w:date="2018-06-19T22:11:00Z">
                <w:pPr>
                  <w:widowControl/>
                  <w:jc w:val="center"/>
                </w:pPr>
              </w:pPrChange>
            </w:pPr>
            <w:del w:id="1759" w:author="微软用户" w:date="2018-06-19T22:11:00Z">
              <w:r w:rsidDel="001B7BCE">
                <w:rPr>
                  <w:rFonts w:ascii="仿宋_GB2312" w:eastAsia="仿宋_GB2312" w:hint="eastAsia"/>
                  <w:b/>
                  <w:bCs/>
                  <w:color w:val="000000"/>
                  <w:szCs w:val="21"/>
                </w:rPr>
                <w:delText xml:space="preserve">　</w:delText>
              </w:r>
            </w:del>
          </w:p>
        </w:tc>
        <w:tc>
          <w:tcPr>
            <w:tcW w:w="642"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60" w:author="微软用户" w:date="2018-06-19T22:11:00Z"/>
                <w:rFonts w:ascii="仿宋_GB2312" w:eastAsia="仿宋_GB2312"/>
                <w:color w:val="000000"/>
                <w:szCs w:val="21"/>
              </w:rPr>
              <w:pPrChange w:id="1761" w:author="微软用户" w:date="2018-06-19T22:11:00Z">
                <w:pPr>
                  <w:widowControl/>
                  <w:jc w:val="center"/>
                </w:pPr>
              </w:pPrChange>
            </w:pPr>
          </w:p>
        </w:tc>
        <w:tc>
          <w:tcPr>
            <w:tcW w:w="1391"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62" w:author="微软用户" w:date="2018-06-19T22:11:00Z"/>
                <w:rFonts w:ascii="仿宋_GB2312" w:eastAsia="仿宋_GB2312"/>
                <w:b/>
                <w:bCs/>
                <w:color w:val="000000"/>
                <w:szCs w:val="21"/>
              </w:rPr>
              <w:pPrChange w:id="1763" w:author="微软用户" w:date="2018-06-19T22:11:00Z">
                <w:pPr>
                  <w:widowControl/>
                  <w:jc w:val="center"/>
                </w:pPr>
              </w:pPrChange>
            </w:pPr>
          </w:p>
        </w:tc>
        <w:tc>
          <w:tcPr>
            <w:tcW w:w="1927" w:type="dxa"/>
            <w:tcBorders>
              <w:top w:val="nil"/>
              <w:left w:val="nil"/>
              <w:bottom w:val="single" w:sz="4" w:space="0" w:color="auto"/>
              <w:right w:val="single" w:sz="4" w:space="0" w:color="auto"/>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64" w:author="微软用户" w:date="2018-06-19T22:11:00Z"/>
                <w:b/>
                <w:bCs/>
                <w:color w:val="000000"/>
                <w:sz w:val="22"/>
              </w:rPr>
              <w:pPrChange w:id="1765" w:author="微软用户" w:date="2018-06-19T22:11:00Z">
                <w:pPr>
                  <w:widowControl/>
                  <w:jc w:val="center"/>
                </w:pPr>
              </w:pPrChange>
            </w:pPr>
            <w:del w:id="1766" w:author="微软用户" w:date="2018-06-19T22:11:00Z">
              <w:r w:rsidDel="001B7BCE">
                <w:rPr>
                  <w:rFonts w:hint="eastAsia"/>
                  <w:b/>
                  <w:bCs/>
                  <w:color w:val="000000"/>
                  <w:sz w:val="22"/>
                </w:rPr>
                <w:delText xml:space="preserve">　</w:delText>
              </w:r>
            </w:del>
          </w:p>
        </w:tc>
      </w:tr>
      <w:tr w:rsidR="00987382" w:rsidDel="001B7BCE">
        <w:trPr>
          <w:trHeight w:val="495"/>
          <w:del w:id="1767" w:author="微软用户" w:date="2018-06-19T22:11:00Z"/>
        </w:trPr>
        <w:tc>
          <w:tcPr>
            <w:tcW w:w="642"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68" w:author="微软用户" w:date="2018-06-19T22:11:00Z"/>
                <w:rFonts w:ascii="仿宋_GB2312" w:eastAsia="仿宋_GB2312"/>
                <w:b/>
                <w:bCs/>
                <w:color w:val="000000"/>
                <w:szCs w:val="21"/>
              </w:rPr>
              <w:pPrChange w:id="1769" w:author="微软用户" w:date="2018-06-19T22:11:00Z">
                <w:pPr>
                  <w:widowControl/>
                  <w:jc w:val="center"/>
                </w:pPr>
              </w:pPrChange>
            </w:pPr>
          </w:p>
        </w:tc>
        <w:tc>
          <w:tcPr>
            <w:tcW w:w="1841"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70" w:author="微软用户" w:date="2018-06-19T22:11:00Z"/>
                <w:rFonts w:ascii="仿宋_GB2312" w:eastAsia="仿宋_GB2312"/>
                <w:b/>
                <w:bCs/>
                <w:color w:val="000000"/>
                <w:szCs w:val="21"/>
              </w:rPr>
              <w:pPrChange w:id="1771" w:author="微软用户" w:date="2018-06-19T22:11:00Z">
                <w:pPr>
                  <w:widowControl/>
                  <w:jc w:val="center"/>
                </w:pPr>
              </w:pPrChange>
            </w:pPr>
          </w:p>
        </w:tc>
        <w:tc>
          <w:tcPr>
            <w:tcW w:w="3557"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72" w:author="微软用户" w:date="2018-06-19T22:11:00Z"/>
                <w:rFonts w:ascii="仿宋_GB2312" w:eastAsia="仿宋_GB2312"/>
                <w:b/>
                <w:bCs/>
                <w:color w:val="000000"/>
                <w:szCs w:val="21"/>
              </w:rPr>
              <w:pPrChange w:id="1773" w:author="微软用户" w:date="2018-06-19T22:11:00Z">
                <w:pPr>
                  <w:widowControl/>
                  <w:jc w:val="center"/>
                </w:pPr>
              </w:pPrChange>
            </w:pPr>
          </w:p>
        </w:tc>
        <w:tc>
          <w:tcPr>
            <w:tcW w:w="642"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74" w:author="微软用户" w:date="2018-06-19T22:11:00Z"/>
                <w:rFonts w:ascii="仿宋_GB2312" w:eastAsia="仿宋_GB2312"/>
                <w:color w:val="000000"/>
                <w:szCs w:val="21"/>
              </w:rPr>
              <w:pPrChange w:id="1775" w:author="微软用户" w:date="2018-06-19T22:11:00Z">
                <w:pPr>
                  <w:widowControl/>
                  <w:jc w:val="center"/>
                </w:pPr>
              </w:pPrChange>
            </w:pPr>
          </w:p>
        </w:tc>
        <w:tc>
          <w:tcPr>
            <w:tcW w:w="1391"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76" w:author="微软用户" w:date="2018-06-19T22:11:00Z"/>
                <w:rFonts w:ascii="仿宋_GB2312" w:eastAsia="仿宋_GB2312"/>
                <w:b/>
                <w:bCs/>
                <w:color w:val="000000"/>
                <w:szCs w:val="21"/>
              </w:rPr>
              <w:pPrChange w:id="1777" w:author="微软用户" w:date="2018-06-19T22:11:00Z">
                <w:pPr>
                  <w:widowControl/>
                  <w:jc w:val="center"/>
                </w:pPr>
              </w:pPrChange>
            </w:pPr>
          </w:p>
        </w:tc>
        <w:tc>
          <w:tcPr>
            <w:tcW w:w="1927"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78" w:author="微软用户" w:date="2018-06-19T22:11:00Z"/>
                <w:b/>
                <w:bCs/>
                <w:color w:val="000000"/>
                <w:sz w:val="22"/>
              </w:rPr>
              <w:pPrChange w:id="1779" w:author="微软用户" w:date="2018-06-19T22:11:00Z">
                <w:pPr>
                  <w:widowControl/>
                  <w:jc w:val="center"/>
                </w:pPr>
              </w:pPrChange>
            </w:pPr>
          </w:p>
        </w:tc>
      </w:tr>
      <w:tr w:rsidR="00987382" w:rsidDel="001B7BCE">
        <w:trPr>
          <w:trHeight w:val="495"/>
          <w:del w:id="1780" w:author="微软用户" w:date="2018-06-19T22:11:00Z"/>
        </w:trPr>
        <w:tc>
          <w:tcPr>
            <w:tcW w:w="642"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81" w:author="微软用户" w:date="2018-06-19T22:11:00Z"/>
                <w:color w:val="000000"/>
                <w:sz w:val="22"/>
              </w:rPr>
              <w:pPrChange w:id="1782" w:author="微软用户" w:date="2018-06-19T22:11:00Z">
                <w:pPr>
                  <w:widowControl/>
                  <w:jc w:val="left"/>
                </w:pPr>
              </w:pPrChange>
            </w:pPr>
          </w:p>
        </w:tc>
        <w:tc>
          <w:tcPr>
            <w:tcW w:w="1841"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83" w:author="微软用户" w:date="2018-06-19T22:11:00Z"/>
                <w:color w:val="000000"/>
                <w:sz w:val="22"/>
              </w:rPr>
              <w:pPrChange w:id="1784" w:author="微软用户" w:date="2018-06-19T22:11:00Z">
                <w:pPr>
                  <w:widowControl/>
                  <w:jc w:val="center"/>
                </w:pPr>
              </w:pPrChange>
            </w:pPr>
          </w:p>
        </w:tc>
        <w:tc>
          <w:tcPr>
            <w:tcW w:w="3557"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85" w:author="微软用户" w:date="2018-06-19T22:11:00Z"/>
                <w:rFonts w:hint="eastAsia"/>
                <w:color w:val="000000"/>
                <w:sz w:val="22"/>
              </w:rPr>
              <w:pPrChange w:id="1786"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87" w:author="微软用户" w:date="2018-06-19T22:11:00Z"/>
                <w:rFonts w:hint="eastAsia"/>
                <w:color w:val="000000"/>
                <w:sz w:val="22"/>
              </w:rPr>
              <w:pPrChange w:id="1788"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89" w:author="微软用户" w:date="2018-06-19T22:11:00Z"/>
                <w:rFonts w:hint="eastAsia"/>
                <w:color w:val="000000"/>
                <w:sz w:val="22"/>
              </w:rPr>
              <w:pPrChange w:id="1790"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91" w:author="微软用户" w:date="2018-06-19T22:11:00Z"/>
                <w:rFonts w:hint="eastAsia"/>
                <w:color w:val="000000"/>
                <w:sz w:val="22"/>
              </w:rPr>
              <w:pPrChange w:id="1792"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93" w:author="微软用户" w:date="2018-06-19T22:11:00Z"/>
                <w:rFonts w:hint="eastAsia"/>
                <w:color w:val="000000"/>
                <w:sz w:val="22"/>
              </w:rPr>
              <w:pPrChange w:id="1794"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95" w:author="微软用户" w:date="2018-06-19T22:11:00Z"/>
                <w:rFonts w:hint="eastAsia"/>
                <w:color w:val="000000"/>
                <w:sz w:val="22"/>
              </w:rPr>
              <w:pPrChange w:id="1796"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97" w:author="微软用户" w:date="2018-06-19T22:11:00Z"/>
                <w:rFonts w:hint="eastAsia"/>
                <w:color w:val="000000"/>
                <w:sz w:val="22"/>
              </w:rPr>
              <w:pPrChange w:id="1798"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799" w:author="微软用户" w:date="2018-06-19T22:11:00Z"/>
                <w:rFonts w:hint="eastAsia"/>
                <w:color w:val="000000"/>
                <w:sz w:val="22"/>
              </w:rPr>
              <w:pPrChange w:id="1800"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01" w:author="微软用户" w:date="2018-06-19T22:11:00Z"/>
                <w:rFonts w:hint="eastAsia"/>
                <w:color w:val="000000"/>
                <w:sz w:val="22"/>
              </w:rPr>
              <w:pPrChange w:id="1802"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03" w:author="微软用户" w:date="2018-06-19T22:11:00Z"/>
                <w:rFonts w:hint="eastAsia"/>
                <w:color w:val="000000"/>
                <w:sz w:val="22"/>
              </w:rPr>
              <w:pPrChange w:id="1804"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05" w:author="微软用户" w:date="2018-06-19T22:11:00Z"/>
                <w:rFonts w:hint="eastAsia"/>
                <w:color w:val="000000"/>
                <w:sz w:val="22"/>
              </w:rPr>
              <w:pPrChange w:id="1806"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07" w:author="微软用户" w:date="2018-06-19T22:11:00Z"/>
                <w:color w:val="000000"/>
                <w:sz w:val="22"/>
              </w:rPr>
              <w:pPrChange w:id="1808" w:author="微软用户" w:date="2018-06-19T22:11:00Z">
                <w:pPr>
                  <w:widowControl/>
                  <w:jc w:val="left"/>
                </w:pPr>
              </w:pPrChange>
            </w:pPr>
          </w:p>
        </w:tc>
        <w:tc>
          <w:tcPr>
            <w:tcW w:w="642"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09" w:author="微软用户" w:date="2018-06-19T22:11:00Z"/>
                <w:color w:val="000000"/>
                <w:sz w:val="22"/>
              </w:rPr>
              <w:pPrChange w:id="1810"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11" w:author="微软用户" w:date="2018-06-19T22:11:00Z"/>
                <w:color w:val="000000"/>
                <w:sz w:val="22"/>
              </w:rPr>
              <w:pPrChange w:id="1812"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13" w:author="微软用户" w:date="2018-06-19T22:11:00Z"/>
                <w:color w:val="000000"/>
                <w:sz w:val="22"/>
              </w:rPr>
              <w:pPrChange w:id="1814"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15" w:author="微软用户" w:date="2018-06-19T22:11:00Z"/>
                <w:color w:val="000000"/>
                <w:sz w:val="22"/>
              </w:rPr>
              <w:pPrChange w:id="1816"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17" w:author="微软用户" w:date="2018-06-19T22:11:00Z"/>
                <w:color w:val="000000"/>
                <w:sz w:val="22"/>
              </w:rPr>
              <w:pPrChange w:id="1818"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19" w:author="微软用户" w:date="2018-06-19T22:11:00Z"/>
                <w:color w:val="000000"/>
                <w:sz w:val="22"/>
              </w:rPr>
              <w:pPrChange w:id="1820"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21" w:author="微软用户" w:date="2018-06-19T22:11:00Z"/>
                <w:color w:val="000000"/>
                <w:sz w:val="22"/>
              </w:rPr>
              <w:pPrChange w:id="1822"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23" w:author="微软用户" w:date="2018-06-19T22:11:00Z"/>
                <w:color w:val="000000"/>
                <w:sz w:val="22"/>
              </w:rPr>
              <w:pPrChange w:id="1824" w:author="微软用户" w:date="2018-06-19T22:11:00Z">
                <w:pPr>
                  <w:widowControl/>
                  <w:jc w:val="left"/>
                </w:pPr>
              </w:pPrChange>
            </w:pPr>
          </w:p>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25" w:author="微软用户" w:date="2018-06-19T22:11:00Z"/>
                <w:color w:val="000000"/>
                <w:sz w:val="22"/>
              </w:rPr>
              <w:pPrChange w:id="1826" w:author="微软用户" w:date="2018-06-19T22:11:00Z">
                <w:pPr>
                  <w:widowControl/>
                  <w:jc w:val="left"/>
                </w:pPr>
              </w:pPrChange>
            </w:pPr>
          </w:p>
        </w:tc>
        <w:tc>
          <w:tcPr>
            <w:tcW w:w="1391"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27" w:author="微软用户" w:date="2018-06-19T22:11:00Z"/>
                <w:color w:val="000000"/>
                <w:sz w:val="22"/>
              </w:rPr>
              <w:pPrChange w:id="1828" w:author="微软用户" w:date="2018-06-19T22:11:00Z">
                <w:pPr>
                  <w:widowControl/>
                  <w:jc w:val="left"/>
                </w:pPr>
              </w:pPrChange>
            </w:pPr>
          </w:p>
        </w:tc>
        <w:tc>
          <w:tcPr>
            <w:tcW w:w="1927" w:type="dxa"/>
            <w:tcBorders>
              <w:top w:val="nil"/>
              <w:left w:val="nil"/>
              <w:bottom w:val="nil"/>
              <w:right w:val="nil"/>
            </w:tcBorders>
            <w:vAlign w:val="center"/>
          </w:tcPr>
          <w:p w:rsidR="00987382" w:rsidDel="001B7BCE" w:rsidRDefault="00987382" w:rsidP="001B7BCE">
            <w:pPr>
              <w:pStyle w:val="ac"/>
              <w:numPr>
                <w:ilvl w:val="1"/>
                <w:numId w:val="25"/>
              </w:numPr>
              <w:tabs>
                <w:tab w:val="left" w:pos="426"/>
              </w:tabs>
              <w:spacing w:before="0" w:beforeAutospacing="0" w:after="0" w:afterAutospacing="0" w:line="480" w:lineRule="exact"/>
              <w:ind w:left="426" w:hanging="426"/>
              <w:rPr>
                <w:del w:id="1829" w:author="微软用户" w:date="2018-06-19T22:11:00Z"/>
                <w:color w:val="000000"/>
                <w:sz w:val="22"/>
              </w:rPr>
              <w:pPrChange w:id="1830" w:author="微软用户" w:date="2018-06-19T22:11:00Z">
                <w:pPr>
                  <w:widowControl/>
                  <w:jc w:val="center"/>
                </w:pPr>
              </w:pPrChange>
            </w:pPr>
          </w:p>
        </w:tc>
      </w:tr>
    </w:tbl>
    <w:p w:rsidR="00987382" w:rsidRDefault="00987382" w:rsidP="001B7BCE">
      <w:pPr>
        <w:pStyle w:val="ac"/>
        <w:tabs>
          <w:tab w:val="left" w:pos="426"/>
        </w:tabs>
        <w:spacing w:before="0" w:beforeAutospacing="0" w:after="0" w:afterAutospacing="0" w:line="480" w:lineRule="exact"/>
        <w:pPrChange w:id="1831" w:author="微软用户" w:date="2018-06-19T22:11:00Z">
          <w:pPr>
            <w:spacing w:line="480" w:lineRule="exact"/>
          </w:pPr>
        </w:pPrChange>
      </w:pPr>
    </w:p>
    <w:sectPr w:rsidR="00987382">
      <w:pgSz w:w="11906" w:h="16838"/>
      <w:pgMar w:top="1134" w:right="1134" w:bottom="1134" w:left="1134" w:header="56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7B1A" w:rsidRDefault="00637B1A">
      <w:r>
        <w:separator/>
      </w:r>
    </w:p>
  </w:endnote>
  <w:endnote w:type="continuationSeparator" w:id="0">
    <w:p w:rsidR="00637B1A" w:rsidRDefault="00637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楷体_GB2312">
    <w:altName w:val="楷体"/>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7382" w:rsidRDefault="00987382">
    <w:pPr>
      <w:pStyle w:val="aa"/>
      <w:framePr w:wrap="around" w:vAnchor="text" w:hAnchor="margin" w:xAlign="center" w:y="1"/>
      <w:rPr>
        <w:rStyle w:val="a4"/>
      </w:rPr>
    </w:pPr>
    <w:r>
      <w:fldChar w:fldCharType="begin"/>
    </w:r>
    <w:r>
      <w:rPr>
        <w:rStyle w:val="a4"/>
      </w:rPr>
      <w:instrText xml:space="preserve">PAGE  </w:instrText>
    </w:r>
    <w:r>
      <w:fldChar w:fldCharType="end"/>
    </w:r>
  </w:p>
  <w:p w:rsidR="00987382" w:rsidRDefault="0098738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7382" w:rsidRDefault="00987382">
    <w:pPr>
      <w:pStyle w:val="aa"/>
      <w:framePr w:wrap="around" w:vAnchor="text" w:hAnchor="margin" w:xAlign="center" w:y="1"/>
      <w:rPr>
        <w:rStyle w:val="a4"/>
      </w:rPr>
    </w:pPr>
    <w:r>
      <w:fldChar w:fldCharType="begin"/>
    </w:r>
    <w:r>
      <w:rPr>
        <w:rStyle w:val="a4"/>
      </w:rPr>
      <w:instrText xml:space="preserve">PAGE  </w:instrText>
    </w:r>
    <w:r>
      <w:fldChar w:fldCharType="separate"/>
    </w:r>
    <w:r w:rsidR="001B7BCE">
      <w:rPr>
        <w:rStyle w:val="a4"/>
        <w:noProof/>
      </w:rPr>
      <w:t>7</w:t>
    </w:r>
    <w:r>
      <w:fldChar w:fldCharType="end"/>
    </w:r>
  </w:p>
  <w:p w:rsidR="00987382" w:rsidRDefault="0098738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7B1A" w:rsidRDefault="00637B1A">
      <w:r>
        <w:separator/>
      </w:r>
    </w:p>
  </w:footnote>
  <w:footnote w:type="continuationSeparator" w:id="0">
    <w:p w:rsidR="00637B1A" w:rsidRDefault="00637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7382" w:rsidRDefault="00987382">
    <w:pPr>
      <w:pStyle w:val="a9"/>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7382" w:rsidRDefault="00987382">
    <w:pPr>
      <w:pStyle w:val="a9"/>
      <w:tabs>
        <w:tab w:val="clear" w:pos="415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7382" w:rsidRDefault="00987382">
    <w:pPr>
      <w:pStyle w:val="a9"/>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7382" w:rsidRDefault="00987382">
    <w:pPr>
      <w:pStyle w:val="a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1DFE"/>
    <w:multiLevelType w:val="multilevel"/>
    <w:tmpl w:val="044D1DF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4DA4F00"/>
    <w:multiLevelType w:val="multilevel"/>
    <w:tmpl w:val="04DA4F00"/>
    <w:lvl w:ilvl="0">
      <w:start w:val="1"/>
      <w:numFmt w:val="japaneseCounting"/>
      <w:lvlText w:val="%1、"/>
      <w:lvlJc w:val="left"/>
      <w:pPr>
        <w:ind w:left="1710" w:hanging="45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6812568"/>
    <w:multiLevelType w:val="multilevel"/>
    <w:tmpl w:val="06812568"/>
    <w:lvl w:ilvl="0">
      <w:start w:val="1"/>
      <w:numFmt w:val="decimal"/>
      <w:lvlText w:val="%1．"/>
      <w:lvlJc w:val="left"/>
      <w:pPr>
        <w:ind w:left="840" w:hanging="420"/>
      </w:pPr>
      <w:rPr>
        <w:rFonts w:ascii="Arial" w:hAnsi="Arial" w:cs="Arial" w:hint="default"/>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0A947DD8"/>
    <w:multiLevelType w:val="multilevel"/>
    <w:tmpl w:val="0A947DD8"/>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0D1063BA"/>
    <w:multiLevelType w:val="multilevel"/>
    <w:tmpl w:val="0D1063BA"/>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18EE0D6B"/>
    <w:multiLevelType w:val="multilevel"/>
    <w:tmpl w:val="18EE0D6B"/>
    <w:lvl w:ilvl="0">
      <w:start w:val="1"/>
      <w:numFmt w:val="decimal"/>
      <w:lvlText w:val="%1"/>
      <w:lvlJc w:val="left"/>
      <w:pPr>
        <w:ind w:left="420" w:hanging="420"/>
      </w:pPr>
      <w:rPr>
        <w:rFonts w:hint="default"/>
      </w:rPr>
    </w:lvl>
    <w:lvl w:ilvl="1">
      <w:start w:val="1"/>
      <w:numFmt w:val="decimal"/>
      <w:lvlText w:val="%2"/>
      <w:lvlJc w:val="left"/>
      <w:pPr>
        <w:ind w:left="84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9BC03CE"/>
    <w:multiLevelType w:val="multilevel"/>
    <w:tmpl w:val="19BC03CE"/>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1B60794E"/>
    <w:multiLevelType w:val="multilevel"/>
    <w:tmpl w:val="1B60794E"/>
    <w:lvl w:ilvl="0">
      <w:start w:val="1"/>
      <w:numFmt w:val="decimal"/>
      <w:lvlText w:val="%1."/>
      <w:lvlJc w:val="left"/>
      <w:pPr>
        <w:ind w:left="987"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1E7A6625"/>
    <w:multiLevelType w:val="multilevel"/>
    <w:tmpl w:val="1E7A662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1FC15A14"/>
    <w:multiLevelType w:val="multilevel"/>
    <w:tmpl w:val="1FC15A1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225B36B2"/>
    <w:multiLevelType w:val="multilevel"/>
    <w:tmpl w:val="225B36B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26763BE2"/>
    <w:multiLevelType w:val="multilevel"/>
    <w:tmpl w:val="26763BE2"/>
    <w:lvl w:ilvl="0">
      <w:start w:val="1"/>
      <w:numFmt w:val="decimal"/>
      <w:lvlText w:val="%1"/>
      <w:lvlJc w:val="left"/>
      <w:pPr>
        <w:ind w:left="420" w:hanging="420"/>
      </w:pPr>
      <w:rPr>
        <w:rFonts w:hint="default"/>
      </w:rPr>
    </w:lvl>
    <w:lvl w:ilvl="1">
      <w:start w:val="1"/>
      <w:numFmt w:val="decimal"/>
      <w:lvlText w:val="%2"/>
      <w:lvlJc w:val="left"/>
      <w:pPr>
        <w:ind w:left="84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7290095"/>
    <w:multiLevelType w:val="multilevel"/>
    <w:tmpl w:val="2729009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399C66C2"/>
    <w:multiLevelType w:val="multilevel"/>
    <w:tmpl w:val="399C66C2"/>
    <w:lvl w:ilvl="0">
      <w:start w:val="1"/>
      <w:numFmt w:val="decimal"/>
      <w:lvlText w:val="%1."/>
      <w:lvlJc w:val="left"/>
      <w:pPr>
        <w:ind w:left="840" w:hanging="420"/>
      </w:pPr>
      <w:rPr>
        <w:rFonts w:ascii="Calibri" w:eastAsia="黑体" w:hAnsi="Calibri"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3A0D45EB"/>
    <w:multiLevelType w:val="multilevel"/>
    <w:tmpl w:val="3A0D45EB"/>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3D9429BD"/>
    <w:multiLevelType w:val="multilevel"/>
    <w:tmpl w:val="3D9429BD"/>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40A7071C"/>
    <w:multiLevelType w:val="multilevel"/>
    <w:tmpl w:val="40A7071C"/>
    <w:lvl w:ilvl="0">
      <w:start w:val="1"/>
      <w:numFmt w:val="chineseCountingThousand"/>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427A1115"/>
    <w:multiLevelType w:val="multilevel"/>
    <w:tmpl w:val="427A1115"/>
    <w:lvl w:ilvl="0">
      <w:start w:val="1"/>
      <w:numFmt w:val="chineseCountingThousand"/>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45BE3EDE"/>
    <w:multiLevelType w:val="multilevel"/>
    <w:tmpl w:val="45BE3EDE"/>
    <w:lvl w:ilvl="0">
      <w:start w:val="1"/>
      <w:numFmt w:val="decimal"/>
      <w:lvlText w:val="%1）"/>
      <w:lvlJc w:val="left"/>
      <w:pPr>
        <w:ind w:left="780" w:hanging="360"/>
      </w:pPr>
      <w:rPr>
        <w:rFonts w:cs="Times New Roman" w:hint="default"/>
      </w:r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49307D14"/>
    <w:multiLevelType w:val="multilevel"/>
    <w:tmpl w:val="49307D1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15:restartNumberingAfterBreak="0">
    <w:nsid w:val="51003524"/>
    <w:multiLevelType w:val="multilevel"/>
    <w:tmpl w:val="51003524"/>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1" w15:restartNumberingAfterBreak="0">
    <w:nsid w:val="56C50818"/>
    <w:multiLevelType w:val="multilevel"/>
    <w:tmpl w:val="56C50818"/>
    <w:lvl w:ilvl="0">
      <w:start w:val="1"/>
      <w:numFmt w:val="decimal"/>
      <w:lvlText w:val="%1"/>
      <w:lvlJc w:val="left"/>
      <w:pPr>
        <w:ind w:left="420" w:hanging="420"/>
      </w:pPr>
      <w:rPr>
        <w:rFonts w:hint="default"/>
      </w:rPr>
    </w:lvl>
    <w:lvl w:ilvl="1">
      <w:start w:val="1"/>
      <w:numFmt w:val="decimal"/>
      <w:lvlText w:val="%2"/>
      <w:lvlJc w:val="left"/>
      <w:pPr>
        <w:ind w:left="84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AB17869"/>
    <w:multiLevelType w:val="multilevel"/>
    <w:tmpl w:val="5AB17869"/>
    <w:lvl w:ilvl="0">
      <w:start w:val="1"/>
      <w:numFmt w:val="decimal"/>
      <w:lvlText w:val="%1."/>
      <w:lvlJc w:val="left"/>
      <w:pPr>
        <w:ind w:left="840" w:hanging="420"/>
      </w:pPr>
    </w:lvl>
    <w:lvl w:ilvl="1">
      <w:start w:val="3"/>
      <w:numFmt w:val="decimal"/>
      <w:isLgl/>
      <w:lvlText w:val="%1.%2"/>
      <w:lvlJc w:val="left"/>
      <w:pPr>
        <w:tabs>
          <w:tab w:val="num" w:pos="1575"/>
        </w:tabs>
        <w:ind w:left="1575" w:hanging="1155"/>
      </w:pPr>
      <w:rPr>
        <w:rFonts w:hint="default"/>
      </w:rPr>
    </w:lvl>
    <w:lvl w:ilvl="2">
      <w:start w:val="1"/>
      <w:numFmt w:val="decimal"/>
      <w:isLgl/>
      <w:lvlText w:val="%1.%2.%3"/>
      <w:lvlJc w:val="left"/>
      <w:pPr>
        <w:tabs>
          <w:tab w:val="num" w:pos="1575"/>
        </w:tabs>
        <w:ind w:left="1575" w:hanging="1155"/>
      </w:pPr>
      <w:rPr>
        <w:rFonts w:hint="default"/>
      </w:rPr>
    </w:lvl>
    <w:lvl w:ilvl="3">
      <w:start w:val="1"/>
      <w:numFmt w:val="decimal"/>
      <w:isLgl/>
      <w:lvlText w:val="%1.%2.%3.%4"/>
      <w:lvlJc w:val="left"/>
      <w:pPr>
        <w:tabs>
          <w:tab w:val="num" w:pos="1575"/>
        </w:tabs>
        <w:ind w:left="1575" w:hanging="1155"/>
      </w:pPr>
      <w:rPr>
        <w:rFonts w:hint="default"/>
      </w:rPr>
    </w:lvl>
    <w:lvl w:ilvl="4">
      <w:start w:val="1"/>
      <w:numFmt w:val="decimal"/>
      <w:isLgl/>
      <w:lvlText w:val="%1.%2.%3.%4.%5"/>
      <w:lvlJc w:val="left"/>
      <w:pPr>
        <w:tabs>
          <w:tab w:val="num" w:pos="1575"/>
        </w:tabs>
        <w:ind w:left="1575" w:hanging="1155"/>
      </w:pPr>
      <w:rPr>
        <w:rFonts w:hint="default"/>
      </w:rPr>
    </w:lvl>
    <w:lvl w:ilvl="5">
      <w:start w:val="1"/>
      <w:numFmt w:val="decimal"/>
      <w:isLgl/>
      <w:lvlText w:val="%1.%2.%3.%4.%5.%6"/>
      <w:lvlJc w:val="left"/>
      <w:pPr>
        <w:tabs>
          <w:tab w:val="num" w:pos="1860"/>
        </w:tabs>
        <w:ind w:left="1860" w:hanging="1440"/>
      </w:pPr>
      <w:rPr>
        <w:rFonts w:hint="default"/>
      </w:rPr>
    </w:lvl>
    <w:lvl w:ilvl="6">
      <w:start w:val="1"/>
      <w:numFmt w:val="decimal"/>
      <w:isLgl/>
      <w:lvlText w:val="%1.%2.%3.%4.%5.%6.%7"/>
      <w:lvlJc w:val="left"/>
      <w:pPr>
        <w:tabs>
          <w:tab w:val="num" w:pos="1860"/>
        </w:tabs>
        <w:ind w:left="1860" w:hanging="1440"/>
      </w:pPr>
      <w:rPr>
        <w:rFonts w:hint="default"/>
      </w:rPr>
    </w:lvl>
    <w:lvl w:ilvl="7">
      <w:start w:val="1"/>
      <w:numFmt w:val="decimal"/>
      <w:isLgl/>
      <w:lvlText w:val="%1.%2.%3.%4.%5.%6.%7.%8"/>
      <w:lvlJc w:val="left"/>
      <w:pPr>
        <w:tabs>
          <w:tab w:val="num" w:pos="2220"/>
        </w:tabs>
        <w:ind w:left="2220" w:hanging="1800"/>
      </w:pPr>
      <w:rPr>
        <w:rFonts w:hint="default"/>
      </w:rPr>
    </w:lvl>
    <w:lvl w:ilvl="8">
      <w:start w:val="1"/>
      <w:numFmt w:val="decimal"/>
      <w:isLgl/>
      <w:lvlText w:val="%1.%2.%3.%4.%5.%6.%7.%8.%9"/>
      <w:lvlJc w:val="left"/>
      <w:pPr>
        <w:tabs>
          <w:tab w:val="num" w:pos="2220"/>
        </w:tabs>
        <w:ind w:left="2220" w:hanging="1800"/>
      </w:pPr>
      <w:rPr>
        <w:rFonts w:hint="default"/>
      </w:rPr>
    </w:lvl>
  </w:abstractNum>
  <w:abstractNum w:abstractNumId="23" w15:restartNumberingAfterBreak="0">
    <w:nsid w:val="5B784A16"/>
    <w:multiLevelType w:val="multilevel"/>
    <w:tmpl w:val="5B784A16"/>
    <w:lvl w:ilvl="0">
      <w:start w:val="1"/>
      <w:numFmt w:val="decimal"/>
      <w:lvlText w:val="%1．"/>
      <w:lvlJc w:val="left"/>
      <w:pPr>
        <w:ind w:left="420" w:hanging="420"/>
      </w:pPr>
      <w:rPr>
        <w:rFonts w:hint="eastAsia"/>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97879CA"/>
    <w:multiLevelType w:val="multilevel"/>
    <w:tmpl w:val="697879CA"/>
    <w:lvl w:ilvl="0">
      <w:start w:val="1"/>
      <w:numFmt w:val="decimal"/>
      <w:lvlText w:val="%1"/>
      <w:lvlJc w:val="left"/>
      <w:pPr>
        <w:ind w:left="420" w:hanging="420"/>
      </w:pPr>
      <w:rPr>
        <w:rFonts w:hint="default"/>
      </w:rPr>
    </w:lvl>
    <w:lvl w:ilvl="1">
      <w:start w:val="1"/>
      <w:numFmt w:val="decimal"/>
      <w:lvlText w:val="%2"/>
      <w:lvlJc w:val="left"/>
      <w:pPr>
        <w:ind w:left="840" w:hanging="4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1050" w:firstLine="0"/>
      </w:pPr>
      <w:rPr>
        <w:rFonts w:ascii="黑体" w:eastAsia="黑体" w:hAnsi="Times New Roman" w:hint="eastAsia"/>
        <w:b w:val="0"/>
        <w:i w:val="0"/>
        <w:sz w:val="21"/>
      </w:rPr>
    </w:lvl>
    <w:lvl w:ilvl="2">
      <w:start w:val="1"/>
      <w:numFmt w:val="decimal"/>
      <w:suff w:val="nothing"/>
      <w:lvlText w:val="%1%2.%3　"/>
      <w:lvlJc w:val="left"/>
      <w:pPr>
        <w:ind w:left="840" w:firstLine="0"/>
      </w:pPr>
      <w:rPr>
        <w:rFonts w:ascii="黑体" w:eastAsia="黑体" w:hAnsi="Times New Roman" w:hint="eastAsia"/>
        <w:b w:val="0"/>
        <w:i w:val="0"/>
        <w:sz w:val="21"/>
      </w:rPr>
    </w:lvl>
    <w:lvl w:ilvl="3">
      <w:start w:val="1"/>
      <w:numFmt w:val="decimal"/>
      <w:suff w:val="nothing"/>
      <w:lvlText w:val="%1%2.%3.%4　"/>
      <w:lvlJc w:val="left"/>
      <w:pPr>
        <w:ind w:left="1155"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6" w15:restartNumberingAfterBreak="0">
    <w:nsid w:val="715F2BF5"/>
    <w:multiLevelType w:val="multilevel"/>
    <w:tmpl w:val="715F2BF5"/>
    <w:lvl w:ilvl="0">
      <w:start w:val="2"/>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7" w15:restartNumberingAfterBreak="0">
    <w:nsid w:val="75E23315"/>
    <w:multiLevelType w:val="multilevel"/>
    <w:tmpl w:val="75E23315"/>
    <w:lvl w:ilvl="0">
      <w:start w:val="1"/>
      <w:numFmt w:val="decimal"/>
      <w:lvlText w:val="%1."/>
      <w:lvlJc w:val="left"/>
      <w:pPr>
        <w:ind w:left="840" w:hanging="420"/>
      </w:pPr>
      <w:rPr>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76933334"/>
    <w:multiLevelType w:val="multilevel"/>
    <w:tmpl w:val="76933334"/>
    <w:lvl w:ilvl="0">
      <w:start w:val="1"/>
      <w:numFmt w:val="none"/>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15:restartNumberingAfterBreak="0">
    <w:nsid w:val="7A236750"/>
    <w:multiLevelType w:val="multilevel"/>
    <w:tmpl w:val="7A23675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269268321">
    <w:abstractNumId w:val="25"/>
  </w:num>
  <w:num w:numId="2" w16cid:durableId="2094082209">
    <w:abstractNumId w:val="28"/>
  </w:num>
  <w:num w:numId="3" w16cid:durableId="1554848963">
    <w:abstractNumId w:val="1"/>
  </w:num>
  <w:num w:numId="4" w16cid:durableId="316417654">
    <w:abstractNumId w:val="9"/>
  </w:num>
  <w:num w:numId="5" w16cid:durableId="1046492765">
    <w:abstractNumId w:val="10"/>
  </w:num>
  <w:num w:numId="6" w16cid:durableId="1276978833">
    <w:abstractNumId w:val="7"/>
  </w:num>
  <w:num w:numId="7" w16cid:durableId="1156149725">
    <w:abstractNumId w:val="19"/>
  </w:num>
  <w:num w:numId="8" w16cid:durableId="1987974085">
    <w:abstractNumId w:val="8"/>
  </w:num>
  <w:num w:numId="9" w16cid:durableId="276372619">
    <w:abstractNumId w:val="0"/>
  </w:num>
  <w:num w:numId="10" w16cid:durableId="676152630">
    <w:abstractNumId w:val="12"/>
  </w:num>
  <w:num w:numId="11" w16cid:durableId="1875262499">
    <w:abstractNumId w:val="3"/>
  </w:num>
  <w:num w:numId="12" w16cid:durableId="1028065168">
    <w:abstractNumId w:val="27"/>
  </w:num>
  <w:num w:numId="13" w16cid:durableId="1571188053">
    <w:abstractNumId w:val="13"/>
  </w:num>
  <w:num w:numId="14" w16cid:durableId="457338947">
    <w:abstractNumId w:val="4"/>
  </w:num>
  <w:num w:numId="15" w16cid:durableId="49424859">
    <w:abstractNumId w:val="20"/>
  </w:num>
  <w:num w:numId="16" w16cid:durableId="1640114960">
    <w:abstractNumId w:val="29"/>
  </w:num>
  <w:num w:numId="17" w16cid:durableId="1280794633">
    <w:abstractNumId w:val="22"/>
  </w:num>
  <w:num w:numId="18" w16cid:durableId="244337900">
    <w:abstractNumId w:val="2"/>
  </w:num>
  <w:num w:numId="19" w16cid:durableId="948855800">
    <w:abstractNumId w:val="26"/>
  </w:num>
  <w:num w:numId="20" w16cid:durableId="1532956634">
    <w:abstractNumId w:val="23"/>
  </w:num>
  <w:num w:numId="21" w16cid:durableId="1538666521">
    <w:abstractNumId w:val="18"/>
  </w:num>
  <w:num w:numId="22" w16cid:durableId="1745570887">
    <w:abstractNumId w:val="5"/>
  </w:num>
  <w:num w:numId="23" w16cid:durableId="2098019707">
    <w:abstractNumId w:val="15"/>
  </w:num>
  <w:num w:numId="24" w16cid:durableId="1424304193">
    <w:abstractNumId w:val="14"/>
  </w:num>
  <w:num w:numId="25" w16cid:durableId="2113236920">
    <w:abstractNumId w:val="11"/>
  </w:num>
  <w:num w:numId="26" w16cid:durableId="822350571">
    <w:abstractNumId w:val="24"/>
  </w:num>
  <w:num w:numId="27" w16cid:durableId="1739356026">
    <w:abstractNumId w:val="21"/>
  </w:num>
  <w:num w:numId="28" w16cid:durableId="1113985757">
    <w:abstractNumId w:val="6"/>
  </w:num>
  <w:num w:numId="29" w16cid:durableId="1296639497">
    <w:abstractNumId w:val="17"/>
  </w:num>
  <w:num w:numId="30" w16cid:durableId="15129934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trackRevisions/>
  <w:doNotTrackMoves/>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034E"/>
    <w:rsid w:val="00030F21"/>
    <w:rsid w:val="00095B3D"/>
    <w:rsid w:val="000F52BE"/>
    <w:rsid w:val="001A248E"/>
    <w:rsid w:val="001B7BCE"/>
    <w:rsid w:val="001D2464"/>
    <w:rsid w:val="00266A9B"/>
    <w:rsid w:val="00272131"/>
    <w:rsid w:val="002B4881"/>
    <w:rsid w:val="00337428"/>
    <w:rsid w:val="00360600"/>
    <w:rsid w:val="003C331A"/>
    <w:rsid w:val="00412041"/>
    <w:rsid w:val="0047495F"/>
    <w:rsid w:val="00483BCD"/>
    <w:rsid w:val="004F716F"/>
    <w:rsid w:val="0055122A"/>
    <w:rsid w:val="005B5EB9"/>
    <w:rsid w:val="00637B1A"/>
    <w:rsid w:val="006B12F9"/>
    <w:rsid w:val="006C00DA"/>
    <w:rsid w:val="006D7E5A"/>
    <w:rsid w:val="006E016F"/>
    <w:rsid w:val="006F331C"/>
    <w:rsid w:val="006F7E36"/>
    <w:rsid w:val="007B6127"/>
    <w:rsid w:val="007D0E86"/>
    <w:rsid w:val="007F3145"/>
    <w:rsid w:val="00840E42"/>
    <w:rsid w:val="0086678D"/>
    <w:rsid w:val="008932E6"/>
    <w:rsid w:val="008A6567"/>
    <w:rsid w:val="008F25D0"/>
    <w:rsid w:val="009177C9"/>
    <w:rsid w:val="00952100"/>
    <w:rsid w:val="009674CF"/>
    <w:rsid w:val="00987382"/>
    <w:rsid w:val="00A67E56"/>
    <w:rsid w:val="00A804F1"/>
    <w:rsid w:val="00B50C71"/>
    <w:rsid w:val="00C85394"/>
    <w:rsid w:val="00CC5F6F"/>
    <w:rsid w:val="00CE115E"/>
    <w:rsid w:val="00CF0188"/>
    <w:rsid w:val="00D23F24"/>
    <w:rsid w:val="00D42865"/>
    <w:rsid w:val="00D969DE"/>
    <w:rsid w:val="00DC60F8"/>
    <w:rsid w:val="00DD2976"/>
    <w:rsid w:val="00E42AD9"/>
    <w:rsid w:val="00E60135"/>
    <w:rsid w:val="00E871EB"/>
    <w:rsid w:val="00FB300E"/>
    <w:rsid w:val="00FF034E"/>
    <w:rsid w:val="06633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5:chartTrackingRefBased/>
  <w15:docId w15:val="{1DD478A9-D624-4D74-9BDA-48AC2D72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主题 Char"/>
    <w:link w:val="a3"/>
    <w:rPr>
      <w:rFonts w:ascii="Calibri" w:hAnsi="Calibri"/>
      <w:b/>
      <w:bCs/>
    </w:rPr>
  </w:style>
  <w:style w:type="character" w:styleId="a4">
    <w:name w:val="page number"/>
    <w:basedOn w:val="a0"/>
  </w:style>
  <w:style w:type="character" w:customStyle="1" w:styleId="Char0">
    <w:name w:val="批注框文本 Char"/>
    <w:basedOn w:val="a0"/>
    <w:link w:val="a5"/>
    <w:semiHidden/>
    <w:rPr>
      <w:rFonts w:ascii="Calibri" w:eastAsia="宋体" w:hAnsi="Calibri" w:cs="Times New Roman"/>
      <w:sz w:val="18"/>
      <w:szCs w:val="18"/>
    </w:rPr>
  </w:style>
  <w:style w:type="character" w:styleId="a6">
    <w:name w:val="annotation reference"/>
    <w:rPr>
      <w:sz w:val="21"/>
      <w:szCs w:val="21"/>
    </w:rPr>
  </w:style>
  <w:style w:type="character" w:customStyle="1" w:styleId="Char1">
    <w:name w:val="批注文字 Char1"/>
    <w:basedOn w:val="a0"/>
    <w:link w:val="a7"/>
    <w:uiPriority w:val="99"/>
    <w:semiHidden/>
    <w:rPr>
      <w:rFonts w:ascii="Calibri" w:eastAsia="宋体" w:hAnsi="Calibri" w:cs="Times New Roman"/>
    </w:rPr>
  </w:style>
  <w:style w:type="character" w:customStyle="1" w:styleId="Char2">
    <w:name w:val="正文文本缩进 Char"/>
    <w:basedOn w:val="a0"/>
    <w:link w:val="a8"/>
    <w:rPr>
      <w:rFonts w:ascii="Times New Roman" w:eastAsia="宋体" w:hAnsi="Times New Roman" w:cs="Times New Roman"/>
      <w:sz w:val="28"/>
      <w:szCs w:val="24"/>
    </w:rPr>
  </w:style>
  <w:style w:type="character" w:customStyle="1" w:styleId="Char3">
    <w:name w:val="批注文字 Char"/>
    <w:rPr>
      <w:rFonts w:ascii="Calibri" w:hAnsi="Calibri"/>
      <w:kern w:val="2"/>
      <w:sz w:val="21"/>
      <w:szCs w:val="22"/>
    </w:rPr>
  </w:style>
  <w:style w:type="character" w:customStyle="1" w:styleId="Char10">
    <w:name w:val="页眉 Char1"/>
    <w:basedOn w:val="a0"/>
    <w:link w:val="a9"/>
    <w:uiPriority w:val="99"/>
    <w:semiHidden/>
    <w:rPr>
      <w:rFonts w:ascii="Calibri" w:eastAsia="宋体" w:hAnsi="Calibri" w:cs="Times New Roman"/>
      <w:sz w:val="18"/>
      <w:szCs w:val="18"/>
    </w:rPr>
  </w:style>
  <w:style w:type="character" w:customStyle="1" w:styleId="Char4">
    <w:name w:val="页脚 Char"/>
    <w:basedOn w:val="a0"/>
    <w:link w:val="aa"/>
    <w:rPr>
      <w:rFonts w:ascii="Calibri" w:eastAsia="宋体" w:hAnsi="Calibri" w:cs="Times New Roman"/>
      <w:sz w:val="18"/>
      <w:szCs w:val="18"/>
    </w:rPr>
  </w:style>
  <w:style w:type="character" w:customStyle="1" w:styleId="Char5">
    <w:name w:val="页眉 Char"/>
    <w:link w:val="a9"/>
    <w:rPr>
      <w:rFonts w:ascii="Calibri" w:hAnsi="Calibri"/>
      <w:sz w:val="18"/>
      <w:szCs w:val="18"/>
    </w:rPr>
  </w:style>
  <w:style w:type="character" w:customStyle="1" w:styleId="textcontents">
    <w:name w:val="textcontents"/>
    <w:basedOn w:val="a0"/>
  </w:style>
  <w:style w:type="character" w:customStyle="1" w:styleId="Char11">
    <w:name w:val="批注主题 Char1"/>
    <w:basedOn w:val="Char1"/>
    <w:link w:val="a3"/>
    <w:uiPriority w:val="99"/>
    <w:semiHidden/>
    <w:rPr>
      <w:rFonts w:ascii="Calibri" w:eastAsia="宋体" w:hAnsi="Calibri" w:cs="Times New Roman"/>
      <w:b/>
      <w:bCs/>
    </w:rPr>
  </w:style>
  <w:style w:type="paragraph" w:styleId="a3">
    <w:name w:val="annotation subject"/>
    <w:basedOn w:val="a7"/>
    <w:next w:val="a7"/>
    <w:link w:val="Char"/>
    <w:rPr>
      <w:b/>
      <w:bCs/>
      <w:kern w:val="0"/>
      <w:sz w:val="20"/>
      <w:szCs w:val="20"/>
      <w:lang w:val="x-none" w:eastAsia="x-none"/>
    </w:rPr>
  </w:style>
  <w:style w:type="paragraph" w:styleId="a8">
    <w:name w:val="Body Text Indent"/>
    <w:basedOn w:val="a"/>
    <w:link w:val="Char2"/>
    <w:pPr>
      <w:ind w:firstLineChars="217" w:firstLine="608"/>
    </w:pPr>
    <w:rPr>
      <w:rFonts w:ascii="Times New Roman" w:hAnsi="Times New Roman"/>
      <w:sz w:val="28"/>
      <w:szCs w:val="24"/>
    </w:rPr>
  </w:style>
  <w:style w:type="paragraph" w:customStyle="1" w:styleId="ab">
    <w:name w:val="样式 页眉 + 下划线"/>
    <w:basedOn w:val="a9"/>
    <w:rPr>
      <w:u w:val="single"/>
    </w:rPr>
  </w:style>
  <w:style w:type="paragraph" w:styleId="a7">
    <w:name w:val="annotation text"/>
    <w:basedOn w:val="a"/>
    <w:link w:val="Char1"/>
    <w:unhideWhenUsed/>
    <w:pPr>
      <w:jc w:val="left"/>
    </w:pPr>
  </w:style>
  <w:style w:type="paragraph" w:styleId="a5">
    <w:name w:val="Balloon Text"/>
    <w:basedOn w:val="a"/>
    <w:link w:val="Char0"/>
    <w:semiHidden/>
    <w:rPr>
      <w:sz w:val="18"/>
      <w:szCs w:val="18"/>
    </w:rPr>
  </w:style>
  <w:style w:type="paragraph" w:styleId="ac">
    <w:name w:val="Normal (Web)"/>
    <w:basedOn w:val="a"/>
    <w:pPr>
      <w:widowControl/>
      <w:spacing w:before="100" w:beforeAutospacing="1" w:after="100" w:afterAutospacing="1"/>
      <w:jc w:val="left"/>
    </w:pPr>
    <w:rPr>
      <w:rFonts w:ascii="宋体" w:hAnsi="宋体" w:cs="宋体"/>
      <w:kern w:val="0"/>
      <w:sz w:val="24"/>
      <w:szCs w:val="24"/>
    </w:rPr>
  </w:style>
  <w:style w:type="paragraph" w:styleId="aa">
    <w:name w:val="footer"/>
    <w:basedOn w:val="a"/>
    <w:link w:val="Char4"/>
    <w:pPr>
      <w:tabs>
        <w:tab w:val="center" w:pos="4153"/>
        <w:tab w:val="right" w:pos="8306"/>
      </w:tabs>
      <w:snapToGrid w:val="0"/>
      <w:jc w:val="left"/>
    </w:pPr>
    <w:rPr>
      <w:sz w:val="18"/>
      <w:szCs w:val="18"/>
    </w:rPr>
  </w:style>
  <w:style w:type="paragraph" w:styleId="a9">
    <w:name w:val="header"/>
    <w:basedOn w:val="a"/>
    <w:link w:val="Char5"/>
    <w:pPr>
      <w:tabs>
        <w:tab w:val="center" w:pos="4153"/>
        <w:tab w:val="right" w:pos="8306"/>
      </w:tabs>
      <w:snapToGrid w:val="0"/>
      <w:jc w:val="center"/>
    </w:pPr>
    <w:rPr>
      <w:kern w:val="0"/>
      <w:sz w:val="18"/>
      <w:szCs w:val="18"/>
      <w:lang w:val="x-none" w:eastAsia="x-none"/>
    </w:rPr>
  </w:style>
  <w:style w:type="paragraph" w:customStyle="1" w:styleId="ad">
    <w:name w:val="前言、引言标题"/>
    <w:next w:val="a"/>
    <w:pPr>
      <w:numPr>
        <w:numId w:val="1"/>
      </w:numPr>
      <w:shd w:val="clear" w:color="FFFFFF" w:fill="FFFFFF"/>
      <w:spacing w:before="640" w:after="560"/>
      <w:jc w:val="center"/>
      <w:outlineLvl w:val="0"/>
    </w:pPr>
    <w:rPr>
      <w:rFonts w:ascii="黑体" w:eastAsia="黑体" w:hAnsi="Times New Roman"/>
      <w:sz w:val="32"/>
    </w:rPr>
  </w:style>
  <w:style w:type="paragraph" w:customStyle="1" w:styleId="ae">
    <w:name w:val="段"/>
    <w:pPr>
      <w:autoSpaceDE w:val="0"/>
      <w:autoSpaceDN w:val="0"/>
      <w:ind w:firstLineChars="200" w:firstLine="200"/>
      <w:jc w:val="both"/>
    </w:pPr>
    <w:rPr>
      <w:rFonts w:ascii="宋体" w:hAnsi="Times New Roman"/>
      <w:sz w:val="21"/>
    </w:rPr>
  </w:style>
  <w:style w:type="paragraph" w:customStyle="1" w:styleId="af">
    <w:name w:val="封面标准文稿编辑信息"/>
    <w:pPr>
      <w:spacing w:before="180" w:line="180" w:lineRule="exact"/>
      <w:jc w:val="center"/>
    </w:pPr>
    <w:rPr>
      <w:rFonts w:ascii="宋体" w:hAnsi="Times New Roman"/>
      <w:sz w:val="21"/>
    </w:rPr>
  </w:style>
  <w:style w:type="paragraph" w:customStyle="1" w:styleId="af0">
    <w:name w:val="四级条标题"/>
    <w:basedOn w:val="af1"/>
    <w:next w:val="ae"/>
    <w:pPr>
      <w:outlineLvl w:val="5"/>
    </w:pPr>
  </w:style>
  <w:style w:type="paragraph" w:customStyle="1" w:styleId="af2">
    <w:name w:val="二级条标题"/>
    <w:basedOn w:val="af3"/>
    <w:next w:val="ae"/>
  </w:style>
  <w:style w:type="paragraph" w:customStyle="1" w:styleId="af3">
    <w:name w:val="一级条标题"/>
    <w:next w:val="ae"/>
    <w:pPr>
      <w:ind w:left="840"/>
      <w:outlineLvl w:val="2"/>
    </w:pPr>
    <w:rPr>
      <w:rFonts w:ascii="Times New Roman" w:eastAsia="黑体" w:hAnsi="Times New Roman"/>
      <w:sz w:val="21"/>
    </w:rPr>
  </w:style>
  <w:style w:type="paragraph" w:customStyle="1" w:styleId="af4">
    <w:name w:val="五级条标题"/>
    <w:basedOn w:val="af0"/>
    <w:next w:val="ae"/>
  </w:style>
  <w:style w:type="paragraph" w:customStyle="1" w:styleId="af1">
    <w:name w:val="三级条标题"/>
    <w:basedOn w:val="af2"/>
    <w:next w:val="ae"/>
    <w:pPr>
      <w:outlineLvl w:val="4"/>
    </w:pPr>
  </w:style>
  <w:style w:type="paragraph" w:customStyle="1" w:styleId="af5">
    <w:name w:val="目次、标准名称标题"/>
    <w:basedOn w:val="ad"/>
    <w:next w:val="ae"/>
  </w:style>
  <w:style w:type="paragraph" w:customStyle="1" w:styleId="af6">
    <w:name w:val="列项——（一级）"/>
    <w:pPr>
      <w:widowControl w:val="0"/>
      <w:numPr>
        <w:numId w:val="2"/>
      </w:numPr>
      <w:tabs>
        <w:tab w:val="left" w:pos="1140"/>
      </w:tabs>
      <w:jc w:val="both"/>
    </w:pPr>
    <w:rPr>
      <w:rFonts w:ascii="宋体" w:hAnsi="Times New Roman"/>
      <w:sz w:val="21"/>
    </w:rPr>
  </w:style>
  <w:style w:type="paragraph" w:customStyle="1" w:styleId="af7">
    <w:name w:val="封面标准名称"/>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8">
    <w:name w:val="封面标准文稿类别"/>
    <w:pPr>
      <w:spacing w:before="440" w:line="400" w:lineRule="exact"/>
      <w:jc w:val="center"/>
    </w:pPr>
    <w:rPr>
      <w:rFonts w:ascii="宋体" w:hAnsi="Times New Roman"/>
      <w:sz w:val="24"/>
    </w:rPr>
  </w:style>
  <w:style w:type="paragraph" w:customStyle="1" w:styleId="af9">
    <w:name w:val="章标题"/>
    <w:next w:val="ae"/>
    <w:pPr>
      <w:numPr>
        <w:ilvl w:val="1"/>
        <w:numId w:val="1"/>
      </w:numPr>
      <w:spacing w:beforeLines="50" w:afterLines="50"/>
      <w:jc w:val="both"/>
      <w:outlineLvl w:val="1"/>
    </w:pPr>
    <w:rPr>
      <w:rFonts w:ascii="黑体" w:eastAsia="黑体" w:hAnsi="Times New Roman"/>
      <w:sz w:val="21"/>
    </w:rPr>
  </w:style>
  <w:style w:type="paragraph" w:styleId="afa">
    <w:name w:val="列出段落"/>
    <w:basedOn w:val="a"/>
    <w:qFormat/>
    <w:pPr>
      <w:ind w:firstLineChars="200" w:firstLine="420"/>
    </w:pPr>
  </w:style>
  <w:style w:type="paragraph" w:styleId="afb">
    <w:name w:val="Revision"/>
    <w:hidden/>
    <w:uiPriority w:val="99"/>
    <w:unhideWhenUsed/>
    <w:rsid w:val="002B488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F5EF028C-C63C-40CB-BF6E-69F6126E7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2467</Words>
  <Characters>14063</Characters>
  <Application>Microsoft Office Word</Application>
  <DocSecurity>4</DocSecurity>
  <Lines>117</Lines>
  <Paragraphs>32</Paragraphs>
  <ScaleCrop>false</ScaleCrop>
  <Company>CHINA</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dreamsummit</dc:creator>
  <cp:keywords/>
  <cp:lastModifiedBy>Administrator</cp:lastModifiedBy>
  <cp:revision>2</cp:revision>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