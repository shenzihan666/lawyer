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6DAC" w:rsidRDefault="006F6DAC" w:rsidP="00AC79E3">
      <w:pPr>
        <w:jc w:val="center"/>
        <w:rPr>
          <w:rFonts w:hint="eastAsia"/>
          <w:b/>
          <w:sz w:val="44"/>
          <w:szCs w:val="44"/>
        </w:rPr>
      </w:pPr>
    </w:p>
    <w:p w:rsidR="006F6DAC" w:rsidRDefault="006F6DAC" w:rsidP="00AC79E3">
      <w:pPr>
        <w:jc w:val="center"/>
        <w:rPr>
          <w:rFonts w:hint="eastAsia"/>
          <w:b/>
          <w:sz w:val="44"/>
          <w:szCs w:val="44"/>
        </w:rPr>
      </w:pPr>
    </w:p>
    <w:p w:rsidR="006F6DAC" w:rsidRDefault="006F6DAC" w:rsidP="00AC79E3">
      <w:pPr>
        <w:jc w:val="center"/>
        <w:rPr>
          <w:rFonts w:hint="eastAsia"/>
          <w:b/>
          <w:sz w:val="44"/>
          <w:szCs w:val="44"/>
        </w:rPr>
      </w:pPr>
    </w:p>
    <w:p w:rsidR="006F6DAC" w:rsidRDefault="006F6DAC" w:rsidP="00AC79E3">
      <w:pPr>
        <w:jc w:val="center"/>
        <w:rPr>
          <w:rFonts w:hint="eastAsia"/>
          <w:b/>
          <w:sz w:val="44"/>
          <w:szCs w:val="44"/>
        </w:rPr>
      </w:pPr>
    </w:p>
    <w:p w:rsidR="006F6DAC" w:rsidRDefault="006F6DAC" w:rsidP="00AC79E3">
      <w:pPr>
        <w:jc w:val="center"/>
        <w:rPr>
          <w:rFonts w:hint="eastAsia"/>
          <w:b/>
          <w:sz w:val="44"/>
          <w:szCs w:val="44"/>
        </w:rPr>
      </w:pPr>
    </w:p>
    <w:p w:rsidR="006F6DAC" w:rsidRDefault="006F6DAC" w:rsidP="00AC79E3">
      <w:pPr>
        <w:jc w:val="center"/>
        <w:rPr>
          <w:rFonts w:hint="eastAsia"/>
          <w:b/>
          <w:sz w:val="44"/>
          <w:szCs w:val="44"/>
        </w:rPr>
      </w:pPr>
      <w:r>
        <w:rPr>
          <w:rFonts w:hint="eastAsia"/>
          <w:b/>
          <w:sz w:val="44"/>
          <w:szCs w:val="44"/>
        </w:rPr>
        <w:t>鑫旺担保</w:t>
      </w:r>
      <w:r w:rsidR="00C823E7">
        <w:rPr>
          <w:rFonts w:hint="eastAsia"/>
          <w:b/>
          <w:sz w:val="44"/>
          <w:szCs w:val="44"/>
        </w:rPr>
        <w:t>公司</w:t>
      </w:r>
    </w:p>
    <w:p w:rsidR="006F6DAC" w:rsidRDefault="006F6DAC" w:rsidP="00AC79E3">
      <w:pPr>
        <w:jc w:val="center"/>
        <w:rPr>
          <w:rFonts w:hint="eastAsia"/>
          <w:b/>
          <w:sz w:val="44"/>
          <w:szCs w:val="44"/>
        </w:rPr>
      </w:pPr>
    </w:p>
    <w:p w:rsidR="00AC79E3" w:rsidRPr="006F6DAC" w:rsidRDefault="0094138F" w:rsidP="006F6DAC">
      <w:pPr>
        <w:jc w:val="center"/>
        <w:rPr>
          <w:rFonts w:hint="eastAsia"/>
          <w:b/>
          <w:sz w:val="52"/>
          <w:szCs w:val="52"/>
        </w:rPr>
      </w:pPr>
      <w:r>
        <w:rPr>
          <w:rFonts w:hint="eastAsia"/>
          <w:b/>
          <w:sz w:val="52"/>
          <w:szCs w:val="52"/>
        </w:rPr>
        <w:t>汽车按揭贷款</w:t>
      </w:r>
      <w:r w:rsidR="006F6DAC" w:rsidRPr="006F6DAC">
        <w:rPr>
          <w:rFonts w:hint="eastAsia"/>
          <w:b/>
          <w:sz w:val="52"/>
          <w:szCs w:val="52"/>
        </w:rPr>
        <w:t>服务合同</w:t>
      </w:r>
    </w:p>
    <w:p w:rsidR="006F6DAC" w:rsidRDefault="006F6DAC" w:rsidP="006F6DAC">
      <w:pPr>
        <w:jc w:val="center"/>
        <w:rPr>
          <w:rFonts w:hint="eastAsia"/>
          <w:b/>
          <w:sz w:val="32"/>
          <w:szCs w:val="32"/>
        </w:rPr>
      </w:pPr>
    </w:p>
    <w:p w:rsidR="006F6DAC" w:rsidRDefault="006F6DAC" w:rsidP="006F6DAC">
      <w:pPr>
        <w:jc w:val="center"/>
        <w:rPr>
          <w:rFonts w:hint="eastAsia"/>
          <w:b/>
          <w:sz w:val="32"/>
          <w:szCs w:val="32"/>
        </w:rPr>
      </w:pPr>
      <w:r w:rsidRPr="006F6DAC">
        <w:rPr>
          <w:rFonts w:hint="eastAsia"/>
          <w:b/>
          <w:sz w:val="32"/>
          <w:szCs w:val="32"/>
        </w:rPr>
        <w:t>合同编号：</w:t>
      </w:r>
      <w:r w:rsidRPr="006F6DAC">
        <w:rPr>
          <w:rFonts w:hint="eastAsia"/>
          <w:b/>
          <w:sz w:val="32"/>
          <w:szCs w:val="32"/>
        </w:rPr>
        <w:t>_______</w:t>
      </w:r>
      <w:r>
        <w:rPr>
          <w:rFonts w:hint="eastAsia"/>
          <w:b/>
          <w:sz w:val="32"/>
          <w:szCs w:val="32"/>
        </w:rPr>
        <w:t>_______</w:t>
      </w:r>
      <w:r w:rsidRPr="006F6DAC">
        <w:rPr>
          <w:rFonts w:hint="eastAsia"/>
          <w:b/>
          <w:sz w:val="32"/>
          <w:szCs w:val="32"/>
        </w:rPr>
        <w:t>__</w:t>
      </w:r>
    </w:p>
    <w:p w:rsidR="006F6DAC" w:rsidRDefault="006F6DAC" w:rsidP="006F6DAC">
      <w:pPr>
        <w:jc w:val="center"/>
        <w:rPr>
          <w:rFonts w:hint="eastAsia"/>
          <w:b/>
          <w:sz w:val="32"/>
          <w:szCs w:val="32"/>
        </w:rPr>
      </w:pPr>
    </w:p>
    <w:p w:rsidR="006F6DAC" w:rsidRDefault="006F6DAC" w:rsidP="006F6DAC">
      <w:pPr>
        <w:jc w:val="center"/>
        <w:rPr>
          <w:rFonts w:hint="eastAsia"/>
          <w:b/>
          <w:sz w:val="32"/>
          <w:szCs w:val="32"/>
        </w:rPr>
      </w:pPr>
    </w:p>
    <w:p w:rsidR="006F6DAC" w:rsidRDefault="006F6DAC" w:rsidP="006F6DAC">
      <w:pPr>
        <w:jc w:val="center"/>
        <w:rPr>
          <w:rFonts w:hint="eastAsia"/>
          <w:b/>
          <w:sz w:val="32"/>
          <w:szCs w:val="32"/>
        </w:rPr>
      </w:pPr>
    </w:p>
    <w:p w:rsidR="006F6DAC" w:rsidRDefault="006F6DAC" w:rsidP="006F6DAC">
      <w:pPr>
        <w:rPr>
          <w:rFonts w:hint="eastAsia"/>
          <w:b/>
          <w:sz w:val="32"/>
          <w:szCs w:val="32"/>
          <w:u w:val="single"/>
        </w:rPr>
      </w:pPr>
    </w:p>
    <w:p w:rsidR="006F6DAC" w:rsidRDefault="006F6DAC" w:rsidP="006F6DAC">
      <w:pPr>
        <w:rPr>
          <w:rFonts w:hint="eastAsia"/>
          <w:b/>
          <w:sz w:val="32"/>
          <w:szCs w:val="32"/>
          <w:u w:val="single"/>
        </w:rPr>
      </w:pPr>
    </w:p>
    <w:p w:rsidR="006F6DAC" w:rsidRPr="006F6DAC" w:rsidRDefault="006F6DAC" w:rsidP="006F6DAC">
      <w:pPr>
        <w:rPr>
          <w:rFonts w:hint="eastAsia"/>
          <w:b/>
          <w:sz w:val="32"/>
          <w:szCs w:val="32"/>
          <w:u w:val="single"/>
        </w:rPr>
      </w:pPr>
    </w:p>
    <w:p w:rsidR="006F6DAC" w:rsidRDefault="006F6DAC" w:rsidP="006F6DAC">
      <w:pPr>
        <w:ind w:firstLineChars="200" w:firstLine="883"/>
        <w:rPr>
          <w:rFonts w:hint="eastAsia"/>
          <w:b/>
          <w:sz w:val="44"/>
          <w:szCs w:val="44"/>
        </w:rPr>
      </w:pPr>
      <w:r>
        <w:rPr>
          <w:rFonts w:hint="eastAsia"/>
          <w:b/>
          <w:sz w:val="44"/>
          <w:szCs w:val="44"/>
        </w:rPr>
        <w:t>甲方：</w:t>
      </w:r>
      <w:r>
        <w:rPr>
          <w:rFonts w:hint="eastAsia"/>
          <w:b/>
          <w:sz w:val="44"/>
          <w:szCs w:val="44"/>
        </w:rPr>
        <w:t>_____________________</w:t>
      </w:r>
    </w:p>
    <w:p w:rsidR="006F6DAC" w:rsidRDefault="006F6DAC" w:rsidP="006F6DAC">
      <w:pPr>
        <w:ind w:firstLineChars="200" w:firstLine="883"/>
        <w:rPr>
          <w:rFonts w:hint="eastAsia"/>
          <w:b/>
          <w:sz w:val="44"/>
          <w:szCs w:val="44"/>
        </w:rPr>
      </w:pPr>
      <w:r>
        <w:rPr>
          <w:rFonts w:hint="eastAsia"/>
          <w:b/>
          <w:sz w:val="44"/>
          <w:szCs w:val="44"/>
        </w:rPr>
        <w:t>乙方：</w:t>
      </w:r>
      <w:r>
        <w:rPr>
          <w:rFonts w:hint="eastAsia"/>
          <w:b/>
          <w:sz w:val="44"/>
          <w:szCs w:val="44"/>
        </w:rPr>
        <w:t>_____________________</w:t>
      </w:r>
    </w:p>
    <w:p w:rsidR="006F6DAC" w:rsidRDefault="006F6DAC" w:rsidP="006F6DAC">
      <w:pPr>
        <w:ind w:firstLineChars="200" w:firstLine="883"/>
        <w:rPr>
          <w:rFonts w:hint="eastAsia"/>
          <w:b/>
          <w:sz w:val="44"/>
          <w:szCs w:val="44"/>
        </w:rPr>
      </w:pPr>
      <w:r>
        <w:rPr>
          <w:rFonts w:hint="eastAsia"/>
          <w:b/>
          <w:sz w:val="44"/>
          <w:szCs w:val="44"/>
        </w:rPr>
        <w:t>签约日期：</w:t>
      </w:r>
      <w:r>
        <w:rPr>
          <w:rFonts w:hint="eastAsia"/>
          <w:b/>
          <w:sz w:val="44"/>
          <w:szCs w:val="44"/>
        </w:rPr>
        <w:t>_________________</w:t>
      </w:r>
    </w:p>
    <w:p w:rsidR="006F6DAC" w:rsidRDefault="006F6DAC" w:rsidP="006F6DAC">
      <w:pPr>
        <w:rPr>
          <w:rFonts w:hint="eastAsia"/>
          <w:b/>
          <w:sz w:val="44"/>
          <w:szCs w:val="44"/>
        </w:rPr>
      </w:pPr>
    </w:p>
    <w:p w:rsidR="006F6DAC" w:rsidRDefault="006F6DAC" w:rsidP="00AC79E3">
      <w:pPr>
        <w:jc w:val="center"/>
        <w:rPr>
          <w:rFonts w:hint="eastAsia"/>
          <w:b/>
          <w:sz w:val="44"/>
          <w:szCs w:val="44"/>
        </w:rPr>
      </w:pPr>
    </w:p>
    <w:p w:rsidR="006F6DAC" w:rsidRDefault="0094138F" w:rsidP="00FA3F30">
      <w:pPr>
        <w:jc w:val="center"/>
        <w:rPr>
          <w:rFonts w:hint="eastAsia"/>
          <w:b/>
          <w:sz w:val="52"/>
          <w:szCs w:val="52"/>
        </w:rPr>
      </w:pPr>
      <w:r>
        <w:rPr>
          <w:rFonts w:hint="eastAsia"/>
          <w:b/>
          <w:sz w:val="52"/>
          <w:szCs w:val="52"/>
        </w:rPr>
        <w:lastRenderedPageBreak/>
        <w:t>汽车按揭贷款</w:t>
      </w:r>
      <w:r w:rsidR="00FA3F30" w:rsidRPr="006F6DAC">
        <w:rPr>
          <w:rFonts w:hint="eastAsia"/>
          <w:b/>
          <w:sz w:val="52"/>
          <w:szCs w:val="52"/>
        </w:rPr>
        <w:t>服务合同</w:t>
      </w:r>
    </w:p>
    <w:p w:rsidR="003B456A" w:rsidRPr="003B456A" w:rsidRDefault="003B456A" w:rsidP="00FA3F30">
      <w:pPr>
        <w:jc w:val="center"/>
        <w:rPr>
          <w:rFonts w:hint="eastAsia"/>
          <w:b/>
          <w:szCs w:val="21"/>
        </w:rPr>
      </w:pPr>
    </w:p>
    <w:p w:rsidR="00AC79E3" w:rsidRPr="003B456A" w:rsidRDefault="00AC79E3" w:rsidP="003B456A">
      <w:pPr>
        <w:spacing w:line="460" w:lineRule="exact"/>
        <w:ind w:firstLineChars="150" w:firstLine="360"/>
        <w:rPr>
          <w:rFonts w:hint="eastAsia"/>
          <w:sz w:val="24"/>
        </w:rPr>
      </w:pPr>
      <w:r w:rsidRPr="003B456A">
        <w:rPr>
          <w:rFonts w:hint="eastAsia"/>
          <w:sz w:val="24"/>
        </w:rPr>
        <w:t>甲方：</w:t>
      </w:r>
      <w:r w:rsidR="00AD4518" w:rsidRPr="003B456A">
        <w:rPr>
          <w:rFonts w:hint="eastAsia"/>
          <w:sz w:val="24"/>
        </w:rPr>
        <w:t>杭州鑫旺担保有限公司</w:t>
      </w:r>
    </w:p>
    <w:p w:rsidR="00AC79E3" w:rsidRPr="003B456A" w:rsidRDefault="00AC79E3" w:rsidP="003B456A">
      <w:pPr>
        <w:spacing w:line="460" w:lineRule="exact"/>
        <w:ind w:firstLineChars="150" w:firstLine="360"/>
        <w:rPr>
          <w:rFonts w:hint="eastAsia"/>
          <w:sz w:val="24"/>
        </w:rPr>
      </w:pPr>
      <w:r w:rsidRPr="003B456A">
        <w:rPr>
          <w:rFonts w:hint="eastAsia"/>
          <w:sz w:val="24"/>
        </w:rPr>
        <w:t>乙方：</w:t>
      </w:r>
      <w:r w:rsidR="00FA3F30" w:rsidRPr="003B456A">
        <w:rPr>
          <w:rFonts w:hint="eastAsia"/>
          <w:sz w:val="24"/>
        </w:rPr>
        <w:t>____________________________</w:t>
      </w:r>
    </w:p>
    <w:p w:rsidR="00AC79E3" w:rsidRPr="003B456A" w:rsidRDefault="00AC79E3" w:rsidP="003B456A">
      <w:pPr>
        <w:spacing w:line="460" w:lineRule="exact"/>
        <w:ind w:firstLineChars="150" w:firstLine="360"/>
        <w:rPr>
          <w:rFonts w:hint="eastAsia"/>
          <w:sz w:val="24"/>
        </w:rPr>
      </w:pPr>
      <w:r w:rsidRPr="003B456A">
        <w:rPr>
          <w:rFonts w:hint="eastAsia"/>
          <w:sz w:val="24"/>
        </w:rPr>
        <w:t>甲、乙双方经过充分协商，就乙方购买</w:t>
      </w:r>
      <w:r w:rsidR="006C7A59" w:rsidRPr="003B456A">
        <w:rPr>
          <w:rFonts w:hint="eastAsia"/>
          <w:sz w:val="24"/>
        </w:rPr>
        <w:t>＿＿＿＿＿＿经销商＿＿</w:t>
      </w:r>
      <w:r w:rsidR="00FF5B02" w:rsidRPr="003B456A">
        <w:rPr>
          <w:rFonts w:hint="eastAsia"/>
          <w:sz w:val="24"/>
        </w:rPr>
        <w:t>品牌车辆并通过甲方办理按揭贷款事宜，签订本汽车按揭</w:t>
      </w:r>
      <w:r w:rsidR="0094138F" w:rsidRPr="003B456A">
        <w:rPr>
          <w:rFonts w:hint="eastAsia"/>
          <w:sz w:val="24"/>
        </w:rPr>
        <w:t>贷款</w:t>
      </w:r>
      <w:r w:rsidR="00FF5B02" w:rsidRPr="003B456A">
        <w:rPr>
          <w:rFonts w:hint="eastAsia"/>
          <w:sz w:val="24"/>
        </w:rPr>
        <w:t>服务合同，双方共同遵照执行。</w:t>
      </w:r>
    </w:p>
    <w:p w:rsidR="00FF5B02" w:rsidRPr="003B456A" w:rsidRDefault="00FF5B02" w:rsidP="003B456A">
      <w:pPr>
        <w:spacing w:line="460" w:lineRule="exact"/>
        <w:jc w:val="center"/>
        <w:rPr>
          <w:rFonts w:hint="eastAsia"/>
          <w:b/>
          <w:sz w:val="24"/>
        </w:rPr>
      </w:pPr>
      <w:r w:rsidRPr="003B456A">
        <w:rPr>
          <w:rFonts w:hint="eastAsia"/>
          <w:b/>
          <w:sz w:val="24"/>
        </w:rPr>
        <w:t>第一条</w:t>
      </w:r>
      <w:r w:rsidRPr="003B456A">
        <w:rPr>
          <w:rFonts w:hint="eastAsia"/>
          <w:b/>
          <w:sz w:val="24"/>
        </w:rPr>
        <w:t xml:space="preserve">  </w:t>
      </w:r>
      <w:r w:rsidRPr="003B456A">
        <w:rPr>
          <w:rFonts w:hint="eastAsia"/>
          <w:b/>
          <w:sz w:val="24"/>
        </w:rPr>
        <w:t>按揭车辆基本情况</w:t>
      </w:r>
    </w:p>
    <w:p w:rsidR="00FF5B02" w:rsidRPr="003B456A" w:rsidRDefault="00FF5B02" w:rsidP="003B456A">
      <w:pPr>
        <w:spacing w:line="460" w:lineRule="exact"/>
        <w:rPr>
          <w:rFonts w:hint="eastAsia"/>
          <w:sz w:val="24"/>
        </w:rPr>
      </w:pPr>
      <w:r w:rsidRPr="003B456A">
        <w:rPr>
          <w:rFonts w:hint="eastAsia"/>
          <w:b/>
          <w:sz w:val="24"/>
        </w:rPr>
        <w:t xml:space="preserve">   </w:t>
      </w:r>
      <w:r w:rsidRPr="003B456A">
        <w:rPr>
          <w:rFonts w:hint="eastAsia"/>
          <w:sz w:val="24"/>
        </w:rPr>
        <w:t>乙方决定购置汽车壹辆，并已自己选定上述供</w:t>
      </w:r>
      <w:r w:rsidR="00C823E7" w:rsidRPr="003B456A">
        <w:rPr>
          <w:rFonts w:hint="eastAsia"/>
          <w:sz w:val="24"/>
        </w:rPr>
        <w:t>货</w:t>
      </w:r>
      <w:r w:rsidRPr="003B456A">
        <w:rPr>
          <w:rFonts w:hint="eastAsia"/>
          <w:sz w:val="24"/>
        </w:rPr>
        <w:t>商和车辆品牌型号</w:t>
      </w:r>
      <w:r w:rsidR="00B22F46" w:rsidRPr="003B456A">
        <w:rPr>
          <w:rFonts w:hint="eastAsia"/>
          <w:color w:val="FF0000"/>
          <w:sz w:val="24"/>
        </w:rPr>
        <w:t>（以下简称</w:t>
      </w:r>
      <w:r w:rsidR="005B6F3E" w:rsidRPr="003B456A">
        <w:rPr>
          <w:rFonts w:hint="eastAsia"/>
          <w:color w:val="FF0000"/>
          <w:sz w:val="24"/>
        </w:rPr>
        <w:t>此车辆</w:t>
      </w:r>
      <w:r w:rsidR="00B22F46" w:rsidRPr="003B456A">
        <w:rPr>
          <w:rFonts w:hint="eastAsia"/>
          <w:color w:val="FF0000"/>
          <w:sz w:val="24"/>
        </w:rPr>
        <w:t>）</w:t>
      </w:r>
      <w:r w:rsidRPr="003B456A">
        <w:rPr>
          <w:rFonts w:hint="eastAsia"/>
          <w:sz w:val="24"/>
        </w:rPr>
        <w:t>。乙方就此委托甲方对</w:t>
      </w:r>
      <w:r w:rsidR="00AB1B17" w:rsidRPr="003B456A">
        <w:rPr>
          <w:rFonts w:hint="eastAsia"/>
          <w:sz w:val="24"/>
        </w:rPr>
        <w:t>附表一中</w:t>
      </w:r>
      <w:r w:rsidRPr="003B456A">
        <w:rPr>
          <w:rFonts w:hint="eastAsia"/>
          <w:sz w:val="24"/>
        </w:rPr>
        <w:t>的车辆</w:t>
      </w:r>
      <w:r w:rsidR="00EF1DFE" w:rsidRPr="003B456A">
        <w:rPr>
          <w:rFonts w:hint="eastAsia"/>
          <w:sz w:val="24"/>
        </w:rPr>
        <w:t>办理按揭贷款，按揭车辆的合法手续和文件由乙方提供。对于车辆本身的质量问题由乙方自行负责，与甲方无关且不影响本合同的正常履行。</w:t>
      </w:r>
    </w:p>
    <w:p w:rsidR="00EF1DFE" w:rsidRPr="003B456A" w:rsidRDefault="00EF1DFE" w:rsidP="003B456A">
      <w:pPr>
        <w:spacing w:line="460" w:lineRule="exact"/>
        <w:jc w:val="center"/>
        <w:rPr>
          <w:rFonts w:hint="eastAsia"/>
          <w:b/>
          <w:sz w:val="24"/>
        </w:rPr>
      </w:pPr>
      <w:r w:rsidRPr="003B456A">
        <w:rPr>
          <w:rFonts w:hint="eastAsia"/>
          <w:b/>
          <w:sz w:val="24"/>
        </w:rPr>
        <w:t>第二条</w:t>
      </w:r>
      <w:r w:rsidRPr="003B456A">
        <w:rPr>
          <w:rFonts w:hint="eastAsia"/>
          <w:b/>
          <w:sz w:val="24"/>
        </w:rPr>
        <w:t xml:space="preserve">  </w:t>
      </w:r>
      <w:r w:rsidRPr="003B456A">
        <w:rPr>
          <w:rFonts w:hint="eastAsia"/>
          <w:b/>
          <w:sz w:val="24"/>
        </w:rPr>
        <w:t>按揭代办的申请、担保、抵押和使用</w:t>
      </w:r>
    </w:p>
    <w:p w:rsidR="00EF1DFE" w:rsidRPr="003B456A" w:rsidRDefault="00EF1DFE" w:rsidP="003B456A">
      <w:pPr>
        <w:spacing w:line="460" w:lineRule="exact"/>
        <w:rPr>
          <w:rFonts w:hint="eastAsia"/>
          <w:sz w:val="24"/>
        </w:rPr>
      </w:pPr>
      <w:r w:rsidRPr="003B456A">
        <w:rPr>
          <w:rFonts w:hint="eastAsia"/>
          <w:b/>
          <w:sz w:val="24"/>
        </w:rPr>
        <w:t xml:space="preserve">  </w:t>
      </w:r>
      <w:r w:rsidRPr="003B456A">
        <w:rPr>
          <w:rFonts w:hint="eastAsia"/>
          <w:sz w:val="24"/>
        </w:rPr>
        <w:t xml:space="preserve"> 1</w:t>
      </w:r>
      <w:r w:rsidRPr="003B456A">
        <w:rPr>
          <w:rFonts w:hint="eastAsia"/>
          <w:sz w:val="24"/>
        </w:rPr>
        <w:t>、甲方向乙方推荐</w:t>
      </w:r>
      <w:del w:id="0" w:author="user" w:date="2010-10-11T20:00:00Z">
        <w:r w:rsidRPr="003B456A" w:rsidDel="00F16D8E">
          <w:rPr>
            <w:rFonts w:hint="eastAsia"/>
            <w:sz w:val="24"/>
          </w:rPr>
          <w:delText>、</w:delText>
        </w:r>
      </w:del>
      <w:r w:rsidRPr="003B456A">
        <w:rPr>
          <w:rFonts w:hint="eastAsia"/>
          <w:sz w:val="24"/>
        </w:rPr>
        <w:t>甲方认可的银行申请贷款，按揭贷款的手续由甲方协助乙方办理，贷款银行、贷款年限、首付比例、贷款金额详见附表二。</w:t>
      </w:r>
    </w:p>
    <w:p w:rsidR="00EF1DFE" w:rsidRPr="003B456A" w:rsidRDefault="00EF1DFE" w:rsidP="003B456A">
      <w:pPr>
        <w:spacing w:line="460" w:lineRule="exact"/>
        <w:rPr>
          <w:rFonts w:hint="eastAsia"/>
          <w:sz w:val="24"/>
        </w:rPr>
      </w:pPr>
      <w:r w:rsidRPr="003B456A">
        <w:rPr>
          <w:rFonts w:hint="eastAsia"/>
          <w:sz w:val="24"/>
        </w:rPr>
        <w:t xml:space="preserve">   2</w:t>
      </w:r>
      <w:r w:rsidRPr="003B456A">
        <w:rPr>
          <w:rFonts w:hint="eastAsia"/>
          <w:sz w:val="24"/>
        </w:rPr>
        <w:t>、</w:t>
      </w:r>
      <w:r w:rsidR="0094258E" w:rsidRPr="003B456A">
        <w:rPr>
          <w:rFonts w:hint="eastAsia"/>
          <w:sz w:val="24"/>
        </w:rPr>
        <w:t>甲方同意为乙方的上述贷款提供连带责任担保，乙方同意将所购的车辆抵押给贷款银行。</w:t>
      </w:r>
    </w:p>
    <w:p w:rsidR="0094258E" w:rsidRPr="003B456A" w:rsidRDefault="0094258E" w:rsidP="003B456A">
      <w:pPr>
        <w:spacing w:line="460" w:lineRule="exact"/>
        <w:rPr>
          <w:rFonts w:hint="eastAsia"/>
          <w:sz w:val="24"/>
        </w:rPr>
      </w:pPr>
      <w:r w:rsidRPr="003B456A">
        <w:rPr>
          <w:rFonts w:hint="eastAsia"/>
          <w:sz w:val="24"/>
        </w:rPr>
        <w:t xml:space="preserve">   3</w:t>
      </w:r>
      <w:r w:rsidRPr="003B456A">
        <w:rPr>
          <w:rFonts w:hint="eastAsia"/>
          <w:sz w:val="24"/>
        </w:rPr>
        <w:t>、乙方同意上述贷款用以支付本合同第一条约定的车辆的部分购车款项，并同意</w:t>
      </w:r>
      <w:r w:rsidR="00E46475" w:rsidRPr="003B456A">
        <w:rPr>
          <w:rFonts w:hint="eastAsia"/>
          <w:color w:val="FF0000"/>
          <w:sz w:val="24"/>
        </w:rPr>
        <w:t>及授权</w:t>
      </w:r>
      <w:r w:rsidRPr="003B456A">
        <w:rPr>
          <w:rFonts w:hint="eastAsia"/>
          <w:sz w:val="24"/>
        </w:rPr>
        <w:t>贷款银行直接将上述贷款转入甲方帐户</w:t>
      </w:r>
      <w:r w:rsidR="00E46475" w:rsidRPr="003B456A">
        <w:rPr>
          <w:rFonts w:hint="eastAsia"/>
          <w:sz w:val="24"/>
        </w:rPr>
        <w:t>，</w:t>
      </w:r>
      <w:r w:rsidR="00E46475" w:rsidRPr="003B456A">
        <w:rPr>
          <w:rFonts w:hint="eastAsia"/>
          <w:color w:val="FF0000"/>
          <w:sz w:val="24"/>
        </w:rPr>
        <w:t>用于偿还已由甲方先期垫付</w:t>
      </w:r>
      <w:r w:rsidR="00C871C1" w:rsidRPr="003B456A">
        <w:rPr>
          <w:rFonts w:hint="eastAsia"/>
          <w:color w:val="FF0000"/>
          <w:sz w:val="24"/>
        </w:rPr>
        <w:t>给汽车供应商</w:t>
      </w:r>
      <w:r w:rsidR="00E46475" w:rsidRPr="003B456A">
        <w:rPr>
          <w:rFonts w:hint="eastAsia"/>
          <w:color w:val="FF0000"/>
          <w:sz w:val="24"/>
        </w:rPr>
        <w:t>的相应款项。</w:t>
      </w:r>
    </w:p>
    <w:p w:rsidR="0094258E" w:rsidRPr="003B456A" w:rsidRDefault="0094258E" w:rsidP="003B456A">
      <w:pPr>
        <w:spacing w:line="460" w:lineRule="exact"/>
        <w:jc w:val="center"/>
        <w:rPr>
          <w:rFonts w:hint="eastAsia"/>
          <w:b/>
          <w:sz w:val="24"/>
        </w:rPr>
      </w:pPr>
      <w:r w:rsidRPr="003B456A">
        <w:rPr>
          <w:rFonts w:hint="eastAsia"/>
          <w:b/>
          <w:sz w:val="24"/>
        </w:rPr>
        <w:t>第三条</w:t>
      </w:r>
      <w:r w:rsidRPr="003B456A">
        <w:rPr>
          <w:rFonts w:hint="eastAsia"/>
          <w:b/>
          <w:sz w:val="24"/>
        </w:rPr>
        <w:t xml:space="preserve">  </w:t>
      </w:r>
      <w:r w:rsidRPr="003B456A">
        <w:rPr>
          <w:rFonts w:hint="eastAsia"/>
          <w:b/>
          <w:sz w:val="24"/>
        </w:rPr>
        <w:t>按揭贷款办理费用</w:t>
      </w:r>
      <w:r w:rsidR="00553D7A" w:rsidRPr="003B456A">
        <w:rPr>
          <w:rFonts w:hint="eastAsia"/>
          <w:b/>
          <w:color w:val="FF0000"/>
          <w:sz w:val="24"/>
        </w:rPr>
        <w:t>及</w:t>
      </w:r>
      <w:r w:rsidRPr="003B456A">
        <w:rPr>
          <w:rFonts w:hint="eastAsia"/>
          <w:b/>
          <w:sz w:val="24"/>
        </w:rPr>
        <w:t>代收</w:t>
      </w:r>
      <w:r w:rsidR="005F28E9" w:rsidRPr="003B456A">
        <w:rPr>
          <w:rFonts w:hint="eastAsia"/>
          <w:b/>
          <w:sz w:val="24"/>
        </w:rPr>
        <w:t>规费</w:t>
      </w:r>
    </w:p>
    <w:p w:rsidR="0094258E" w:rsidRPr="003B456A" w:rsidRDefault="0094258E" w:rsidP="003B456A">
      <w:pPr>
        <w:spacing w:line="460" w:lineRule="exact"/>
        <w:rPr>
          <w:rFonts w:hint="eastAsia"/>
          <w:sz w:val="24"/>
        </w:rPr>
      </w:pPr>
      <w:r w:rsidRPr="003B456A">
        <w:rPr>
          <w:rFonts w:hint="eastAsia"/>
          <w:b/>
          <w:sz w:val="24"/>
        </w:rPr>
        <w:t xml:space="preserve">   </w:t>
      </w:r>
      <w:r w:rsidR="00553D7A" w:rsidRPr="003B456A">
        <w:rPr>
          <w:rFonts w:hint="eastAsia"/>
          <w:color w:val="FF0000"/>
          <w:sz w:val="24"/>
        </w:rPr>
        <w:t>鉴</w:t>
      </w:r>
      <w:r w:rsidRPr="003B456A">
        <w:rPr>
          <w:rFonts w:hint="eastAsia"/>
          <w:sz w:val="24"/>
        </w:rPr>
        <w:t>于甲方为乙方的按揭贷款提供连带责任担保并代办了按揭手续，乙方</w:t>
      </w:r>
      <w:r w:rsidRPr="003B456A">
        <w:rPr>
          <w:rFonts w:hint="eastAsia"/>
          <w:color w:val="FF0000"/>
          <w:sz w:val="24"/>
        </w:rPr>
        <w:t>同意</w:t>
      </w:r>
      <w:r w:rsidR="001561A1" w:rsidRPr="003B456A">
        <w:rPr>
          <w:rFonts w:hint="eastAsia"/>
          <w:color w:val="FF0000"/>
          <w:sz w:val="24"/>
        </w:rPr>
        <w:t>向</w:t>
      </w:r>
      <w:r w:rsidR="001B0D93" w:rsidRPr="003B456A">
        <w:rPr>
          <w:rFonts w:hint="eastAsia"/>
          <w:sz w:val="24"/>
        </w:rPr>
        <w:t>甲方支付担保服务费、按揭服务费、资信调查费及有关代收代付相关的费用，</w:t>
      </w:r>
      <w:r w:rsidR="00257D12" w:rsidRPr="003B456A">
        <w:rPr>
          <w:rFonts w:hint="eastAsia"/>
          <w:sz w:val="24"/>
        </w:rPr>
        <w:t>并缴纳相应的履约保证金，</w:t>
      </w:r>
      <w:r w:rsidR="001B0D93" w:rsidRPr="003B456A">
        <w:rPr>
          <w:rFonts w:hint="eastAsia"/>
          <w:sz w:val="24"/>
        </w:rPr>
        <w:t>具体项目及金额详见附表二，上述款项在签订本合同</w:t>
      </w:r>
      <w:r w:rsidR="001561A1" w:rsidRPr="003B456A">
        <w:rPr>
          <w:rFonts w:hint="eastAsia"/>
          <w:color w:val="FF0000"/>
          <w:sz w:val="24"/>
        </w:rPr>
        <w:t>时</w:t>
      </w:r>
      <w:r w:rsidR="001B0D93" w:rsidRPr="003B456A">
        <w:rPr>
          <w:rFonts w:hint="eastAsia"/>
          <w:sz w:val="24"/>
        </w:rPr>
        <w:t>付清。</w:t>
      </w:r>
    </w:p>
    <w:p w:rsidR="001B0D93" w:rsidRPr="003B456A" w:rsidRDefault="001B0D93" w:rsidP="003B456A">
      <w:pPr>
        <w:spacing w:line="460" w:lineRule="exact"/>
        <w:jc w:val="center"/>
        <w:rPr>
          <w:rFonts w:hint="eastAsia"/>
          <w:b/>
          <w:sz w:val="24"/>
        </w:rPr>
      </w:pPr>
      <w:r w:rsidRPr="003B456A">
        <w:rPr>
          <w:rFonts w:hint="eastAsia"/>
          <w:b/>
          <w:sz w:val="24"/>
        </w:rPr>
        <w:t>第四条</w:t>
      </w:r>
      <w:r w:rsidRPr="003B456A">
        <w:rPr>
          <w:rFonts w:hint="eastAsia"/>
          <w:b/>
          <w:sz w:val="24"/>
        </w:rPr>
        <w:t xml:space="preserve">  </w:t>
      </w:r>
      <w:r w:rsidRPr="003B456A">
        <w:rPr>
          <w:rFonts w:hint="eastAsia"/>
          <w:b/>
          <w:sz w:val="24"/>
        </w:rPr>
        <w:t>按揭贷款的资信审查</w:t>
      </w:r>
    </w:p>
    <w:p w:rsidR="001B0D93" w:rsidRPr="003B456A" w:rsidRDefault="001B0D93" w:rsidP="003B456A">
      <w:pPr>
        <w:spacing w:line="460" w:lineRule="exact"/>
        <w:rPr>
          <w:rFonts w:hint="eastAsia"/>
          <w:sz w:val="24"/>
        </w:rPr>
      </w:pPr>
      <w:r w:rsidRPr="003B456A">
        <w:rPr>
          <w:rFonts w:hint="eastAsia"/>
          <w:sz w:val="24"/>
        </w:rPr>
        <w:t xml:space="preserve">   1</w:t>
      </w:r>
      <w:r w:rsidRPr="003B456A">
        <w:rPr>
          <w:rFonts w:hint="eastAsia"/>
          <w:sz w:val="24"/>
        </w:rPr>
        <w:t>、乙方同意并自愿接受和配合甲方和贷款银行对其</w:t>
      </w:r>
      <w:r w:rsidR="005B6F3E" w:rsidRPr="003B456A">
        <w:rPr>
          <w:rFonts w:hint="eastAsia"/>
          <w:sz w:val="24"/>
        </w:rPr>
        <w:t>进行的</w:t>
      </w:r>
      <w:r w:rsidRPr="003B456A">
        <w:rPr>
          <w:rFonts w:hint="eastAsia"/>
          <w:sz w:val="24"/>
        </w:rPr>
        <w:t>与偿还贷款能力有关的资信调查。</w:t>
      </w:r>
    </w:p>
    <w:p w:rsidR="001B0D93" w:rsidRPr="003B456A" w:rsidRDefault="001B0D93" w:rsidP="003B456A">
      <w:pPr>
        <w:spacing w:line="460" w:lineRule="exact"/>
        <w:rPr>
          <w:rFonts w:hint="eastAsia"/>
          <w:sz w:val="24"/>
        </w:rPr>
      </w:pPr>
      <w:r w:rsidRPr="003B456A">
        <w:rPr>
          <w:rFonts w:hint="eastAsia"/>
          <w:sz w:val="24"/>
        </w:rPr>
        <w:t xml:space="preserve">   2</w:t>
      </w:r>
      <w:r w:rsidRPr="003B456A">
        <w:rPr>
          <w:rFonts w:hint="eastAsia"/>
          <w:sz w:val="24"/>
        </w:rPr>
        <w:t>、乙方承诺向甲方及贷款银行提供的按揭贷款资料及在调查时描述的情况完全真实</w:t>
      </w:r>
      <w:r w:rsidR="001561A1" w:rsidRPr="003B456A">
        <w:rPr>
          <w:rFonts w:hint="eastAsia"/>
          <w:sz w:val="24"/>
        </w:rPr>
        <w:t>、</w:t>
      </w:r>
      <w:r w:rsidR="001561A1" w:rsidRPr="003B456A">
        <w:rPr>
          <w:rFonts w:hint="eastAsia"/>
          <w:color w:val="FF0000"/>
          <w:sz w:val="24"/>
        </w:rPr>
        <w:t>有效</w:t>
      </w:r>
      <w:r w:rsidRPr="003B456A">
        <w:rPr>
          <w:rFonts w:hint="eastAsia"/>
          <w:sz w:val="24"/>
        </w:rPr>
        <w:t>，没有隐瞒或虚构事实。否则，由此而产生的一切法律后果和损失</w:t>
      </w:r>
      <w:r w:rsidRPr="003B456A">
        <w:rPr>
          <w:rFonts w:hint="eastAsia"/>
          <w:sz w:val="24"/>
        </w:rPr>
        <w:lastRenderedPageBreak/>
        <w:t>由乙方承担。</w:t>
      </w:r>
    </w:p>
    <w:p w:rsidR="00620C12" w:rsidRPr="003B456A" w:rsidRDefault="00620C12" w:rsidP="003B456A">
      <w:pPr>
        <w:spacing w:line="460" w:lineRule="exact"/>
        <w:rPr>
          <w:rFonts w:hint="eastAsia"/>
          <w:sz w:val="24"/>
        </w:rPr>
      </w:pPr>
      <w:r w:rsidRPr="003B456A">
        <w:rPr>
          <w:rFonts w:hint="eastAsia"/>
          <w:sz w:val="24"/>
        </w:rPr>
        <w:t xml:space="preserve">   3</w:t>
      </w:r>
      <w:r w:rsidRPr="003B456A">
        <w:rPr>
          <w:rFonts w:hint="eastAsia"/>
          <w:sz w:val="24"/>
        </w:rPr>
        <w:t>、按揭贷款的金额、贷款年限、还款方式、还款时间及利息以贷款银行的规定和实际发放为准。</w:t>
      </w:r>
      <w:r w:rsidRPr="003B456A">
        <w:rPr>
          <w:rFonts w:hint="eastAsia"/>
          <w:sz w:val="24"/>
        </w:rPr>
        <w:t xml:space="preserve"> </w:t>
      </w:r>
    </w:p>
    <w:p w:rsidR="00620C12" w:rsidRPr="003B456A" w:rsidRDefault="00620C12" w:rsidP="003B456A">
      <w:pPr>
        <w:spacing w:line="460" w:lineRule="exact"/>
        <w:rPr>
          <w:rFonts w:hint="eastAsia"/>
          <w:sz w:val="24"/>
        </w:rPr>
      </w:pPr>
      <w:r w:rsidRPr="003B456A">
        <w:rPr>
          <w:rFonts w:hint="eastAsia"/>
          <w:sz w:val="24"/>
        </w:rPr>
        <w:t xml:space="preserve">   4</w:t>
      </w:r>
      <w:r w:rsidRPr="003B456A">
        <w:rPr>
          <w:rFonts w:hint="eastAsia"/>
          <w:sz w:val="24"/>
        </w:rPr>
        <w:t>、因乙方的资信未能通过贷款银行的审查，导致贷款银行不同意发放贷款的，乙方自行解决未付车款事宜。如甲方</w:t>
      </w:r>
      <w:r w:rsidR="00553D7A" w:rsidRPr="003B456A">
        <w:rPr>
          <w:rFonts w:hint="eastAsia"/>
          <w:color w:val="FF0000"/>
          <w:sz w:val="24"/>
        </w:rPr>
        <w:t>已</w:t>
      </w:r>
      <w:r w:rsidRPr="003B456A">
        <w:rPr>
          <w:rFonts w:hint="eastAsia"/>
          <w:sz w:val="24"/>
        </w:rPr>
        <w:t>收取了担保服务费、按揭服务费及有关代收费用的，扣除甲方为乙方代办按揭服务而已经发生的费用和成本后</w:t>
      </w:r>
      <w:r w:rsidR="00553D7A" w:rsidRPr="003B456A">
        <w:rPr>
          <w:rFonts w:hint="eastAsia"/>
          <w:color w:val="FF0000"/>
          <w:sz w:val="24"/>
        </w:rPr>
        <w:t>返</w:t>
      </w:r>
      <w:r w:rsidRPr="003B456A">
        <w:rPr>
          <w:rFonts w:hint="eastAsia"/>
          <w:sz w:val="24"/>
        </w:rPr>
        <w:t>还乙方。履约保证金按实际收取的金额退还。</w:t>
      </w:r>
    </w:p>
    <w:p w:rsidR="00620C12" w:rsidRPr="003B456A" w:rsidRDefault="00620C12" w:rsidP="003B456A">
      <w:pPr>
        <w:spacing w:line="460" w:lineRule="exact"/>
        <w:rPr>
          <w:rFonts w:hint="eastAsia"/>
          <w:sz w:val="24"/>
        </w:rPr>
      </w:pPr>
      <w:r w:rsidRPr="003B456A">
        <w:rPr>
          <w:rFonts w:hint="eastAsia"/>
          <w:sz w:val="24"/>
        </w:rPr>
        <w:t xml:space="preserve">   5</w:t>
      </w:r>
      <w:r w:rsidRPr="003B456A">
        <w:rPr>
          <w:rFonts w:hint="eastAsia"/>
          <w:sz w:val="24"/>
        </w:rPr>
        <w:t>、在银行未发放贷款前，因乙方需要提前提车由</w:t>
      </w:r>
      <w:r w:rsidRPr="003B456A">
        <w:rPr>
          <w:rFonts w:hint="eastAsia"/>
          <w:color w:val="FF0000"/>
          <w:sz w:val="24"/>
        </w:rPr>
        <w:t>甲</w:t>
      </w:r>
      <w:r w:rsidR="00553D7A" w:rsidRPr="003B456A">
        <w:rPr>
          <w:rFonts w:hint="eastAsia"/>
          <w:color w:val="FF0000"/>
          <w:sz w:val="24"/>
        </w:rPr>
        <w:t>方</w:t>
      </w:r>
      <w:r w:rsidRPr="003B456A">
        <w:rPr>
          <w:rFonts w:hint="eastAsia"/>
          <w:sz w:val="24"/>
        </w:rPr>
        <w:t>代乙方垫付车辆贷款的，在甲方未收到</w:t>
      </w:r>
      <w:r w:rsidR="00973BE8" w:rsidRPr="003B456A">
        <w:rPr>
          <w:rFonts w:hint="eastAsia"/>
          <w:sz w:val="24"/>
        </w:rPr>
        <w:t>银行</w:t>
      </w:r>
      <w:r w:rsidR="00A10099" w:rsidRPr="003B456A">
        <w:rPr>
          <w:rFonts w:hint="eastAsia"/>
          <w:sz w:val="24"/>
        </w:rPr>
        <w:t>贷款前，</w:t>
      </w:r>
      <w:r w:rsidR="00A10099" w:rsidRPr="003B456A">
        <w:rPr>
          <w:rFonts w:hint="eastAsia"/>
          <w:color w:val="FF0000"/>
          <w:sz w:val="24"/>
        </w:rPr>
        <w:t>该车的所有权属于甲方；甲方收到银行贷款后，该车的所有权归贷款发放银行</w:t>
      </w:r>
      <w:r w:rsidR="00973BE8" w:rsidRPr="003B456A">
        <w:rPr>
          <w:rFonts w:hint="eastAsia"/>
          <w:color w:val="FF0000"/>
          <w:sz w:val="24"/>
        </w:rPr>
        <w:t>所有</w:t>
      </w:r>
      <w:r w:rsidR="00973BE8" w:rsidRPr="003B456A">
        <w:rPr>
          <w:rFonts w:hint="eastAsia"/>
          <w:sz w:val="24"/>
        </w:rPr>
        <w:t>。</w:t>
      </w:r>
    </w:p>
    <w:p w:rsidR="00973BE8" w:rsidRPr="003B456A" w:rsidRDefault="00973BE8" w:rsidP="003B456A">
      <w:pPr>
        <w:spacing w:line="460" w:lineRule="exact"/>
        <w:rPr>
          <w:rFonts w:hint="eastAsia"/>
          <w:color w:val="FF0000"/>
          <w:sz w:val="24"/>
        </w:rPr>
      </w:pPr>
      <w:r w:rsidRPr="003B456A">
        <w:rPr>
          <w:rFonts w:hint="eastAsia"/>
          <w:sz w:val="24"/>
        </w:rPr>
        <w:t xml:space="preserve">   6</w:t>
      </w:r>
      <w:r w:rsidRPr="003B456A">
        <w:rPr>
          <w:rFonts w:hint="eastAsia"/>
          <w:sz w:val="24"/>
        </w:rPr>
        <w:t>、</w:t>
      </w:r>
      <w:r w:rsidR="005B6F3E" w:rsidRPr="003B456A">
        <w:rPr>
          <w:rFonts w:hint="eastAsia"/>
          <w:sz w:val="24"/>
        </w:rPr>
        <w:t>甲方垫付车价款后，因</w:t>
      </w:r>
      <w:r w:rsidR="00A10099" w:rsidRPr="003B456A">
        <w:rPr>
          <w:rFonts w:hint="eastAsia"/>
          <w:color w:val="FF0000"/>
          <w:sz w:val="24"/>
        </w:rPr>
        <w:t>乙方的</w:t>
      </w:r>
      <w:r w:rsidR="005B6F3E" w:rsidRPr="003B456A">
        <w:rPr>
          <w:rFonts w:hint="eastAsia"/>
          <w:color w:val="FF0000"/>
          <w:sz w:val="24"/>
        </w:rPr>
        <w:t>情况</w:t>
      </w:r>
      <w:r w:rsidR="00A10099" w:rsidRPr="003B456A">
        <w:rPr>
          <w:rFonts w:hint="eastAsia"/>
          <w:color w:val="FF0000"/>
          <w:sz w:val="24"/>
        </w:rPr>
        <w:t>未能通过贷款银行的审查，</w:t>
      </w:r>
      <w:r w:rsidR="00E46475" w:rsidRPr="003B456A">
        <w:rPr>
          <w:rFonts w:hint="eastAsia"/>
          <w:color w:val="FF0000"/>
          <w:sz w:val="24"/>
        </w:rPr>
        <w:t>导致贷款银行不同意发放贷款的，乙方应在收到甲方正式通知后的三个工作日内，将甲方先期代为支付的</w:t>
      </w:r>
      <w:r w:rsidR="005B6F3E" w:rsidRPr="003B456A">
        <w:rPr>
          <w:rFonts w:hint="eastAsia"/>
          <w:color w:val="FF0000"/>
          <w:sz w:val="24"/>
        </w:rPr>
        <w:t>车辆</w:t>
      </w:r>
      <w:r w:rsidR="00E46475" w:rsidRPr="003B456A">
        <w:rPr>
          <w:rFonts w:hint="eastAsia"/>
          <w:color w:val="FF0000"/>
          <w:sz w:val="24"/>
        </w:rPr>
        <w:t>全部款项返还甲方</w:t>
      </w:r>
      <w:r w:rsidR="005B6F3E" w:rsidRPr="003B456A">
        <w:rPr>
          <w:rFonts w:hint="eastAsia"/>
          <w:color w:val="FF0000"/>
          <w:sz w:val="24"/>
        </w:rPr>
        <w:t>。</w:t>
      </w:r>
      <w:r w:rsidR="00E46475" w:rsidRPr="003B456A">
        <w:rPr>
          <w:rFonts w:hint="eastAsia"/>
          <w:color w:val="FF0000"/>
          <w:sz w:val="24"/>
        </w:rPr>
        <w:t>如乙方未按时支付</w:t>
      </w:r>
      <w:r w:rsidR="00B22F46" w:rsidRPr="003B456A">
        <w:rPr>
          <w:rFonts w:hint="eastAsia"/>
          <w:color w:val="FF0000"/>
          <w:sz w:val="24"/>
        </w:rPr>
        <w:t>的</w:t>
      </w:r>
      <w:r w:rsidR="00E46475" w:rsidRPr="003B456A">
        <w:rPr>
          <w:rFonts w:hint="eastAsia"/>
          <w:color w:val="FF0000"/>
          <w:sz w:val="24"/>
        </w:rPr>
        <w:t>，乙方应将</w:t>
      </w:r>
      <w:r w:rsidR="005B6F3E" w:rsidRPr="003B456A">
        <w:rPr>
          <w:rFonts w:hint="eastAsia"/>
          <w:color w:val="FF0000"/>
          <w:sz w:val="24"/>
        </w:rPr>
        <w:t>此车辆</w:t>
      </w:r>
      <w:r w:rsidR="00E46475" w:rsidRPr="003B456A">
        <w:rPr>
          <w:rFonts w:hint="eastAsia"/>
          <w:color w:val="FF0000"/>
          <w:sz w:val="24"/>
        </w:rPr>
        <w:t>交</w:t>
      </w:r>
      <w:r w:rsidR="005B6F3E" w:rsidRPr="003B456A">
        <w:rPr>
          <w:rFonts w:hint="eastAsia"/>
          <w:color w:val="FF0000"/>
          <w:sz w:val="24"/>
        </w:rPr>
        <w:t>给</w:t>
      </w:r>
      <w:r w:rsidR="00E46475" w:rsidRPr="003B456A">
        <w:rPr>
          <w:rFonts w:hint="eastAsia"/>
          <w:color w:val="FF0000"/>
          <w:sz w:val="24"/>
        </w:rPr>
        <w:t>甲方或甲方</w:t>
      </w:r>
      <w:r w:rsidR="00E6266B" w:rsidRPr="003B456A">
        <w:rPr>
          <w:rFonts w:hint="eastAsia"/>
          <w:color w:val="FF0000"/>
          <w:sz w:val="24"/>
        </w:rPr>
        <w:t>有权采取相关方式</w:t>
      </w:r>
      <w:r w:rsidR="00E46475" w:rsidRPr="003B456A">
        <w:rPr>
          <w:rFonts w:hint="eastAsia"/>
          <w:color w:val="FF0000"/>
          <w:sz w:val="24"/>
        </w:rPr>
        <w:t>收回</w:t>
      </w:r>
      <w:r w:rsidR="005B6F3E" w:rsidRPr="003B456A">
        <w:rPr>
          <w:rFonts w:hint="eastAsia"/>
          <w:color w:val="FF0000"/>
          <w:sz w:val="24"/>
        </w:rPr>
        <w:t>此车辆</w:t>
      </w:r>
      <w:r w:rsidR="00E46475" w:rsidRPr="003B456A">
        <w:rPr>
          <w:rFonts w:hint="eastAsia"/>
          <w:color w:val="FF0000"/>
          <w:sz w:val="24"/>
        </w:rPr>
        <w:t>，</w:t>
      </w:r>
      <w:del w:id="1" w:author="Acer Computer" w:date="2010-10-11T19:22:00Z">
        <w:r w:rsidR="00E6266B" w:rsidRPr="003B456A" w:rsidDel="00B05637">
          <w:rPr>
            <w:rFonts w:hint="eastAsia"/>
            <w:color w:val="FF0000"/>
            <w:sz w:val="24"/>
          </w:rPr>
          <w:delText>乙方特别</w:delText>
        </w:r>
        <w:r w:rsidR="00E46475" w:rsidRPr="003B456A" w:rsidDel="00B05637">
          <w:rPr>
            <w:rFonts w:hint="eastAsia"/>
            <w:color w:val="FF0000"/>
            <w:sz w:val="24"/>
          </w:rPr>
          <w:delText>授权甲方对</w:delText>
        </w:r>
      </w:del>
      <w:ins w:id="2" w:author="Acer Computer" w:date="2010-10-11T19:23:00Z">
        <w:r w:rsidR="00B05637">
          <w:rPr>
            <w:rFonts w:hint="eastAsia"/>
            <w:color w:val="FF0000"/>
            <w:sz w:val="24"/>
          </w:rPr>
          <w:t>甲方有权对</w:t>
        </w:r>
      </w:ins>
      <w:r w:rsidR="005B6F3E" w:rsidRPr="003B456A">
        <w:rPr>
          <w:rFonts w:hint="eastAsia"/>
          <w:color w:val="FF0000"/>
          <w:sz w:val="24"/>
        </w:rPr>
        <w:t>此车辆</w:t>
      </w:r>
      <w:r w:rsidR="00E46475" w:rsidRPr="003B456A">
        <w:rPr>
          <w:rFonts w:hint="eastAsia"/>
          <w:color w:val="FF0000"/>
          <w:sz w:val="24"/>
        </w:rPr>
        <w:t>进行变卖</w:t>
      </w:r>
      <w:ins w:id="3" w:author="Acer Computer" w:date="2010-10-11T19:23:00Z">
        <w:r w:rsidR="00B05637">
          <w:rPr>
            <w:rFonts w:hint="eastAsia"/>
            <w:color w:val="FF0000"/>
            <w:sz w:val="24"/>
          </w:rPr>
          <w:t>或其他方式的处理</w:t>
        </w:r>
      </w:ins>
      <w:r w:rsidR="00E46475" w:rsidRPr="003B456A">
        <w:rPr>
          <w:rFonts w:hint="eastAsia"/>
          <w:color w:val="FF0000"/>
          <w:sz w:val="24"/>
        </w:rPr>
        <w:t>。</w:t>
      </w:r>
      <w:r w:rsidRPr="003B456A">
        <w:rPr>
          <w:rFonts w:hint="eastAsia"/>
          <w:color w:val="FF0000"/>
          <w:sz w:val="24"/>
        </w:rPr>
        <w:t>如</w:t>
      </w:r>
      <w:del w:id="4" w:author="Acer Computer" w:date="2010-10-11T19:25:00Z">
        <w:r w:rsidR="00B22F46" w:rsidRPr="003B456A" w:rsidDel="00B05637">
          <w:rPr>
            <w:rFonts w:hint="eastAsia"/>
            <w:color w:val="FF0000"/>
            <w:sz w:val="24"/>
          </w:rPr>
          <w:delText>该</w:delText>
        </w:r>
      </w:del>
      <w:r w:rsidR="005B6F3E" w:rsidRPr="003B456A">
        <w:rPr>
          <w:rFonts w:hint="eastAsia"/>
          <w:color w:val="FF0000"/>
          <w:sz w:val="24"/>
        </w:rPr>
        <w:t>此车辆</w:t>
      </w:r>
      <w:r w:rsidR="00B22F46" w:rsidRPr="003B456A">
        <w:rPr>
          <w:rFonts w:hint="eastAsia"/>
          <w:color w:val="FF0000"/>
          <w:sz w:val="24"/>
        </w:rPr>
        <w:t>变卖</w:t>
      </w:r>
      <w:ins w:id="5" w:author="Acer Computer" w:date="2010-10-11T19:25:00Z">
        <w:r w:rsidR="00B05637">
          <w:rPr>
            <w:rFonts w:hint="eastAsia"/>
            <w:color w:val="FF0000"/>
            <w:sz w:val="24"/>
          </w:rPr>
          <w:t>所得</w:t>
        </w:r>
      </w:ins>
      <w:r w:rsidR="00B22F46" w:rsidRPr="003B456A">
        <w:rPr>
          <w:rFonts w:hint="eastAsia"/>
          <w:color w:val="FF0000"/>
          <w:sz w:val="24"/>
        </w:rPr>
        <w:t>金额高于</w:t>
      </w:r>
      <w:r w:rsidRPr="003B456A">
        <w:rPr>
          <w:rFonts w:hint="eastAsia"/>
          <w:color w:val="FF0000"/>
          <w:sz w:val="24"/>
        </w:rPr>
        <w:t>甲方</w:t>
      </w:r>
      <w:r w:rsidR="00B22F46" w:rsidRPr="003B456A">
        <w:rPr>
          <w:rFonts w:hint="eastAsia"/>
          <w:color w:val="FF0000"/>
          <w:sz w:val="24"/>
        </w:rPr>
        <w:t>先期垫付款项</w:t>
      </w:r>
      <w:r w:rsidRPr="003B456A">
        <w:rPr>
          <w:rFonts w:hint="eastAsia"/>
          <w:color w:val="FF0000"/>
          <w:sz w:val="24"/>
        </w:rPr>
        <w:t>的，高出部分</w:t>
      </w:r>
      <w:r w:rsidR="0062340F" w:rsidRPr="003B456A">
        <w:rPr>
          <w:rFonts w:hint="eastAsia"/>
          <w:color w:val="FF0000"/>
          <w:sz w:val="24"/>
        </w:rPr>
        <w:t>扣除甲方为乙方代办按揭所产生的服务和收回车辆</w:t>
      </w:r>
      <w:del w:id="6" w:author="Acer Computer" w:date="2010-10-11T19:26:00Z">
        <w:r w:rsidR="0062340F" w:rsidRPr="003B456A" w:rsidDel="00B05637">
          <w:rPr>
            <w:rFonts w:hint="eastAsia"/>
            <w:color w:val="FF0000"/>
            <w:sz w:val="24"/>
          </w:rPr>
          <w:delText>，</w:delText>
        </w:r>
      </w:del>
      <w:ins w:id="7" w:author="Acer Computer" w:date="2010-10-11T19:26:00Z">
        <w:r w:rsidR="00B05637">
          <w:rPr>
            <w:rFonts w:hint="eastAsia"/>
            <w:color w:val="FF0000"/>
            <w:sz w:val="24"/>
          </w:rPr>
          <w:t>、</w:t>
        </w:r>
      </w:ins>
      <w:r w:rsidR="0062340F" w:rsidRPr="003B456A">
        <w:rPr>
          <w:rFonts w:hint="eastAsia"/>
          <w:color w:val="FF0000"/>
          <w:sz w:val="24"/>
        </w:rPr>
        <w:t>变卖车辆所产生的费用</w:t>
      </w:r>
      <w:del w:id="8" w:author="Acer Computer" w:date="2010-10-11T19:26:00Z">
        <w:r w:rsidR="0062340F" w:rsidRPr="003B456A" w:rsidDel="00B05637">
          <w:rPr>
            <w:rFonts w:hint="eastAsia"/>
            <w:color w:val="FF0000"/>
            <w:sz w:val="24"/>
          </w:rPr>
          <w:delText>和</w:delText>
        </w:r>
      </w:del>
      <w:ins w:id="9" w:author="Acer Computer" w:date="2010-10-11T19:26:00Z">
        <w:r w:rsidR="00B05637">
          <w:rPr>
            <w:rFonts w:hint="eastAsia"/>
            <w:color w:val="FF0000"/>
            <w:sz w:val="24"/>
          </w:rPr>
          <w:t>及</w:t>
        </w:r>
      </w:ins>
      <w:r w:rsidR="0062340F" w:rsidRPr="003B456A">
        <w:rPr>
          <w:rFonts w:hint="eastAsia"/>
          <w:color w:val="FF0000"/>
          <w:sz w:val="24"/>
        </w:rPr>
        <w:t>成本等所有费用</w:t>
      </w:r>
      <w:del w:id="10" w:author="Acer Computer" w:date="2010-10-11T19:26:00Z">
        <w:r w:rsidR="00B22F46" w:rsidRPr="003B456A" w:rsidDel="00B05637">
          <w:rPr>
            <w:rFonts w:hint="eastAsia"/>
            <w:color w:val="FF0000"/>
            <w:sz w:val="24"/>
          </w:rPr>
          <w:delText>由</w:delText>
        </w:r>
      </w:del>
      <w:ins w:id="11" w:author="Acer Computer" w:date="2010-10-11T19:26:00Z">
        <w:r w:rsidR="00B05637">
          <w:rPr>
            <w:rFonts w:hint="eastAsia"/>
            <w:color w:val="FF0000"/>
            <w:sz w:val="24"/>
          </w:rPr>
          <w:t>后</w:t>
        </w:r>
      </w:ins>
      <w:ins w:id="12" w:author="Acer Computer" w:date="2010-10-11T19:27:00Z">
        <w:r w:rsidR="00B05637">
          <w:rPr>
            <w:rFonts w:hint="eastAsia"/>
            <w:color w:val="FF0000"/>
            <w:sz w:val="24"/>
          </w:rPr>
          <w:t>多余部分款项由</w:t>
        </w:r>
      </w:ins>
      <w:r w:rsidR="00B22F46" w:rsidRPr="003B456A">
        <w:rPr>
          <w:rFonts w:hint="eastAsia"/>
          <w:color w:val="FF0000"/>
          <w:sz w:val="24"/>
        </w:rPr>
        <w:t>甲方退还</w:t>
      </w:r>
      <w:r w:rsidRPr="003B456A">
        <w:rPr>
          <w:rFonts w:hint="eastAsia"/>
          <w:color w:val="FF0000"/>
          <w:sz w:val="24"/>
        </w:rPr>
        <w:t>乙方；如变卖价格低于</w:t>
      </w:r>
      <w:r w:rsidR="00B22F46" w:rsidRPr="003B456A">
        <w:rPr>
          <w:rFonts w:hint="eastAsia"/>
          <w:color w:val="FF0000"/>
          <w:sz w:val="24"/>
        </w:rPr>
        <w:t>甲方先期垫付款项的</w:t>
      </w:r>
      <w:r w:rsidRPr="003B456A">
        <w:rPr>
          <w:rFonts w:hint="eastAsia"/>
          <w:color w:val="FF0000"/>
          <w:sz w:val="24"/>
        </w:rPr>
        <w:t>，</w:t>
      </w:r>
      <w:r w:rsidR="0062340F" w:rsidRPr="003B456A">
        <w:rPr>
          <w:rFonts w:hint="eastAsia"/>
          <w:color w:val="FF0000"/>
          <w:sz w:val="24"/>
        </w:rPr>
        <w:t>扣除甲方为乙方代办按揭所产生的服务和收回车辆</w:t>
      </w:r>
      <w:del w:id="13" w:author="Acer Computer" w:date="2010-10-11T19:27:00Z">
        <w:r w:rsidR="0062340F" w:rsidRPr="003B456A" w:rsidDel="00B05637">
          <w:rPr>
            <w:rFonts w:hint="eastAsia"/>
            <w:color w:val="FF0000"/>
            <w:sz w:val="24"/>
          </w:rPr>
          <w:delText>，</w:delText>
        </w:r>
      </w:del>
      <w:ins w:id="14" w:author="Acer Computer" w:date="2010-10-11T19:27:00Z">
        <w:r w:rsidR="00B05637">
          <w:rPr>
            <w:rFonts w:hint="eastAsia"/>
            <w:color w:val="FF0000"/>
            <w:sz w:val="24"/>
          </w:rPr>
          <w:t>、</w:t>
        </w:r>
      </w:ins>
      <w:r w:rsidR="0062340F" w:rsidRPr="003B456A">
        <w:rPr>
          <w:rFonts w:hint="eastAsia"/>
          <w:color w:val="FF0000"/>
          <w:sz w:val="24"/>
        </w:rPr>
        <w:t>变卖车辆所产生的费用</w:t>
      </w:r>
      <w:del w:id="15" w:author="Acer Computer" w:date="2010-10-11T19:28:00Z">
        <w:r w:rsidR="0062340F" w:rsidRPr="003B456A" w:rsidDel="00B05637">
          <w:rPr>
            <w:rFonts w:hint="eastAsia"/>
            <w:color w:val="FF0000"/>
            <w:sz w:val="24"/>
          </w:rPr>
          <w:delText>和</w:delText>
        </w:r>
      </w:del>
      <w:ins w:id="16" w:author="Acer Computer" w:date="2010-10-11T19:28:00Z">
        <w:r w:rsidR="00B05637">
          <w:rPr>
            <w:rFonts w:hint="eastAsia"/>
            <w:color w:val="FF0000"/>
            <w:sz w:val="24"/>
          </w:rPr>
          <w:t>及</w:t>
        </w:r>
      </w:ins>
      <w:r w:rsidR="0062340F" w:rsidRPr="003B456A">
        <w:rPr>
          <w:rFonts w:hint="eastAsia"/>
          <w:color w:val="FF0000"/>
          <w:sz w:val="24"/>
        </w:rPr>
        <w:t>成本等所有费用，</w:t>
      </w:r>
      <w:r w:rsidRPr="003B456A">
        <w:rPr>
          <w:rFonts w:hint="eastAsia"/>
          <w:color w:val="FF0000"/>
          <w:sz w:val="24"/>
        </w:rPr>
        <w:t>不足部分</w:t>
      </w:r>
      <w:r w:rsidR="00E6266B" w:rsidRPr="003B456A">
        <w:rPr>
          <w:rFonts w:hint="eastAsia"/>
          <w:color w:val="FF0000"/>
          <w:sz w:val="24"/>
        </w:rPr>
        <w:t>甲方保留</w:t>
      </w:r>
      <w:ins w:id="17" w:author="Acer Computer" w:date="2010-10-11T19:28:00Z">
        <w:r w:rsidR="00B05637">
          <w:rPr>
            <w:rFonts w:hint="eastAsia"/>
            <w:color w:val="FF0000"/>
            <w:sz w:val="24"/>
          </w:rPr>
          <w:t>向乙方</w:t>
        </w:r>
      </w:ins>
      <w:r w:rsidR="00E6266B" w:rsidRPr="003B456A">
        <w:rPr>
          <w:rFonts w:hint="eastAsia"/>
          <w:color w:val="FF0000"/>
          <w:sz w:val="24"/>
        </w:rPr>
        <w:t>继续追偿的权利</w:t>
      </w:r>
      <w:r w:rsidR="00151ADD" w:rsidRPr="003B456A">
        <w:rPr>
          <w:rFonts w:hint="eastAsia"/>
          <w:color w:val="FF0000"/>
          <w:sz w:val="24"/>
        </w:rPr>
        <w:t>。</w:t>
      </w:r>
    </w:p>
    <w:p w:rsidR="00391AEC" w:rsidRPr="003B456A" w:rsidRDefault="00391AEC" w:rsidP="003B456A">
      <w:pPr>
        <w:spacing w:line="460" w:lineRule="exact"/>
        <w:jc w:val="center"/>
        <w:rPr>
          <w:rFonts w:hint="eastAsia"/>
          <w:b/>
          <w:sz w:val="24"/>
        </w:rPr>
      </w:pPr>
      <w:r w:rsidRPr="003B456A">
        <w:rPr>
          <w:rFonts w:hint="eastAsia"/>
          <w:b/>
          <w:sz w:val="24"/>
        </w:rPr>
        <w:t>第五条</w:t>
      </w:r>
      <w:r w:rsidRPr="003B456A">
        <w:rPr>
          <w:rFonts w:hint="eastAsia"/>
          <w:b/>
          <w:sz w:val="24"/>
        </w:rPr>
        <w:t xml:space="preserve">  </w:t>
      </w:r>
      <w:r w:rsidRPr="003B456A">
        <w:rPr>
          <w:rFonts w:hint="eastAsia"/>
          <w:b/>
          <w:sz w:val="24"/>
        </w:rPr>
        <w:t>按揭车辆的上牌和抵押登记</w:t>
      </w:r>
    </w:p>
    <w:p w:rsidR="00391AEC" w:rsidRPr="003B456A" w:rsidRDefault="00391AEC" w:rsidP="003B456A">
      <w:pPr>
        <w:spacing w:line="460" w:lineRule="exact"/>
        <w:rPr>
          <w:rFonts w:hint="eastAsia"/>
          <w:sz w:val="24"/>
        </w:rPr>
      </w:pPr>
      <w:r w:rsidRPr="003B456A">
        <w:rPr>
          <w:rFonts w:hint="eastAsia"/>
          <w:sz w:val="24"/>
        </w:rPr>
        <w:t xml:space="preserve">   1</w:t>
      </w:r>
      <w:r w:rsidRPr="003B456A">
        <w:rPr>
          <w:rFonts w:hint="eastAsia"/>
          <w:sz w:val="24"/>
        </w:rPr>
        <w:t>、乙方按揭车辆必须以个人名义注册登记。乙方同意由甲方协助办理上牌和</w:t>
      </w:r>
      <w:r w:rsidR="00151ADD" w:rsidRPr="003B456A">
        <w:rPr>
          <w:rFonts w:hint="eastAsia"/>
          <w:color w:val="FF0000"/>
          <w:sz w:val="24"/>
        </w:rPr>
        <w:t>抵押</w:t>
      </w:r>
      <w:r w:rsidRPr="003B456A">
        <w:rPr>
          <w:rFonts w:hint="eastAsia"/>
          <w:sz w:val="24"/>
        </w:rPr>
        <w:t>登记手续，办理上述手续的所</w:t>
      </w:r>
      <w:r w:rsidR="00151ADD" w:rsidRPr="003B456A">
        <w:rPr>
          <w:rFonts w:hint="eastAsia"/>
          <w:color w:val="FF0000"/>
          <w:sz w:val="24"/>
        </w:rPr>
        <w:t>有</w:t>
      </w:r>
      <w:r w:rsidRPr="003B456A">
        <w:rPr>
          <w:rFonts w:hint="eastAsia"/>
          <w:sz w:val="24"/>
        </w:rPr>
        <w:t>费用由乙方承担，</w:t>
      </w:r>
      <w:ins w:id="18" w:author="Acer Computer" w:date="2010-10-11T19:29:00Z">
        <w:r w:rsidR="00857C60">
          <w:rPr>
            <w:rFonts w:hint="eastAsia"/>
            <w:color w:val="FF0000"/>
            <w:sz w:val="24"/>
          </w:rPr>
          <w:t>双方约定</w:t>
        </w:r>
      </w:ins>
      <w:del w:id="19" w:author="Acer Computer" w:date="2010-10-11T19:29:00Z">
        <w:r w:rsidRPr="003B456A" w:rsidDel="00857C60">
          <w:rPr>
            <w:rFonts w:hint="eastAsia"/>
            <w:sz w:val="24"/>
          </w:rPr>
          <w:delText>并</w:delText>
        </w:r>
        <w:r w:rsidR="00151ADD" w:rsidRPr="003B456A" w:rsidDel="00857C60">
          <w:rPr>
            <w:rFonts w:hint="eastAsia"/>
            <w:color w:val="FF0000"/>
            <w:sz w:val="24"/>
          </w:rPr>
          <w:delText>授权甲方</w:delText>
        </w:r>
      </w:del>
      <w:r w:rsidRPr="003B456A">
        <w:rPr>
          <w:rFonts w:hint="eastAsia"/>
          <w:sz w:val="24"/>
        </w:rPr>
        <w:t>在办理过程中由甲方持有购车发票、车辆合格证、海关商检单、担保等所有车辆相关资料。</w:t>
      </w:r>
    </w:p>
    <w:p w:rsidR="00391AEC" w:rsidRPr="003B456A" w:rsidRDefault="00391AEC" w:rsidP="003B456A">
      <w:pPr>
        <w:spacing w:line="460" w:lineRule="exact"/>
        <w:rPr>
          <w:rFonts w:hint="eastAsia"/>
          <w:sz w:val="24"/>
        </w:rPr>
      </w:pPr>
      <w:r w:rsidRPr="003B456A">
        <w:rPr>
          <w:rFonts w:hint="eastAsia"/>
          <w:sz w:val="24"/>
        </w:rPr>
        <w:t xml:space="preserve">   2</w:t>
      </w:r>
      <w:r w:rsidRPr="003B456A">
        <w:rPr>
          <w:rFonts w:hint="eastAsia"/>
          <w:sz w:val="24"/>
        </w:rPr>
        <w:t>、</w:t>
      </w:r>
      <w:r w:rsidR="00FC34F2" w:rsidRPr="003B456A">
        <w:rPr>
          <w:rFonts w:hint="eastAsia"/>
          <w:color w:val="FF0000"/>
          <w:sz w:val="24"/>
        </w:rPr>
        <w:t>鉴</w:t>
      </w:r>
      <w:r w:rsidRPr="003B456A">
        <w:rPr>
          <w:rFonts w:hint="eastAsia"/>
          <w:sz w:val="24"/>
        </w:rPr>
        <w:t>于甲方为乙方的按揭车辆协助办理上牌和抵押登记手续，</w:t>
      </w:r>
      <w:ins w:id="20" w:author="Acer Computer" w:date="2010-10-11T19:34:00Z">
        <w:r w:rsidR="00F67977">
          <w:rPr>
            <w:rFonts w:hint="eastAsia"/>
            <w:sz w:val="24"/>
          </w:rPr>
          <w:t>由甲方代为支付的</w:t>
        </w:r>
      </w:ins>
      <w:r w:rsidRPr="003B456A">
        <w:rPr>
          <w:rFonts w:hint="eastAsia"/>
          <w:sz w:val="24"/>
        </w:rPr>
        <w:t>乙方</w:t>
      </w:r>
      <w:ins w:id="21" w:author="Acer Computer" w:date="2010-10-11T19:32:00Z">
        <w:r w:rsidR="00857C60">
          <w:rPr>
            <w:rFonts w:hint="eastAsia"/>
            <w:sz w:val="24"/>
          </w:rPr>
          <w:t>车辆</w:t>
        </w:r>
      </w:ins>
      <w:del w:id="22" w:author="Acer Computer" w:date="2010-10-11T19:32:00Z">
        <w:r w:rsidRPr="003B456A" w:rsidDel="00857C60">
          <w:rPr>
            <w:rFonts w:hint="eastAsia"/>
            <w:color w:val="FF0000"/>
            <w:sz w:val="24"/>
          </w:rPr>
          <w:delText>同意</w:delText>
        </w:r>
        <w:r w:rsidR="00DB6794" w:rsidRPr="003B456A" w:rsidDel="00857C60">
          <w:rPr>
            <w:rFonts w:hint="eastAsia"/>
            <w:color w:val="FF0000"/>
            <w:sz w:val="24"/>
          </w:rPr>
          <w:delText>甲方代为</w:delText>
        </w:r>
        <w:r w:rsidRPr="003B456A" w:rsidDel="00857C60">
          <w:rPr>
            <w:rFonts w:hint="eastAsia"/>
            <w:color w:val="FF0000"/>
            <w:sz w:val="24"/>
          </w:rPr>
          <w:delText>支付</w:delText>
        </w:r>
      </w:del>
      <w:r w:rsidRPr="003B456A">
        <w:rPr>
          <w:rFonts w:hint="eastAsia"/>
          <w:sz w:val="24"/>
        </w:rPr>
        <w:t>上牌抵押费及有关代收代付的费用</w:t>
      </w:r>
      <w:del w:id="23" w:author="Acer Computer" w:date="2010-10-11T19:33:00Z">
        <w:r w:rsidRPr="003B456A" w:rsidDel="00857C60">
          <w:rPr>
            <w:rFonts w:hint="eastAsia"/>
            <w:sz w:val="24"/>
          </w:rPr>
          <w:delText>，</w:delText>
        </w:r>
      </w:del>
      <w:r w:rsidR="00DB6794" w:rsidRPr="003B456A">
        <w:rPr>
          <w:rFonts w:hint="eastAsia"/>
          <w:sz w:val="24"/>
        </w:rPr>
        <w:t>（</w:t>
      </w:r>
      <w:r w:rsidRPr="003B456A">
        <w:rPr>
          <w:rFonts w:hint="eastAsia"/>
          <w:sz w:val="24"/>
        </w:rPr>
        <w:t>具体项目及金额详见附表二</w:t>
      </w:r>
      <w:r w:rsidR="00DB6794" w:rsidRPr="003B456A">
        <w:rPr>
          <w:rFonts w:hint="eastAsia"/>
          <w:sz w:val="24"/>
        </w:rPr>
        <w:t>）</w:t>
      </w:r>
      <w:r w:rsidRPr="003B456A">
        <w:rPr>
          <w:rFonts w:hint="eastAsia"/>
          <w:sz w:val="24"/>
        </w:rPr>
        <w:t>，</w:t>
      </w:r>
      <w:del w:id="24" w:author="Acer Computer" w:date="2010-10-11T19:34:00Z">
        <w:r w:rsidR="00DB6794" w:rsidRPr="003B456A" w:rsidDel="00F67977">
          <w:rPr>
            <w:rFonts w:hint="eastAsia"/>
            <w:sz w:val="24"/>
          </w:rPr>
          <w:delText>并同意</w:delText>
        </w:r>
      </w:del>
      <w:del w:id="25" w:author="Acer Computer" w:date="2010-10-11T19:35:00Z">
        <w:r w:rsidR="00DB6794" w:rsidRPr="003B456A" w:rsidDel="00F67977">
          <w:rPr>
            <w:rFonts w:hint="eastAsia"/>
            <w:sz w:val="24"/>
          </w:rPr>
          <w:delText>此</w:delText>
        </w:r>
        <w:r w:rsidRPr="003B456A" w:rsidDel="00F67977">
          <w:rPr>
            <w:rFonts w:hint="eastAsia"/>
            <w:sz w:val="24"/>
          </w:rPr>
          <w:delText>款项</w:delText>
        </w:r>
      </w:del>
      <w:ins w:id="26" w:author="Acer Computer" w:date="2010-10-11T19:35:00Z">
        <w:r w:rsidR="00F67977">
          <w:rPr>
            <w:rFonts w:hint="eastAsia"/>
            <w:sz w:val="24"/>
          </w:rPr>
          <w:t>乙方</w:t>
        </w:r>
      </w:ins>
      <w:r w:rsidRPr="003B456A">
        <w:rPr>
          <w:rFonts w:hint="eastAsia"/>
          <w:sz w:val="24"/>
        </w:rPr>
        <w:t>在签订</w:t>
      </w:r>
      <w:r w:rsidR="00A233B4" w:rsidRPr="003B456A">
        <w:rPr>
          <w:rFonts w:hint="eastAsia"/>
          <w:sz w:val="24"/>
        </w:rPr>
        <w:t>本合同时</w:t>
      </w:r>
      <w:del w:id="27" w:author="Acer Computer" w:date="2010-10-11T19:35:00Z">
        <w:r w:rsidR="00AC2C35" w:rsidRPr="003B456A" w:rsidDel="00F67977">
          <w:rPr>
            <w:rFonts w:hint="eastAsia"/>
            <w:color w:val="FF0000"/>
            <w:sz w:val="24"/>
          </w:rPr>
          <w:delText>付清</w:delText>
        </w:r>
      </w:del>
      <w:ins w:id="28" w:author="Acer Computer" w:date="2010-10-11T19:35:00Z">
        <w:r w:rsidR="00F67977">
          <w:rPr>
            <w:rFonts w:hint="eastAsia"/>
            <w:color w:val="FF0000"/>
            <w:sz w:val="24"/>
          </w:rPr>
          <w:t>全额支付给甲方</w:t>
        </w:r>
      </w:ins>
      <w:r w:rsidR="00A233B4" w:rsidRPr="003B456A">
        <w:rPr>
          <w:rFonts w:hint="eastAsia"/>
          <w:sz w:val="24"/>
        </w:rPr>
        <w:t>。</w:t>
      </w:r>
    </w:p>
    <w:p w:rsidR="00F67977" w:rsidRDefault="001952A0" w:rsidP="003B456A">
      <w:pPr>
        <w:spacing w:line="460" w:lineRule="exact"/>
        <w:ind w:firstLineChars="120" w:firstLine="288"/>
        <w:rPr>
          <w:ins w:id="29" w:author="Acer Computer" w:date="2010-10-11T19:36:00Z"/>
          <w:rFonts w:hint="eastAsia"/>
          <w:sz w:val="24"/>
        </w:rPr>
      </w:pPr>
      <w:r w:rsidRPr="003B456A">
        <w:rPr>
          <w:rFonts w:hint="eastAsia"/>
          <w:sz w:val="24"/>
        </w:rPr>
        <w:t xml:space="preserve"> </w:t>
      </w:r>
      <w:r w:rsidR="00A233B4" w:rsidRPr="003B456A">
        <w:rPr>
          <w:rFonts w:hint="eastAsia"/>
          <w:sz w:val="24"/>
        </w:rPr>
        <w:t>3</w:t>
      </w:r>
      <w:r w:rsidR="00A233B4" w:rsidRPr="003B456A">
        <w:rPr>
          <w:rFonts w:hint="eastAsia"/>
          <w:sz w:val="24"/>
        </w:rPr>
        <w:t>、乙方承诺协助甲方在以下时间</w:t>
      </w:r>
      <w:r w:rsidR="00DB6794" w:rsidRPr="003B456A">
        <w:rPr>
          <w:rFonts w:hint="eastAsia"/>
          <w:color w:val="FF0000"/>
          <w:sz w:val="24"/>
        </w:rPr>
        <w:t>内</w:t>
      </w:r>
      <w:ins w:id="30" w:author="Acer Computer" w:date="2010-10-11T19:37:00Z">
        <w:r w:rsidR="00F67977">
          <w:rPr>
            <w:rFonts w:hint="eastAsia"/>
            <w:color w:val="FF0000"/>
            <w:sz w:val="24"/>
          </w:rPr>
          <w:t>（</w:t>
        </w:r>
        <w:r w:rsidR="00F67977" w:rsidRPr="003B456A">
          <w:rPr>
            <w:rFonts w:hint="eastAsia"/>
            <w:sz w:val="24"/>
          </w:rPr>
          <w:t>国产车：自放贷提车之日起</w:t>
        </w:r>
        <w:r w:rsidR="00F67977" w:rsidRPr="003B456A">
          <w:rPr>
            <w:rFonts w:hint="eastAsia"/>
            <w:sz w:val="24"/>
          </w:rPr>
          <w:t>7</w:t>
        </w:r>
        <w:r w:rsidR="00F67977" w:rsidRPr="003B456A">
          <w:rPr>
            <w:rFonts w:hint="eastAsia"/>
            <w:sz w:val="24"/>
          </w:rPr>
          <w:t>个工作日；进口车：自提车之日起</w:t>
        </w:r>
        <w:r w:rsidR="00F67977" w:rsidRPr="003B456A">
          <w:rPr>
            <w:rFonts w:hint="eastAsia"/>
            <w:sz w:val="24"/>
          </w:rPr>
          <w:t>1</w:t>
        </w:r>
        <w:r w:rsidR="00F67977" w:rsidRPr="003B456A">
          <w:rPr>
            <w:rFonts w:hint="eastAsia"/>
            <w:sz w:val="24"/>
          </w:rPr>
          <w:t>个月内。</w:t>
        </w:r>
        <w:r w:rsidR="00F67977">
          <w:rPr>
            <w:rFonts w:hint="eastAsia"/>
            <w:color w:val="FF0000"/>
            <w:sz w:val="24"/>
          </w:rPr>
          <w:t>）</w:t>
        </w:r>
      </w:ins>
      <w:r w:rsidR="00A233B4" w:rsidRPr="003B456A">
        <w:rPr>
          <w:rFonts w:hint="eastAsia"/>
          <w:sz w:val="24"/>
        </w:rPr>
        <w:t>办妥所购车辆的上牌和抵押登记手续，并将车辆发票、《机动车登记证书》原件、车</w:t>
      </w:r>
      <w:r w:rsidRPr="003B456A">
        <w:rPr>
          <w:rFonts w:hint="eastAsia"/>
          <w:sz w:val="24"/>
        </w:rPr>
        <w:t>辆保险单原件及《机动车行驶证》复印件</w:t>
      </w:r>
      <w:r w:rsidR="00DB6794" w:rsidRPr="003B456A">
        <w:rPr>
          <w:rFonts w:hint="eastAsia"/>
          <w:sz w:val="24"/>
        </w:rPr>
        <w:t>等相关资料</w:t>
      </w:r>
      <w:r w:rsidRPr="003B456A">
        <w:rPr>
          <w:rFonts w:hint="eastAsia"/>
          <w:sz w:val="24"/>
        </w:rPr>
        <w:t>交予甲方，</w:t>
      </w:r>
      <w:r w:rsidR="00DB6794" w:rsidRPr="003B456A">
        <w:rPr>
          <w:rFonts w:hint="eastAsia"/>
          <w:sz w:val="24"/>
        </w:rPr>
        <w:t>并</w:t>
      </w:r>
      <w:r w:rsidRPr="003B456A">
        <w:rPr>
          <w:rFonts w:hint="eastAsia"/>
          <w:sz w:val="24"/>
        </w:rPr>
        <w:t>由甲方转交</w:t>
      </w:r>
      <w:r w:rsidR="00DB6794" w:rsidRPr="003B456A">
        <w:rPr>
          <w:rFonts w:hint="eastAsia"/>
          <w:sz w:val="24"/>
        </w:rPr>
        <w:t>至</w:t>
      </w:r>
      <w:r w:rsidR="00EC6D79" w:rsidRPr="003B456A">
        <w:rPr>
          <w:rFonts w:hint="eastAsia"/>
          <w:sz w:val="24"/>
        </w:rPr>
        <w:t>贷款</w:t>
      </w:r>
      <w:r w:rsidRPr="003B456A">
        <w:rPr>
          <w:rFonts w:hint="eastAsia"/>
          <w:sz w:val="24"/>
        </w:rPr>
        <w:t>银行。</w:t>
      </w:r>
    </w:p>
    <w:p w:rsidR="00A233B4" w:rsidRPr="003B456A" w:rsidRDefault="001952A0" w:rsidP="00F67977">
      <w:pPr>
        <w:numPr>
          <w:ins w:id="31" w:author="Acer Computer" w:date="2010-10-11T19:36:00Z"/>
        </w:numPr>
        <w:spacing w:line="460" w:lineRule="exact"/>
        <w:ind w:firstLineChars="170" w:firstLine="408"/>
        <w:rPr>
          <w:rFonts w:hint="eastAsia"/>
          <w:color w:val="FF0000"/>
          <w:sz w:val="24"/>
        </w:rPr>
        <w:pPrChange w:id="32" w:author="Acer Computer" w:date="2010-10-11T19:36:00Z">
          <w:pPr>
            <w:spacing w:line="460" w:lineRule="exact"/>
            <w:ind w:firstLineChars="120" w:firstLine="288"/>
          </w:pPr>
        </w:pPrChange>
      </w:pPr>
      <w:del w:id="33" w:author="Acer Computer" w:date="2010-10-11T19:37:00Z">
        <w:r w:rsidRPr="003B456A" w:rsidDel="00F67977">
          <w:rPr>
            <w:rFonts w:hint="eastAsia"/>
            <w:sz w:val="24"/>
          </w:rPr>
          <w:delText>国产车：自放贷提车之日起</w:delText>
        </w:r>
        <w:r w:rsidRPr="003B456A" w:rsidDel="00F67977">
          <w:rPr>
            <w:rFonts w:hint="eastAsia"/>
            <w:sz w:val="24"/>
          </w:rPr>
          <w:delText>7</w:delText>
        </w:r>
        <w:r w:rsidRPr="003B456A" w:rsidDel="00F67977">
          <w:rPr>
            <w:rFonts w:hint="eastAsia"/>
            <w:sz w:val="24"/>
          </w:rPr>
          <w:delText>个工作日；进口车：自提车之日起</w:delText>
        </w:r>
        <w:r w:rsidRPr="003B456A" w:rsidDel="00F67977">
          <w:rPr>
            <w:rFonts w:hint="eastAsia"/>
            <w:sz w:val="24"/>
          </w:rPr>
          <w:delText>1</w:delText>
        </w:r>
        <w:r w:rsidRPr="003B456A" w:rsidDel="00F67977">
          <w:rPr>
            <w:rFonts w:hint="eastAsia"/>
            <w:sz w:val="24"/>
          </w:rPr>
          <w:delText>个月内。</w:delText>
        </w:r>
      </w:del>
      <w:r w:rsidRPr="003B456A">
        <w:rPr>
          <w:rFonts w:hint="eastAsia"/>
          <w:color w:val="FF0000"/>
          <w:sz w:val="24"/>
        </w:rPr>
        <w:t>乙方若</w:t>
      </w:r>
      <w:r w:rsidR="00DB6794" w:rsidRPr="003B456A">
        <w:rPr>
          <w:rFonts w:hint="eastAsia"/>
          <w:color w:val="FF0000"/>
          <w:sz w:val="24"/>
        </w:rPr>
        <w:t>在上述</w:t>
      </w:r>
      <w:r w:rsidRPr="003B456A">
        <w:rPr>
          <w:rFonts w:hint="eastAsia"/>
          <w:color w:val="FF0000"/>
          <w:sz w:val="24"/>
        </w:rPr>
        <w:t>规定</w:t>
      </w:r>
      <w:r w:rsidR="00DB6794" w:rsidRPr="003B456A">
        <w:rPr>
          <w:rFonts w:hint="eastAsia"/>
          <w:color w:val="FF0000"/>
          <w:sz w:val="24"/>
        </w:rPr>
        <w:t>时间内，未</w:t>
      </w:r>
      <w:r w:rsidRPr="003B456A">
        <w:rPr>
          <w:rFonts w:hint="eastAsia"/>
          <w:color w:val="FF0000"/>
          <w:sz w:val="24"/>
        </w:rPr>
        <w:t>办妥所购车车辆的上牌和</w:t>
      </w:r>
      <w:r w:rsidR="00DB6794" w:rsidRPr="003B456A">
        <w:rPr>
          <w:rFonts w:hint="eastAsia"/>
          <w:color w:val="FF0000"/>
          <w:sz w:val="24"/>
        </w:rPr>
        <w:t>抵押登记手续及未将相</w:t>
      </w:r>
      <w:r w:rsidRPr="003B456A">
        <w:rPr>
          <w:rFonts w:hint="eastAsia"/>
          <w:color w:val="FF0000"/>
          <w:sz w:val="24"/>
        </w:rPr>
        <w:t>关</w:t>
      </w:r>
      <w:r w:rsidR="00DB6794" w:rsidRPr="003B456A">
        <w:rPr>
          <w:rFonts w:hint="eastAsia"/>
          <w:color w:val="FF0000"/>
          <w:sz w:val="24"/>
        </w:rPr>
        <w:t>资料全部交予甲方的，乙方</w:t>
      </w:r>
      <w:del w:id="34" w:author="Acer Computer" w:date="2010-10-11T19:37:00Z">
        <w:r w:rsidR="00DB6794" w:rsidRPr="003B456A" w:rsidDel="00F67977">
          <w:rPr>
            <w:rFonts w:hint="eastAsia"/>
            <w:color w:val="FF0000"/>
            <w:sz w:val="24"/>
          </w:rPr>
          <w:delText>同意</w:delText>
        </w:r>
      </w:del>
      <w:ins w:id="35" w:author="Acer Computer" w:date="2010-10-11T19:37:00Z">
        <w:r w:rsidR="00F67977">
          <w:rPr>
            <w:rFonts w:hint="eastAsia"/>
            <w:color w:val="FF0000"/>
            <w:sz w:val="24"/>
          </w:rPr>
          <w:t>须</w:t>
        </w:r>
      </w:ins>
      <w:r w:rsidR="00DB6794" w:rsidRPr="003B456A">
        <w:rPr>
          <w:rFonts w:hint="eastAsia"/>
          <w:color w:val="FF0000"/>
          <w:sz w:val="24"/>
        </w:rPr>
        <w:t>向甲方支付</w:t>
      </w:r>
      <w:r w:rsidR="005B6F3E" w:rsidRPr="003B456A">
        <w:rPr>
          <w:rFonts w:hint="eastAsia"/>
          <w:color w:val="FF0000"/>
          <w:sz w:val="24"/>
        </w:rPr>
        <w:t>此车辆</w:t>
      </w:r>
      <w:r w:rsidRPr="003B456A">
        <w:rPr>
          <w:rFonts w:hint="eastAsia"/>
          <w:color w:val="FF0000"/>
          <w:sz w:val="24"/>
        </w:rPr>
        <w:t>贷款金额每日千分之三的违约金。</w:t>
      </w:r>
    </w:p>
    <w:p w:rsidR="001952A0" w:rsidRPr="003B456A" w:rsidRDefault="00586796" w:rsidP="003B456A">
      <w:pPr>
        <w:spacing w:line="460" w:lineRule="exact"/>
        <w:ind w:firstLineChars="120" w:firstLine="288"/>
        <w:rPr>
          <w:rFonts w:hint="eastAsia"/>
          <w:color w:val="FF0000"/>
          <w:sz w:val="24"/>
        </w:rPr>
      </w:pPr>
      <w:r w:rsidRPr="003B456A">
        <w:rPr>
          <w:rFonts w:hint="eastAsia"/>
          <w:sz w:val="24"/>
        </w:rPr>
        <w:t xml:space="preserve"> </w:t>
      </w:r>
      <w:r w:rsidR="001952A0" w:rsidRPr="003B456A">
        <w:rPr>
          <w:rFonts w:hint="eastAsia"/>
          <w:sz w:val="24"/>
        </w:rPr>
        <w:t>4</w:t>
      </w:r>
      <w:r w:rsidR="001952A0" w:rsidRPr="003B456A">
        <w:rPr>
          <w:rFonts w:hint="eastAsia"/>
          <w:sz w:val="24"/>
        </w:rPr>
        <w:t>、</w:t>
      </w:r>
      <w:r w:rsidRPr="003B456A">
        <w:rPr>
          <w:rFonts w:hint="eastAsia"/>
          <w:sz w:val="24"/>
        </w:rPr>
        <w:t>乙方自提车之日起，</w:t>
      </w:r>
      <w:r w:rsidR="00EC6D79" w:rsidRPr="003B456A">
        <w:rPr>
          <w:rFonts w:hint="eastAsia"/>
          <w:color w:val="FF0000"/>
          <w:sz w:val="24"/>
        </w:rPr>
        <w:t>如</w:t>
      </w:r>
      <w:r w:rsidR="00DB6794" w:rsidRPr="003B456A">
        <w:rPr>
          <w:rFonts w:hint="eastAsia"/>
          <w:color w:val="FF0000"/>
          <w:sz w:val="24"/>
        </w:rPr>
        <w:t>在</w:t>
      </w:r>
      <w:r w:rsidR="00FB54DC" w:rsidRPr="003B456A">
        <w:rPr>
          <w:rFonts w:hint="eastAsia"/>
          <w:color w:val="FF0000"/>
          <w:sz w:val="24"/>
        </w:rPr>
        <w:t>本条第</w:t>
      </w:r>
      <w:r w:rsidR="00FB54DC" w:rsidRPr="003B456A">
        <w:rPr>
          <w:rFonts w:hint="eastAsia"/>
          <w:color w:val="FF0000"/>
          <w:sz w:val="24"/>
        </w:rPr>
        <w:t>3</w:t>
      </w:r>
      <w:del w:id="36" w:author="Acer Computer" w:date="2010-10-11T19:38:00Z">
        <w:r w:rsidR="00FB54DC" w:rsidRPr="003B456A" w:rsidDel="00F67977">
          <w:rPr>
            <w:rFonts w:hint="eastAsia"/>
            <w:color w:val="FF0000"/>
            <w:sz w:val="24"/>
          </w:rPr>
          <w:delText>点</w:delText>
        </w:r>
      </w:del>
      <w:ins w:id="37" w:author="Acer Computer" w:date="2010-10-11T19:39:00Z">
        <w:r w:rsidR="00F67977">
          <w:rPr>
            <w:rFonts w:hint="eastAsia"/>
            <w:color w:val="FF0000"/>
            <w:sz w:val="24"/>
          </w:rPr>
          <w:t>款</w:t>
        </w:r>
      </w:ins>
      <w:del w:id="38" w:author="Acer Computer" w:date="2010-10-11T19:39:00Z">
        <w:r w:rsidR="00FB54DC" w:rsidRPr="003B456A" w:rsidDel="00F67977">
          <w:rPr>
            <w:rFonts w:hint="eastAsia"/>
            <w:color w:val="FF0000"/>
            <w:sz w:val="24"/>
          </w:rPr>
          <w:delText>内容</w:delText>
        </w:r>
      </w:del>
      <w:r w:rsidR="00DB6794" w:rsidRPr="003B456A">
        <w:rPr>
          <w:rFonts w:hint="eastAsia"/>
          <w:color w:val="FF0000"/>
          <w:sz w:val="24"/>
        </w:rPr>
        <w:t>规定时间内</w:t>
      </w:r>
      <w:r w:rsidR="00EC6D79" w:rsidRPr="003B456A">
        <w:rPr>
          <w:rFonts w:hint="eastAsia"/>
          <w:color w:val="FF0000"/>
          <w:sz w:val="24"/>
        </w:rPr>
        <w:t>未</w:t>
      </w:r>
      <w:r w:rsidRPr="003B456A">
        <w:rPr>
          <w:rFonts w:hint="eastAsia"/>
          <w:sz w:val="24"/>
        </w:rPr>
        <w:t>完成所购车辆的上牌和抵押登记手续，并未将车辆发票、《机动车登记证书》原件、车辆保险单原件及《机动车行驶证》复印件交予甲方的，即视为乙方违约，甲方有权解除本合同</w:t>
      </w:r>
      <w:r w:rsidR="00FB54DC" w:rsidRPr="003B456A">
        <w:rPr>
          <w:rFonts w:hint="eastAsia"/>
          <w:sz w:val="24"/>
        </w:rPr>
        <w:t>，并</w:t>
      </w:r>
      <w:r w:rsidR="00FB54DC" w:rsidRPr="003B456A">
        <w:rPr>
          <w:rFonts w:hint="eastAsia"/>
          <w:color w:val="FF0000"/>
          <w:sz w:val="24"/>
        </w:rPr>
        <w:t>按本合同中第</w:t>
      </w:r>
      <w:r w:rsidR="00A17263" w:rsidRPr="003B456A">
        <w:rPr>
          <w:rFonts w:hint="eastAsia"/>
          <w:color w:val="FF0000"/>
          <w:sz w:val="24"/>
        </w:rPr>
        <w:t>十一条第</w:t>
      </w:r>
      <w:r w:rsidR="00A17263" w:rsidRPr="003B456A">
        <w:rPr>
          <w:rFonts w:hint="eastAsia"/>
          <w:color w:val="FF0000"/>
          <w:sz w:val="24"/>
        </w:rPr>
        <w:t>3</w:t>
      </w:r>
      <w:r w:rsidR="00A17263" w:rsidRPr="003B456A">
        <w:rPr>
          <w:rFonts w:hint="eastAsia"/>
          <w:color w:val="FF0000"/>
          <w:sz w:val="24"/>
        </w:rPr>
        <w:t>款</w:t>
      </w:r>
      <w:r w:rsidR="00FB54DC" w:rsidRPr="003B456A">
        <w:rPr>
          <w:rFonts w:hint="eastAsia"/>
          <w:color w:val="FF0000"/>
          <w:sz w:val="24"/>
        </w:rPr>
        <w:t>规</w:t>
      </w:r>
      <w:r w:rsidRPr="003B456A">
        <w:rPr>
          <w:rFonts w:hint="eastAsia"/>
          <w:color w:val="FF0000"/>
          <w:sz w:val="24"/>
        </w:rPr>
        <w:t>定进行处理。</w:t>
      </w:r>
    </w:p>
    <w:p w:rsidR="00FA6966" w:rsidRPr="003B456A" w:rsidRDefault="00586796" w:rsidP="003B456A">
      <w:pPr>
        <w:spacing w:line="460" w:lineRule="exact"/>
        <w:ind w:firstLineChars="120" w:firstLine="288"/>
        <w:rPr>
          <w:rFonts w:hint="eastAsia"/>
          <w:color w:val="FF0000"/>
          <w:sz w:val="24"/>
        </w:rPr>
      </w:pPr>
      <w:r w:rsidRPr="003B456A">
        <w:rPr>
          <w:rFonts w:hint="eastAsia"/>
          <w:color w:val="FF0000"/>
          <w:sz w:val="24"/>
        </w:rPr>
        <w:t xml:space="preserve"> 5</w:t>
      </w:r>
      <w:r w:rsidRPr="003B456A">
        <w:rPr>
          <w:rFonts w:hint="eastAsia"/>
          <w:color w:val="FF0000"/>
          <w:sz w:val="24"/>
        </w:rPr>
        <w:t>、</w:t>
      </w:r>
      <w:r w:rsidR="00FB54DC" w:rsidRPr="003B456A">
        <w:rPr>
          <w:rFonts w:hint="eastAsia"/>
          <w:color w:val="FF0000"/>
          <w:sz w:val="24"/>
        </w:rPr>
        <w:t>乙方明确</w:t>
      </w:r>
      <w:r w:rsidRPr="003B456A">
        <w:rPr>
          <w:rFonts w:hint="eastAsia"/>
          <w:color w:val="FF0000"/>
          <w:sz w:val="24"/>
        </w:rPr>
        <w:t>，自乙方提车之日起至完成办理</w:t>
      </w:r>
      <w:r w:rsidR="005B6F3E" w:rsidRPr="003B456A">
        <w:rPr>
          <w:rFonts w:hint="eastAsia"/>
          <w:color w:val="FF0000"/>
          <w:sz w:val="24"/>
        </w:rPr>
        <w:t>此车辆</w:t>
      </w:r>
      <w:r w:rsidRPr="003B456A">
        <w:rPr>
          <w:rFonts w:hint="eastAsia"/>
          <w:color w:val="FF0000"/>
          <w:sz w:val="24"/>
        </w:rPr>
        <w:t>抵押登记之日止，该车辆的所有权属于甲方；</w:t>
      </w:r>
      <w:r w:rsidR="00FB54DC" w:rsidRPr="003B456A">
        <w:rPr>
          <w:rFonts w:hint="eastAsia"/>
          <w:color w:val="FF0000"/>
          <w:sz w:val="24"/>
        </w:rPr>
        <w:t>完成办理</w:t>
      </w:r>
      <w:r w:rsidR="005B6F3E" w:rsidRPr="003B456A">
        <w:rPr>
          <w:rFonts w:hint="eastAsia"/>
          <w:color w:val="FF0000"/>
          <w:sz w:val="24"/>
        </w:rPr>
        <w:t>此车辆</w:t>
      </w:r>
      <w:r w:rsidR="00FB54DC" w:rsidRPr="003B456A">
        <w:rPr>
          <w:rFonts w:hint="eastAsia"/>
          <w:color w:val="FF0000"/>
          <w:sz w:val="24"/>
        </w:rPr>
        <w:t>抵押登记后，该车辆的所有权属于贷款银行；</w:t>
      </w:r>
      <w:r w:rsidRPr="003B456A">
        <w:rPr>
          <w:rFonts w:hint="eastAsia"/>
          <w:color w:val="FF0000"/>
          <w:sz w:val="24"/>
        </w:rPr>
        <w:t>在此期间，乙方</w:t>
      </w:r>
      <w:r w:rsidR="00FA6966" w:rsidRPr="003B456A">
        <w:rPr>
          <w:rFonts w:hint="eastAsia"/>
          <w:color w:val="FF0000"/>
          <w:sz w:val="24"/>
        </w:rPr>
        <w:t>未经</w:t>
      </w:r>
      <w:r w:rsidR="00FB54DC" w:rsidRPr="003B456A">
        <w:rPr>
          <w:rFonts w:hint="eastAsia"/>
          <w:color w:val="FF0000"/>
          <w:sz w:val="24"/>
        </w:rPr>
        <w:t>甲方和抵押权人</w:t>
      </w:r>
      <w:r w:rsidR="00FA6966" w:rsidRPr="003B456A">
        <w:rPr>
          <w:rFonts w:hint="eastAsia"/>
          <w:color w:val="FF0000"/>
          <w:sz w:val="24"/>
        </w:rPr>
        <w:t>同意</w:t>
      </w:r>
      <w:r w:rsidR="00FB54DC" w:rsidRPr="003B456A">
        <w:rPr>
          <w:rFonts w:hint="eastAsia"/>
          <w:color w:val="FF0000"/>
          <w:sz w:val="24"/>
        </w:rPr>
        <w:t>，</w:t>
      </w:r>
      <w:r w:rsidR="00FA6966" w:rsidRPr="003B456A">
        <w:rPr>
          <w:rFonts w:hint="eastAsia"/>
          <w:color w:val="FF0000"/>
          <w:sz w:val="24"/>
        </w:rPr>
        <w:t>不得擅自改变车辆的所有权。</w:t>
      </w:r>
    </w:p>
    <w:p w:rsidR="00720F41" w:rsidRPr="003B456A" w:rsidRDefault="00720F41" w:rsidP="003B456A">
      <w:pPr>
        <w:spacing w:line="460" w:lineRule="exact"/>
        <w:ind w:firstLineChars="120" w:firstLine="289"/>
        <w:jc w:val="center"/>
        <w:rPr>
          <w:rFonts w:hint="eastAsia"/>
          <w:b/>
          <w:sz w:val="24"/>
        </w:rPr>
      </w:pPr>
      <w:r w:rsidRPr="003B456A">
        <w:rPr>
          <w:rFonts w:hint="eastAsia"/>
          <w:b/>
          <w:sz w:val="24"/>
        </w:rPr>
        <w:t>第六条</w:t>
      </w:r>
      <w:r w:rsidRPr="003B456A">
        <w:rPr>
          <w:rFonts w:hint="eastAsia"/>
          <w:b/>
          <w:sz w:val="24"/>
        </w:rPr>
        <w:t xml:space="preserve">  </w:t>
      </w:r>
      <w:r w:rsidRPr="003B456A">
        <w:rPr>
          <w:rFonts w:hint="eastAsia"/>
          <w:b/>
          <w:sz w:val="24"/>
        </w:rPr>
        <w:t>履约保证金</w:t>
      </w:r>
    </w:p>
    <w:p w:rsidR="00020636" w:rsidRPr="003B456A" w:rsidRDefault="00720F41" w:rsidP="003B456A">
      <w:pPr>
        <w:spacing w:line="460" w:lineRule="exact"/>
        <w:ind w:firstLineChars="120" w:firstLine="289"/>
        <w:rPr>
          <w:rFonts w:hint="eastAsia"/>
          <w:color w:val="FF0000"/>
          <w:sz w:val="24"/>
        </w:rPr>
      </w:pPr>
      <w:r w:rsidRPr="003B456A">
        <w:rPr>
          <w:rFonts w:hint="eastAsia"/>
          <w:b/>
          <w:sz w:val="24"/>
        </w:rPr>
        <w:t xml:space="preserve"> </w:t>
      </w:r>
      <w:r w:rsidR="00020636" w:rsidRPr="003B456A">
        <w:rPr>
          <w:rFonts w:hint="eastAsia"/>
          <w:sz w:val="24"/>
        </w:rPr>
        <w:t>1</w:t>
      </w:r>
      <w:r w:rsidR="00020636" w:rsidRPr="003B456A">
        <w:rPr>
          <w:rFonts w:hint="eastAsia"/>
          <w:sz w:val="24"/>
        </w:rPr>
        <w:t>、</w:t>
      </w:r>
      <w:r w:rsidRPr="003B456A">
        <w:rPr>
          <w:rFonts w:hint="eastAsia"/>
          <w:sz w:val="24"/>
        </w:rPr>
        <w:t>履约保证金作为履行本合同及其他与本合同项下之银行按揭购车的相关的合同、补充协议的履约保证。乙方完全履行本合同及其他与本合同项下之按揭购车相关的合同、补充协议的义务后，该保证金冲抵乙方应支付甲方的应付费用后</w:t>
      </w:r>
      <w:r w:rsidR="00020636" w:rsidRPr="003B456A">
        <w:rPr>
          <w:rFonts w:hint="eastAsia"/>
          <w:sz w:val="24"/>
        </w:rPr>
        <w:t>，</w:t>
      </w:r>
      <w:r w:rsidR="00020636" w:rsidRPr="003B456A">
        <w:rPr>
          <w:rFonts w:hint="eastAsia"/>
          <w:color w:val="FF0000"/>
          <w:sz w:val="24"/>
        </w:rPr>
        <w:t>多余部分</w:t>
      </w:r>
      <w:r w:rsidRPr="003B456A">
        <w:rPr>
          <w:rFonts w:hint="eastAsia"/>
          <w:sz w:val="24"/>
        </w:rPr>
        <w:t>返还乙方。合同期内，因乙方未能按银行借款合同履行还款义务的</w:t>
      </w:r>
      <w:r w:rsidR="00020636" w:rsidRPr="003B456A">
        <w:rPr>
          <w:rFonts w:hint="eastAsia"/>
          <w:sz w:val="24"/>
        </w:rPr>
        <w:t>，</w:t>
      </w:r>
      <w:r w:rsidRPr="003B456A">
        <w:rPr>
          <w:rFonts w:hint="eastAsia"/>
          <w:sz w:val="24"/>
        </w:rPr>
        <w:t>乙方对此履约保证金放弃</w:t>
      </w:r>
      <w:r w:rsidR="00020636" w:rsidRPr="003B456A">
        <w:rPr>
          <w:rFonts w:hint="eastAsia"/>
          <w:color w:val="FF0000"/>
          <w:sz w:val="24"/>
        </w:rPr>
        <w:t>收回</w:t>
      </w:r>
      <w:r w:rsidRPr="003B456A">
        <w:rPr>
          <w:rFonts w:hint="eastAsia"/>
          <w:sz w:val="24"/>
        </w:rPr>
        <w:t>权利。因乙方原因</w:t>
      </w:r>
      <w:r w:rsidR="00052732" w:rsidRPr="003B456A">
        <w:rPr>
          <w:rFonts w:hint="eastAsia"/>
          <w:sz w:val="24"/>
        </w:rPr>
        <w:t>导致甲方扣罚履约保证金</w:t>
      </w:r>
      <w:r w:rsidR="00020636" w:rsidRPr="003B456A">
        <w:rPr>
          <w:rFonts w:hint="eastAsia"/>
          <w:sz w:val="24"/>
        </w:rPr>
        <w:t>，</w:t>
      </w:r>
      <w:r w:rsidR="00052732" w:rsidRPr="003B456A">
        <w:rPr>
          <w:rFonts w:hint="eastAsia"/>
          <w:sz w:val="24"/>
        </w:rPr>
        <w:t>造成履约保证金不足的，甲方有权要求乙方</w:t>
      </w:r>
      <w:r w:rsidR="00052732" w:rsidRPr="003B456A">
        <w:rPr>
          <w:rFonts w:hint="eastAsia"/>
          <w:color w:val="FF0000"/>
          <w:sz w:val="24"/>
        </w:rPr>
        <w:t>在接到甲方通知后三日内补足。如能在规定时间内补足的履约保证金不计利息。</w:t>
      </w:r>
    </w:p>
    <w:p w:rsidR="00720F41" w:rsidRPr="003B456A" w:rsidRDefault="00020636" w:rsidP="003B456A">
      <w:pPr>
        <w:spacing w:line="460" w:lineRule="exact"/>
        <w:ind w:firstLineChars="120" w:firstLine="288"/>
        <w:rPr>
          <w:rFonts w:hint="eastAsia"/>
          <w:sz w:val="24"/>
        </w:rPr>
      </w:pPr>
      <w:r w:rsidRPr="003B456A">
        <w:rPr>
          <w:rFonts w:hint="eastAsia"/>
          <w:color w:val="FF0000"/>
          <w:sz w:val="24"/>
        </w:rPr>
        <w:t>2</w:t>
      </w:r>
      <w:r w:rsidRPr="003B456A">
        <w:rPr>
          <w:rFonts w:hint="eastAsia"/>
          <w:color w:val="FF0000"/>
          <w:sz w:val="24"/>
        </w:rPr>
        <w:t>、乙方承诺放弃</w:t>
      </w:r>
      <w:r w:rsidR="00C10014" w:rsidRPr="003B456A">
        <w:rPr>
          <w:rFonts w:hint="eastAsia"/>
          <w:color w:val="FF0000"/>
          <w:sz w:val="24"/>
        </w:rPr>
        <w:t>在此车辆</w:t>
      </w:r>
      <w:del w:id="39" w:author="Acer Computer" w:date="2010-10-11T19:43:00Z">
        <w:r w:rsidR="00C10014" w:rsidRPr="003B456A" w:rsidDel="004F49C4">
          <w:rPr>
            <w:rFonts w:hint="eastAsia"/>
            <w:color w:val="FF0000"/>
            <w:sz w:val="24"/>
          </w:rPr>
          <w:delText>分期</w:delText>
        </w:r>
      </w:del>
      <w:ins w:id="40" w:author="Acer Computer" w:date="2010-10-11T19:43:00Z">
        <w:r w:rsidR="004F49C4">
          <w:rPr>
            <w:rFonts w:hint="eastAsia"/>
            <w:color w:val="FF0000"/>
            <w:sz w:val="24"/>
          </w:rPr>
          <w:t>偿还贷款</w:t>
        </w:r>
      </w:ins>
      <w:r w:rsidR="00C10014" w:rsidRPr="003B456A">
        <w:rPr>
          <w:rFonts w:hint="eastAsia"/>
          <w:color w:val="FF0000"/>
          <w:sz w:val="24"/>
        </w:rPr>
        <w:t>期间</w:t>
      </w:r>
      <w:r w:rsidRPr="003B456A">
        <w:rPr>
          <w:rFonts w:hint="eastAsia"/>
          <w:color w:val="FF0000"/>
          <w:sz w:val="24"/>
        </w:rPr>
        <w:t>对履约保证金</w:t>
      </w:r>
      <w:r w:rsidR="005A4484" w:rsidRPr="003B456A">
        <w:rPr>
          <w:rFonts w:hint="eastAsia"/>
          <w:color w:val="FF0000"/>
          <w:sz w:val="24"/>
        </w:rPr>
        <w:t>利息</w:t>
      </w:r>
      <w:r w:rsidRPr="003B456A">
        <w:rPr>
          <w:rFonts w:hint="eastAsia"/>
          <w:color w:val="FF0000"/>
          <w:sz w:val="24"/>
        </w:rPr>
        <w:t>所属的权利</w:t>
      </w:r>
      <w:r w:rsidR="005A4484" w:rsidRPr="003B456A">
        <w:rPr>
          <w:rFonts w:hint="eastAsia"/>
          <w:color w:val="FF0000"/>
          <w:sz w:val="24"/>
        </w:rPr>
        <w:t>。</w:t>
      </w:r>
      <w:r w:rsidR="00C10014" w:rsidRPr="003B456A">
        <w:rPr>
          <w:rFonts w:hint="eastAsia"/>
          <w:color w:val="FF0000"/>
          <w:sz w:val="24"/>
        </w:rPr>
        <w:t>（履约保证金数额见附表二）。</w:t>
      </w:r>
    </w:p>
    <w:p w:rsidR="005A4484" w:rsidRPr="003B456A" w:rsidRDefault="005A4484" w:rsidP="003B456A">
      <w:pPr>
        <w:spacing w:line="460" w:lineRule="exact"/>
        <w:ind w:firstLineChars="120" w:firstLine="289"/>
        <w:jc w:val="center"/>
        <w:rPr>
          <w:rFonts w:hint="eastAsia"/>
          <w:b/>
          <w:sz w:val="24"/>
        </w:rPr>
      </w:pPr>
      <w:r w:rsidRPr="003B456A">
        <w:rPr>
          <w:rFonts w:hint="eastAsia"/>
          <w:b/>
          <w:sz w:val="24"/>
        </w:rPr>
        <w:t>第七条</w:t>
      </w:r>
      <w:r w:rsidRPr="003B456A">
        <w:rPr>
          <w:rFonts w:hint="eastAsia"/>
          <w:b/>
          <w:sz w:val="24"/>
        </w:rPr>
        <w:t xml:space="preserve">  </w:t>
      </w:r>
      <w:r w:rsidRPr="003B456A">
        <w:rPr>
          <w:rFonts w:hint="eastAsia"/>
          <w:b/>
          <w:sz w:val="24"/>
        </w:rPr>
        <w:t>车辆的保险及事故处理</w:t>
      </w:r>
    </w:p>
    <w:p w:rsidR="005A4484" w:rsidRPr="003B456A" w:rsidRDefault="005A4484" w:rsidP="003B456A">
      <w:pPr>
        <w:spacing w:line="460" w:lineRule="exact"/>
        <w:ind w:firstLineChars="120" w:firstLine="288"/>
        <w:rPr>
          <w:rFonts w:hint="eastAsia"/>
          <w:sz w:val="24"/>
        </w:rPr>
      </w:pPr>
      <w:r w:rsidRPr="003B456A">
        <w:rPr>
          <w:rFonts w:hint="eastAsia"/>
          <w:sz w:val="24"/>
        </w:rPr>
        <w:t xml:space="preserve">  1</w:t>
      </w:r>
      <w:r w:rsidRPr="003B456A">
        <w:rPr>
          <w:rFonts w:hint="eastAsia"/>
          <w:sz w:val="24"/>
        </w:rPr>
        <w:t>、</w:t>
      </w:r>
      <w:r w:rsidR="009277B9" w:rsidRPr="003B456A">
        <w:rPr>
          <w:rFonts w:hint="eastAsia"/>
          <w:color w:val="FF0000"/>
          <w:sz w:val="24"/>
        </w:rPr>
        <w:t>本合同履约期间</w:t>
      </w:r>
      <w:r w:rsidR="009277B9" w:rsidRPr="003B456A">
        <w:rPr>
          <w:rFonts w:hint="eastAsia"/>
          <w:sz w:val="24"/>
        </w:rPr>
        <w:t>（</w:t>
      </w:r>
      <w:r w:rsidRPr="003B456A">
        <w:rPr>
          <w:rFonts w:hint="eastAsia"/>
          <w:sz w:val="24"/>
        </w:rPr>
        <w:t>按揭期间</w:t>
      </w:r>
      <w:r w:rsidR="009277B9" w:rsidRPr="003B456A">
        <w:rPr>
          <w:rFonts w:hint="eastAsia"/>
          <w:sz w:val="24"/>
        </w:rPr>
        <w:t>）</w:t>
      </w:r>
      <w:r w:rsidRPr="003B456A">
        <w:rPr>
          <w:rFonts w:hint="eastAsia"/>
          <w:sz w:val="24"/>
        </w:rPr>
        <w:t>，乙方每年必须足额投保车辆保险，其中第三者责任险必须投报保</w:t>
      </w:r>
      <w:r w:rsidRPr="003B456A">
        <w:rPr>
          <w:rFonts w:hint="eastAsia"/>
          <w:sz w:val="24"/>
        </w:rPr>
        <w:t>50</w:t>
      </w:r>
      <w:r w:rsidRPr="003B456A">
        <w:rPr>
          <w:rFonts w:hint="eastAsia"/>
          <w:sz w:val="24"/>
        </w:rPr>
        <w:t>万元以上，投保项目及投保金额详见附表三。</w:t>
      </w:r>
    </w:p>
    <w:p w:rsidR="005A4484" w:rsidRPr="003B456A" w:rsidRDefault="005A4484" w:rsidP="003B456A">
      <w:pPr>
        <w:spacing w:line="460" w:lineRule="exact"/>
        <w:ind w:firstLineChars="120" w:firstLine="288"/>
        <w:rPr>
          <w:rFonts w:hint="eastAsia"/>
          <w:sz w:val="24"/>
        </w:rPr>
      </w:pPr>
      <w:r w:rsidRPr="003B456A">
        <w:rPr>
          <w:rFonts w:hint="eastAsia"/>
          <w:sz w:val="24"/>
        </w:rPr>
        <w:t xml:space="preserve">  2</w:t>
      </w:r>
      <w:r w:rsidRPr="003B456A">
        <w:rPr>
          <w:rFonts w:hint="eastAsia"/>
          <w:sz w:val="24"/>
        </w:rPr>
        <w:t>、</w:t>
      </w:r>
      <w:r w:rsidR="009277B9" w:rsidRPr="003B456A">
        <w:rPr>
          <w:rFonts w:hint="eastAsia"/>
          <w:color w:val="FF0000"/>
          <w:sz w:val="24"/>
        </w:rPr>
        <w:t>本合同履约期间</w:t>
      </w:r>
      <w:r w:rsidRPr="003B456A">
        <w:rPr>
          <w:rFonts w:hint="eastAsia"/>
          <w:sz w:val="24"/>
        </w:rPr>
        <w:t>，保险费用由乙方承担，保险第一受益人为贷款银行，保险单原件交贷款银行保管。</w:t>
      </w:r>
    </w:p>
    <w:p w:rsidR="004F4925" w:rsidRPr="003B456A" w:rsidRDefault="004F4925" w:rsidP="003B456A">
      <w:pPr>
        <w:spacing w:line="460" w:lineRule="exact"/>
        <w:ind w:firstLineChars="120" w:firstLine="288"/>
        <w:rPr>
          <w:rFonts w:hint="eastAsia"/>
          <w:sz w:val="24"/>
        </w:rPr>
      </w:pPr>
      <w:r w:rsidRPr="003B456A">
        <w:rPr>
          <w:rFonts w:hint="eastAsia"/>
          <w:sz w:val="24"/>
        </w:rPr>
        <w:t xml:space="preserve">  3</w:t>
      </w:r>
      <w:r w:rsidRPr="003B456A">
        <w:rPr>
          <w:rFonts w:hint="eastAsia"/>
          <w:sz w:val="24"/>
        </w:rPr>
        <w:t>、</w:t>
      </w:r>
      <w:r w:rsidR="009277B9" w:rsidRPr="003B456A">
        <w:rPr>
          <w:rFonts w:hint="eastAsia"/>
          <w:color w:val="FF0000"/>
          <w:sz w:val="24"/>
        </w:rPr>
        <w:t>本合同履约期间</w:t>
      </w:r>
      <w:r w:rsidR="009277B9" w:rsidRPr="003B456A">
        <w:rPr>
          <w:rFonts w:hint="eastAsia"/>
          <w:sz w:val="24"/>
        </w:rPr>
        <w:t>，乙方同意</w:t>
      </w:r>
      <w:r w:rsidR="009277B9" w:rsidRPr="003B456A">
        <w:rPr>
          <w:rFonts w:hint="eastAsia"/>
          <w:color w:val="FF0000"/>
          <w:sz w:val="24"/>
        </w:rPr>
        <w:t>由</w:t>
      </w:r>
      <w:r w:rsidRPr="003B456A">
        <w:rPr>
          <w:rFonts w:hint="eastAsia"/>
          <w:sz w:val="24"/>
        </w:rPr>
        <w:t>甲方推荐的保险公司</w:t>
      </w:r>
      <w:r w:rsidR="009277B9" w:rsidRPr="003B456A">
        <w:rPr>
          <w:rFonts w:hint="eastAsia"/>
          <w:color w:val="FF0000"/>
          <w:sz w:val="24"/>
        </w:rPr>
        <w:t>对</w:t>
      </w:r>
      <w:r w:rsidR="005B6F3E" w:rsidRPr="003B456A">
        <w:rPr>
          <w:rFonts w:hint="eastAsia"/>
          <w:color w:val="FF0000"/>
          <w:sz w:val="24"/>
        </w:rPr>
        <w:t>此车辆</w:t>
      </w:r>
      <w:r w:rsidR="009277B9" w:rsidRPr="003B456A">
        <w:rPr>
          <w:rFonts w:hint="eastAsia"/>
          <w:color w:val="FF0000"/>
          <w:sz w:val="24"/>
        </w:rPr>
        <w:t>进行</w:t>
      </w:r>
      <w:r w:rsidRPr="003B456A">
        <w:rPr>
          <w:rFonts w:hint="eastAsia"/>
          <w:sz w:val="24"/>
        </w:rPr>
        <w:t>投保，保险费在每期保险到期前</w:t>
      </w:r>
      <w:r w:rsidRPr="003B456A">
        <w:rPr>
          <w:rFonts w:hint="eastAsia"/>
          <w:sz w:val="24"/>
        </w:rPr>
        <w:t>15</w:t>
      </w:r>
      <w:r w:rsidRPr="003B456A">
        <w:rPr>
          <w:rFonts w:hint="eastAsia"/>
          <w:sz w:val="24"/>
        </w:rPr>
        <w:t>天内由</w:t>
      </w:r>
      <w:r w:rsidRPr="003B456A">
        <w:rPr>
          <w:rFonts w:hint="eastAsia"/>
          <w:color w:val="FF0000"/>
          <w:sz w:val="24"/>
        </w:rPr>
        <w:t>乙方</w:t>
      </w:r>
      <w:r w:rsidR="00A2704D" w:rsidRPr="003B456A">
        <w:rPr>
          <w:rFonts w:hint="eastAsia"/>
          <w:color w:val="FF0000"/>
          <w:sz w:val="24"/>
        </w:rPr>
        <w:t>把</w:t>
      </w:r>
      <w:r w:rsidR="00FC34F2" w:rsidRPr="003B456A">
        <w:rPr>
          <w:rFonts w:hint="eastAsia"/>
          <w:color w:val="FF0000"/>
          <w:sz w:val="24"/>
        </w:rPr>
        <w:t>保险费</w:t>
      </w:r>
      <w:r w:rsidR="00A2704D" w:rsidRPr="003B456A">
        <w:rPr>
          <w:rFonts w:hint="eastAsia"/>
          <w:color w:val="FF0000"/>
          <w:sz w:val="24"/>
        </w:rPr>
        <w:t>交</w:t>
      </w:r>
      <w:r w:rsidR="00FC34F2" w:rsidRPr="003B456A">
        <w:rPr>
          <w:rFonts w:hint="eastAsia"/>
          <w:color w:val="FF0000"/>
          <w:sz w:val="24"/>
        </w:rPr>
        <w:t>于</w:t>
      </w:r>
      <w:r w:rsidR="003D1E17" w:rsidRPr="003B456A">
        <w:rPr>
          <w:rFonts w:hint="eastAsia"/>
          <w:color w:val="FF0000"/>
          <w:sz w:val="24"/>
        </w:rPr>
        <w:t>甲</w:t>
      </w:r>
      <w:r w:rsidRPr="003B456A">
        <w:rPr>
          <w:rFonts w:hint="eastAsia"/>
          <w:color w:val="FF0000"/>
          <w:sz w:val="24"/>
        </w:rPr>
        <w:t>方，由甲</w:t>
      </w:r>
      <w:r w:rsidR="009277B9" w:rsidRPr="003B456A">
        <w:rPr>
          <w:rFonts w:hint="eastAsia"/>
          <w:color w:val="FF0000"/>
          <w:sz w:val="24"/>
        </w:rPr>
        <w:t>方</w:t>
      </w:r>
      <w:r w:rsidR="002E5907" w:rsidRPr="003B456A">
        <w:rPr>
          <w:rFonts w:hint="eastAsia"/>
          <w:color w:val="FF0000"/>
          <w:sz w:val="24"/>
        </w:rPr>
        <w:t>向保险公司</w:t>
      </w:r>
      <w:r w:rsidR="009277B9" w:rsidRPr="003B456A">
        <w:rPr>
          <w:rFonts w:hint="eastAsia"/>
          <w:color w:val="FF0000"/>
          <w:sz w:val="24"/>
        </w:rPr>
        <w:t>支付相应保险费</w:t>
      </w:r>
      <w:r w:rsidR="00A2704D" w:rsidRPr="003B456A">
        <w:rPr>
          <w:rFonts w:hint="eastAsia"/>
          <w:color w:val="FF0000"/>
          <w:sz w:val="24"/>
        </w:rPr>
        <w:t>，如未交足部分须从履约保证金中扣除，并造成履约保证金余额不足的，甲方有权要求乙方在接到甲方通知后三日内补足。</w:t>
      </w:r>
    </w:p>
    <w:p w:rsidR="003D1E17" w:rsidRPr="003B456A" w:rsidRDefault="003D1E17" w:rsidP="003B456A">
      <w:pPr>
        <w:spacing w:line="460" w:lineRule="exact"/>
        <w:ind w:firstLineChars="120" w:firstLine="288"/>
        <w:rPr>
          <w:rFonts w:hint="eastAsia"/>
          <w:sz w:val="24"/>
        </w:rPr>
      </w:pPr>
      <w:r w:rsidRPr="003B456A">
        <w:rPr>
          <w:rFonts w:hint="eastAsia"/>
          <w:sz w:val="24"/>
        </w:rPr>
        <w:t xml:space="preserve">  4</w:t>
      </w:r>
      <w:r w:rsidRPr="003B456A">
        <w:rPr>
          <w:rFonts w:hint="eastAsia"/>
          <w:sz w:val="24"/>
        </w:rPr>
        <w:t>、</w:t>
      </w:r>
      <w:r w:rsidR="002E5907" w:rsidRPr="003B456A">
        <w:rPr>
          <w:rFonts w:hint="eastAsia"/>
          <w:color w:val="FF0000"/>
          <w:sz w:val="24"/>
        </w:rPr>
        <w:t>本合同履约期间</w:t>
      </w:r>
      <w:r w:rsidRPr="003B456A">
        <w:rPr>
          <w:rFonts w:hint="eastAsia"/>
          <w:sz w:val="24"/>
        </w:rPr>
        <w:t>，发生保险责任事故，乙方应按保险有关规定立即向保险公司报案，同时迅速通知甲方，并提供出险原因报告及有关资料，甲方应积极协助乙方向保险公司办理索赔事宜。</w:t>
      </w:r>
    </w:p>
    <w:p w:rsidR="003D1E17" w:rsidRPr="003B456A" w:rsidRDefault="003D1E17" w:rsidP="003B456A">
      <w:pPr>
        <w:spacing w:line="460" w:lineRule="exact"/>
        <w:ind w:firstLineChars="120" w:firstLine="288"/>
        <w:rPr>
          <w:rFonts w:hint="eastAsia"/>
          <w:sz w:val="24"/>
        </w:rPr>
      </w:pPr>
      <w:r w:rsidRPr="003B456A">
        <w:rPr>
          <w:rFonts w:hint="eastAsia"/>
          <w:sz w:val="24"/>
        </w:rPr>
        <w:t xml:space="preserve">  5</w:t>
      </w:r>
      <w:r w:rsidRPr="003B456A">
        <w:rPr>
          <w:rFonts w:hint="eastAsia"/>
          <w:sz w:val="24"/>
        </w:rPr>
        <w:t>、</w:t>
      </w:r>
      <w:r w:rsidR="002E5907" w:rsidRPr="003B456A">
        <w:rPr>
          <w:rFonts w:hint="eastAsia"/>
          <w:color w:val="FF0000"/>
          <w:sz w:val="24"/>
        </w:rPr>
        <w:t>本合同履约期间</w:t>
      </w:r>
      <w:r w:rsidRPr="003B456A">
        <w:rPr>
          <w:rFonts w:hint="eastAsia"/>
          <w:sz w:val="24"/>
        </w:rPr>
        <w:t>，任何保险责任和非保险责任事故的赔付结果，由乙方负责，</w:t>
      </w:r>
      <w:r w:rsidR="003365C8" w:rsidRPr="003B456A">
        <w:rPr>
          <w:rFonts w:hint="eastAsia"/>
          <w:sz w:val="24"/>
        </w:rPr>
        <w:t>与</w:t>
      </w:r>
      <w:r w:rsidRPr="003B456A">
        <w:rPr>
          <w:rFonts w:hint="eastAsia"/>
          <w:sz w:val="24"/>
        </w:rPr>
        <w:t>甲方无涉。</w:t>
      </w:r>
    </w:p>
    <w:p w:rsidR="003D1E17" w:rsidRPr="003B456A" w:rsidRDefault="003D1E17" w:rsidP="003B456A">
      <w:pPr>
        <w:spacing w:line="460" w:lineRule="exact"/>
        <w:ind w:firstLineChars="120" w:firstLine="288"/>
        <w:rPr>
          <w:rFonts w:hint="eastAsia"/>
          <w:sz w:val="24"/>
        </w:rPr>
      </w:pPr>
      <w:r w:rsidRPr="003B456A">
        <w:rPr>
          <w:rFonts w:hint="eastAsia"/>
          <w:sz w:val="24"/>
        </w:rPr>
        <w:t xml:space="preserve">  6</w:t>
      </w:r>
      <w:r w:rsidRPr="003B456A">
        <w:rPr>
          <w:rFonts w:hint="eastAsia"/>
          <w:sz w:val="24"/>
        </w:rPr>
        <w:t>、</w:t>
      </w:r>
      <w:r w:rsidR="002E5907" w:rsidRPr="003B456A">
        <w:rPr>
          <w:rFonts w:hint="eastAsia"/>
          <w:color w:val="FF0000"/>
          <w:sz w:val="24"/>
        </w:rPr>
        <w:t>本合同履约期间</w:t>
      </w:r>
      <w:r w:rsidR="002E5907" w:rsidRPr="003B456A">
        <w:rPr>
          <w:rFonts w:hint="eastAsia"/>
          <w:sz w:val="24"/>
        </w:rPr>
        <w:t>，因乙方未及时足额支付</w:t>
      </w:r>
      <w:r w:rsidR="002E5907" w:rsidRPr="003B456A">
        <w:rPr>
          <w:rFonts w:hint="eastAsia"/>
          <w:color w:val="FF0000"/>
          <w:sz w:val="24"/>
        </w:rPr>
        <w:t>保险费</w:t>
      </w:r>
      <w:r w:rsidRPr="003B456A">
        <w:rPr>
          <w:rFonts w:hint="eastAsia"/>
          <w:sz w:val="24"/>
        </w:rPr>
        <w:t>造成车辆脱保或</w:t>
      </w:r>
      <w:r w:rsidR="002E5907" w:rsidRPr="003B456A">
        <w:rPr>
          <w:rFonts w:hint="eastAsia"/>
          <w:color w:val="FF0000"/>
          <w:sz w:val="24"/>
        </w:rPr>
        <w:t>其他</w:t>
      </w:r>
      <w:del w:id="41" w:author="Acer Computer" w:date="2010-10-11T19:47:00Z">
        <w:r w:rsidR="002E5907" w:rsidRPr="003B456A" w:rsidDel="004F49C4">
          <w:rPr>
            <w:rFonts w:hint="eastAsia"/>
            <w:color w:val="FF0000"/>
            <w:sz w:val="24"/>
          </w:rPr>
          <w:delText>各种</w:delText>
        </w:r>
      </w:del>
      <w:r w:rsidR="002E5907" w:rsidRPr="003B456A">
        <w:rPr>
          <w:rFonts w:hint="eastAsia"/>
          <w:color w:val="FF0000"/>
          <w:sz w:val="24"/>
        </w:rPr>
        <w:t>原因造成</w:t>
      </w:r>
      <w:r w:rsidRPr="003B456A">
        <w:rPr>
          <w:rFonts w:hint="eastAsia"/>
          <w:color w:val="FF0000"/>
          <w:sz w:val="24"/>
        </w:rPr>
        <w:t>保险公司</w:t>
      </w:r>
      <w:r w:rsidRPr="003B456A">
        <w:rPr>
          <w:rFonts w:hint="eastAsia"/>
          <w:sz w:val="24"/>
        </w:rPr>
        <w:t>拒赔的，</w:t>
      </w:r>
      <w:ins w:id="42" w:author="Acer Computer" w:date="2010-10-11T19:47:00Z">
        <w:r w:rsidR="002F72E6">
          <w:rPr>
            <w:rFonts w:hint="eastAsia"/>
            <w:sz w:val="24"/>
          </w:rPr>
          <w:t>所</w:t>
        </w:r>
      </w:ins>
      <w:ins w:id="43" w:author="Acer Computer" w:date="2010-10-11T19:48:00Z">
        <w:r w:rsidR="002F72E6">
          <w:rPr>
            <w:rFonts w:hint="eastAsia"/>
            <w:sz w:val="24"/>
          </w:rPr>
          <w:t>有</w:t>
        </w:r>
      </w:ins>
      <w:r w:rsidRPr="003B456A">
        <w:rPr>
          <w:rFonts w:hint="eastAsia"/>
          <w:sz w:val="24"/>
        </w:rPr>
        <w:t>责任由乙方承担。</w:t>
      </w:r>
    </w:p>
    <w:p w:rsidR="00145AF9" w:rsidRPr="003B456A" w:rsidRDefault="00145AF9" w:rsidP="003B456A">
      <w:pPr>
        <w:spacing w:line="460" w:lineRule="exact"/>
        <w:ind w:firstLineChars="120" w:firstLine="289"/>
        <w:jc w:val="center"/>
        <w:rPr>
          <w:rFonts w:hint="eastAsia"/>
          <w:b/>
          <w:sz w:val="24"/>
        </w:rPr>
      </w:pPr>
      <w:r w:rsidRPr="003B456A">
        <w:rPr>
          <w:rFonts w:hint="eastAsia"/>
          <w:b/>
          <w:sz w:val="24"/>
        </w:rPr>
        <w:t>第八条</w:t>
      </w:r>
      <w:r w:rsidRPr="003B456A">
        <w:rPr>
          <w:rFonts w:hint="eastAsia"/>
          <w:b/>
          <w:sz w:val="24"/>
        </w:rPr>
        <w:t xml:space="preserve">  </w:t>
      </w:r>
      <w:r w:rsidRPr="003B456A">
        <w:rPr>
          <w:rFonts w:hint="eastAsia"/>
          <w:b/>
          <w:sz w:val="24"/>
        </w:rPr>
        <w:t>按揭还款、垫付和逾期催缴费用</w:t>
      </w:r>
    </w:p>
    <w:p w:rsidR="00145AF9" w:rsidRPr="003B456A" w:rsidRDefault="00145AF9" w:rsidP="003B456A">
      <w:pPr>
        <w:spacing w:line="460" w:lineRule="exact"/>
        <w:ind w:firstLineChars="120" w:firstLine="288"/>
        <w:rPr>
          <w:rFonts w:hint="eastAsia"/>
          <w:sz w:val="24"/>
        </w:rPr>
      </w:pPr>
      <w:r w:rsidRPr="003B456A">
        <w:rPr>
          <w:rFonts w:hint="eastAsia"/>
          <w:sz w:val="24"/>
        </w:rPr>
        <w:t xml:space="preserve">  1</w:t>
      </w:r>
      <w:r w:rsidRPr="003B456A">
        <w:rPr>
          <w:rFonts w:hint="eastAsia"/>
          <w:sz w:val="24"/>
        </w:rPr>
        <w:t>、乙方必须按照与贷款银行签订的贷款合同的要求及时归还银行贷款。因乙方未按时向贷款银行归还贷款导致甲方保证金或其他款项被贷款银行扣划造成垫付的，乙方应向甲方支付垫付金额每日千分之一的资金占用费。</w:t>
      </w:r>
    </w:p>
    <w:p w:rsidR="00145AF9" w:rsidRPr="003B456A" w:rsidRDefault="00145AF9" w:rsidP="003B456A">
      <w:pPr>
        <w:spacing w:line="460" w:lineRule="exact"/>
        <w:ind w:firstLineChars="120" w:firstLine="288"/>
        <w:rPr>
          <w:rFonts w:hint="eastAsia"/>
          <w:sz w:val="24"/>
        </w:rPr>
      </w:pPr>
      <w:r w:rsidRPr="003B456A">
        <w:rPr>
          <w:rFonts w:hint="eastAsia"/>
          <w:sz w:val="24"/>
        </w:rPr>
        <w:t xml:space="preserve">  2</w:t>
      </w:r>
      <w:r w:rsidRPr="003B456A">
        <w:rPr>
          <w:rFonts w:hint="eastAsia"/>
          <w:sz w:val="24"/>
        </w:rPr>
        <w:t>、因乙方未按时向贷款银行归还贷款，导致甲方人员上门催讨的，上门催讨的交通费用和人员工资由乙方承担。上门催收的费用每次最少为</w:t>
      </w:r>
      <w:r w:rsidRPr="003B456A">
        <w:rPr>
          <w:rFonts w:hint="eastAsia"/>
          <w:sz w:val="24"/>
        </w:rPr>
        <w:t>200</w:t>
      </w:r>
      <w:r w:rsidRPr="003B456A">
        <w:rPr>
          <w:rFonts w:hint="eastAsia"/>
          <w:sz w:val="24"/>
        </w:rPr>
        <w:t>元，如实际发生的费用和人员工资合计超过</w:t>
      </w:r>
      <w:r w:rsidRPr="003B456A">
        <w:rPr>
          <w:rFonts w:hint="eastAsia"/>
          <w:sz w:val="24"/>
        </w:rPr>
        <w:t>200</w:t>
      </w:r>
      <w:r w:rsidRPr="003B456A">
        <w:rPr>
          <w:rFonts w:hint="eastAsia"/>
          <w:sz w:val="24"/>
        </w:rPr>
        <w:t>元的，按实际发生的金额收取。</w:t>
      </w:r>
    </w:p>
    <w:p w:rsidR="00145AF9" w:rsidRPr="003B456A" w:rsidRDefault="00145AF9" w:rsidP="003B456A">
      <w:pPr>
        <w:spacing w:line="460" w:lineRule="exact"/>
        <w:ind w:firstLineChars="120" w:firstLine="288"/>
        <w:rPr>
          <w:rFonts w:hint="eastAsia"/>
          <w:sz w:val="24"/>
        </w:rPr>
      </w:pPr>
      <w:r w:rsidRPr="003B456A">
        <w:rPr>
          <w:rFonts w:hint="eastAsia"/>
          <w:sz w:val="24"/>
        </w:rPr>
        <w:t xml:space="preserve">  3</w:t>
      </w:r>
      <w:r w:rsidRPr="003B456A">
        <w:rPr>
          <w:rFonts w:hint="eastAsia"/>
          <w:sz w:val="24"/>
        </w:rPr>
        <w:t>、因乙方未按时向贷款银行归还贷款导致甲方垫付达到两期的，乙方每次应向甲方支付相当于履约保证金额</w:t>
      </w:r>
      <w:r w:rsidRPr="003B456A">
        <w:rPr>
          <w:rFonts w:hint="eastAsia"/>
          <w:sz w:val="24"/>
        </w:rPr>
        <w:t>50%</w:t>
      </w:r>
      <w:r w:rsidRPr="003B456A">
        <w:rPr>
          <w:rFonts w:hint="eastAsia"/>
          <w:sz w:val="24"/>
        </w:rPr>
        <w:t>的违约金，乙方在三日内未支付的，视为同意甲方直接扣罚</w:t>
      </w:r>
      <w:r w:rsidR="001C379E" w:rsidRPr="003B456A">
        <w:rPr>
          <w:rFonts w:hint="eastAsia"/>
          <w:sz w:val="24"/>
        </w:rPr>
        <w:t>履约保证金</w:t>
      </w:r>
      <w:del w:id="44" w:author="Acer Computer" w:date="2010-10-11T19:50:00Z">
        <w:r w:rsidR="001C379E" w:rsidRPr="003B456A" w:rsidDel="00141847">
          <w:rPr>
            <w:rFonts w:hint="eastAsia"/>
            <w:sz w:val="24"/>
          </w:rPr>
          <w:delText>50%</w:delText>
        </w:r>
        <w:r w:rsidR="001C379E" w:rsidRPr="003B456A" w:rsidDel="00141847">
          <w:rPr>
            <w:rFonts w:hint="eastAsia"/>
            <w:sz w:val="24"/>
          </w:rPr>
          <w:delText>的款项</w:delText>
        </w:r>
      </w:del>
      <w:r w:rsidR="001C379E" w:rsidRPr="003B456A">
        <w:rPr>
          <w:rFonts w:hint="eastAsia"/>
          <w:sz w:val="24"/>
        </w:rPr>
        <w:t>。</w:t>
      </w:r>
    </w:p>
    <w:p w:rsidR="001C379E" w:rsidRPr="003B456A" w:rsidRDefault="001C379E" w:rsidP="003B456A">
      <w:pPr>
        <w:spacing w:line="460" w:lineRule="exact"/>
        <w:ind w:firstLineChars="120" w:firstLine="288"/>
        <w:rPr>
          <w:rFonts w:hint="eastAsia"/>
          <w:sz w:val="24"/>
        </w:rPr>
      </w:pPr>
      <w:r w:rsidRPr="003B456A">
        <w:rPr>
          <w:rFonts w:hint="eastAsia"/>
          <w:sz w:val="24"/>
        </w:rPr>
        <w:t xml:space="preserve">  4</w:t>
      </w:r>
      <w:r w:rsidRPr="003B456A">
        <w:rPr>
          <w:rFonts w:hint="eastAsia"/>
          <w:sz w:val="24"/>
        </w:rPr>
        <w:t>、因乙方未按时向贷款银行归还贷款，导致甲方承担连带担保责任而造成损失的，乙方须承担甲方的损失</w:t>
      </w:r>
      <w:r w:rsidR="00CD6CB6" w:rsidRPr="003B456A">
        <w:rPr>
          <w:rFonts w:hint="eastAsia"/>
          <w:color w:val="FF0000"/>
          <w:sz w:val="24"/>
        </w:rPr>
        <w:t>及</w:t>
      </w:r>
      <w:r w:rsidRPr="003B456A">
        <w:rPr>
          <w:rFonts w:hint="eastAsia"/>
          <w:sz w:val="24"/>
        </w:rPr>
        <w:t>甲方为挽回损失而通过诉讼或其它途径所产生的所有费用。</w:t>
      </w:r>
    </w:p>
    <w:p w:rsidR="001C379E" w:rsidRPr="003B456A" w:rsidRDefault="001C379E" w:rsidP="003B456A">
      <w:pPr>
        <w:spacing w:line="460" w:lineRule="exact"/>
        <w:ind w:firstLineChars="120" w:firstLine="288"/>
        <w:rPr>
          <w:rFonts w:hint="eastAsia"/>
          <w:sz w:val="24"/>
        </w:rPr>
      </w:pPr>
      <w:r w:rsidRPr="003B456A">
        <w:rPr>
          <w:rFonts w:hint="eastAsia"/>
          <w:sz w:val="24"/>
        </w:rPr>
        <w:t xml:space="preserve">  5</w:t>
      </w:r>
      <w:r w:rsidRPr="003B456A">
        <w:rPr>
          <w:rFonts w:hint="eastAsia"/>
          <w:sz w:val="24"/>
        </w:rPr>
        <w:t>、本条所述的所有费用，乙方承诺在费用发生后三日内支付给甲方，乙方未及时支付的，甲方有权从履约保证金中扣除，</w:t>
      </w:r>
      <w:r w:rsidR="00CD6CB6" w:rsidRPr="003B456A">
        <w:rPr>
          <w:rFonts w:hint="eastAsia"/>
          <w:sz w:val="24"/>
        </w:rPr>
        <w:t>如</w:t>
      </w:r>
      <w:r w:rsidRPr="003B456A">
        <w:rPr>
          <w:rFonts w:hint="eastAsia"/>
          <w:sz w:val="24"/>
        </w:rPr>
        <w:t>履约保证金</w:t>
      </w:r>
      <w:r w:rsidR="00CD6CB6" w:rsidRPr="003B456A">
        <w:rPr>
          <w:rFonts w:hint="eastAsia"/>
          <w:sz w:val="24"/>
        </w:rPr>
        <w:t>余额</w:t>
      </w:r>
      <w:r w:rsidRPr="003B456A">
        <w:rPr>
          <w:rFonts w:hint="eastAsia"/>
          <w:sz w:val="24"/>
        </w:rPr>
        <w:t>不足</w:t>
      </w:r>
      <w:r w:rsidR="00CD6CB6" w:rsidRPr="003B456A">
        <w:rPr>
          <w:rFonts w:hint="eastAsia"/>
          <w:sz w:val="24"/>
        </w:rPr>
        <w:t>以扣除相应费用的</w:t>
      </w:r>
      <w:r w:rsidRPr="003B456A">
        <w:rPr>
          <w:rFonts w:hint="eastAsia"/>
          <w:sz w:val="24"/>
        </w:rPr>
        <w:t>，甲方有权在合同终止清算时向乙方</w:t>
      </w:r>
      <w:r w:rsidR="00CD6CB6" w:rsidRPr="003B456A">
        <w:rPr>
          <w:rFonts w:hint="eastAsia"/>
          <w:sz w:val="24"/>
        </w:rPr>
        <w:t>进行</w:t>
      </w:r>
      <w:r w:rsidRPr="003B456A">
        <w:rPr>
          <w:rFonts w:hint="eastAsia"/>
          <w:sz w:val="24"/>
        </w:rPr>
        <w:t>主张。</w:t>
      </w:r>
    </w:p>
    <w:p w:rsidR="001C379E" w:rsidRPr="003B456A" w:rsidRDefault="001C379E" w:rsidP="003B456A">
      <w:pPr>
        <w:spacing w:line="460" w:lineRule="exact"/>
        <w:ind w:firstLineChars="120" w:firstLine="289"/>
        <w:jc w:val="center"/>
        <w:rPr>
          <w:rFonts w:hint="eastAsia"/>
          <w:b/>
          <w:sz w:val="24"/>
        </w:rPr>
      </w:pPr>
      <w:r w:rsidRPr="003B456A">
        <w:rPr>
          <w:rFonts w:hint="eastAsia"/>
          <w:b/>
          <w:sz w:val="24"/>
        </w:rPr>
        <w:t>第九条</w:t>
      </w:r>
      <w:r w:rsidRPr="003B456A">
        <w:rPr>
          <w:rFonts w:hint="eastAsia"/>
          <w:b/>
          <w:sz w:val="24"/>
        </w:rPr>
        <w:t xml:space="preserve">  </w:t>
      </w:r>
      <w:r w:rsidRPr="003B456A">
        <w:rPr>
          <w:rFonts w:hint="eastAsia"/>
          <w:b/>
          <w:sz w:val="24"/>
        </w:rPr>
        <w:t>合同的终止和清算</w:t>
      </w:r>
    </w:p>
    <w:p w:rsidR="001C379E" w:rsidRPr="003B456A" w:rsidRDefault="001C379E" w:rsidP="003B456A">
      <w:pPr>
        <w:spacing w:line="460" w:lineRule="exact"/>
        <w:ind w:firstLineChars="120" w:firstLine="289"/>
        <w:rPr>
          <w:rFonts w:hint="eastAsia"/>
          <w:sz w:val="24"/>
        </w:rPr>
      </w:pPr>
      <w:r w:rsidRPr="003B456A">
        <w:rPr>
          <w:rFonts w:hint="eastAsia"/>
          <w:b/>
          <w:sz w:val="24"/>
        </w:rPr>
        <w:t xml:space="preserve">  </w:t>
      </w:r>
      <w:r w:rsidRPr="003B456A">
        <w:rPr>
          <w:rFonts w:hint="eastAsia"/>
          <w:sz w:val="24"/>
        </w:rPr>
        <w:t>1</w:t>
      </w:r>
      <w:r w:rsidR="00CD6CB6" w:rsidRPr="003B456A">
        <w:rPr>
          <w:rFonts w:hint="eastAsia"/>
          <w:sz w:val="24"/>
        </w:rPr>
        <w:t>、本合同</w:t>
      </w:r>
      <w:r w:rsidR="00CD6CB6" w:rsidRPr="003B456A">
        <w:rPr>
          <w:rFonts w:hint="eastAsia"/>
          <w:color w:val="FF0000"/>
          <w:sz w:val="24"/>
        </w:rPr>
        <w:t>如</w:t>
      </w:r>
      <w:r w:rsidRPr="003B456A">
        <w:rPr>
          <w:rFonts w:hint="eastAsia"/>
          <w:sz w:val="24"/>
        </w:rPr>
        <w:t>按约定条件履行完毕，</w:t>
      </w:r>
      <w:r w:rsidR="00CD6CB6" w:rsidRPr="003B456A">
        <w:rPr>
          <w:rFonts w:hint="eastAsia"/>
          <w:sz w:val="24"/>
        </w:rPr>
        <w:t>本</w:t>
      </w:r>
      <w:r w:rsidRPr="003B456A">
        <w:rPr>
          <w:rFonts w:hint="eastAsia"/>
          <w:sz w:val="24"/>
        </w:rPr>
        <w:t>合同自动终止。</w:t>
      </w:r>
    </w:p>
    <w:p w:rsidR="001C379E" w:rsidRPr="003B456A" w:rsidRDefault="001C379E" w:rsidP="003B456A">
      <w:pPr>
        <w:spacing w:line="460" w:lineRule="exact"/>
        <w:ind w:firstLineChars="120" w:firstLine="288"/>
        <w:rPr>
          <w:rFonts w:hint="eastAsia"/>
          <w:sz w:val="24"/>
        </w:rPr>
      </w:pPr>
      <w:r w:rsidRPr="003B456A">
        <w:rPr>
          <w:rFonts w:hint="eastAsia"/>
          <w:sz w:val="24"/>
        </w:rPr>
        <w:t xml:space="preserve">  2</w:t>
      </w:r>
      <w:r w:rsidRPr="003B456A">
        <w:rPr>
          <w:rFonts w:hint="eastAsia"/>
          <w:sz w:val="24"/>
        </w:rPr>
        <w:t>、</w:t>
      </w:r>
      <w:r w:rsidR="00CD6CB6" w:rsidRPr="003B456A">
        <w:rPr>
          <w:rFonts w:hint="eastAsia"/>
          <w:color w:val="FF0000"/>
          <w:sz w:val="24"/>
        </w:rPr>
        <w:t>本合同履约期间内</w:t>
      </w:r>
      <w:r w:rsidRPr="003B456A">
        <w:rPr>
          <w:rFonts w:hint="eastAsia"/>
          <w:sz w:val="24"/>
        </w:rPr>
        <w:t>，</w:t>
      </w:r>
      <w:r w:rsidR="00CD6CB6" w:rsidRPr="003B456A">
        <w:rPr>
          <w:rFonts w:hint="eastAsia"/>
          <w:sz w:val="24"/>
        </w:rPr>
        <w:t>如</w:t>
      </w:r>
      <w:r w:rsidRPr="003B456A">
        <w:rPr>
          <w:rFonts w:hint="eastAsia"/>
          <w:sz w:val="24"/>
        </w:rPr>
        <w:t>车辆</w:t>
      </w:r>
      <w:r w:rsidR="00CD6CB6" w:rsidRPr="003B456A">
        <w:rPr>
          <w:rFonts w:hint="eastAsia"/>
          <w:sz w:val="24"/>
        </w:rPr>
        <w:t>发生</w:t>
      </w:r>
      <w:r w:rsidRPr="003B456A">
        <w:rPr>
          <w:rFonts w:hint="eastAsia"/>
          <w:sz w:val="24"/>
        </w:rPr>
        <w:t>灭失</w:t>
      </w:r>
      <w:r w:rsidR="00CD6CB6" w:rsidRPr="003B456A">
        <w:rPr>
          <w:rFonts w:hint="eastAsia"/>
          <w:sz w:val="24"/>
        </w:rPr>
        <w:t>的</w:t>
      </w:r>
      <w:r w:rsidRPr="003B456A">
        <w:rPr>
          <w:rFonts w:hint="eastAsia"/>
          <w:sz w:val="24"/>
        </w:rPr>
        <w:t>，乙方向贷款银行及甲方</w:t>
      </w:r>
      <w:r w:rsidR="003E79C8" w:rsidRPr="003B456A">
        <w:rPr>
          <w:rFonts w:hint="eastAsia"/>
          <w:sz w:val="24"/>
        </w:rPr>
        <w:t>赔偿完毕，</w:t>
      </w:r>
      <w:r w:rsidR="00CD6CB6" w:rsidRPr="003B456A">
        <w:rPr>
          <w:rFonts w:hint="eastAsia"/>
          <w:sz w:val="24"/>
        </w:rPr>
        <w:t>本合同</w:t>
      </w:r>
      <w:r w:rsidR="003E79C8" w:rsidRPr="003B456A">
        <w:rPr>
          <w:rFonts w:hint="eastAsia"/>
          <w:sz w:val="24"/>
        </w:rPr>
        <w:t>终止。</w:t>
      </w:r>
    </w:p>
    <w:p w:rsidR="003E79C8" w:rsidRPr="003B456A" w:rsidRDefault="003E79C8" w:rsidP="003B456A">
      <w:pPr>
        <w:spacing w:line="460" w:lineRule="exact"/>
        <w:ind w:firstLineChars="120" w:firstLine="288"/>
        <w:rPr>
          <w:rFonts w:hint="eastAsia"/>
          <w:sz w:val="24"/>
        </w:rPr>
      </w:pPr>
      <w:r w:rsidRPr="003B456A">
        <w:rPr>
          <w:rFonts w:hint="eastAsia"/>
          <w:sz w:val="24"/>
        </w:rPr>
        <w:t xml:space="preserve">  3</w:t>
      </w:r>
      <w:r w:rsidRPr="003B456A">
        <w:rPr>
          <w:rFonts w:hint="eastAsia"/>
          <w:sz w:val="24"/>
        </w:rPr>
        <w:t>、</w:t>
      </w:r>
      <w:r w:rsidR="000C7F57" w:rsidRPr="003B456A">
        <w:rPr>
          <w:rFonts w:hint="eastAsia"/>
          <w:sz w:val="24"/>
        </w:rPr>
        <w:t>如</w:t>
      </w:r>
      <w:r w:rsidRPr="003B456A">
        <w:rPr>
          <w:rFonts w:hint="eastAsia"/>
          <w:sz w:val="24"/>
        </w:rPr>
        <w:t>乙方提前还清银行贷款，经双方协商一致，可提前终止</w:t>
      </w:r>
      <w:r w:rsidR="000C7F57" w:rsidRPr="003B456A">
        <w:rPr>
          <w:rFonts w:hint="eastAsia"/>
          <w:sz w:val="24"/>
        </w:rPr>
        <w:t>本</w:t>
      </w:r>
      <w:r w:rsidRPr="003B456A">
        <w:rPr>
          <w:rFonts w:hint="eastAsia"/>
          <w:sz w:val="24"/>
        </w:rPr>
        <w:t>合同。</w:t>
      </w:r>
    </w:p>
    <w:p w:rsidR="003E79C8" w:rsidRPr="003B456A" w:rsidRDefault="003E79C8" w:rsidP="003B456A">
      <w:pPr>
        <w:spacing w:line="460" w:lineRule="exact"/>
        <w:ind w:firstLineChars="120" w:firstLine="288"/>
        <w:rPr>
          <w:rFonts w:hint="eastAsia"/>
          <w:sz w:val="24"/>
        </w:rPr>
      </w:pPr>
      <w:r w:rsidRPr="003B456A">
        <w:rPr>
          <w:rFonts w:hint="eastAsia"/>
          <w:sz w:val="24"/>
        </w:rPr>
        <w:t xml:space="preserve">  4</w:t>
      </w:r>
      <w:r w:rsidRPr="003B456A">
        <w:rPr>
          <w:rFonts w:hint="eastAsia"/>
          <w:sz w:val="24"/>
        </w:rPr>
        <w:t>、合同终止时，必须进行如下清算：</w:t>
      </w:r>
    </w:p>
    <w:p w:rsidR="003E79C8" w:rsidRPr="003B456A" w:rsidRDefault="003E79C8" w:rsidP="003B456A">
      <w:pPr>
        <w:spacing w:line="460" w:lineRule="exact"/>
        <w:rPr>
          <w:rFonts w:hint="eastAsia"/>
          <w:sz w:val="24"/>
        </w:rPr>
      </w:pPr>
      <w:r w:rsidRPr="003B456A">
        <w:rPr>
          <w:rFonts w:hint="eastAsia"/>
          <w:sz w:val="24"/>
        </w:rPr>
        <w:t xml:space="preserve">     </w:t>
      </w:r>
      <w:r w:rsidRPr="003B456A">
        <w:rPr>
          <w:sz w:val="24"/>
        </w:rPr>
        <w:fldChar w:fldCharType="begin"/>
      </w:r>
      <w:r w:rsidRPr="003B456A">
        <w:rPr>
          <w:sz w:val="24"/>
        </w:rPr>
        <w:instrText xml:space="preserve"> </w:instrText>
      </w:r>
      <w:r w:rsidRPr="003B456A">
        <w:rPr>
          <w:rFonts w:hint="eastAsia"/>
          <w:sz w:val="24"/>
        </w:rPr>
        <w:instrText>eq \o\ac(</w:instrText>
      </w:r>
      <w:r w:rsidRPr="003B456A">
        <w:rPr>
          <w:rFonts w:hint="eastAsia"/>
          <w:sz w:val="24"/>
        </w:rPr>
        <w:instrText>○</w:instrText>
      </w:r>
      <w:r w:rsidRPr="003B456A">
        <w:rPr>
          <w:rFonts w:hint="eastAsia"/>
          <w:sz w:val="24"/>
        </w:rPr>
        <w:instrText>,</w:instrText>
      </w:r>
      <w:r w:rsidRPr="003B456A">
        <w:rPr>
          <w:rFonts w:hint="eastAsia"/>
          <w:position w:val="4"/>
          <w:sz w:val="24"/>
        </w:rPr>
        <w:instrText>1</w:instrText>
      </w:r>
      <w:r w:rsidRPr="003B456A">
        <w:rPr>
          <w:rFonts w:hint="eastAsia"/>
          <w:sz w:val="24"/>
        </w:rPr>
        <w:instrText>)</w:instrText>
      </w:r>
      <w:r w:rsidRPr="003B456A">
        <w:rPr>
          <w:sz w:val="24"/>
        </w:rPr>
        <w:fldChar w:fldCharType="end"/>
      </w:r>
      <w:r w:rsidR="000C7F57" w:rsidRPr="003B456A">
        <w:rPr>
          <w:rFonts w:hint="eastAsia"/>
          <w:sz w:val="24"/>
        </w:rPr>
        <w:t>乙方应向贷款银行偿还</w:t>
      </w:r>
      <w:r w:rsidRPr="003B456A">
        <w:rPr>
          <w:rFonts w:hint="eastAsia"/>
          <w:sz w:val="24"/>
        </w:rPr>
        <w:t>全部贷款</w:t>
      </w:r>
      <w:r w:rsidR="000C7F57" w:rsidRPr="003B456A">
        <w:rPr>
          <w:rFonts w:hint="eastAsia"/>
          <w:sz w:val="24"/>
        </w:rPr>
        <w:t>，</w:t>
      </w:r>
      <w:r w:rsidR="000C7F57" w:rsidRPr="003B456A">
        <w:rPr>
          <w:rFonts w:hint="eastAsia"/>
          <w:color w:val="FF0000"/>
          <w:sz w:val="24"/>
        </w:rPr>
        <w:t>包含</w:t>
      </w:r>
      <w:r w:rsidRPr="003B456A">
        <w:rPr>
          <w:rFonts w:hint="eastAsia"/>
          <w:sz w:val="24"/>
        </w:rPr>
        <w:t>本金、利息和罚息</w:t>
      </w:r>
      <w:r w:rsidR="00AF5703" w:rsidRPr="003B456A">
        <w:rPr>
          <w:rFonts w:hint="eastAsia"/>
          <w:sz w:val="24"/>
        </w:rPr>
        <w:t>等</w:t>
      </w:r>
      <w:r w:rsidRPr="003B456A">
        <w:rPr>
          <w:rFonts w:hint="eastAsia"/>
          <w:sz w:val="24"/>
        </w:rPr>
        <w:t>。</w:t>
      </w:r>
    </w:p>
    <w:p w:rsidR="003E79C8" w:rsidRPr="003B456A" w:rsidRDefault="003E79C8" w:rsidP="003B456A">
      <w:pPr>
        <w:spacing w:line="460" w:lineRule="exact"/>
        <w:rPr>
          <w:rFonts w:hint="eastAsia"/>
          <w:color w:val="FF0000"/>
          <w:sz w:val="24"/>
        </w:rPr>
      </w:pPr>
      <w:r w:rsidRPr="003B456A">
        <w:rPr>
          <w:rFonts w:hint="eastAsia"/>
          <w:color w:val="FF0000"/>
          <w:sz w:val="24"/>
        </w:rPr>
        <w:t xml:space="preserve">      </w:t>
      </w:r>
      <w:r w:rsidRPr="003B456A">
        <w:rPr>
          <w:color w:val="FF0000"/>
          <w:sz w:val="24"/>
        </w:rPr>
        <w:fldChar w:fldCharType="begin"/>
      </w:r>
      <w:r w:rsidRPr="003B456A">
        <w:rPr>
          <w:color w:val="FF0000"/>
          <w:sz w:val="24"/>
        </w:rPr>
        <w:instrText xml:space="preserve"> </w:instrText>
      </w:r>
      <w:r w:rsidRPr="003B456A">
        <w:rPr>
          <w:rFonts w:hint="eastAsia"/>
          <w:color w:val="FF0000"/>
          <w:sz w:val="24"/>
        </w:rPr>
        <w:instrText>eq \o\ac(</w:instrText>
      </w:r>
      <w:r w:rsidRPr="003B456A">
        <w:rPr>
          <w:rFonts w:hint="eastAsia"/>
          <w:color w:val="FF0000"/>
          <w:sz w:val="24"/>
        </w:rPr>
        <w:instrText>○</w:instrText>
      </w:r>
      <w:r w:rsidRPr="003B456A">
        <w:rPr>
          <w:rFonts w:hint="eastAsia"/>
          <w:color w:val="FF0000"/>
          <w:sz w:val="24"/>
        </w:rPr>
        <w:instrText>,</w:instrText>
      </w:r>
      <w:r w:rsidRPr="003B456A">
        <w:rPr>
          <w:rFonts w:hint="eastAsia"/>
          <w:color w:val="FF0000"/>
          <w:position w:val="4"/>
          <w:sz w:val="24"/>
        </w:rPr>
        <w:instrText>2</w:instrText>
      </w:r>
      <w:r w:rsidRPr="003B456A">
        <w:rPr>
          <w:rFonts w:hint="eastAsia"/>
          <w:color w:val="FF0000"/>
          <w:sz w:val="24"/>
        </w:rPr>
        <w:instrText>)</w:instrText>
      </w:r>
      <w:r w:rsidRPr="003B456A">
        <w:rPr>
          <w:color w:val="FF0000"/>
          <w:sz w:val="24"/>
        </w:rPr>
        <w:fldChar w:fldCharType="end"/>
      </w:r>
      <w:r w:rsidRPr="003B456A">
        <w:rPr>
          <w:rFonts w:hint="eastAsia"/>
          <w:color w:val="FF0000"/>
          <w:sz w:val="24"/>
        </w:rPr>
        <w:t>乙方应向甲方支付</w:t>
      </w:r>
      <w:r w:rsidR="000C7F57" w:rsidRPr="003B456A">
        <w:rPr>
          <w:rFonts w:hint="eastAsia"/>
          <w:color w:val="FF0000"/>
          <w:sz w:val="24"/>
        </w:rPr>
        <w:t>垫付资金</w:t>
      </w:r>
      <w:r w:rsidRPr="003B456A">
        <w:rPr>
          <w:rFonts w:hint="eastAsia"/>
          <w:color w:val="FF0000"/>
          <w:sz w:val="24"/>
        </w:rPr>
        <w:t>、资金占用费、违约金、上门催收费及其它应付的</w:t>
      </w:r>
      <w:r w:rsidR="000C7F57" w:rsidRPr="003B456A">
        <w:rPr>
          <w:rFonts w:hint="eastAsia"/>
          <w:color w:val="FF0000"/>
          <w:sz w:val="24"/>
        </w:rPr>
        <w:t>所有</w:t>
      </w:r>
      <w:r w:rsidRPr="003B456A">
        <w:rPr>
          <w:rFonts w:hint="eastAsia"/>
          <w:color w:val="FF0000"/>
          <w:sz w:val="24"/>
        </w:rPr>
        <w:t>费用。</w:t>
      </w:r>
    </w:p>
    <w:p w:rsidR="003E79C8" w:rsidRPr="003B456A" w:rsidRDefault="003E79C8" w:rsidP="003B456A">
      <w:pPr>
        <w:spacing w:line="460" w:lineRule="exact"/>
        <w:rPr>
          <w:rFonts w:hint="eastAsia"/>
          <w:color w:val="FF0000"/>
          <w:sz w:val="24"/>
        </w:rPr>
      </w:pPr>
      <w:r w:rsidRPr="003B456A">
        <w:rPr>
          <w:rFonts w:hint="eastAsia"/>
          <w:color w:val="FF0000"/>
          <w:sz w:val="24"/>
        </w:rPr>
        <w:t xml:space="preserve">      </w:t>
      </w:r>
      <w:r w:rsidRPr="003B456A">
        <w:rPr>
          <w:color w:val="FF0000"/>
          <w:sz w:val="24"/>
        </w:rPr>
        <w:fldChar w:fldCharType="begin"/>
      </w:r>
      <w:r w:rsidRPr="003B456A">
        <w:rPr>
          <w:color w:val="FF0000"/>
          <w:sz w:val="24"/>
        </w:rPr>
        <w:instrText xml:space="preserve"> </w:instrText>
      </w:r>
      <w:r w:rsidRPr="003B456A">
        <w:rPr>
          <w:rFonts w:hint="eastAsia"/>
          <w:color w:val="FF0000"/>
          <w:sz w:val="24"/>
        </w:rPr>
        <w:instrText>eq \o\ac(</w:instrText>
      </w:r>
      <w:r w:rsidRPr="003B456A">
        <w:rPr>
          <w:rFonts w:hint="eastAsia"/>
          <w:color w:val="FF0000"/>
          <w:sz w:val="24"/>
        </w:rPr>
        <w:instrText>○</w:instrText>
      </w:r>
      <w:r w:rsidRPr="003B456A">
        <w:rPr>
          <w:rFonts w:hint="eastAsia"/>
          <w:color w:val="FF0000"/>
          <w:sz w:val="24"/>
        </w:rPr>
        <w:instrText>,</w:instrText>
      </w:r>
      <w:r w:rsidRPr="003B456A">
        <w:rPr>
          <w:rFonts w:hint="eastAsia"/>
          <w:color w:val="FF0000"/>
          <w:position w:val="4"/>
          <w:sz w:val="24"/>
        </w:rPr>
        <w:instrText>3</w:instrText>
      </w:r>
      <w:r w:rsidRPr="003B456A">
        <w:rPr>
          <w:rFonts w:hint="eastAsia"/>
          <w:color w:val="FF0000"/>
          <w:sz w:val="24"/>
        </w:rPr>
        <w:instrText>)</w:instrText>
      </w:r>
      <w:r w:rsidRPr="003B456A">
        <w:rPr>
          <w:color w:val="FF0000"/>
          <w:sz w:val="24"/>
        </w:rPr>
        <w:fldChar w:fldCharType="end"/>
      </w:r>
      <w:r w:rsidR="000C7F57" w:rsidRPr="003B456A">
        <w:rPr>
          <w:rFonts w:hint="eastAsia"/>
          <w:color w:val="FF0000"/>
          <w:sz w:val="24"/>
        </w:rPr>
        <w:t>甲方应向乙方返还本合同约定内应扣除的款项</w:t>
      </w:r>
      <w:r w:rsidR="00161CE8" w:rsidRPr="003B456A">
        <w:rPr>
          <w:rFonts w:hint="eastAsia"/>
          <w:color w:val="FF0000"/>
          <w:sz w:val="24"/>
        </w:rPr>
        <w:t>后</w:t>
      </w:r>
      <w:r w:rsidR="000C7F57" w:rsidRPr="003B456A">
        <w:rPr>
          <w:rFonts w:hint="eastAsia"/>
          <w:color w:val="FF0000"/>
          <w:sz w:val="24"/>
        </w:rPr>
        <w:t>的剩余金额</w:t>
      </w:r>
      <w:r w:rsidR="00161CE8" w:rsidRPr="003B456A">
        <w:rPr>
          <w:rFonts w:hint="eastAsia"/>
          <w:color w:val="FF0000"/>
          <w:sz w:val="24"/>
        </w:rPr>
        <w:t>。</w:t>
      </w:r>
    </w:p>
    <w:p w:rsidR="00161CE8" w:rsidRPr="003B456A" w:rsidRDefault="00161CE8" w:rsidP="003B456A">
      <w:pPr>
        <w:spacing w:line="460" w:lineRule="exact"/>
        <w:rPr>
          <w:rFonts w:hint="eastAsia"/>
          <w:sz w:val="24"/>
        </w:rPr>
      </w:pPr>
      <w:r w:rsidRPr="003B456A">
        <w:rPr>
          <w:rFonts w:hint="eastAsia"/>
          <w:sz w:val="24"/>
        </w:rPr>
        <w:t xml:space="preserve">      </w:t>
      </w:r>
      <w:r w:rsidRPr="003B456A">
        <w:rPr>
          <w:sz w:val="24"/>
        </w:rPr>
        <w:fldChar w:fldCharType="begin"/>
      </w:r>
      <w:r w:rsidRPr="003B456A">
        <w:rPr>
          <w:sz w:val="24"/>
        </w:rPr>
        <w:instrText xml:space="preserve"> </w:instrText>
      </w:r>
      <w:r w:rsidRPr="003B456A">
        <w:rPr>
          <w:rFonts w:hint="eastAsia"/>
          <w:sz w:val="24"/>
        </w:rPr>
        <w:instrText>eq \o\ac(</w:instrText>
      </w:r>
      <w:r w:rsidRPr="003B456A">
        <w:rPr>
          <w:rFonts w:hint="eastAsia"/>
          <w:sz w:val="24"/>
        </w:rPr>
        <w:instrText>○</w:instrText>
      </w:r>
      <w:r w:rsidRPr="003B456A">
        <w:rPr>
          <w:rFonts w:hint="eastAsia"/>
          <w:sz w:val="24"/>
        </w:rPr>
        <w:instrText>,</w:instrText>
      </w:r>
      <w:r w:rsidRPr="003B456A">
        <w:rPr>
          <w:rFonts w:hint="eastAsia"/>
          <w:position w:val="4"/>
          <w:sz w:val="24"/>
        </w:rPr>
        <w:instrText>4</w:instrText>
      </w:r>
      <w:r w:rsidRPr="003B456A">
        <w:rPr>
          <w:rFonts w:hint="eastAsia"/>
          <w:sz w:val="24"/>
        </w:rPr>
        <w:instrText>)</w:instrText>
      </w:r>
      <w:r w:rsidRPr="003B456A">
        <w:rPr>
          <w:sz w:val="24"/>
        </w:rPr>
        <w:fldChar w:fldCharType="end"/>
      </w:r>
      <w:r w:rsidRPr="003B456A">
        <w:rPr>
          <w:rFonts w:hint="eastAsia"/>
          <w:sz w:val="24"/>
        </w:rPr>
        <w:t>合同终止清算时，甲方不予返还所有已经收取的费用（除履约保证金和本合同第四条第</w:t>
      </w:r>
      <w:r w:rsidRPr="003B456A">
        <w:rPr>
          <w:rFonts w:hint="eastAsia"/>
          <w:sz w:val="24"/>
        </w:rPr>
        <w:t>4</w:t>
      </w:r>
      <w:r w:rsidRPr="003B456A">
        <w:rPr>
          <w:rFonts w:hint="eastAsia"/>
          <w:sz w:val="24"/>
        </w:rPr>
        <w:t>款约定的情形外）。</w:t>
      </w:r>
    </w:p>
    <w:p w:rsidR="000E554B" w:rsidRPr="003B456A" w:rsidRDefault="000E554B" w:rsidP="003B456A">
      <w:pPr>
        <w:spacing w:line="460" w:lineRule="exact"/>
        <w:rPr>
          <w:rFonts w:hint="eastAsia"/>
          <w:sz w:val="24"/>
        </w:rPr>
      </w:pPr>
      <w:r w:rsidRPr="003B456A">
        <w:rPr>
          <w:rFonts w:hint="eastAsia"/>
          <w:sz w:val="24"/>
        </w:rPr>
        <w:t xml:space="preserve">     5</w:t>
      </w:r>
      <w:r w:rsidRPr="003B456A">
        <w:rPr>
          <w:rFonts w:hint="eastAsia"/>
          <w:sz w:val="24"/>
        </w:rPr>
        <w:t>、清算完毕后，甲方将按揭车辆的购车发票和《机动车登记证书》原件交还给乙方或出具证明由乙方直接向贷款银行领取。</w:t>
      </w:r>
    </w:p>
    <w:p w:rsidR="000E554B" w:rsidRPr="003B456A" w:rsidRDefault="000E554B" w:rsidP="003B456A">
      <w:pPr>
        <w:spacing w:line="460" w:lineRule="exact"/>
        <w:jc w:val="center"/>
        <w:rPr>
          <w:rFonts w:hint="eastAsia"/>
          <w:b/>
          <w:sz w:val="24"/>
        </w:rPr>
      </w:pPr>
      <w:r w:rsidRPr="003B456A">
        <w:rPr>
          <w:rFonts w:hint="eastAsia"/>
          <w:b/>
          <w:sz w:val="24"/>
        </w:rPr>
        <w:t>第十条</w:t>
      </w:r>
      <w:r w:rsidRPr="003B456A">
        <w:rPr>
          <w:rFonts w:hint="eastAsia"/>
          <w:b/>
          <w:sz w:val="24"/>
        </w:rPr>
        <w:t xml:space="preserve">  </w:t>
      </w:r>
      <w:r w:rsidRPr="003B456A">
        <w:rPr>
          <w:rFonts w:hint="eastAsia"/>
          <w:b/>
          <w:sz w:val="24"/>
        </w:rPr>
        <w:t>合同期限</w:t>
      </w:r>
    </w:p>
    <w:p w:rsidR="000E554B" w:rsidRPr="003B456A" w:rsidRDefault="000E554B" w:rsidP="003B456A">
      <w:pPr>
        <w:spacing w:line="460" w:lineRule="exact"/>
        <w:rPr>
          <w:rFonts w:hint="eastAsia"/>
          <w:sz w:val="24"/>
        </w:rPr>
      </w:pPr>
      <w:r w:rsidRPr="003B456A">
        <w:rPr>
          <w:rFonts w:hint="eastAsia"/>
          <w:sz w:val="24"/>
        </w:rPr>
        <w:t xml:space="preserve">     </w:t>
      </w:r>
      <w:r w:rsidRPr="003B456A">
        <w:rPr>
          <w:rFonts w:hint="eastAsia"/>
          <w:sz w:val="24"/>
        </w:rPr>
        <w:t>本合同期限自签订之日起</w:t>
      </w:r>
      <w:r w:rsidR="00C13DF6" w:rsidRPr="003B456A">
        <w:rPr>
          <w:rFonts w:hint="eastAsia"/>
          <w:sz w:val="24"/>
        </w:rPr>
        <w:t>至乙方还清银行贷款和甲方的所有债务之日止。</w:t>
      </w:r>
    </w:p>
    <w:p w:rsidR="00C13DF6" w:rsidRPr="003B456A" w:rsidRDefault="00C13DF6" w:rsidP="003B456A">
      <w:pPr>
        <w:spacing w:line="460" w:lineRule="exact"/>
        <w:jc w:val="center"/>
        <w:rPr>
          <w:rFonts w:hint="eastAsia"/>
          <w:b/>
          <w:sz w:val="24"/>
        </w:rPr>
      </w:pPr>
      <w:r w:rsidRPr="003B456A">
        <w:rPr>
          <w:rFonts w:hint="eastAsia"/>
          <w:b/>
          <w:sz w:val="24"/>
        </w:rPr>
        <w:t>第十一条</w:t>
      </w:r>
      <w:r w:rsidRPr="003B456A">
        <w:rPr>
          <w:rFonts w:hint="eastAsia"/>
          <w:b/>
          <w:sz w:val="24"/>
        </w:rPr>
        <w:t xml:space="preserve">  </w:t>
      </w:r>
      <w:r w:rsidRPr="003B456A">
        <w:rPr>
          <w:rFonts w:hint="eastAsia"/>
          <w:b/>
          <w:sz w:val="24"/>
        </w:rPr>
        <w:t>违约处理</w:t>
      </w:r>
    </w:p>
    <w:p w:rsidR="00C13DF6" w:rsidRPr="003B456A" w:rsidRDefault="00C13DF6" w:rsidP="003B456A">
      <w:pPr>
        <w:spacing w:line="460" w:lineRule="exact"/>
        <w:rPr>
          <w:rFonts w:hint="eastAsia"/>
          <w:color w:val="FF0000"/>
          <w:sz w:val="24"/>
        </w:rPr>
      </w:pPr>
      <w:r w:rsidRPr="003B456A">
        <w:rPr>
          <w:rFonts w:hint="eastAsia"/>
          <w:color w:val="FF0000"/>
          <w:sz w:val="24"/>
        </w:rPr>
        <w:t xml:space="preserve">    1</w:t>
      </w:r>
      <w:r w:rsidRPr="003B456A">
        <w:rPr>
          <w:rFonts w:hint="eastAsia"/>
          <w:color w:val="FF0000"/>
          <w:sz w:val="24"/>
        </w:rPr>
        <w:t>、乙方在</w:t>
      </w:r>
      <w:r w:rsidR="000C7F57" w:rsidRPr="003B456A">
        <w:rPr>
          <w:rFonts w:hint="eastAsia"/>
          <w:color w:val="FF0000"/>
          <w:sz w:val="24"/>
        </w:rPr>
        <w:t>向甲方</w:t>
      </w:r>
      <w:r w:rsidRPr="003B456A">
        <w:rPr>
          <w:rFonts w:hint="eastAsia"/>
          <w:color w:val="FF0000"/>
          <w:sz w:val="24"/>
        </w:rPr>
        <w:t>支付履约保证金后，擅自解除合同，甲方所收</w:t>
      </w:r>
      <w:r w:rsidR="000C7F57" w:rsidRPr="003B456A">
        <w:rPr>
          <w:rFonts w:hint="eastAsia"/>
          <w:color w:val="FF0000"/>
          <w:sz w:val="24"/>
        </w:rPr>
        <w:t>取的</w:t>
      </w:r>
      <w:r w:rsidRPr="003B456A">
        <w:rPr>
          <w:rFonts w:hint="eastAsia"/>
          <w:color w:val="FF0000"/>
          <w:sz w:val="24"/>
        </w:rPr>
        <w:t>履约保证金不予退还；</w:t>
      </w:r>
      <w:r w:rsidR="000C7F57" w:rsidRPr="003B456A">
        <w:rPr>
          <w:rFonts w:hint="eastAsia"/>
          <w:color w:val="FF0000"/>
          <w:sz w:val="24"/>
        </w:rPr>
        <w:t>甲</w:t>
      </w:r>
      <w:r w:rsidRPr="003B456A">
        <w:rPr>
          <w:rFonts w:hint="eastAsia"/>
          <w:color w:val="FF0000"/>
          <w:sz w:val="24"/>
        </w:rPr>
        <w:t>方</w:t>
      </w:r>
      <w:r w:rsidR="000C7F57" w:rsidRPr="003B456A">
        <w:rPr>
          <w:rFonts w:hint="eastAsia"/>
          <w:color w:val="FF0000"/>
          <w:sz w:val="24"/>
        </w:rPr>
        <w:t>向乙方收</w:t>
      </w:r>
      <w:r w:rsidRPr="003B456A">
        <w:rPr>
          <w:rFonts w:hint="eastAsia"/>
          <w:color w:val="FF0000"/>
          <w:sz w:val="24"/>
        </w:rPr>
        <w:t>取履约保证金后</w:t>
      </w:r>
      <w:r w:rsidR="00F369F2" w:rsidRPr="003B456A">
        <w:rPr>
          <w:rFonts w:hint="eastAsia"/>
          <w:color w:val="FF0000"/>
          <w:sz w:val="24"/>
        </w:rPr>
        <w:t>，无故解除合同</w:t>
      </w:r>
      <w:r w:rsidR="000C7F57" w:rsidRPr="003B456A">
        <w:rPr>
          <w:rFonts w:hint="eastAsia"/>
          <w:color w:val="FF0000"/>
          <w:sz w:val="24"/>
        </w:rPr>
        <w:t>的，</w:t>
      </w:r>
      <w:r w:rsidR="00F369F2" w:rsidRPr="003B456A">
        <w:rPr>
          <w:rFonts w:hint="eastAsia"/>
          <w:color w:val="FF0000"/>
          <w:sz w:val="24"/>
        </w:rPr>
        <w:t>应</w:t>
      </w:r>
      <w:r w:rsidR="000C7F57" w:rsidRPr="003B456A">
        <w:rPr>
          <w:rFonts w:hint="eastAsia"/>
          <w:color w:val="FF0000"/>
          <w:sz w:val="24"/>
        </w:rPr>
        <w:t>将履约保证金</w:t>
      </w:r>
      <w:r w:rsidR="00F369F2" w:rsidRPr="003B456A">
        <w:rPr>
          <w:rFonts w:hint="eastAsia"/>
          <w:color w:val="FF0000"/>
          <w:sz w:val="24"/>
        </w:rPr>
        <w:t>双倍返还乙方。</w:t>
      </w:r>
    </w:p>
    <w:p w:rsidR="00F369F2" w:rsidRPr="003B456A" w:rsidRDefault="00F369F2" w:rsidP="003B456A">
      <w:pPr>
        <w:spacing w:line="460" w:lineRule="exact"/>
        <w:ind w:firstLine="600"/>
        <w:rPr>
          <w:rFonts w:hint="eastAsia"/>
          <w:sz w:val="24"/>
        </w:rPr>
      </w:pPr>
      <w:r w:rsidRPr="003B456A">
        <w:rPr>
          <w:rFonts w:hint="eastAsia"/>
          <w:sz w:val="24"/>
        </w:rPr>
        <w:t>2</w:t>
      </w:r>
      <w:r w:rsidRPr="003B456A">
        <w:rPr>
          <w:rFonts w:hint="eastAsia"/>
          <w:sz w:val="24"/>
        </w:rPr>
        <w:t>、出现下列情况之一，则视为乙方违约：</w:t>
      </w:r>
    </w:p>
    <w:p w:rsidR="00F369F2" w:rsidRPr="003B456A" w:rsidRDefault="00F369F2" w:rsidP="003B456A">
      <w:pPr>
        <w:spacing w:line="460" w:lineRule="exact"/>
        <w:ind w:firstLine="600"/>
        <w:rPr>
          <w:rFonts w:hint="eastAsia"/>
          <w:color w:val="FF0000"/>
          <w:sz w:val="24"/>
        </w:rPr>
      </w:pPr>
      <w:r w:rsidRPr="003B456A">
        <w:rPr>
          <w:color w:val="FF0000"/>
          <w:sz w:val="24"/>
        </w:rPr>
        <w:fldChar w:fldCharType="begin"/>
      </w:r>
      <w:r w:rsidRPr="003B456A">
        <w:rPr>
          <w:color w:val="FF0000"/>
          <w:sz w:val="24"/>
        </w:rPr>
        <w:instrText xml:space="preserve"> </w:instrText>
      </w:r>
      <w:r w:rsidRPr="003B456A">
        <w:rPr>
          <w:rFonts w:hint="eastAsia"/>
          <w:color w:val="FF0000"/>
          <w:sz w:val="24"/>
        </w:rPr>
        <w:instrText>eq \o\ac(</w:instrText>
      </w:r>
      <w:r w:rsidRPr="003B456A">
        <w:rPr>
          <w:rFonts w:hint="eastAsia"/>
          <w:color w:val="FF0000"/>
          <w:sz w:val="24"/>
        </w:rPr>
        <w:instrText>○</w:instrText>
      </w:r>
      <w:r w:rsidRPr="003B456A">
        <w:rPr>
          <w:rFonts w:hint="eastAsia"/>
          <w:color w:val="FF0000"/>
          <w:sz w:val="24"/>
        </w:rPr>
        <w:instrText>,</w:instrText>
      </w:r>
      <w:r w:rsidRPr="003B456A">
        <w:rPr>
          <w:rFonts w:hint="eastAsia"/>
          <w:color w:val="FF0000"/>
          <w:position w:val="4"/>
          <w:sz w:val="24"/>
        </w:rPr>
        <w:instrText>1</w:instrText>
      </w:r>
      <w:r w:rsidRPr="003B456A">
        <w:rPr>
          <w:rFonts w:hint="eastAsia"/>
          <w:color w:val="FF0000"/>
          <w:sz w:val="24"/>
        </w:rPr>
        <w:instrText>)</w:instrText>
      </w:r>
      <w:r w:rsidRPr="003B456A">
        <w:rPr>
          <w:color w:val="FF0000"/>
          <w:sz w:val="24"/>
        </w:rPr>
        <w:fldChar w:fldCharType="end"/>
      </w:r>
      <w:r w:rsidRPr="003B456A">
        <w:rPr>
          <w:rFonts w:hint="eastAsia"/>
          <w:color w:val="FF0000"/>
          <w:sz w:val="24"/>
        </w:rPr>
        <w:t>乙方连续</w:t>
      </w:r>
      <w:r w:rsidR="000C7F57" w:rsidRPr="003B456A">
        <w:rPr>
          <w:rFonts w:hint="eastAsia"/>
          <w:color w:val="FF0000"/>
          <w:sz w:val="24"/>
        </w:rPr>
        <w:t>在</w:t>
      </w:r>
      <w:r w:rsidRPr="003B456A">
        <w:rPr>
          <w:rFonts w:hint="eastAsia"/>
          <w:color w:val="FF0000"/>
          <w:sz w:val="24"/>
        </w:rPr>
        <w:t>二</w:t>
      </w:r>
      <w:r w:rsidR="000C7F57" w:rsidRPr="003B456A">
        <w:rPr>
          <w:rFonts w:hint="eastAsia"/>
          <w:color w:val="FF0000"/>
          <w:sz w:val="24"/>
        </w:rPr>
        <w:t>个</w:t>
      </w:r>
      <w:r w:rsidRPr="003B456A">
        <w:rPr>
          <w:rFonts w:hint="eastAsia"/>
          <w:color w:val="FF0000"/>
          <w:sz w:val="24"/>
        </w:rPr>
        <w:t>付款期</w:t>
      </w:r>
      <w:r w:rsidR="000C7F57" w:rsidRPr="003B456A">
        <w:rPr>
          <w:rFonts w:hint="eastAsia"/>
          <w:color w:val="FF0000"/>
          <w:sz w:val="24"/>
        </w:rPr>
        <w:t>内</w:t>
      </w:r>
      <w:r w:rsidRPr="003B456A">
        <w:rPr>
          <w:rFonts w:hint="eastAsia"/>
          <w:color w:val="FF0000"/>
          <w:sz w:val="24"/>
        </w:rPr>
        <w:t>或在累计四个付款期</w:t>
      </w:r>
      <w:r w:rsidR="000C7F57" w:rsidRPr="003B456A">
        <w:rPr>
          <w:rFonts w:hint="eastAsia"/>
          <w:color w:val="FF0000"/>
          <w:sz w:val="24"/>
        </w:rPr>
        <w:t>内，</w:t>
      </w:r>
      <w:r w:rsidRPr="003B456A">
        <w:rPr>
          <w:rFonts w:hint="eastAsia"/>
          <w:color w:val="FF0000"/>
          <w:sz w:val="24"/>
        </w:rPr>
        <w:t>未按时向贷款银行偿还贷款本息的；</w:t>
      </w:r>
    </w:p>
    <w:p w:rsidR="00F369F2" w:rsidRPr="003B456A" w:rsidRDefault="00F369F2" w:rsidP="003B456A">
      <w:pPr>
        <w:spacing w:line="460" w:lineRule="exact"/>
        <w:ind w:firstLine="600"/>
        <w:rPr>
          <w:rFonts w:hint="eastAsia"/>
          <w:sz w:val="24"/>
        </w:rPr>
      </w:pPr>
      <w:r w:rsidRPr="003B456A">
        <w:rPr>
          <w:sz w:val="24"/>
        </w:rPr>
        <w:fldChar w:fldCharType="begin"/>
      </w:r>
      <w:r w:rsidRPr="003B456A">
        <w:rPr>
          <w:sz w:val="24"/>
        </w:rPr>
        <w:instrText xml:space="preserve"> </w:instrText>
      </w:r>
      <w:r w:rsidRPr="003B456A">
        <w:rPr>
          <w:rFonts w:hint="eastAsia"/>
          <w:sz w:val="24"/>
        </w:rPr>
        <w:instrText>eq \o\ac(</w:instrText>
      </w:r>
      <w:r w:rsidRPr="003B456A">
        <w:rPr>
          <w:rFonts w:hint="eastAsia"/>
          <w:sz w:val="24"/>
        </w:rPr>
        <w:instrText>○</w:instrText>
      </w:r>
      <w:r w:rsidRPr="003B456A">
        <w:rPr>
          <w:rFonts w:hint="eastAsia"/>
          <w:sz w:val="24"/>
        </w:rPr>
        <w:instrText>,</w:instrText>
      </w:r>
      <w:r w:rsidRPr="003B456A">
        <w:rPr>
          <w:rFonts w:hint="eastAsia"/>
          <w:position w:val="4"/>
          <w:sz w:val="24"/>
        </w:rPr>
        <w:instrText>2</w:instrText>
      </w:r>
      <w:r w:rsidRPr="003B456A">
        <w:rPr>
          <w:rFonts w:hint="eastAsia"/>
          <w:sz w:val="24"/>
        </w:rPr>
        <w:instrText>)</w:instrText>
      </w:r>
      <w:r w:rsidRPr="003B456A">
        <w:rPr>
          <w:sz w:val="24"/>
        </w:rPr>
        <w:fldChar w:fldCharType="end"/>
      </w:r>
      <w:r w:rsidR="00C27FB1" w:rsidRPr="003B456A">
        <w:rPr>
          <w:rFonts w:hint="eastAsia"/>
          <w:sz w:val="24"/>
        </w:rPr>
        <w:t>乙方未按本合同第五条规定办理车辆上牌和抵押登记手续的；</w:t>
      </w:r>
    </w:p>
    <w:p w:rsidR="00F369F2" w:rsidRPr="003B456A" w:rsidRDefault="00C27FB1" w:rsidP="003B456A">
      <w:pPr>
        <w:spacing w:line="460" w:lineRule="exact"/>
        <w:ind w:firstLine="600"/>
        <w:rPr>
          <w:rFonts w:hint="eastAsia"/>
          <w:sz w:val="24"/>
        </w:rPr>
      </w:pPr>
      <w:r w:rsidRPr="003B456A">
        <w:rPr>
          <w:sz w:val="24"/>
        </w:rPr>
        <w:fldChar w:fldCharType="begin"/>
      </w:r>
      <w:r w:rsidRPr="003B456A">
        <w:rPr>
          <w:sz w:val="24"/>
        </w:rPr>
        <w:instrText xml:space="preserve"> </w:instrText>
      </w:r>
      <w:r w:rsidRPr="003B456A">
        <w:rPr>
          <w:rFonts w:hint="eastAsia"/>
          <w:sz w:val="24"/>
        </w:rPr>
        <w:instrText>eq \o\ac(</w:instrText>
      </w:r>
      <w:r w:rsidRPr="003B456A">
        <w:rPr>
          <w:rFonts w:hint="eastAsia"/>
          <w:sz w:val="24"/>
        </w:rPr>
        <w:instrText>○</w:instrText>
      </w:r>
      <w:r w:rsidRPr="003B456A">
        <w:rPr>
          <w:rFonts w:hint="eastAsia"/>
          <w:sz w:val="24"/>
        </w:rPr>
        <w:instrText>,</w:instrText>
      </w:r>
      <w:r w:rsidRPr="003B456A">
        <w:rPr>
          <w:rFonts w:hint="eastAsia"/>
          <w:position w:val="4"/>
          <w:sz w:val="24"/>
        </w:rPr>
        <w:instrText>3</w:instrText>
      </w:r>
      <w:r w:rsidRPr="003B456A">
        <w:rPr>
          <w:rFonts w:hint="eastAsia"/>
          <w:sz w:val="24"/>
        </w:rPr>
        <w:instrText>)</w:instrText>
      </w:r>
      <w:r w:rsidRPr="003B456A">
        <w:rPr>
          <w:sz w:val="24"/>
        </w:rPr>
        <w:fldChar w:fldCharType="end"/>
      </w:r>
      <w:r w:rsidRPr="003B456A">
        <w:rPr>
          <w:rFonts w:hint="eastAsia"/>
          <w:sz w:val="24"/>
        </w:rPr>
        <w:t>乙方未按贷款银行和本合同约定的要求办理按揭车辆续保手续的；</w:t>
      </w:r>
    </w:p>
    <w:p w:rsidR="00C27FB1" w:rsidRPr="003B456A" w:rsidRDefault="00C27FB1" w:rsidP="003B456A">
      <w:pPr>
        <w:spacing w:line="460" w:lineRule="exact"/>
        <w:ind w:firstLine="600"/>
        <w:rPr>
          <w:rFonts w:hint="eastAsia"/>
          <w:sz w:val="24"/>
        </w:rPr>
      </w:pPr>
      <w:r w:rsidRPr="003B456A">
        <w:rPr>
          <w:sz w:val="24"/>
        </w:rPr>
        <w:fldChar w:fldCharType="begin"/>
      </w:r>
      <w:r w:rsidRPr="003B456A">
        <w:rPr>
          <w:sz w:val="24"/>
        </w:rPr>
        <w:instrText xml:space="preserve"> </w:instrText>
      </w:r>
      <w:r w:rsidRPr="003B456A">
        <w:rPr>
          <w:rFonts w:hint="eastAsia"/>
          <w:sz w:val="24"/>
        </w:rPr>
        <w:instrText>eq \o\ac(</w:instrText>
      </w:r>
      <w:r w:rsidRPr="003B456A">
        <w:rPr>
          <w:rFonts w:hint="eastAsia"/>
          <w:sz w:val="24"/>
        </w:rPr>
        <w:instrText>○</w:instrText>
      </w:r>
      <w:r w:rsidRPr="003B456A">
        <w:rPr>
          <w:rFonts w:hint="eastAsia"/>
          <w:sz w:val="24"/>
        </w:rPr>
        <w:instrText>,</w:instrText>
      </w:r>
      <w:r w:rsidRPr="003B456A">
        <w:rPr>
          <w:rFonts w:hint="eastAsia"/>
          <w:position w:val="4"/>
          <w:sz w:val="24"/>
        </w:rPr>
        <w:instrText>4</w:instrText>
      </w:r>
      <w:r w:rsidRPr="003B456A">
        <w:rPr>
          <w:rFonts w:hint="eastAsia"/>
          <w:sz w:val="24"/>
        </w:rPr>
        <w:instrText>)</w:instrText>
      </w:r>
      <w:r w:rsidRPr="003B456A">
        <w:rPr>
          <w:sz w:val="24"/>
        </w:rPr>
        <w:fldChar w:fldCharType="end"/>
      </w:r>
      <w:r w:rsidRPr="003B456A">
        <w:rPr>
          <w:rFonts w:hint="eastAsia"/>
          <w:sz w:val="24"/>
        </w:rPr>
        <w:t>按揭车辆因乙方原因被查封、冻结、扣押或者非法转让、变卖的；</w:t>
      </w:r>
    </w:p>
    <w:p w:rsidR="00C27FB1" w:rsidRPr="003B456A" w:rsidRDefault="00C27FB1" w:rsidP="003B456A">
      <w:pPr>
        <w:spacing w:line="460" w:lineRule="exact"/>
        <w:ind w:firstLine="600"/>
        <w:rPr>
          <w:rFonts w:hint="eastAsia"/>
          <w:sz w:val="24"/>
        </w:rPr>
      </w:pPr>
      <w:r w:rsidRPr="003B456A">
        <w:rPr>
          <w:sz w:val="24"/>
        </w:rPr>
        <w:fldChar w:fldCharType="begin"/>
      </w:r>
      <w:r w:rsidRPr="003B456A">
        <w:rPr>
          <w:sz w:val="24"/>
        </w:rPr>
        <w:instrText xml:space="preserve"> </w:instrText>
      </w:r>
      <w:r w:rsidRPr="003B456A">
        <w:rPr>
          <w:rFonts w:hint="eastAsia"/>
          <w:sz w:val="24"/>
        </w:rPr>
        <w:instrText>eq \o\ac(</w:instrText>
      </w:r>
      <w:r w:rsidRPr="003B456A">
        <w:rPr>
          <w:rFonts w:hint="eastAsia"/>
          <w:sz w:val="24"/>
        </w:rPr>
        <w:instrText>○</w:instrText>
      </w:r>
      <w:r w:rsidRPr="003B456A">
        <w:rPr>
          <w:rFonts w:hint="eastAsia"/>
          <w:sz w:val="24"/>
        </w:rPr>
        <w:instrText>,</w:instrText>
      </w:r>
      <w:r w:rsidRPr="003B456A">
        <w:rPr>
          <w:rFonts w:hint="eastAsia"/>
          <w:position w:val="4"/>
          <w:sz w:val="24"/>
        </w:rPr>
        <w:instrText>5</w:instrText>
      </w:r>
      <w:r w:rsidRPr="003B456A">
        <w:rPr>
          <w:rFonts w:hint="eastAsia"/>
          <w:sz w:val="24"/>
        </w:rPr>
        <w:instrText>)</w:instrText>
      </w:r>
      <w:r w:rsidRPr="003B456A">
        <w:rPr>
          <w:sz w:val="24"/>
        </w:rPr>
        <w:fldChar w:fldCharType="end"/>
      </w:r>
      <w:r w:rsidRPr="003B456A">
        <w:rPr>
          <w:rFonts w:hint="eastAsia"/>
          <w:sz w:val="24"/>
        </w:rPr>
        <w:t>乙方有其它违约行为有可能给甲方或贷款银行造成较大的损失的。</w:t>
      </w:r>
    </w:p>
    <w:p w:rsidR="00C27FB1" w:rsidRPr="003B456A" w:rsidRDefault="00C27FB1" w:rsidP="003B456A">
      <w:pPr>
        <w:spacing w:line="460" w:lineRule="exact"/>
        <w:rPr>
          <w:rFonts w:hint="eastAsia"/>
          <w:sz w:val="24"/>
        </w:rPr>
      </w:pPr>
      <w:r w:rsidRPr="003B456A">
        <w:rPr>
          <w:rFonts w:hint="eastAsia"/>
          <w:sz w:val="24"/>
        </w:rPr>
        <w:t xml:space="preserve">   3</w:t>
      </w:r>
      <w:r w:rsidRPr="003B456A">
        <w:rPr>
          <w:rFonts w:hint="eastAsia"/>
          <w:sz w:val="24"/>
        </w:rPr>
        <w:t>、</w:t>
      </w:r>
      <w:r w:rsidR="002F7CA4" w:rsidRPr="003B456A">
        <w:rPr>
          <w:rFonts w:hint="eastAsia"/>
          <w:sz w:val="24"/>
        </w:rPr>
        <w:t>出现本条第</w:t>
      </w:r>
      <w:r w:rsidR="002F7CA4" w:rsidRPr="003B456A">
        <w:rPr>
          <w:rFonts w:hint="eastAsia"/>
          <w:sz w:val="24"/>
        </w:rPr>
        <w:t>2</w:t>
      </w:r>
      <w:r w:rsidR="002F7CA4" w:rsidRPr="003B456A">
        <w:rPr>
          <w:rFonts w:hint="eastAsia"/>
          <w:sz w:val="24"/>
        </w:rPr>
        <w:t>款中的任何一种情形的，甲方有</w:t>
      </w:r>
      <w:r w:rsidR="0085413B" w:rsidRPr="003B456A">
        <w:rPr>
          <w:rFonts w:hint="eastAsia"/>
          <w:sz w:val="24"/>
        </w:rPr>
        <w:t>权单</w:t>
      </w:r>
      <w:r w:rsidR="0085413B" w:rsidRPr="003B456A">
        <w:rPr>
          <w:rFonts w:hint="eastAsia"/>
          <w:color w:val="FF0000"/>
          <w:sz w:val="24"/>
        </w:rPr>
        <w:t>方</w:t>
      </w:r>
      <w:r w:rsidR="007A2E0D" w:rsidRPr="003B456A">
        <w:rPr>
          <w:rFonts w:hint="eastAsia"/>
          <w:sz w:val="24"/>
        </w:rPr>
        <w:t>面解除合同，</w:t>
      </w:r>
      <w:r w:rsidR="00603512" w:rsidRPr="003B456A">
        <w:rPr>
          <w:rFonts w:hint="eastAsia"/>
          <w:sz w:val="24"/>
        </w:rPr>
        <w:t>不退还履约保证金，</w:t>
      </w:r>
      <w:r w:rsidR="007A2E0D" w:rsidRPr="003B456A">
        <w:rPr>
          <w:rFonts w:hint="eastAsia"/>
          <w:sz w:val="24"/>
        </w:rPr>
        <w:t>并要求乙方一次性偿还</w:t>
      </w:r>
      <w:r w:rsidR="002F7CA4" w:rsidRPr="003B456A">
        <w:rPr>
          <w:rFonts w:hint="eastAsia"/>
          <w:sz w:val="24"/>
        </w:rPr>
        <w:t>银行的所有</w:t>
      </w:r>
      <w:r w:rsidR="007A2E0D" w:rsidRPr="003B456A">
        <w:rPr>
          <w:rFonts w:hint="eastAsia"/>
          <w:sz w:val="24"/>
        </w:rPr>
        <w:t>贷款和</w:t>
      </w:r>
      <w:r w:rsidR="00187AD3" w:rsidRPr="003B456A">
        <w:rPr>
          <w:rFonts w:hint="eastAsia"/>
          <w:sz w:val="24"/>
        </w:rPr>
        <w:t>甲方</w:t>
      </w:r>
      <w:r w:rsidR="007A2E0D" w:rsidRPr="003B456A">
        <w:rPr>
          <w:rFonts w:hint="eastAsia"/>
          <w:sz w:val="24"/>
        </w:rPr>
        <w:t>为乙方服务而产生</w:t>
      </w:r>
      <w:r w:rsidR="00187AD3" w:rsidRPr="003B456A">
        <w:rPr>
          <w:rFonts w:hint="eastAsia"/>
          <w:sz w:val="24"/>
        </w:rPr>
        <w:t>的</w:t>
      </w:r>
      <w:r w:rsidR="007A2E0D" w:rsidRPr="003B456A">
        <w:rPr>
          <w:rFonts w:hint="eastAsia"/>
          <w:sz w:val="24"/>
        </w:rPr>
        <w:t>所有费用</w:t>
      </w:r>
      <w:r w:rsidR="00187AD3" w:rsidRPr="003B456A">
        <w:rPr>
          <w:rFonts w:hint="eastAsia"/>
          <w:sz w:val="24"/>
        </w:rPr>
        <w:t>。如因乙方未能一次性还清银行的所有贷款导致甲方向贷款银行承担代偿责任的（不论是否通过诉讼、申请公证执行等法律手段），甲方的所有损失和为挽回损失而采取必要的措施所发生的费用由乙方承担，包括甲方</w:t>
      </w:r>
      <w:r w:rsidR="002A13ED" w:rsidRPr="003B456A">
        <w:rPr>
          <w:rFonts w:hint="eastAsia"/>
          <w:sz w:val="24"/>
        </w:rPr>
        <w:t>以收回</w:t>
      </w:r>
      <w:r w:rsidR="005B6F3E" w:rsidRPr="003B456A">
        <w:rPr>
          <w:rFonts w:hint="eastAsia"/>
          <w:sz w:val="24"/>
        </w:rPr>
        <w:t>此车辆</w:t>
      </w:r>
      <w:r w:rsidR="002A13ED" w:rsidRPr="003B456A">
        <w:rPr>
          <w:rFonts w:hint="eastAsia"/>
          <w:sz w:val="24"/>
        </w:rPr>
        <w:t>用以</w:t>
      </w:r>
      <w:r w:rsidR="00801960" w:rsidRPr="003B456A">
        <w:rPr>
          <w:rFonts w:hint="eastAsia"/>
          <w:sz w:val="24"/>
        </w:rPr>
        <w:t>抵偿的措施。甲方为收回车辆和追偿债务产生的所有费用（包括不限于律师费、差旅费、人力费等），由乙方承担，费用的金额按贷款余额的</w:t>
      </w:r>
      <w:r w:rsidR="00801960" w:rsidRPr="003B456A">
        <w:rPr>
          <w:rFonts w:hint="eastAsia"/>
          <w:sz w:val="24"/>
        </w:rPr>
        <w:t>10%</w:t>
      </w:r>
      <w:r w:rsidR="00801960" w:rsidRPr="003B456A">
        <w:rPr>
          <w:rFonts w:hint="eastAsia"/>
          <w:sz w:val="24"/>
        </w:rPr>
        <w:t>收取，但最低不低于一万元整。</w:t>
      </w:r>
    </w:p>
    <w:p w:rsidR="00801960" w:rsidRPr="003B456A" w:rsidRDefault="00801960" w:rsidP="003B456A">
      <w:pPr>
        <w:spacing w:line="460" w:lineRule="exact"/>
        <w:rPr>
          <w:rFonts w:hint="eastAsia"/>
          <w:sz w:val="24"/>
        </w:rPr>
      </w:pPr>
      <w:r w:rsidRPr="003B456A">
        <w:rPr>
          <w:rFonts w:hint="eastAsia"/>
          <w:sz w:val="24"/>
        </w:rPr>
        <w:t xml:space="preserve">   4</w:t>
      </w:r>
      <w:r w:rsidRPr="003B456A">
        <w:rPr>
          <w:rFonts w:hint="eastAsia"/>
          <w:sz w:val="24"/>
        </w:rPr>
        <w:t>、因乙方违约导致贷款银行通过法律途径处理车辆的，乙方特别</w:t>
      </w:r>
      <w:r w:rsidR="002A13ED" w:rsidRPr="003B456A">
        <w:rPr>
          <w:rFonts w:hint="eastAsia"/>
          <w:color w:val="FF0000"/>
          <w:sz w:val="24"/>
        </w:rPr>
        <w:t>授</w:t>
      </w:r>
      <w:r w:rsidRPr="003B456A">
        <w:rPr>
          <w:rFonts w:hint="eastAsia"/>
          <w:sz w:val="24"/>
        </w:rPr>
        <w:t>权给甲方代为拿回存放在贷款银</w:t>
      </w:r>
      <w:r w:rsidR="002A13ED" w:rsidRPr="003B456A">
        <w:rPr>
          <w:rFonts w:hint="eastAsia"/>
          <w:sz w:val="24"/>
        </w:rPr>
        <w:t>行的机动车辆登记证书及相关的凭证。如乙方未按贷款合同按时还款</w:t>
      </w:r>
      <w:r w:rsidRPr="003B456A">
        <w:rPr>
          <w:rFonts w:hint="eastAsia"/>
          <w:sz w:val="24"/>
        </w:rPr>
        <w:t>的</w:t>
      </w:r>
      <w:r w:rsidR="002A13ED" w:rsidRPr="003B456A">
        <w:rPr>
          <w:rFonts w:hint="eastAsia"/>
          <w:sz w:val="24"/>
        </w:rPr>
        <w:t>，同意并授权</w:t>
      </w:r>
      <w:r w:rsidRPr="003B456A">
        <w:rPr>
          <w:rFonts w:hint="eastAsia"/>
          <w:sz w:val="24"/>
        </w:rPr>
        <w:t>甲方对乙方</w:t>
      </w:r>
      <w:r w:rsidR="002A13ED" w:rsidRPr="003B456A">
        <w:rPr>
          <w:rFonts w:hint="eastAsia"/>
          <w:sz w:val="24"/>
        </w:rPr>
        <w:t>的通信工具实行定位跟踪，由此放弃抗辩权。乙方自愿授</w:t>
      </w:r>
      <w:r w:rsidRPr="003B456A">
        <w:rPr>
          <w:rFonts w:hint="eastAsia"/>
          <w:sz w:val="24"/>
        </w:rPr>
        <w:t>权如车辆的评估等于或小于乙方的债务的，乙方特别</w:t>
      </w:r>
      <w:r w:rsidR="006E6E8A" w:rsidRPr="003B456A">
        <w:rPr>
          <w:rFonts w:hint="eastAsia"/>
          <w:sz w:val="24"/>
        </w:rPr>
        <w:t>授</w:t>
      </w:r>
      <w:r w:rsidRPr="003B456A">
        <w:rPr>
          <w:rFonts w:hint="eastAsia"/>
          <w:sz w:val="24"/>
        </w:rPr>
        <w:t>权甲方</w:t>
      </w:r>
      <w:r w:rsidR="006E6E8A" w:rsidRPr="003B456A">
        <w:rPr>
          <w:rFonts w:hint="eastAsia"/>
          <w:sz w:val="24"/>
        </w:rPr>
        <w:t>代为放弃和变更执行、和解、同意变卖车辆的权利；车辆评估价高于乙方债务的，以人民法院的裁定为准；双方协商以车抵债的，由双方另行协商，乙方必须配合办理车辆过户手续。车辆不足抵偿债务的，甲方保留继续追偿的权利。</w:t>
      </w:r>
    </w:p>
    <w:p w:rsidR="00667C7E" w:rsidRPr="003B456A" w:rsidRDefault="00667C7E" w:rsidP="003B456A">
      <w:pPr>
        <w:spacing w:line="460" w:lineRule="exact"/>
        <w:jc w:val="center"/>
        <w:rPr>
          <w:rFonts w:hint="eastAsia"/>
          <w:b/>
          <w:sz w:val="24"/>
        </w:rPr>
      </w:pPr>
      <w:r w:rsidRPr="003B456A">
        <w:rPr>
          <w:rFonts w:hint="eastAsia"/>
          <w:b/>
          <w:sz w:val="24"/>
        </w:rPr>
        <w:t>第十二条</w:t>
      </w:r>
      <w:r w:rsidRPr="003B456A">
        <w:rPr>
          <w:rFonts w:hint="eastAsia"/>
          <w:b/>
          <w:sz w:val="24"/>
        </w:rPr>
        <w:t xml:space="preserve">  </w:t>
      </w:r>
      <w:r w:rsidRPr="003B456A">
        <w:rPr>
          <w:rFonts w:hint="eastAsia"/>
          <w:b/>
          <w:sz w:val="24"/>
        </w:rPr>
        <w:t>争议的解决</w:t>
      </w:r>
    </w:p>
    <w:p w:rsidR="006F1D71" w:rsidRPr="003B456A" w:rsidRDefault="006F1D71" w:rsidP="003B456A">
      <w:pPr>
        <w:spacing w:line="460" w:lineRule="exact"/>
        <w:rPr>
          <w:rFonts w:hint="eastAsia"/>
          <w:sz w:val="24"/>
        </w:rPr>
      </w:pPr>
      <w:r w:rsidRPr="003B456A">
        <w:rPr>
          <w:rFonts w:hint="eastAsia"/>
          <w:b/>
          <w:sz w:val="24"/>
        </w:rPr>
        <w:t xml:space="preserve">   </w:t>
      </w:r>
      <w:r w:rsidRPr="003B456A">
        <w:rPr>
          <w:rFonts w:hint="eastAsia"/>
          <w:sz w:val="24"/>
        </w:rPr>
        <w:t>有关本合同的一切争议，包括应甲方承担担保责任后向乙方追偿，及乙方拖欠甲方相关费用引起的纠纷等，双方应遵照国家有关法律、法规解决；如协商不成；时提请甲方所在地人民法院诉讼解决。</w:t>
      </w:r>
    </w:p>
    <w:p w:rsidR="006F1D71" w:rsidRPr="003B456A" w:rsidRDefault="006F1D71" w:rsidP="003B456A">
      <w:pPr>
        <w:spacing w:line="460" w:lineRule="exact"/>
        <w:jc w:val="center"/>
        <w:rPr>
          <w:rFonts w:hint="eastAsia"/>
          <w:sz w:val="24"/>
        </w:rPr>
      </w:pPr>
      <w:r w:rsidRPr="003B456A">
        <w:rPr>
          <w:rFonts w:hint="eastAsia"/>
          <w:b/>
          <w:sz w:val="24"/>
        </w:rPr>
        <w:t>第十三条</w:t>
      </w:r>
      <w:r w:rsidRPr="003B456A">
        <w:rPr>
          <w:rFonts w:hint="eastAsia"/>
          <w:b/>
          <w:sz w:val="24"/>
        </w:rPr>
        <w:t xml:space="preserve">  </w:t>
      </w:r>
      <w:r w:rsidRPr="003B456A">
        <w:rPr>
          <w:rFonts w:hint="eastAsia"/>
          <w:b/>
          <w:sz w:val="24"/>
        </w:rPr>
        <w:t>其他</w:t>
      </w:r>
    </w:p>
    <w:p w:rsidR="006F1D71" w:rsidRPr="003B456A" w:rsidRDefault="006F1D71" w:rsidP="003B456A">
      <w:pPr>
        <w:spacing w:line="460" w:lineRule="exact"/>
        <w:rPr>
          <w:rFonts w:hint="eastAsia"/>
          <w:sz w:val="24"/>
        </w:rPr>
      </w:pPr>
      <w:r w:rsidRPr="003B456A">
        <w:rPr>
          <w:rFonts w:hint="eastAsia"/>
          <w:sz w:val="24"/>
        </w:rPr>
        <w:t xml:space="preserve">   1</w:t>
      </w:r>
      <w:r w:rsidRPr="003B456A">
        <w:rPr>
          <w:rFonts w:hint="eastAsia"/>
          <w:sz w:val="24"/>
        </w:rPr>
        <w:t>、本合同附件：乙方向甲方出具的《抵押登记承诺书》、乙方与贷款银行所签订的《汽车借贷合同》、《抵押合同》等，甲方与贷款银行签订的《抵押合同》</w:t>
      </w:r>
      <w:r w:rsidR="00315154" w:rsidRPr="003B456A">
        <w:rPr>
          <w:rFonts w:hint="eastAsia"/>
          <w:sz w:val="24"/>
        </w:rPr>
        <w:t>、《保证合同、函》等，是本合同不可分割的部分，与本合同具有同等的法律效力。</w:t>
      </w:r>
    </w:p>
    <w:p w:rsidR="00315154" w:rsidRPr="003B456A" w:rsidRDefault="00315154" w:rsidP="003B456A">
      <w:pPr>
        <w:spacing w:line="460" w:lineRule="exact"/>
        <w:rPr>
          <w:rFonts w:hint="eastAsia"/>
          <w:sz w:val="24"/>
        </w:rPr>
      </w:pPr>
      <w:r w:rsidRPr="003B456A">
        <w:rPr>
          <w:rFonts w:hint="eastAsia"/>
          <w:sz w:val="24"/>
        </w:rPr>
        <w:t xml:space="preserve">   2</w:t>
      </w:r>
      <w:r w:rsidRPr="003B456A">
        <w:rPr>
          <w:rFonts w:hint="eastAsia"/>
          <w:sz w:val="24"/>
        </w:rPr>
        <w:t>、甲、乙双方若发生联系方式地址、电话、手机等的变更，必须在变更后一周内书面通知对方（甲方</w:t>
      </w:r>
      <w:r w:rsidR="00920E69" w:rsidRPr="003B456A">
        <w:rPr>
          <w:rFonts w:hint="eastAsia"/>
          <w:sz w:val="24"/>
        </w:rPr>
        <w:t>通过媒体公告视为有效通知）。否则，造成联系中断所产生的后果由责任方承担。</w:t>
      </w:r>
    </w:p>
    <w:p w:rsidR="00920E69" w:rsidRPr="003B456A" w:rsidRDefault="00920E69" w:rsidP="003B456A">
      <w:pPr>
        <w:spacing w:line="460" w:lineRule="exact"/>
        <w:rPr>
          <w:rFonts w:hint="eastAsia"/>
          <w:sz w:val="24"/>
        </w:rPr>
      </w:pPr>
      <w:r w:rsidRPr="003B456A">
        <w:rPr>
          <w:rFonts w:hint="eastAsia"/>
          <w:sz w:val="24"/>
        </w:rPr>
        <w:t xml:space="preserve">   3</w:t>
      </w:r>
      <w:r w:rsidRPr="003B456A">
        <w:rPr>
          <w:rFonts w:hint="eastAsia"/>
          <w:sz w:val="24"/>
        </w:rPr>
        <w:t>、本合同的履行地为甲方所在地。</w:t>
      </w:r>
    </w:p>
    <w:p w:rsidR="00920E69" w:rsidRPr="003B456A" w:rsidRDefault="00920E69" w:rsidP="003B456A">
      <w:pPr>
        <w:spacing w:line="460" w:lineRule="exact"/>
        <w:jc w:val="center"/>
        <w:rPr>
          <w:rFonts w:hint="eastAsia"/>
          <w:sz w:val="24"/>
        </w:rPr>
      </w:pPr>
      <w:r w:rsidRPr="003B456A">
        <w:rPr>
          <w:rFonts w:hint="eastAsia"/>
          <w:b/>
          <w:sz w:val="24"/>
        </w:rPr>
        <w:t>第十四条</w:t>
      </w:r>
      <w:r w:rsidRPr="003B456A">
        <w:rPr>
          <w:rFonts w:hint="eastAsia"/>
          <w:b/>
          <w:sz w:val="24"/>
        </w:rPr>
        <w:t xml:space="preserve">  </w:t>
      </w:r>
      <w:r w:rsidRPr="003B456A">
        <w:rPr>
          <w:rFonts w:hint="eastAsia"/>
          <w:b/>
          <w:sz w:val="24"/>
        </w:rPr>
        <w:t>合同生效</w:t>
      </w:r>
    </w:p>
    <w:p w:rsidR="00920E69" w:rsidRPr="003B456A" w:rsidRDefault="00920E69" w:rsidP="003B456A">
      <w:pPr>
        <w:spacing w:line="460" w:lineRule="exact"/>
        <w:rPr>
          <w:rFonts w:hint="eastAsia"/>
          <w:sz w:val="24"/>
        </w:rPr>
      </w:pPr>
      <w:r w:rsidRPr="003B456A">
        <w:rPr>
          <w:rFonts w:hint="eastAsia"/>
          <w:sz w:val="24"/>
        </w:rPr>
        <w:t xml:space="preserve">   1</w:t>
      </w:r>
      <w:r w:rsidRPr="003B456A">
        <w:rPr>
          <w:rFonts w:hint="eastAsia"/>
          <w:sz w:val="24"/>
        </w:rPr>
        <w:t>、本合同经甲方单位盖章、授权代表签名和乙方签名后即行生效。</w:t>
      </w:r>
    </w:p>
    <w:p w:rsidR="00920E69" w:rsidRPr="003B456A" w:rsidRDefault="00920E69" w:rsidP="003B456A">
      <w:pPr>
        <w:spacing w:line="460" w:lineRule="exact"/>
        <w:rPr>
          <w:rFonts w:hint="eastAsia"/>
          <w:sz w:val="24"/>
        </w:rPr>
      </w:pPr>
      <w:r w:rsidRPr="003B456A">
        <w:rPr>
          <w:rFonts w:hint="eastAsia"/>
          <w:sz w:val="24"/>
        </w:rPr>
        <w:t xml:space="preserve">   2</w:t>
      </w:r>
      <w:r w:rsidRPr="003B456A">
        <w:rPr>
          <w:rFonts w:hint="eastAsia"/>
          <w:sz w:val="24"/>
        </w:rPr>
        <w:t>、本合同一式三份，甲、乙双方及贷款银行各执一份。</w:t>
      </w:r>
    </w:p>
    <w:p w:rsidR="00920E69" w:rsidRDefault="00920E69" w:rsidP="003B456A">
      <w:pPr>
        <w:spacing w:line="460" w:lineRule="exact"/>
        <w:rPr>
          <w:rFonts w:hint="eastAsia"/>
          <w:sz w:val="24"/>
        </w:rPr>
      </w:pPr>
    </w:p>
    <w:p w:rsidR="003B456A" w:rsidRPr="003B456A" w:rsidRDefault="003B456A" w:rsidP="003B456A">
      <w:pPr>
        <w:spacing w:line="460" w:lineRule="exact"/>
        <w:rPr>
          <w:rFonts w:hint="eastAsia"/>
          <w:sz w:val="24"/>
        </w:rPr>
      </w:pPr>
    </w:p>
    <w:p w:rsidR="00920E69" w:rsidRPr="003B456A" w:rsidRDefault="00920E69" w:rsidP="003B456A">
      <w:pPr>
        <w:spacing w:line="460" w:lineRule="exact"/>
        <w:rPr>
          <w:rFonts w:hint="eastAsia"/>
          <w:sz w:val="24"/>
        </w:rPr>
      </w:pPr>
    </w:p>
    <w:p w:rsidR="00920E69" w:rsidRPr="003B456A" w:rsidRDefault="00920E69" w:rsidP="003B456A">
      <w:pPr>
        <w:spacing w:line="460" w:lineRule="exact"/>
        <w:rPr>
          <w:rFonts w:hint="eastAsia"/>
          <w:sz w:val="24"/>
        </w:rPr>
      </w:pPr>
      <w:r w:rsidRPr="003B456A">
        <w:rPr>
          <w:rFonts w:hint="eastAsia"/>
          <w:sz w:val="24"/>
        </w:rPr>
        <w:t>甲方：</w:t>
      </w:r>
    </w:p>
    <w:p w:rsidR="00920E69" w:rsidRPr="003B456A" w:rsidRDefault="00920E69" w:rsidP="003B456A">
      <w:pPr>
        <w:spacing w:line="460" w:lineRule="exact"/>
        <w:rPr>
          <w:rFonts w:hint="eastAsia"/>
          <w:sz w:val="24"/>
        </w:rPr>
      </w:pPr>
    </w:p>
    <w:p w:rsidR="00920E69" w:rsidRPr="003B456A" w:rsidRDefault="00920E69" w:rsidP="003B456A">
      <w:pPr>
        <w:spacing w:line="460" w:lineRule="exact"/>
        <w:rPr>
          <w:rFonts w:hint="eastAsia"/>
          <w:sz w:val="24"/>
        </w:rPr>
      </w:pPr>
      <w:r w:rsidRPr="003B456A">
        <w:rPr>
          <w:rFonts w:hint="eastAsia"/>
          <w:sz w:val="24"/>
        </w:rPr>
        <w:t>授权代表（签名）：</w:t>
      </w:r>
    </w:p>
    <w:p w:rsidR="00920E69" w:rsidRPr="003B456A" w:rsidRDefault="00920E69" w:rsidP="003B456A">
      <w:pPr>
        <w:spacing w:line="460" w:lineRule="exact"/>
        <w:rPr>
          <w:rFonts w:hint="eastAsia"/>
          <w:sz w:val="24"/>
        </w:rPr>
      </w:pPr>
    </w:p>
    <w:p w:rsidR="00920E69" w:rsidRPr="003B456A" w:rsidRDefault="00920E69" w:rsidP="003B456A">
      <w:pPr>
        <w:spacing w:line="460" w:lineRule="exact"/>
        <w:rPr>
          <w:rFonts w:hint="eastAsia"/>
          <w:sz w:val="24"/>
        </w:rPr>
      </w:pPr>
      <w:r w:rsidRPr="003B456A">
        <w:rPr>
          <w:rFonts w:hint="eastAsia"/>
          <w:sz w:val="24"/>
        </w:rPr>
        <w:t>乙方（签名）：</w:t>
      </w:r>
    </w:p>
    <w:p w:rsidR="00920E69" w:rsidRPr="003B456A" w:rsidRDefault="00920E69" w:rsidP="003B456A">
      <w:pPr>
        <w:spacing w:line="460" w:lineRule="exact"/>
        <w:rPr>
          <w:rFonts w:hint="eastAsia"/>
          <w:sz w:val="24"/>
        </w:rPr>
      </w:pPr>
    </w:p>
    <w:p w:rsidR="00920E69" w:rsidRPr="003B456A" w:rsidRDefault="00920E69" w:rsidP="003B456A">
      <w:pPr>
        <w:spacing w:line="460" w:lineRule="exact"/>
        <w:rPr>
          <w:rFonts w:hint="eastAsia"/>
          <w:sz w:val="24"/>
        </w:rPr>
      </w:pPr>
      <w:r w:rsidRPr="003B456A">
        <w:rPr>
          <w:rFonts w:hint="eastAsia"/>
          <w:sz w:val="24"/>
        </w:rPr>
        <w:t>签订日期：</w:t>
      </w:r>
    </w:p>
    <w:p w:rsidR="00920E69" w:rsidRPr="003B456A" w:rsidRDefault="00920E69" w:rsidP="003B456A">
      <w:pPr>
        <w:spacing w:line="460" w:lineRule="exact"/>
        <w:rPr>
          <w:rFonts w:hint="eastAsia"/>
          <w:sz w:val="24"/>
        </w:rPr>
      </w:pPr>
    </w:p>
    <w:p w:rsidR="00920E69" w:rsidRDefault="00920E69" w:rsidP="00920E69">
      <w:pPr>
        <w:rPr>
          <w:rFonts w:hint="eastAsia"/>
          <w:sz w:val="30"/>
          <w:szCs w:val="30"/>
        </w:rPr>
      </w:pPr>
    </w:p>
    <w:p w:rsidR="00920E69" w:rsidRPr="003B456A" w:rsidRDefault="00920E69" w:rsidP="003B456A">
      <w:pPr>
        <w:spacing w:line="340" w:lineRule="exact"/>
        <w:rPr>
          <w:rFonts w:hint="eastAsia"/>
          <w:sz w:val="24"/>
        </w:rPr>
      </w:pPr>
      <w:r w:rsidRPr="003B456A">
        <w:rPr>
          <w:rFonts w:hint="eastAsia"/>
          <w:sz w:val="24"/>
        </w:rPr>
        <w:t>附表一：按揭车辆情况</w:t>
      </w:r>
    </w:p>
    <w:tbl>
      <w:tblPr>
        <w:tblStyle w:val="a3"/>
        <w:tblW w:w="0" w:type="auto"/>
        <w:tblLook w:val="01E0" w:firstRow="1" w:lastRow="1" w:firstColumn="1" w:lastColumn="1" w:noHBand="0" w:noVBand="0"/>
      </w:tblPr>
      <w:tblGrid>
        <w:gridCol w:w="2130"/>
        <w:gridCol w:w="2130"/>
        <w:gridCol w:w="2131"/>
        <w:gridCol w:w="2131"/>
      </w:tblGrid>
      <w:tr w:rsidR="00734F8B" w:rsidRPr="003B456A">
        <w:tc>
          <w:tcPr>
            <w:tcW w:w="2130" w:type="dxa"/>
          </w:tcPr>
          <w:p w:rsidR="00734F8B" w:rsidRPr="003B456A" w:rsidRDefault="00734F8B" w:rsidP="003B456A">
            <w:pPr>
              <w:spacing w:line="340" w:lineRule="exact"/>
              <w:rPr>
                <w:rFonts w:hint="eastAsia"/>
                <w:sz w:val="24"/>
              </w:rPr>
            </w:pPr>
            <w:r w:rsidRPr="003B456A">
              <w:rPr>
                <w:rFonts w:hint="eastAsia"/>
                <w:sz w:val="24"/>
              </w:rPr>
              <w:t>车辆名称</w:t>
            </w:r>
          </w:p>
        </w:tc>
        <w:tc>
          <w:tcPr>
            <w:tcW w:w="2130" w:type="dxa"/>
          </w:tcPr>
          <w:p w:rsidR="00734F8B" w:rsidRPr="003B456A" w:rsidRDefault="00734F8B" w:rsidP="003B456A">
            <w:pPr>
              <w:spacing w:line="340" w:lineRule="exact"/>
              <w:rPr>
                <w:rFonts w:hint="eastAsia"/>
                <w:sz w:val="24"/>
              </w:rPr>
            </w:pPr>
          </w:p>
        </w:tc>
        <w:tc>
          <w:tcPr>
            <w:tcW w:w="2131" w:type="dxa"/>
          </w:tcPr>
          <w:p w:rsidR="00734F8B" w:rsidRPr="003B456A" w:rsidRDefault="00734F8B" w:rsidP="003B456A">
            <w:pPr>
              <w:spacing w:line="340" w:lineRule="exact"/>
              <w:rPr>
                <w:rFonts w:hint="eastAsia"/>
                <w:sz w:val="24"/>
              </w:rPr>
            </w:pPr>
            <w:r w:rsidRPr="003B456A">
              <w:rPr>
                <w:rFonts w:hint="eastAsia"/>
                <w:sz w:val="24"/>
              </w:rPr>
              <w:t>车辆型号</w:t>
            </w:r>
          </w:p>
        </w:tc>
        <w:tc>
          <w:tcPr>
            <w:tcW w:w="2131" w:type="dxa"/>
          </w:tcPr>
          <w:p w:rsidR="00734F8B" w:rsidRPr="003B456A" w:rsidRDefault="00734F8B" w:rsidP="003B456A">
            <w:pPr>
              <w:spacing w:line="340" w:lineRule="exact"/>
              <w:rPr>
                <w:rFonts w:hint="eastAsia"/>
                <w:sz w:val="24"/>
              </w:rPr>
            </w:pPr>
          </w:p>
        </w:tc>
      </w:tr>
      <w:tr w:rsidR="00734F8B" w:rsidRPr="003B456A">
        <w:tc>
          <w:tcPr>
            <w:tcW w:w="2130" w:type="dxa"/>
          </w:tcPr>
          <w:p w:rsidR="00734F8B" w:rsidRPr="003B456A" w:rsidRDefault="00734F8B" w:rsidP="003B456A">
            <w:pPr>
              <w:spacing w:line="340" w:lineRule="exact"/>
              <w:rPr>
                <w:rFonts w:hint="eastAsia"/>
                <w:sz w:val="24"/>
              </w:rPr>
            </w:pPr>
            <w:r w:rsidRPr="003B456A">
              <w:rPr>
                <w:rFonts w:hint="eastAsia"/>
                <w:sz w:val="24"/>
              </w:rPr>
              <w:t>发动机号</w:t>
            </w:r>
          </w:p>
        </w:tc>
        <w:tc>
          <w:tcPr>
            <w:tcW w:w="2130" w:type="dxa"/>
          </w:tcPr>
          <w:p w:rsidR="00734F8B" w:rsidRPr="003B456A" w:rsidRDefault="00734F8B" w:rsidP="003B456A">
            <w:pPr>
              <w:spacing w:line="340" w:lineRule="exact"/>
              <w:rPr>
                <w:rFonts w:hint="eastAsia"/>
                <w:sz w:val="24"/>
              </w:rPr>
            </w:pPr>
          </w:p>
        </w:tc>
        <w:tc>
          <w:tcPr>
            <w:tcW w:w="2131" w:type="dxa"/>
          </w:tcPr>
          <w:p w:rsidR="00734F8B" w:rsidRPr="003B456A" w:rsidRDefault="00734F8B" w:rsidP="003B456A">
            <w:pPr>
              <w:spacing w:line="340" w:lineRule="exact"/>
              <w:rPr>
                <w:rFonts w:hint="eastAsia"/>
                <w:sz w:val="24"/>
              </w:rPr>
            </w:pPr>
            <w:r w:rsidRPr="003B456A">
              <w:rPr>
                <w:rFonts w:hint="eastAsia"/>
                <w:sz w:val="24"/>
              </w:rPr>
              <w:t>车架号</w:t>
            </w:r>
          </w:p>
        </w:tc>
        <w:tc>
          <w:tcPr>
            <w:tcW w:w="2131" w:type="dxa"/>
          </w:tcPr>
          <w:p w:rsidR="00734F8B" w:rsidRPr="003B456A" w:rsidRDefault="00734F8B" w:rsidP="003B456A">
            <w:pPr>
              <w:spacing w:line="340" w:lineRule="exact"/>
              <w:rPr>
                <w:rFonts w:hint="eastAsia"/>
                <w:sz w:val="24"/>
              </w:rPr>
            </w:pPr>
          </w:p>
        </w:tc>
      </w:tr>
      <w:tr w:rsidR="00734F8B" w:rsidRPr="003B456A">
        <w:tc>
          <w:tcPr>
            <w:tcW w:w="2130" w:type="dxa"/>
          </w:tcPr>
          <w:p w:rsidR="00734F8B" w:rsidRPr="003B456A" w:rsidRDefault="00734F8B" w:rsidP="003B456A">
            <w:pPr>
              <w:spacing w:line="340" w:lineRule="exact"/>
              <w:rPr>
                <w:rFonts w:hint="eastAsia"/>
                <w:sz w:val="24"/>
              </w:rPr>
            </w:pPr>
            <w:r w:rsidRPr="003B456A">
              <w:rPr>
                <w:rFonts w:hint="eastAsia"/>
                <w:sz w:val="24"/>
              </w:rPr>
              <w:t>颜色</w:t>
            </w:r>
          </w:p>
        </w:tc>
        <w:tc>
          <w:tcPr>
            <w:tcW w:w="2130" w:type="dxa"/>
          </w:tcPr>
          <w:p w:rsidR="00734F8B" w:rsidRPr="003B456A" w:rsidRDefault="00734F8B" w:rsidP="003B456A">
            <w:pPr>
              <w:spacing w:line="340" w:lineRule="exact"/>
              <w:rPr>
                <w:rFonts w:hint="eastAsia"/>
                <w:sz w:val="24"/>
              </w:rPr>
            </w:pPr>
          </w:p>
        </w:tc>
        <w:tc>
          <w:tcPr>
            <w:tcW w:w="2131" w:type="dxa"/>
          </w:tcPr>
          <w:p w:rsidR="00734F8B" w:rsidRPr="003B456A" w:rsidRDefault="00734F8B" w:rsidP="003B456A">
            <w:pPr>
              <w:spacing w:line="340" w:lineRule="exact"/>
              <w:rPr>
                <w:rFonts w:hint="eastAsia"/>
                <w:sz w:val="24"/>
              </w:rPr>
            </w:pPr>
            <w:r w:rsidRPr="003B456A">
              <w:rPr>
                <w:rFonts w:hint="eastAsia"/>
                <w:sz w:val="24"/>
              </w:rPr>
              <w:t>数量</w:t>
            </w:r>
          </w:p>
        </w:tc>
        <w:tc>
          <w:tcPr>
            <w:tcW w:w="2131" w:type="dxa"/>
          </w:tcPr>
          <w:p w:rsidR="00734F8B" w:rsidRPr="003B456A" w:rsidRDefault="00734F8B" w:rsidP="003B456A">
            <w:pPr>
              <w:spacing w:line="340" w:lineRule="exact"/>
              <w:rPr>
                <w:rFonts w:hint="eastAsia"/>
                <w:sz w:val="24"/>
              </w:rPr>
            </w:pPr>
          </w:p>
        </w:tc>
      </w:tr>
      <w:tr w:rsidR="00734F8B" w:rsidRPr="003B456A">
        <w:tc>
          <w:tcPr>
            <w:tcW w:w="2130" w:type="dxa"/>
          </w:tcPr>
          <w:p w:rsidR="00734F8B" w:rsidRPr="003B456A" w:rsidRDefault="00734F8B" w:rsidP="003B456A">
            <w:pPr>
              <w:spacing w:line="340" w:lineRule="exact"/>
              <w:rPr>
                <w:rFonts w:hint="eastAsia"/>
                <w:sz w:val="24"/>
              </w:rPr>
            </w:pPr>
            <w:r w:rsidRPr="003B456A">
              <w:rPr>
                <w:rFonts w:hint="eastAsia"/>
                <w:sz w:val="24"/>
              </w:rPr>
              <w:t>生产厂家</w:t>
            </w:r>
          </w:p>
        </w:tc>
        <w:tc>
          <w:tcPr>
            <w:tcW w:w="6392" w:type="dxa"/>
            <w:gridSpan w:val="3"/>
          </w:tcPr>
          <w:p w:rsidR="00734F8B" w:rsidRPr="003B456A" w:rsidRDefault="00734F8B" w:rsidP="003B456A">
            <w:pPr>
              <w:spacing w:line="340" w:lineRule="exact"/>
              <w:rPr>
                <w:rFonts w:hint="eastAsia"/>
                <w:sz w:val="24"/>
              </w:rPr>
            </w:pPr>
          </w:p>
        </w:tc>
      </w:tr>
      <w:tr w:rsidR="00734F8B" w:rsidRPr="003B456A">
        <w:tc>
          <w:tcPr>
            <w:tcW w:w="2130" w:type="dxa"/>
          </w:tcPr>
          <w:p w:rsidR="00734F8B" w:rsidRPr="003B456A" w:rsidRDefault="00734F8B" w:rsidP="003B456A">
            <w:pPr>
              <w:spacing w:line="340" w:lineRule="exact"/>
              <w:rPr>
                <w:rFonts w:hint="eastAsia"/>
                <w:sz w:val="24"/>
              </w:rPr>
            </w:pPr>
            <w:r w:rsidRPr="003B456A">
              <w:rPr>
                <w:rFonts w:hint="eastAsia"/>
                <w:sz w:val="24"/>
              </w:rPr>
              <w:t>车辆销售单位</w:t>
            </w:r>
          </w:p>
        </w:tc>
        <w:tc>
          <w:tcPr>
            <w:tcW w:w="6392" w:type="dxa"/>
            <w:gridSpan w:val="3"/>
          </w:tcPr>
          <w:p w:rsidR="00734F8B" w:rsidRPr="003B456A" w:rsidRDefault="00734F8B" w:rsidP="003B456A">
            <w:pPr>
              <w:spacing w:line="340" w:lineRule="exact"/>
              <w:rPr>
                <w:rFonts w:hint="eastAsia"/>
                <w:sz w:val="24"/>
              </w:rPr>
            </w:pPr>
          </w:p>
        </w:tc>
      </w:tr>
      <w:tr w:rsidR="00734F8B" w:rsidRPr="003B456A">
        <w:tc>
          <w:tcPr>
            <w:tcW w:w="2130" w:type="dxa"/>
          </w:tcPr>
          <w:p w:rsidR="00734F8B" w:rsidRPr="003B456A" w:rsidRDefault="00734F8B" w:rsidP="003B456A">
            <w:pPr>
              <w:spacing w:line="340" w:lineRule="exact"/>
              <w:rPr>
                <w:rFonts w:hint="eastAsia"/>
                <w:sz w:val="24"/>
              </w:rPr>
            </w:pPr>
            <w:r w:rsidRPr="003B456A">
              <w:rPr>
                <w:rFonts w:hint="eastAsia"/>
                <w:sz w:val="24"/>
              </w:rPr>
              <w:t>车辆价格（元）</w:t>
            </w:r>
          </w:p>
        </w:tc>
        <w:tc>
          <w:tcPr>
            <w:tcW w:w="6392" w:type="dxa"/>
            <w:gridSpan w:val="3"/>
          </w:tcPr>
          <w:p w:rsidR="00734F8B" w:rsidRPr="003B456A" w:rsidRDefault="00734F8B" w:rsidP="003B456A">
            <w:pPr>
              <w:spacing w:line="340" w:lineRule="exact"/>
              <w:rPr>
                <w:rFonts w:hint="eastAsia"/>
                <w:sz w:val="24"/>
              </w:rPr>
            </w:pPr>
          </w:p>
        </w:tc>
      </w:tr>
      <w:tr w:rsidR="00734F8B" w:rsidRPr="003B456A">
        <w:tc>
          <w:tcPr>
            <w:tcW w:w="2130" w:type="dxa"/>
          </w:tcPr>
          <w:p w:rsidR="00734F8B" w:rsidRPr="003B456A" w:rsidRDefault="00734F8B" w:rsidP="003B456A">
            <w:pPr>
              <w:spacing w:line="340" w:lineRule="exact"/>
              <w:rPr>
                <w:rFonts w:hint="eastAsia"/>
                <w:sz w:val="24"/>
              </w:rPr>
            </w:pPr>
            <w:r w:rsidRPr="003B456A">
              <w:rPr>
                <w:rFonts w:hint="eastAsia"/>
                <w:sz w:val="24"/>
              </w:rPr>
              <w:t>备注</w:t>
            </w:r>
          </w:p>
        </w:tc>
        <w:tc>
          <w:tcPr>
            <w:tcW w:w="6392" w:type="dxa"/>
            <w:gridSpan w:val="3"/>
          </w:tcPr>
          <w:p w:rsidR="00734F8B" w:rsidRPr="003B456A" w:rsidRDefault="00734F8B" w:rsidP="003B456A">
            <w:pPr>
              <w:spacing w:line="340" w:lineRule="exact"/>
              <w:rPr>
                <w:rFonts w:hint="eastAsia"/>
                <w:sz w:val="24"/>
              </w:rPr>
            </w:pPr>
          </w:p>
        </w:tc>
      </w:tr>
    </w:tbl>
    <w:p w:rsidR="00734F8B" w:rsidRPr="003B456A" w:rsidRDefault="00734F8B" w:rsidP="003B456A">
      <w:pPr>
        <w:spacing w:line="340" w:lineRule="exact"/>
        <w:rPr>
          <w:rFonts w:hint="eastAsia"/>
          <w:sz w:val="24"/>
        </w:rPr>
      </w:pPr>
      <w:r w:rsidRPr="003B456A">
        <w:rPr>
          <w:rFonts w:hint="eastAsia"/>
          <w:sz w:val="24"/>
        </w:rPr>
        <w:t>附表二：按揭费用清单</w:t>
      </w:r>
    </w:p>
    <w:tbl>
      <w:tblPr>
        <w:tblStyle w:val="a3"/>
        <w:tblW w:w="0" w:type="auto"/>
        <w:tblLook w:val="01E0" w:firstRow="1" w:lastRow="1" w:firstColumn="1" w:lastColumn="1" w:noHBand="0" w:noVBand="0"/>
      </w:tblPr>
      <w:tblGrid>
        <w:gridCol w:w="2130"/>
        <w:gridCol w:w="2130"/>
        <w:gridCol w:w="2131"/>
        <w:gridCol w:w="2131"/>
      </w:tblGrid>
      <w:tr w:rsidR="00734F8B" w:rsidRPr="003B456A">
        <w:tc>
          <w:tcPr>
            <w:tcW w:w="2130" w:type="dxa"/>
          </w:tcPr>
          <w:p w:rsidR="00734F8B" w:rsidRPr="003B456A" w:rsidRDefault="00734F8B" w:rsidP="003B456A">
            <w:pPr>
              <w:spacing w:line="340" w:lineRule="exact"/>
              <w:rPr>
                <w:rFonts w:hint="eastAsia"/>
                <w:sz w:val="24"/>
              </w:rPr>
            </w:pPr>
            <w:r w:rsidRPr="003B456A">
              <w:rPr>
                <w:rFonts w:hint="eastAsia"/>
                <w:sz w:val="24"/>
              </w:rPr>
              <w:t>按揭银行</w:t>
            </w:r>
          </w:p>
        </w:tc>
        <w:tc>
          <w:tcPr>
            <w:tcW w:w="2130" w:type="dxa"/>
          </w:tcPr>
          <w:p w:rsidR="00734F8B" w:rsidRPr="003B456A" w:rsidRDefault="00734F8B" w:rsidP="003B456A">
            <w:pPr>
              <w:spacing w:line="340" w:lineRule="exact"/>
              <w:rPr>
                <w:rFonts w:hint="eastAsia"/>
                <w:sz w:val="24"/>
              </w:rPr>
            </w:pPr>
          </w:p>
        </w:tc>
        <w:tc>
          <w:tcPr>
            <w:tcW w:w="2131" w:type="dxa"/>
          </w:tcPr>
          <w:p w:rsidR="00734F8B" w:rsidRPr="003B456A" w:rsidRDefault="00734F8B" w:rsidP="003B456A">
            <w:pPr>
              <w:spacing w:line="340" w:lineRule="exact"/>
              <w:rPr>
                <w:rFonts w:hint="eastAsia"/>
                <w:sz w:val="24"/>
              </w:rPr>
            </w:pPr>
            <w:r w:rsidRPr="003B456A">
              <w:rPr>
                <w:rFonts w:hint="eastAsia"/>
                <w:sz w:val="24"/>
              </w:rPr>
              <w:t>按揭期限</w:t>
            </w:r>
          </w:p>
        </w:tc>
        <w:tc>
          <w:tcPr>
            <w:tcW w:w="2131" w:type="dxa"/>
          </w:tcPr>
          <w:p w:rsidR="00734F8B" w:rsidRPr="003B456A" w:rsidRDefault="00734F8B" w:rsidP="003B456A">
            <w:pPr>
              <w:spacing w:line="340" w:lineRule="exact"/>
              <w:rPr>
                <w:rFonts w:hint="eastAsia"/>
                <w:sz w:val="24"/>
              </w:rPr>
            </w:pPr>
          </w:p>
        </w:tc>
      </w:tr>
      <w:tr w:rsidR="00734F8B" w:rsidRPr="003B456A">
        <w:tc>
          <w:tcPr>
            <w:tcW w:w="2130" w:type="dxa"/>
          </w:tcPr>
          <w:p w:rsidR="00734F8B" w:rsidRPr="003B456A" w:rsidRDefault="00734F8B" w:rsidP="003B456A">
            <w:pPr>
              <w:spacing w:line="340" w:lineRule="exact"/>
              <w:rPr>
                <w:rFonts w:hint="eastAsia"/>
                <w:sz w:val="24"/>
              </w:rPr>
            </w:pPr>
            <w:r w:rsidRPr="003B456A">
              <w:rPr>
                <w:rFonts w:hint="eastAsia"/>
                <w:sz w:val="24"/>
              </w:rPr>
              <w:t>贷款金额</w:t>
            </w:r>
          </w:p>
        </w:tc>
        <w:tc>
          <w:tcPr>
            <w:tcW w:w="2130" w:type="dxa"/>
          </w:tcPr>
          <w:p w:rsidR="00734F8B" w:rsidRPr="003B456A" w:rsidRDefault="00734F8B" w:rsidP="003B456A">
            <w:pPr>
              <w:spacing w:line="340" w:lineRule="exact"/>
              <w:rPr>
                <w:rFonts w:hint="eastAsia"/>
                <w:sz w:val="24"/>
              </w:rPr>
            </w:pPr>
          </w:p>
        </w:tc>
        <w:tc>
          <w:tcPr>
            <w:tcW w:w="2131" w:type="dxa"/>
          </w:tcPr>
          <w:p w:rsidR="00734F8B" w:rsidRPr="003B456A" w:rsidRDefault="00734F8B" w:rsidP="003B456A">
            <w:pPr>
              <w:spacing w:line="340" w:lineRule="exact"/>
              <w:rPr>
                <w:rFonts w:hint="eastAsia"/>
                <w:sz w:val="24"/>
              </w:rPr>
            </w:pPr>
            <w:r w:rsidRPr="003B456A">
              <w:rPr>
                <w:rFonts w:hint="eastAsia"/>
                <w:sz w:val="24"/>
              </w:rPr>
              <w:t>首付比例</w:t>
            </w:r>
          </w:p>
        </w:tc>
        <w:tc>
          <w:tcPr>
            <w:tcW w:w="2131" w:type="dxa"/>
          </w:tcPr>
          <w:p w:rsidR="00734F8B" w:rsidRPr="003B456A" w:rsidRDefault="00734F8B" w:rsidP="003B456A">
            <w:pPr>
              <w:spacing w:line="340" w:lineRule="exact"/>
              <w:rPr>
                <w:rFonts w:hint="eastAsia"/>
                <w:sz w:val="24"/>
              </w:rPr>
            </w:pPr>
          </w:p>
        </w:tc>
      </w:tr>
      <w:tr w:rsidR="00734F8B" w:rsidRPr="003B456A">
        <w:tc>
          <w:tcPr>
            <w:tcW w:w="2130" w:type="dxa"/>
          </w:tcPr>
          <w:p w:rsidR="00734F8B" w:rsidRPr="003B456A" w:rsidRDefault="00734F8B" w:rsidP="003B456A">
            <w:pPr>
              <w:spacing w:line="340" w:lineRule="exact"/>
              <w:rPr>
                <w:rFonts w:hint="eastAsia"/>
                <w:sz w:val="24"/>
              </w:rPr>
            </w:pPr>
            <w:r w:rsidRPr="003B456A">
              <w:rPr>
                <w:rFonts w:hint="eastAsia"/>
                <w:sz w:val="24"/>
              </w:rPr>
              <w:t>首付金额</w:t>
            </w:r>
          </w:p>
        </w:tc>
        <w:tc>
          <w:tcPr>
            <w:tcW w:w="2130" w:type="dxa"/>
          </w:tcPr>
          <w:p w:rsidR="00734F8B" w:rsidRPr="003B456A" w:rsidRDefault="00734F8B" w:rsidP="003B456A">
            <w:pPr>
              <w:spacing w:line="340" w:lineRule="exact"/>
              <w:rPr>
                <w:rFonts w:hint="eastAsia"/>
                <w:sz w:val="24"/>
              </w:rPr>
            </w:pPr>
          </w:p>
        </w:tc>
        <w:tc>
          <w:tcPr>
            <w:tcW w:w="2131" w:type="dxa"/>
          </w:tcPr>
          <w:p w:rsidR="00734F8B" w:rsidRPr="003B456A" w:rsidRDefault="00734F8B" w:rsidP="003B456A">
            <w:pPr>
              <w:spacing w:line="340" w:lineRule="exact"/>
              <w:rPr>
                <w:rFonts w:hint="eastAsia"/>
                <w:sz w:val="24"/>
              </w:rPr>
            </w:pPr>
            <w:r w:rsidRPr="003B456A">
              <w:rPr>
                <w:rFonts w:hint="eastAsia"/>
                <w:sz w:val="24"/>
              </w:rPr>
              <w:t>履约保证金</w:t>
            </w:r>
          </w:p>
        </w:tc>
        <w:tc>
          <w:tcPr>
            <w:tcW w:w="2131" w:type="dxa"/>
          </w:tcPr>
          <w:p w:rsidR="00734F8B" w:rsidRPr="003B456A" w:rsidRDefault="00734F8B" w:rsidP="003B456A">
            <w:pPr>
              <w:spacing w:line="340" w:lineRule="exact"/>
              <w:rPr>
                <w:rFonts w:hint="eastAsia"/>
                <w:sz w:val="24"/>
              </w:rPr>
            </w:pPr>
          </w:p>
        </w:tc>
      </w:tr>
      <w:tr w:rsidR="00734F8B" w:rsidRPr="003B456A">
        <w:tc>
          <w:tcPr>
            <w:tcW w:w="2130" w:type="dxa"/>
          </w:tcPr>
          <w:p w:rsidR="00734F8B" w:rsidRPr="003B456A" w:rsidRDefault="00734F8B" w:rsidP="003B456A">
            <w:pPr>
              <w:spacing w:line="340" w:lineRule="exact"/>
              <w:rPr>
                <w:rFonts w:hint="eastAsia"/>
                <w:sz w:val="24"/>
              </w:rPr>
            </w:pPr>
            <w:r w:rsidRPr="003B456A">
              <w:rPr>
                <w:rFonts w:hint="eastAsia"/>
                <w:sz w:val="24"/>
              </w:rPr>
              <w:t>保险费</w:t>
            </w:r>
          </w:p>
        </w:tc>
        <w:tc>
          <w:tcPr>
            <w:tcW w:w="2130" w:type="dxa"/>
          </w:tcPr>
          <w:p w:rsidR="00734F8B" w:rsidRPr="003B456A" w:rsidRDefault="00734F8B" w:rsidP="003B456A">
            <w:pPr>
              <w:spacing w:line="340" w:lineRule="exact"/>
              <w:rPr>
                <w:rFonts w:hint="eastAsia"/>
                <w:sz w:val="24"/>
              </w:rPr>
            </w:pPr>
            <w:r w:rsidRPr="003B456A">
              <w:rPr>
                <w:rFonts w:hint="eastAsia"/>
                <w:sz w:val="24"/>
              </w:rPr>
              <w:t xml:space="preserve">     </w:t>
            </w:r>
            <w:r w:rsidRPr="003B456A">
              <w:rPr>
                <w:rFonts w:hint="eastAsia"/>
                <w:sz w:val="24"/>
              </w:rPr>
              <w:t>（预收）</w:t>
            </w:r>
            <w:r w:rsidRPr="003B456A">
              <w:rPr>
                <w:rFonts w:hint="eastAsia"/>
                <w:sz w:val="24"/>
              </w:rPr>
              <w:t xml:space="preserve">             </w:t>
            </w:r>
          </w:p>
        </w:tc>
        <w:tc>
          <w:tcPr>
            <w:tcW w:w="2131" w:type="dxa"/>
          </w:tcPr>
          <w:p w:rsidR="00734F8B" w:rsidRPr="003B456A" w:rsidRDefault="001A3DF1" w:rsidP="003B456A">
            <w:pPr>
              <w:spacing w:line="340" w:lineRule="exact"/>
              <w:rPr>
                <w:rFonts w:hint="eastAsia"/>
                <w:sz w:val="24"/>
              </w:rPr>
            </w:pPr>
            <w:r w:rsidRPr="003B456A">
              <w:rPr>
                <w:rFonts w:hint="eastAsia"/>
                <w:sz w:val="24"/>
              </w:rPr>
              <w:t>抵押登记费</w:t>
            </w:r>
          </w:p>
        </w:tc>
        <w:tc>
          <w:tcPr>
            <w:tcW w:w="2131" w:type="dxa"/>
          </w:tcPr>
          <w:p w:rsidR="00734F8B" w:rsidRPr="003B456A" w:rsidRDefault="00734F8B" w:rsidP="003B456A">
            <w:pPr>
              <w:spacing w:line="340" w:lineRule="exact"/>
              <w:rPr>
                <w:rFonts w:hint="eastAsia"/>
                <w:sz w:val="24"/>
              </w:rPr>
            </w:pPr>
          </w:p>
        </w:tc>
      </w:tr>
      <w:tr w:rsidR="00734F8B" w:rsidRPr="003B456A">
        <w:tc>
          <w:tcPr>
            <w:tcW w:w="2130" w:type="dxa"/>
          </w:tcPr>
          <w:p w:rsidR="00734F8B" w:rsidRPr="003B456A" w:rsidRDefault="00734F8B" w:rsidP="003B456A">
            <w:pPr>
              <w:spacing w:line="340" w:lineRule="exact"/>
              <w:rPr>
                <w:rFonts w:hint="eastAsia"/>
                <w:sz w:val="24"/>
              </w:rPr>
            </w:pPr>
            <w:r w:rsidRPr="003B456A">
              <w:rPr>
                <w:rFonts w:hint="eastAsia"/>
                <w:sz w:val="24"/>
              </w:rPr>
              <w:t>担保服务费</w:t>
            </w:r>
          </w:p>
        </w:tc>
        <w:tc>
          <w:tcPr>
            <w:tcW w:w="2130" w:type="dxa"/>
          </w:tcPr>
          <w:p w:rsidR="00734F8B" w:rsidRPr="003B456A" w:rsidRDefault="00734F8B" w:rsidP="003B456A">
            <w:pPr>
              <w:spacing w:line="340" w:lineRule="exact"/>
              <w:rPr>
                <w:rFonts w:hint="eastAsia"/>
                <w:sz w:val="24"/>
              </w:rPr>
            </w:pPr>
          </w:p>
        </w:tc>
        <w:tc>
          <w:tcPr>
            <w:tcW w:w="2131" w:type="dxa"/>
          </w:tcPr>
          <w:p w:rsidR="00734F8B" w:rsidRPr="003B456A" w:rsidRDefault="001A3DF1" w:rsidP="003B456A">
            <w:pPr>
              <w:spacing w:line="340" w:lineRule="exact"/>
              <w:rPr>
                <w:rFonts w:hint="eastAsia"/>
                <w:sz w:val="24"/>
              </w:rPr>
            </w:pPr>
            <w:r w:rsidRPr="003B456A">
              <w:rPr>
                <w:rFonts w:hint="eastAsia"/>
                <w:sz w:val="24"/>
              </w:rPr>
              <w:t>公证费</w:t>
            </w:r>
          </w:p>
        </w:tc>
        <w:tc>
          <w:tcPr>
            <w:tcW w:w="2131" w:type="dxa"/>
          </w:tcPr>
          <w:p w:rsidR="00734F8B" w:rsidRPr="003B456A" w:rsidRDefault="00734F8B" w:rsidP="003B456A">
            <w:pPr>
              <w:spacing w:line="340" w:lineRule="exact"/>
              <w:rPr>
                <w:rFonts w:hint="eastAsia"/>
                <w:sz w:val="24"/>
              </w:rPr>
            </w:pPr>
          </w:p>
        </w:tc>
      </w:tr>
      <w:tr w:rsidR="00734F8B" w:rsidRPr="003B456A">
        <w:tc>
          <w:tcPr>
            <w:tcW w:w="2130" w:type="dxa"/>
          </w:tcPr>
          <w:p w:rsidR="00734F8B" w:rsidRPr="003B456A" w:rsidRDefault="00734F8B" w:rsidP="003B456A">
            <w:pPr>
              <w:spacing w:line="340" w:lineRule="exact"/>
              <w:rPr>
                <w:rFonts w:hint="eastAsia"/>
                <w:sz w:val="24"/>
              </w:rPr>
            </w:pPr>
            <w:r w:rsidRPr="003B456A">
              <w:rPr>
                <w:rFonts w:hint="eastAsia"/>
                <w:sz w:val="24"/>
              </w:rPr>
              <w:t>按揭服务费</w:t>
            </w:r>
          </w:p>
        </w:tc>
        <w:tc>
          <w:tcPr>
            <w:tcW w:w="2130" w:type="dxa"/>
          </w:tcPr>
          <w:p w:rsidR="00734F8B" w:rsidRPr="003B456A" w:rsidRDefault="00734F8B" w:rsidP="003B456A">
            <w:pPr>
              <w:spacing w:line="340" w:lineRule="exact"/>
              <w:rPr>
                <w:rFonts w:hint="eastAsia"/>
                <w:sz w:val="24"/>
              </w:rPr>
            </w:pPr>
          </w:p>
        </w:tc>
        <w:tc>
          <w:tcPr>
            <w:tcW w:w="2131" w:type="dxa"/>
          </w:tcPr>
          <w:p w:rsidR="00734F8B" w:rsidRPr="003B456A" w:rsidRDefault="001A3DF1" w:rsidP="003B456A">
            <w:pPr>
              <w:spacing w:line="340" w:lineRule="exact"/>
              <w:rPr>
                <w:rFonts w:hint="eastAsia"/>
                <w:sz w:val="24"/>
              </w:rPr>
            </w:pPr>
            <w:r w:rsidRPr="003B456A">
              <w:rPr>
                <w:rFonts w:hint="eastAsia"/>
                <w:sz w:val="24"/>
              </w:rPr>
              <w:t>银行卡年费</w:t>
            </w:r>
          </w:p>
        </w:tc>
        <w:tc>
          <w:tcPr>
            <w:tcW w:w="2131" w:type="dxa"/>
          </w:tcPr>
          <w:p w:rsidR="00734F8B" w:rsidRPr="003B456A" w:rsidRDefault="00734F8B" w:rsidP="003B456A">
            <w:pPr>
              <w:spacing w:line="340" w:lineRule="exact"/>
              <w:rPr>
                <w:rFonts w:hint="eastAsia"/>
                <w:sz w:val="24"/>
              </w:rPr>
            </w:pPr>
          </w:p>
        </w:tc>
      </w:tr>
      <w:tr w:rsidR="00734F8B" w:rsidRPr="003B456A">
        <w:tc>
          <w:tcPr>
            <w:tcW w:w="2130" w:type="dxa"/>
          </w:tcPr>
          <w:p w:rsidR="00734F8B" w:rsidRPr="003B456A" w:rsidRDefault="00734F8B" w:rsidP="003B456A">
            <w:pPr>
              <w:spacing w:line="340" w:lineRule="exact"/>
              <w:rPr>
                <w:rFonts w:hint="eastAsia"/>
                <w:sz w:val="24"/>
              </w:rPr>
            </w:pPr>
            <w:r w:rsidRPr="003B456A">
              <w:rPr>
                <w:rFonts w:hint="eastAsia"/>
                <w:sz w:val="24"/>
              </w:rPr>
              <w:t>上牌抵押费</w:t>
            </w:r>
          </w:p>
        </w:tc>
        <w:tc>
          <w:tcPr>
            <w:tcW w:w="2130" w:type="dxa"/>
          </w:tcPr>
          <w:p w:rsidR="00734F8B" w:rsidRPr="003B456A" w:rsidRDefault="00734F8B" w:rsidP="003B456A">
            <w:pPr>
              <w:spacing w:line="340" w:lineRule="exact"/>
              <w:rPr>
                <w:rFonts w:hint="eastAsia"/>
                <w:sz w:val="24"/>
              </w:rPr>
            </w:pPr>
          </w:p>
        </w:tc>
        <w:tc>
          <w:tcPr>
            <w:tcW w:w="2131" w:type="dxa"/>
          </w:tcPr>
          <w:p w:rsidR="00734F8B" w:rsidRPr="003B456A" w:rsidRDefault="001A3DF1" w:rsidP="003B456A">
            <w:pPr>
              <w:spacing w:line="340" w:lineRule="exact"/>
              <w:rPr>
                <w:rFonts w:hint="eastAsia"/>
                <w:sz w:val="24"/>
              </w:rPr>
            </w:pPr>
            <w:r w:rsidRPr="003B456A">
              <w:rPr>
                <w:rFonts w:hint="eastAsia"/>
                <w:sz w:val="24"/>
              </w:rPr>
              <w:t>代收车辆附加税</w:t>
            </w:r>
          </w:p>
        </w:tc>
        <w:tc>
          <w:tcPr>
            <w:tcW w:w="2131" w:type="dxa"/>
          </w:tcPr>
          <w:p w:rsidR="00734F8B" w:rsidRPr="003B456A" w:rsidRDefault="00734F8B" w:rsidP="003B456A">
            <w:pPr>
              <w:spacing w:line="340" w:lineRule="exact"/>
              <w:rPr>
                <w:rFonts w:hint="eastAsia"/>
                <w:sz w:val="24"/>
              </w:rPr>
            </w:pPr>
          </w:p>
        </w:tc>
      </w:tr>
      <w:tr w:rsidR="00734F8B" w:rsidRPr="003B456A">
        <w:tc>
          <w:tcPr>
            <w:tcW w:w="2130" w:type="dxa"/>
          </w:tcPr>
          <w:p w:rsidR="00734F8B" w:rsidRPr="003B456A" w:rsidRDefault="00734F8B" w:rsidP="003B456A">
            <w:pPr>
              <w:spacing w:line="340" w:lineRule="exact"/>
              <w:rPr>
                <w:rFonts w:hint="eastAsia"/>
                <w:sz w:val="24"/>
              </w:rPr>
            </w:pPr>
            <w:r w:rsidRPr="003B456A">
              <w:rPr>
                <w:rFonts w:hint="eastAsia"/>
                <w:sz w:val="24"/>
              </w:rPr>
              <w:t>资信调查费</w:t>
            </w:r>
          </w:p>
        </w:tc>
        <w:tc>
          <w:tcPr>
            <w:tcW w:w="2130" w:type="dxa"/>
          </w:tcPr>
          <w:p w:rsidR="00734F8B" w:rsidRPr="003B456A" w:rsidRDefault="00734F8B" w:rsidP="003B456A">
            <w:pPr>
              <w:spacing w:line="340" w:lineRule="exact"/>
              <w:rPr>
                <w:rFonts w:hint="eastAsia"/>
                <w:sz w:val="24"/>
              </w:rPr>
            </w:pPr>
          </w:p>
        </w:tc>
        <w:tc>
          <w:tcPr>
            <w:tcW w:w="2131" w:type="dxa"/>
          </w:tcPr>
          <w:p w:rsidR="00734F8B" w:rsidRPr="003B456A" w:rsidRDefault="00DE6CCA" w:rsidP="003B456A">
            <w:pPr>
              <w:spacing w:line="340" w:lineRule="exact"/>
              <w:rPr>
                <w:rFonts w:hint="eastAsia"/>
                <w:sz w:val="24"/>
              </w:rPr>
            </w:pPr>
            <w:r w:rsidRPr="003B456A">
              <w:rPr>
                <w:rFonts w:hint="eastAsia"/>
                <w:sz w:val="24"/>
              </w:rPr>
              <w:t>代收上牌费</w:t>
            </w:r>
          </w:p>
        </w:tc>
        <w:tc>
          <w:tcPr>
            <w:tcW w:w="2131" w:type="dxa"/>
          </w:tcPr>
          <w:p w:rsidR="00734F8B" w:rsidRPr="003B456A" w:rsidRDefault="00734F8B" w:rsidP="003B456A">
            <w:pPr>
              <w:spacing w:line="340" w:lineRule="exact"/>
              <w:rPr>
                <w:rFonts w:hint="eastAsia"/>
                <w:sz w:val="24"/>
              </w:rPr>
            </w:pPr>
          </w:p>
        </w:tc>
      </w:tr>
      <w:tr w:rsidR="00734F8B" w:rsidRPr="003B456A">
        <w:tc>
          <w:tcPr>
            <w:tcW w:w="2130" w:type="dxa"/>
          </w:tcPr>
          <w:p w:rsidR="00734F8B" w:rsidRPr="003B456A" w:rsidRDefault="00734F8B" w:rsidP="003B456A">
            <w:pPr>
              <w:spacing w:line="340" w:lineRule="exact"/>
              <w:rPr>
                <w:rFonts w:hint="eastAsia"/>
                <w:sz w:val="24"/>
              </w:rPr>
            </w:pPr>
            <w:r w:rsidRPr="003B456A">
              <w:rPr>
                <w:rFonts w:hint="eastAsia"/>
                <w:sz w:val="24"/>
              </w:rPr>
              <w:t>其他费用</w:t>
            </w:r>
          </w:p>
        </w:tc>
        <w:tc>
          <w:tcPr>
            <w:tcW w:w="2130" w:type="dxa"/>
          </w:tcPr>
          <w:p w:rsidR="00734F8B" w:rsidRPr="003B456A" w:rsidRDefault="00734F8B" w:rsidP="003B456A">
            <w:pPr>
              <w:spacing w:line="340" w:lineRule="exact"/>
              <w:rPr>
                <w:rFonts w:hint="eastAsia"/>
                <w:sz w:val="24"/>
              </w:rPr>
            </w:pPr>
          </w:p>
        </w:tc>
        <w:tc>
          <w:tcPr>
            <w:tcW w:w="2131" w:type="dxa"/>
          </w:tcPr>
          <w:p w:rsidR="00734F8B" w:rsidRPr="003B456A" w:rsidRDefault="00DE6CCA" w:rsidP="003B456A">
            <w:pPr>
              <w:spacing w:line="340" w:lineRule="exact"/>
              <w:rPr>
                <w:rFonts w:hint="eastAsia"/>
                <w:sz w:val="24"/>
              </w:rPr>
            </w:pPr>
            <w:r w:rsidRPr="003B456A">
              <w:rPr>
                <w:rFonts w:hint="eastAsia"/>
                <w:sz w:val="24"/>
              </w:rPr>
              <w:t>代收上牌费</w:t>
            </w:r>
          </w:p>
        </w:tc>
        <w:tc>
          <w:tcPr>
            <w:tcW w:w="2131" w:type="dxa"/>
          </w:tcPr>
          <w:p w:rsidR="00734F8B" w:rsidRPr="003B456A" w:rsidRDefault="00734F8B" w:rsidP="003B456A">
            <w:pPr>
              <w:spacing w:line="340" w:lineRule="exact"/>
              <w:rPr>
                <w:rFonts w:hint="eastAsia"/>
                <w:sz w:val="24"/>
              </w:rPr>
            </w:pPr>
          </w:p>
        </w:tc>
      </w:tr>
      <w:tr w:rsidR="00DE6CCA" w:rsidRPr="003B456A">
        <w:tc>
          <w:tcPr>
            <w:tcW w:w="2130" w:type="dxa"/>
          </w:tcPr>
          <w:p w:rsidR="00DE6CCA" w:rsidRPr="003B456A" w:rsidRDefault="00DE6CCA" w:rsidP="003B456A">
            <w:pPr>
              <w:spacing w:line="340" w:lineRule="exact"/>
              <w:rPr>
                <w:rFonts w:hint="eastAsia"/>
                <w:sz w:val="24"/>
              </w:rPr>
            </w:pPr>
            <w:r w:rsidRPr="003B456A">
              <w:rPr>
                <w:rFonts w:hint="eastAsia"/>
                <w:sz w:val="24"/>
              </w:rPr>
              <w:t>合计（大写）</w:t>
            </w:r>
          </w:p>
        </w:tc>
        <w:tc>
          <w:tcPr>
            <w:tcW w:w="6392" w:type="dxa"/>
            <w:gridSpan w:val="3"/>
          </w:tcPr>
          <w:p w:rsidR="00DE6CCA" w:rsidRPr="003B456A" w:rsidRDefault="00DE6CCA" w:rsidP="003B456A">
            <w:pPr>
              <w:spacing w:line="340" w:lineRule="exact"/>
              <w:rPr>
                <w:rFonts w:hint="eastAsia"/>
                <w:sz w:val="24"/>
              </w:rPr>
            </w:pPr>
          </w:p>
        </w:tc>
      </w:tr>
      <w:tr w:rsidR="00DE6CCA" w:rsidRPr="003B456A">
        <w:tc>
          <w:tcPr>
            <w:tcW w:w="2130" w:type="dxa"/>
          </w:tcPr>
          <w:p w:rsidR="00DE6CCA" w:rsidRPr="003B456A" w:rsidRDefault="00DE6CCA" w:rsidP="003B456A">
            <w:pPr>
              <w:spacing w:line="340" w:lineRule="exact"/>
              <w:rPr>
                <w:rFonts w:hint="eastAsia"/>
                <w:sz w:val="24"/>
              </w:rPr>
            </w:pPr>
            <w:r w:rsidRPr="003B456A">
              <w:rPr>
                <w:rFonts w:hint="eastAsia"/>
                <w:sz w:val="24"/>
              </w:rPr>
              <w:t>备注</w:t>
            </w:r>
          </w:p>
        </w:tc>
        <w:tc>
          <w:tcPr>
            <w:tcW w:w="6392" w:type="dxa"/>
            <w:gridSpan w:val="3"/>
          </w:tcPr>
          <w:p w:rsidR="00DE6CCA" w:rsidRPr="003B456A" w:rsidRDefault="00DE6CCA" w:rsidP="003B456A">
            <w:pPr>
              <w:spacing w:line="340" w:lineRule="exact"/>
              <w:rPr>
                <w:rFonts w:hint="eastAsia"/>
                <w:sz w:val="24"/>
              </w:rPr>
            </w:pPr>
          </w:p>
        </w:tc>
      </w:tr>
      <w:tr w:rsidR="007733AE" w:rsidRPr="003B456A">
        <w:tc>
          <w:tcPr>
            <w:tcW w:w="2130" w:type="dxa"/>
          </w:tcPr>
          <w:p w:rsidR="007733AE" w:rsidRPr="003B456A" w:rsidRDefault="007733AE" w:rsidP="003B456A">
            <w:pPr>
              <w:spacing w:line="340" w:lineRule="exact"/>
              <w:rPr>
                <w:rFonts w:hint="eastAsia"/>
                <w:sz w:val="24"/>
              </w:rPr>
            </w:pPr>
          </w:p>
        </w:tc>
        <w:tc>
          <w:tcPr>
            <w:tcW w:w="6392" w:type="dxa"/>
            <w:gridSpan w:val="3"/>
          </w:tcPr>
          <w:p w:rsidR="007733AE" w:rsidRPr="003B456A" w:rsidRDefault="007733AE" w:rsidP="003B456A">
            <w:pPr>
              <w:spacing w:line="340" w:lineRule="exact"/>
              <w:rPr>
                <w:rFonts w:hint="eastAsia"/>
                <w:sz w:val="24"/>
              </w:rPr>
            </w:pPr>
          </w:p>
        </w:tc>
      </w:tr>
    </w:tbl>
    <w:p w:rsidR="00734F8B" w:rsidRPr="003B456A" w:rsidRDefault="007733AE" w:rsidP="003B456A">
      <w:pPr>
        <w:spacing w:line="340" w:lineRule="exact"/>
        <w:rPr>
          <w:rFonts w:hint="eastAsia"/>
          <w:sz w:val="24"/>
        </w:rPr>
      </w:pPr>
      <w:r w:rsidRPr="003B456A">
        <w:rPr>
          <w:rFonts w:hint="eastAsia"/>
          <w:sz w:val="24"/>
        </w:rPr>
        <w:t>附件三：按揭车辆投保情况</w:t>
      </w:r>
    </w:p>
    <w:tbl>
      <w:tblPr>
        <w:tblStyle w:val="a3"/>
        <w:tblW w:w="0" w:type="auto"/>
        <w:tblLook w:val="01E0" w:firstRow="1" w:lastRow="1" w:firstColumn="1" w:lastColumn="1" w:noHBand="0" w:noVBand="0"/>
      </w:tblPr>
      <w:tblGrid>
        <w:gridCol w:w="2840"/>
        <w:gridCol w:w="2488"/>
        <w:gridCol w:w="3194"/>
      </w:tblGrid>
      <w:tr w:rsidR="007733AE" w:rsidRPr="003B456A">
        <w:tc>
          <w:tcPr>
            <w:tcW w:w="8522" w:type="dxa"/>
            <w:gridSpan w:val="3"/>
          </w:tcPr>
          <w:p w:rsidR="007733AE" w:rsidRPr="003B456A" w:rsidRDefault="007733AE" w:rsidP="003B456A">
            <w:pPr>
              <w:spacing w:line="340" w:lineRule="exact"/>
              <w:rPr>
                <w:rFonts w:hint="eastAsia"/>
                <w:sz w:val="24"/>
              </w:rPr>
            </w:pPr>
            <w:r w:rsidRPr="003B456A">
              <w:rPr>
                <w:rFonts w:hint="eastAsia"/>
                <w:sz w:val="24"/>
              </w:rPr>
              <w:t>保险公司：</w:t>
            </w:r>
          </w:p>
        </w:tc>
      </w:tr>
      <w:tr w:rsidR="007733AE" w:rsidRPr="003B456A" w:rsidTr="003B456A">
        <w:tc>
          <w:tcPr>
            <w:tcW w:w="2840" w:type="dxa"/>
          </w:tcPr>
          <w:p w:rsidR="007733AE" w:rsidRPr="003B456A" w:rsidRDefault="007733AE" w:rsidP="003B456A">
            <w:pPr>
              <w:spacing w:line="340" w:lineRule="exact"/>
              <w:rPr>
                <w:rFonts w:hint="eastAsia"/>
                <w:sz w:val="24"/>
              </w:rPr>
            </w:pPr>
            <w:r w:rsidRPr="003B456A">
              <w:rPr>
                <w:rFonts w:hint="eastAsia"/>
                <w:sz w:val="24"/>
              </w:rPr>
              <w:t>投保项目</w:t>
            </w:r>
          </w:p>
        </w:tc>
        <w:tc>
          <w:tcPr>
            <w:tcW w:w="2488" w:type="dxa"/>
          </w:tcPr>
          <w:p w:rsidR="007733AE" w:rsidRPr="003B456A" w:rsidRDefault="007733AE" w:rsidP="003B456A">
            <w:pPr>
              <w:spacing w:line="340" w:lineRule="exact"/>
              <w:rPr>
                <w:rFonts w:hint="eastAsia"/>
                <w:sz w:val="24"/>
              </w:rPr>
            </w:pPr>
            <w:r w:rsidRPr="003B456A">
              <w:rPr>
                <w:rFonts w:hint="eastAsia"/>
                <w:sz w:val="24"/>
              </w:rPr>
              <w:t>投保额</w:t>
            </w:r>
          </w:p>
        </w:tc>
        <w:tc>
          <w:tcPr>
            <w:tcW w:w="3194" w:type="dxa"/>
          </w:tcPr>
          <w:p w:rsidR="007733AE" w:rsidRPr="003B456A" w:rsidRDefault="007733AE" w:rsidP="003B456A">
            <w:pPr>
              <w:spacing w:line="340" w:lineRule="exact"/>
              <w:rPr>
                <w:rFonts w:hint="eastAsia"/>
                <w:sz w:val="24"/>
              </w:rPr>
            </w:pPr>
            <w:r w:rsidRPr="003B456A">
              <w:rPr>
                <w:rFonts w:hint="eastAsia"/>
                <w:sz w:val="24"/>
              </w:rPr>
              <w:t>备注</w:t>
            </w:r>
          </w:p>
        </w:tc>
      </w:tr>
      <w:tr w:rsidR="007733AE" w:rsidRPr="003B456A" w:rsidTr="003B456A">
        <w:tc>
          <w:tcPr>
            <w:tcW w:w="2840" w:type="dxa"/>
          </w:tcPr>
          <w:p w:rsidR="007733AE" w:rsidRPr="003B456A" w:rsidRDefault="007733AE" w:rsidP="003B456A">
            <w:pPr>
              <w:spacing w:line="340" w:lineRule="exact"/>
              <w:rPr>
                <w:rFonts w:hint="eastAsia"/>
                <w:sz w:val="24"/>
              </w:rPr>
            </w:pPr>
            <w:r w:rsidRPr="003B456A">
              <w:rPr>
                <w:rFonts w:hint="eastAsia"/>
                <w:sz w:val="24"/>
              </w:rPr>
              <w:t>车辆损失险</w:t>
            </w:r>
          </w:p>
        </w:tc>
        <w:tc>
          <w:tcPr>
            <w:tcW w:w="2488" w:type="dxa"/>
          </w:tcPr>
          <w:p w:rsidR="007733AE" w:rsidRPr="003B456A" w:rsidRDefault="007733AE" w:rsidP="003B456A">
            <w:pPr>
              <w:spacing w:line="340" w:lineRule="exact"/>
              <w:rPr>
                <w:rFonts w:hint="eastAsia"/>
                <w:sz w:val="24"/>
              </w:rPr>
            </w:pPr>
          </w:p>
        </w:tc>
        <w:tc>
          <w:tcPr>
            <w:tcW w:w="3194" w:type="dxa"/>
          </w:tcPr>
          <w:p w:rsidR="007733AE" w:rsidRPr="003B456A" w:rsidRDefault="007733AE" w:rsidP="003B456A">
            <w:pPr>
              <w:spacing w:line="340" w:lineRule="exact"/>
              <w:rPr>
                <w:rFonts w:hint="eastAsia"/>
                <w:sz w:val="24"/>
              </w:rPr>
            </w:pPr>
          </w:p>
        </w:tc>
      </w:tr>
      <w:tr w:rsidR="007733AE" w:rsidRPr="003B456A" w:rsidTr="003B456A">
        <w:tc>
          <w:tcPr>
            <w:tcW w:w="2840" w:type="dxa"/>
          </w:tcPr>
          <w:p w:rsidR="007733AE" w:rsidRPr="003B456A" w:rsidRDefault="007733AE" w:rsidP="003B456A">
            <w:pPr>
              <w:spacing w:line="340" w:lineRule="exact"/>
              <w:rPr>
                <w:rFonts w:hint="eastAsia"/>
                <w:sz w:val="24"/>
              </w:rPr>
            </w:pPr>
            <w:r w:rsidRPr="003B456A">
              <w:rPr>
                <w:rFonts w:hint="eastAsia"/>
                <w:sz w:val="24"/>
              </w:rPr>
              <w:t>第三责任险</w:t>
            </w:r>
          </w:p>
        </w:tc>
        <w:tc>
          <w:tcPr>
            <w:tcW w:w="2488" w:type="dxa"/>
          </w:tcPr>
          <w:p w:rsidR="007733AE" w:rsidRPr="003B456A" w:rsidRDefault="007733AE" w:rsidP="003B456A">
            <w:pPr>
              <w:spacing w:line="340" w:lineRule="exact"/>
              <w:rPr>
                <w:rFonts w:hint="eastAsia"/>
                <w:sz w:val="24"/>
              </w:rPr>
            </w:pPr>
          </w:p>
        </w:tc>
        <w:tc>
          <w:tcPr>
            <w:tcW w:w="3194" w:type="dxa"/>
          </w:tcPr>
          <w:p w:rsidR="007733AE" w:rsidRPr="003B456A" w:rsidRDefault="007733AE" w:rsidP="003B456A">
            <w:pPr>
              <w:spacing w:line="340" w:lineRule="exact"/>
              <w:rPr>
                <w:rFonts w:hint="eastAsia"/>
                <w:sz w:val="24"/>
              </w:rPr>
            </w:pPr>
            <w:r w:rsidRPr="003B456A">
              <w:rPr>
                <w:rFonts w:hint="eastAsia"/>
                <w:sz w:val="24"/>
              </w:rPr>
              <w:t>（投保额需在</w:t>
            </w:r>
            <w:r w:rsidRPr="003B456A">
              <w:rPr>
                <w:rFonts w:hint="eastAsia"/>
                <w:sz w:val="24"/>
              </w:rPr>
              <w:t>50</w:t>
            </w:r>
            <w:r w:rsidRPr="003B456A">
              <w:rPr>
                <w:rFonts w:hint="eastAsia"/>
                <w:sz w:val="24"/>
              </w:rPr>
              <w:t>万元以上）</w:t>
            </w:r>
          </w:p>
        </w:tc>
      </w:tr>
      <w:tr w:rsidR="007733AE" w:rsidRPr="003B456A" w:rsidTr="003B456A">
        <w:tc>
          <w:tcPr>
            <w:tcW w:w="2840" w:type="dxa"/>
          </w:tcPr>
          <w:p w:rsidR="007733AE" w:rsidRPr="003B456A" w:rsidRDefault="007733AE" w:rsidP="003B456A">
            <w:pPr>
              <w:spacing w:line="340" w:lineRule="exact"/>
              <w:rPr>
                <w:rFonts w:hint="eastAsia"/>
                <w:sz w:val="24"/>
              </w:rPr>
            </w:pPr>
            <w:r w:rsidRPr="003B456A">
              <w:rPr>
                <w:rFonts w:hint="eastAsia"/>
                <w:sz w:val="24"/>
              </w:rPr>
              <w:t>车上人员责任险</w:t>
            </w:r>
          </w:p>
        </w:tc>
        <w:tc>
          <w:tcPr>
            <w:tcW w:w="2488" w:type="dxa"/>
          </w:tcPr>
          <w:p w:rsidR="007733AE" w:rsidRPr="003B456A" w:rsidRDefault="007733AE" w:rsidP="003B456A">
            <w:pPr>
              <w:spacing w:line="340" w:lineRule="exact"/>
              <w:rPr>
                <w:rFonts w:hint="eastAsia"/>
                <w:sz w:val="24"/>
              </w:rPr>
            </w:pPr>
          </w:p>
        </w:tc>
        <w:tc>
          <w:tcPr>
            <w:tcW w:w="3194" w:type="dxa"/>
          </w:tcPr>
          <w:p w:rsidR="007733AE" w:rsidRPr="003B456A" w:rsidRDefault="007733AE" w:rsidP="003B456A">
            <w:pPr>
              <w:spacing w:line="340" w:lineRule="exact"/>
              <w:rPr>
                <w:rFonts w:hint="eastAsia"/>
                <w:sz w:val="24"/>
              </w:rPr>
            </w:pPr>
          </w:p>
        </w:tc>
      </w:tr>
      <w:tr w:rsidR="007733AE" w:rsidRPr="003B456A" w:rsidTr="003B456A">
        <w:tc>
          <w:tcPr>
            <w:tcW w:w="2840" w:type="dxa"/>
          </w:tcPr>
          <w:p w:rsidR="007733AE" w:rsidRPr="003B456A" w:rsidRDefault="007733AE" w:rsidP="003B456A">
            <w:pPr>
              <w:spacing w:line="340" w:lineRule="exact"/>
              <w:rPr>
                <w:rFonts w:hint="eastAsia"/>
                <w:sz w:val="24"/>
              </w:rPr>
            </w:pPr>
            <w:r w:rsidRPr="003B456A">
              <w:rPr>
                <w:rFonts w:hint="eastAsia"/>
                <w:sz w:val="24"/>
              </w:rPr>
              <w:t>全车盗抢险</w:t>
            </w:r>
          </w:p>
        </w:tc>
        <w:tc>
          <w:tcPr>
            <w:tcW w:w="2488" w:type="dxa"/>
          </w:tcPr>
          <w:p w:rsidR="007733AE" w:rsidRPr="003B456A" w:rsidRDefault="007733AE" w:rsidP="003B456A">
            <w:pPr>
              <w:spacing w:line="340" w:lineRule="exact"/>
              <w:rPr>
                <w:rFonts w:hint="eastAsia"/>
                <w:sz w:val="24"/>
              </w:rPr>
            </w:pPr>
          </w:p>
        </w:tc>
        <w:tc>
          <w:tcPr>
            <w:tcW w:w="3194" w:type="dxa"/>
          </w:tcPr>
          <w:p w:rsidR="007733AE" w:rsidRPr="003B456A" w:rsidRDefault="007053C4" w:rsidP="003B456A">
            <w:pPr>
              <w:spacing w:line="340" w:lineRule="exact"/>
              <w:rPr>
                <w:rFonts w:hint="eastAsia"/>
                <w:sz w:val="24"/>
              </w:rPr>
            </w:pPr>
            <w:r w:rsidRPr="003B456A">
              <w:rPr>
                <w:rFonts w:hint="eastAsia"/>
                <w:sz w:val="24"/>
              </w:rPr>
              <w:t>（投保额高于贷款额）</w:t>
            </w:r>
          </w:p>
        </w:tc>
      </w:tr>
      <w:tr w:rsidR="007733AE" w:rsidRPr="003B456A" w:rsidTr="003B456A">
        <w:tc>
          <w:tcPr>
            <w:tcW w:w="2840" w:type="dxa"/>
          </w:tcPr>
          <w:p w:rsidR="007733AE" w:rsidRPr="003B456A" w:rsidRDefault="007733AE" w:rsidP="003B456A">
            <w:pPr>
              <w:spacing w:line="340" w:lineRule="exact"/>
              <w:rPr>
                <w:rFonts w:hint="eastAsia"/>
                <w:sz w:val="24"/>
              </w:rPr>
            </w:pPr>
            <w:r w:rsidRPr="003B456A">
              <w:rPr>
                <w:rFonts w:hint="eastAsia"/>
                <w:sz w:val="24"/>
              </w:rPr>
              <w:t>不计免赔险</w:t>
            </w:r>
          </w:p>
        </w:tc>
        <w:tc>
          <w:tcPr>
            <w:tcW w:w="2488" w:type="dxa"/>
          </w:tcPr>
          <w:p w:rsidR="007733AE" w:rsidRPr="003B456A" w:rsidRDefault="007733AE" w:rsidP="003B456A">
            <w:pPr>
              <w:spacing w:line="340" w:lineRule="exact"/>
              <w:rPr>
                <w:rFonts w:hint="eastAsia"/>
                <w:sz w:val="24"/>
              </w:rPr>
            </w:pPr>
          </w:p>
        </w:tc>
        <w:tc>
          <w:tcPr>
            <w:tcW w:w="3194" w:type="dxa"/>
          </w:tcPr>
          <w:p w:rsidR="007733AE" w:rsidRPr="003B456A" w:rsidRDefault="007733AE" w:rsidP="003B456A">
            <w:pPr>
              <w:spacing w:line="340" w:lineRule="exact"/>
              <w:rPr>
                <w:rFonts w:hint="eastAsia"/>
                <w:sz w:val="24"/>
              </w:rPr>
            </w:pPr>
          </w:p>
        </w:tc>
      </w:tr>
      <w:tr w:rsidR="007733AE" w:rsidRPr="003B456A" w:rsidTr="003B456A">
        <w:tc>
          <w:tcPr>
            <w:tcW w:w="2840" w:type="dxa"/>
          </w:tcPr>
          <w:p w:rsidR="007733AE" w:rsidRPr="003B456A" w:rsidRDefault="007733AE" w:rsidP="003B456A">
            <w:pPr>
              <w:spacing w:line="340" w:lineRule="exact"/>
              <w:rPr>
                <w:rFonts w:hint="eastAsia"/>
                <w:sz w:val="24"/>
              </w:rPr>
            </w:pPr>
            <w:r w:rsidRPr="003B456A">
              <w:rPr>
                <w:rFonts w:hint="eastAsia"/>
                <w:sz w:val="24"/>
              </w:rPr>
              <w:t>玻璃险</w:t>
            </w:r>
          </w:p>
        </w:tc>
        <w:tc>
          <w:tcPr>
            <w:tcW w:w="2488" w:type="dxa"/>
          </w:tcPr>
          <w:p w:rsidR="007733AE" w:rsidRPr="003B456A" w:rsidRDefault="007733AE" w:rsidP="003B456A">
            <w:pPr>
              <w:spacing w:line="340" w:lineRule="exact"/>
              <w:rPr>
                <w:rFonts w:hint="eastAsia"/>
                <w:sz w:val="24"/>
              </w:rPr>
            </w:pPr>
          </w:p>
        </w:tc>
        <w:tc>
          <w:tcPr>
            <w:tcW w:w="3194" w:type="dxa"/>
          </w:tcPr>
          <w:p w:rsidR="007733AE" w:rsidRPr="003B456A" w:rsidRDefault="007733AE" w:rsidP="003B456A">
            <w:pPr>
              <w:spacing w:line="340" w:lineRule="exact"/>
              <w:rPr>
                <w:rFonts w:hint="eastAsia"/>
                <w:sz w:val="24"/>
              </w:rPr>
            </w:pPr>
          </w:p>
        </w:tc>
      </w:tr>
      <w:tr w:rsidR="007733AE" w:rsidRPr="003B456A" w:rsidTr="003B456A">
        <w:tc>
          <w:tcPr>
            <w:tcW w:w="2840" w:type="dxa"/>
          </w:tcPr>
          <w:p w:rsidR="007733AE" w:rsidRPr="003B456A" w:rsidRDefault="007733AE" w:rsidP="003B456A">
            <w:pPr>
              <w:spacing w:line="340" w:lineRule="exact"/>
              <w:rPr>
                <w:rFonts w:hint="eastAsia"/>
                <w:sz w:val="24"/>
              </w:rPr>
            </w:pPr>
            <w:r w:rsidRPr="003B456A">
              <w:rPr>
                <w:rFonts w:hint="eastAsia"/>
                <w:sz w:val="24"/>
              </w:rPr>
              <w:t>自然险</w:t>
            </w:r>
          </w:p>
        </w:tc>
        <w:tc>
          <w:tcPr>
            <w:tcW w:w="2488" w:type="dxa"/>
          </w:tcPr>
          <w:p w:rsidR="007733AE" w:rsidRPr="003B456A" w:rsidRDefault="007733AE" w:rsidP="003B456A">
            <w:pPr>
              <w:spacing w:line="340" w:lineRule="exact"/>
              <w:rPr>
                <w:rFonts w:hint="eastAsia"/>
                <w:sz w:val="24"/>
              </w:rPr>
            </w:pPr>
          </w:p>
        </w:tc>
        <w:tc>
          <w:tcPr>
            <w:tcW w:w="3194" w:type="dxa"/>
          </w:tcPr>
          <w:p w:rsidR="007733AE" w:rsidRPr="003B456A" w:rsidRDefault="007733AE" w:rsidP="003B456A">
            <w:pPr>
              <w:spacing w:line="340" w:lineRule="exact"/>
              <w:rPr>
                <w:rFonts w:hint="eastAsia"/>
                <w:sz w:val="24"/>
              </w:rPr>
            </w:pPr>
          </w:p>
        </w:tc>
      </w:tr>
      <w:tr w:rsidR="007733AE" w:rsidRPr="003B456A" w:rsidTr="003B456A">
        <w:tc>
          <w:tcPr>
            <w:tcW w:w="2840" w:type="dxa"/>
          </w:tcPr>
          <w:p w:rsidR="007733AE" w:rsidRPr="003B456A" w:rsidRDefault="007733AE" w:rsidP="003B456A">
            <w:pPr>
              <w:spacing w:line="340" w:lineRule="exact"/>
              <w:rPr>
                <w:rFonts w:hint="eastAsia"/>
                <w:sz w:val="24"/>
              </w:rPr>
            </w:pPr>
            <w:r w:rsidRPr="003B456A">
              <w:rPr>
                <w:rFonts w:hint="eastAsia"/>
                <w:sz w:val="24"/>
              </w:rPr>
              <w:t>其他</w:t>
            </w:r>
          </w:p>
        </w:tc>
        <w:tc>
          <w:tcPr>
            <w:tcW w:w="2488" w:type="dxa"/>
          </w:tcPr>
          <w:p w:rsidR="007733AE" w:rsidRPr="003B456A" w:rsidRDefault="007733AE" w:rsidP="003B456A">
            <w:pPr>
              <w:spacing w:line="340" w:lineRule="exact"/>
              <w:rPr>
                <w:rFonts w:hint="eastAsia"/>
                <w:sz w:val="24"/>
              </w:rPr>
            </w:pPr>
          </w:p>
        </w:tc>
        <w:tc>
          <w:tcPr>
            <w:tcW w:w="3194" w:type="dxa"/>
          </w:tcPr>
          <w:p w:rsidR="007733AE" w:rsidRPr="003B456A" w:rsidRDefault="007733AE" w:rsidP="003B456A">
            <w:pPr>
              <w:spacing w:line="340" w:lineRule="exact"/>
              <w:rPr>
                <w:rFonts w:hint="eastAsia"/>
                <w:sz w:val="24"/>
              </w:rPr>
            </w:pPr>
          </w:p>
        </w:tc>
      </w:tr>
      <w:tr w:rsidR="007733AE" w:rsidRPr="003B456A" w:rsidTr="003B456A">
        <w:tc>
          <w:tcPr>
            <w:tcW w:w="2840" w:type="dxa"/>
          </w:tcPr>
          <w:p w:rsidR="007733AE" w:rsidRPr="003B456A" w:rsidRDefault="007733AE" w:rsidP="003B456A">
            <w:pPr>
              <w:spacing w:line="340" w:lineRule="exact"/>
              <w:rPr>
                <w:rFonts w:hint="eastAsia"/>
                <w:sz w:val="24"/>
              </w:rPr>
            </w:pPr>
            <w:r w:rsidRPr="003B456A">
              <w:rPr>
                <w:rFonts w:hint="eastAsia"/>
                <w:sz w:val="24"/>
              </w:rPr>
              <w:t>保险费合计</w:t>
            </w:r>
          </w:p>
        </w:tc>
        <w:tc>
          <w:tcPr>
            <w:tcW w:w="2488" w:type="dxa"/>
          </w:tcPr>
          <w:p w:rsidR="007733AE" w:rsidRPr="003B456A" w:rsidRDefault="007733AE" w:rsidP="003B456A">
            <w:pPr>
              <w:spacing w:line="340" w:lineRule="exact"/>
              <w:rPr>
                <w:rFonts w:hint="eastAsia"/>
                <w:sz w:val="24"/>
              </w:rPr>
            </w:pPr>
          </w:p>
        </w:tc>
        <w:tc>
          <w:tcPr>
            <w:tcW w:w="3194" w:type="dxa"/>
          </w:tcPr>
          <w:p w:rsidR="007733AE" w:rsidRPr="003B456A" w:rsidRDefault="007053C4" w:rsidP="003B456A">
            <w:pPr>
              <w:spacing w:line="340" w:lineRule="exact"/>
              <w:rPr>
                <w:rFonts w:hint="eastAsia"/>
                <w:sz w:val="24"/>
              </w:rPr>
            </w:pPr>
            <w:r w:rsidRPr="003B456A">
              <w:rPr>
                <w:rFonts w:hint="eastAsia"/>
                <w:sz w:val="24"/>
              </w:rPr>
              <w:t>（预收）</w:t>
            </w:r>
          </w:p>
        </w:tc>
      </w:tr>
    </w:tbl>
    <w:p w:rsidR="007733AE" w:rsidRPr="003B456A" w:rsidRDefault="00AE588F" w:rsidP="003B456A">
      <w:pPr>
        <w:spacing w:line="340" w:lineRule="exact"/>
        <w:rPr>
          <w:rFonts w:hint="eastAsia"/>
          <w:sz w:val="24"/>
        </w:rPr>
      </w:pPr>
      <w:r w:rsidRPr="003B456A">
        <w:rPr>
          <w:rFonts w:hint="eastAsia"/>
          <w:sz w:val="24"/>
        </w:rPr>
        <w:t>备注：续保是的投保金额保险公司的相关规定执行</w:t>
      </w:r>
    </w:p>
    <w:p w:rsidR="00AE588F" w:rsidRPr="003B456A" w:rsidRDefault="00AE588F" w:rsidP="003B456A">
      <w:pPr>
        <w:spacing w:line="340" w:lineRule="exact"/>
        <w:rPr>
          <w:rFonts w:hint="eastAsia"/>
          <w:sz w:val="24"/>
        </w:rPr>
      </w:pPr>
      <w:r w:rsidRPr="003B456A">
        <w:rPr>
          <w:rFonts w:hint="eastAsia"/>
          <w:sz w:val="24"/>
        </w:rPr>
        <w:t>以上收费内容本人现予确认，无异议。</w:t>
      </w:r>
    </w:p>
    <w:p w:rsidR="003B456A" w:rsidRDefault="003B456A" w:rsidP="003B456A">
      <w:pPr>
        <w:spacing w:line="340" w:lineRule="exact"/>
        <w:rPr>
          <w:rFonts w:hint="eastAsia"/>
          <w:sz w:val="24"/>
        </w:rPr>
      </w:pPr>
    </w:p>
    <w:p w:rsidR="00AE588F" w:rsidRPr="003B456A" w:rsidRDefault="00AE588F" w:rsidP="003B456A">
      <w:pPr>
        <w:spacing w:line="340" w:lineRule="exact"/>
        <w:rPr>
          <w:rFonts w:hint="eastAsia"/>
          <w:sz w:val="24"/>
        </w:rPr>
      </w:pPr>
      <w:r w:rsidRPr="003B456A">
        <w:rPr>
          <w:rFonts w:hint="eastAsia"/>
          <w:sz w:val="24"/>
        </w:rPr>
        <w:t>乙方确认：</w:t>
      </w:r>
    </w:p>
    <w:p w:rsidR="003B456A" w:rsidRDefault="003B456A" w:rsidP="003B456A">
      <w:pPr>
        <w:spacing w:line="340" w:lineRule="exact"/>
        <w:rPr>
          <w:rFonts w:hint="eastAsia"/>
          <w:sz w:val="24"/>
        </w:rPr>
      </w:pPr>
    </w:p>
    <w:p w:rsidR="00AE588F" w:rsidRPr="003B456A" w:rsidRDefault="00AE588F" w:rsidP="003B456A">
      <w:pPr>
        <w:spacing w:line="340" w:lineRule="exact"/>
        <w:rPr>
          <w:rFonts w:hint="eastAsia"/>
          <w:sz w:val="24"/>
        </w:rPr>
      </w:pPr>
      <w:r w:rsidRPr="003B456A">
        <w:rPr>
          <w:rFonts w:hint="eastAsia"/>
          <w:sz w:val="24"/>
        </w:rPr>
        <w:t>日期</w:t>
      </w:r>
    </w:p>
    <w:sectPr w:rsidR="00AE588F" w:rsidRPr="003B45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10AC" w:rsidRDefault="009010AC" w:rsidP="00296706">
      <w:r>
        <w:separator/>
      </w:r>
    </w:p>
  </w:endnote>
  <w:endnote w:type="continuationSeparator" w:id="0">
    <w:p w:rsidR="009010AC" w:rsidRDefault="009010AC" w:rsidP="00296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10AC" w:rsidRDefault="009010AC" w:rsidP="00296706">
      <w:r>
        <w:separator/>
      </w:r>
    </w:p>
  </w:footnote>
  <w:footnote w:type="continuationSeparator" w:id="0">
    <w:p w:rsidR="009010AC" w:rsidRDefault="009010AC" w:rsidP="002967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1250F"/>
    <w:multiLevelType w:val="hybridMultilevel"/>
    <w:tmpl w:val="DFB82076"/>
    <w:lvl w:ilvl="0" w:tplc="0409000F">
      <w:start w:val="1"/>
      <w:numFmt w:val="decimal"/>
      <w:lvlText w:val="%1."/>
      <w:lvlJc w:val="left"/>
      <w:pPr>
        <w:tabs>
          <w:tab w:val="num" w:pos="1080"/>
        </w:tabs>
        <w:ind w:left="1080" w:hanging="420"/>
      </w:pPr>
    </w:lvl>
    <w:lvl w:ilvl="1" w:tplc="04090019" w:tentative="1">
      <w:start w:val="1"/>
      <w:numFmt w:val="lowerLetter"/>
      <w:lvlText w:val="%2)"/>
      <w:lvlJc w:val="left"/>
      <w:pPr>
        <w:tabs>
          <w:tab w:val="num" w:pos="1500"/>
        </w:tabs>
        <w:ind w:left="1500" w:hanging="420"/>
      </w:pPr>
    </w:lvl>
    <w:lvl w:ilvl="2" w:tplc="0409001B" w:tentative="1">
      <w:start w:val="1"/>
      <w:numFmt w:val="lowerRoman"/>
      <w:lvlText w:val="%3."/>
      <w:lvlJc w:val="right"/>
      <w:pPr>
        <w:tabs>
          <w:tab w:val="num" w:pos="1920"/>
        </w:tabs>
        <w:ind w:left="1920" w:hanging="420"/>
      </w:pPr>
    </w:lvl>
    <w:lvl w:ilvl="3" w:tplc="0409000F" w:tentative="1">
      <w:start w:val="1"/>
      <w:numFmt w:val="decimal"/>
      <w:lvlText w:val="%4."/>
      <w:lvlJc w:val="left"/>
      <w:pPr>
        <w:tabs>
          <w:tab w:val="num" w:pos="2340"/>
        </w:tabs>
        <w:ind w:left="2340" w:hanging="420"/>
      </w:pPr>
    </w:lvl>
    <w:lvl w:ilvl="4" w:tplc="04090019" w:tentative="1">
      <w:start w:val="1"/>
      <w:numFmt w:val="lowerLetter"/>
      <w:lvlText w:val="%5)"/>
      <w:lvlJc w:val="left"/>
      <w:pPr>
        <w:tabs>
          <w:tab w:val="num" w:pos="2760"/>
        </w:tabs>
        <w:ind w:left="2760" w:hanging="420"/>
      </w:pPr>
    </w:lvl>
    <w:lvl w:ilvl="5" w:tplc="0409001B" w:tentative="1">
      <w:start w:val="1"/>
      <w:numFmt w:val="lowerRoman"/>
      <w:lvlText w:val="%6."/>
      <w:lvlJc w:val="right"/>
      <w:pPr>
        <w:tabs>
          <w:tab w:val="num" w:pos="3180"/>
        </w:tabs>
        <w:ind w:left="3180" w:hanging="420"/>
      </w:pPr>
    </w:lvl>
    <w:lvl w:ilvl="6" w:tplc="0409000F" w:tentative="1">
      <w:start w:val="1"/>
      <w:numFmt w:val="decimal"/>
      <w:lvlText w:val="%7."/>
      <w:lvlJc w:val="left"/>
      <w:pPr>
        <w:tabs>
          <w:tab w:val="num" w:pos="3600"/>
        </w:tabs>
        <w:ind w:left="3600" w:hanging="420"/>
      </w:pPr>
    </w:lvl>
    <w:lvl w:ilvl="7" w:tplc="04090019" w:tentative="1">
      <w:start w:val="1"/>
      <w:numFmt w:val="lowerLetter"/>
      <w:lvlText w:val="%8)"/>
      <w:lvlJc w:val="left"/>
      <w:pPr>
        <w:tabs>
          <w:tab w:val="num" w:pos="4020"/>
        </w:tabs>
        <w:ind w:left="4020" w:hanging="420"/>
      </w:pPr>
    </w:lvl>
    <w:lvl w:ilvl="8" w:tplc="0409001B" w:tentative="1">
      <w:start w:val="1"/>
      <w:numFmt w:val="lowerRoman"/>
      <w:lvlText w:val="%9."/>
      <w:lvlJc w:val="right"/>
      <w:pPr>
        <w:tabs>
          <w:tab w:val="num" w:pos="4440"/>
        </w:tabs>
        <w:ind w:left="4440" w:hanging="420"/>
      </w:pPr>
    </w:lvl>
  </w:abstractNum>
  <w:abstractNum w:abstractNumId="1" w15:restartNumberingAfterBreak="0">
    <w:nsid w:val="56833023"/>
    <w:multiLevelType w:val="hybridMultilevel"/>
    <w:tmpl w:val="E26495EA"/>
    <w:lvl w:ilvl="0" w:tplc="0409000F">
      <w:start w:val="1"/>
      <w:numFmt w:val="decimal"/>
      <w:lvlText w:val="%1."/>
      <w:lvlJc w:val="left"/>
      <w:pPr>
        <w:tabs>
          <w:tab w:val="num" w:pos="1380"/>
        </w:tabs>
        <w:ind w:left="1380" w:hanging="420"/>
      </w:pPr>
    </w:lvl>
    <w:lvl w:ilvl="1" w:tplc="04090019" w:tentative="1">
      <w:start w:val="1"/>
      <w:numFmt w:val="lowerLetter"/>
      <w:lvlText w:val="%2)"/>
      <w:lvlJc w:val="left"/>
      <w:pPr>
        <w:tabs>
          <w:tab w:val="num" w:pos="1800"/>
        </w:tabs>
        <w:ind w:left="1800" w:hanging="420"/>
      </w:pPr>
    </w:lvl>
    <w:lvl w:ilvl="2" w:tplc="0409001B" w:tentative="1">
      <w:start w:val="1"/>
      <w:numFmt w:val="lowerRoman"/>
      <w:lvlText w:val="%3."/>
      <w:lvlJc w:val="right"/>
      <w:pPr>
        <w:tabs>
          <w:tab w:val="num" w:pos="2220"/>
        </w:tabs>
        <w:ind w:left="2220" w:hanging="420"/>
      </w:pPr>
    </w:lvl>
    <w:lvl w:ilvl="3" w:tplc="0409000F" w:tentative="1">
      <w:start w:val="1"/>
      <w:numFmt w:val="decimal"/>
      <w:lvlText w:val="%4."/>
      <w:lvlJc w:val="left"/>
      <w:pPr>
        <w:tabs>
          <w:tab w:val="num" w:pos="2640"/>
        </w:tabs>
        <w:ind w:left="2640" w:hanging="420"/>
      </w:pPr>
    </w:lvl>
    <w:lvl w:ilvl="4" w:tplc="04090019" w:tentative="1">
      <w:start w:val="1"/>
      <w:numFmt w:val="lowerLetter"/>
      <w:lvlText w:val="%5)"/>
      <w:lvlJc w:val="left"/>
      <w:pPr>
        <w:tabs>
          <w:tab w:val="num" w:pos="3060"/>
        </w:tabs>
        <w:ind w:left="3060" w:hanging="420"/>
      </w:pPr>
    </w:lvl>
    <w:lvl w:ilvl="5" w:tplc="0409001B" w:tentative="1">
      <w:start w:val="1"/>
      <w:numFmt w:val="lowerRoman"/>
      <w:lvlText w:val="%6."/>
      <w:lvlJc w:val="right"/>
      <w:pPr>
        <w:tabs>
          <w:tab w:val="num" w:pos="3480"/>
        </w:tabs>
        <w:ind w:left="3480" w:hanging="420"/>
      </w:pPr>
    </w:lvl>
    <w:lvl w:ilvl="6" w:tplc="0409000F" w:tentative="1">
      <w:start w:val="1"/>
      <w:numFmt w:val="decimal"/>
      <w:lvlText w:val="%7."/>
      <w:lvlJc w:val="left"/>
      <w:pPr>
        <w:tabs>
          <w:tab w:val="num" w:pos="3900"/>
        </w:tabs>
        <w:ind w:left="3900" w:hanging="420"/>
      </w:pPr>
    </w:lvl>
    <w:lvl w:ilvl="7" w:tplc="04090019" w:tentative="1">
      <w:start w:val="1"/>
      <w:numFmt w:val="lowerLetter"/>
      <w:lvlText w:val="%8)"/>
      <w:lvlJc w:val="left"/>
      <w:pPr>
        <w:tabs>
          <w:tab w:val="num" w:pos="4320"/>
        </w:tabs>
        <w:ind w:left="4320" w:hanging="420"/>
      </w:pPr>
    </w:lvl>
    <w:lvl w:ilvl="8" w:tplc="0409001B" w:tentative="1">
      <w:start w:val="1"/>
      <w:numFmt w:val="lowerRoman"/>
      <w:lvlText w:val="%9."/>
      <w:lvlJc w:val="right"/>
      <w:pPr>
        <w:tabs>
          <w:tab w:val="num" w:pos="4740"/>
        </w:tabs>
        <w:ind w:left="4740" w:hanging="420"/>
      </w:pPr>
    </w:lvl>
  </w:abstractNum>
  <w:num w:numId="1" w16cid:durableId="771054154">
    <w:abstractNumId w:val="0"/>
  </w:num>
  <w:num w:numId="2" w16cid:durableId="232744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79E3"/>
    <w:rsid w:val="00020636"/>
    <w:rsid w:val="00052732"/>
    <w:rsid w:val="000A4261"/>
    <w:rsid w:val="000C7F57"/>
    <w:rsid w:val="000E554B"/>
    <w:rsid w:val="00141847"/>
    <w:rsid w:val="00145AF9"/>
    <w:rsid w:val="00151ADD"/>
    <w:rsid w:val="001561A1"/>
    <w:rsid w:val="00161CE8"/>
    <w:rsid w:val="00187AD3"/>
    <w:rsid w:val="001952A0"/>
    <w:rsid w:val="001A3DF1"/>
    <w:rsid w:val="001B0D93"/>
    <w:rsid w:val="001C379E"/>
    <w:rsid w:val="00257D12"/>
    <w:rsid w:val="00296706"/>
    <w:rsid w:val="002A13ED"/>
    <w:rsid w:val="002D3832"/>
    <w:rsid w:val="002E5907"/>
    <w:rsid w:val="002F72E6"/>
    <w:rsid w:val="002F7CA4"/>
    <w:rsid w:val="00315154"/>
    <w:rsid w:val="003365C8"/>
    <w:rsid w:val="00391AEC"/>
    <w:rsid w:val="003A0E06"/>
    <w:rsid w:val="003B456A"/>
    <w:rsid w:val="003D1E17"/>
    <w:rsid w:val="003E79C8"/>
    <w:rsid w:val="004F4925"/>
    <w:rsid w:val="004F49C4"/>
    <w:rsid w:val="005215A6"/>
    <w:rsid w:val="00522742"/>
    <w:rsid w:val="00553D7A"/>
    <w:rsid w:val="00575F25"/>
    <w:rsid w:val="00586796"/>
    <w:rsid w:val="005A4484"/>
    <w:rsid w:val="005B6F3E"/>
    <w:rsid w:val="005D78F0"/>
    <w:rsid w:val="005F28E9"/>
    <w:rsid w:val="00603512"/>
    <w:rsid w:val="00620C12"/>
    <w:rsid w:val="0062340F"/>
    <w:rsid w:val="00667C7E"/>
    <w:rsid w:val="006954B2"/>
    <w:rsid w:val="006B14E1"/>
    <w:rsid w:val="006C7A59"/>
    <w:rsid w:val="006E6E8A"/>
    <w:rsid w:val="006F1D71"/>
    <w:rsid w:val="006F6DAC"/>
    <w:rsid w:val="007053C4"/>
    <w:rsid w:val="00720F41"/>
    <w:rsid w:val="00734F8B"/>
    <w:rsid w:val="007733AE"/>
    <w:rsid w:val="007A2E0D"/>
    <w:rsid w:val="00801960"/>
    <w:rsid w:val="0085413B"/>
    <w:rsid w:val="00857C60"/>
    <w:rsid w:val="009010AC"/>
    <w:rsid w:val="00920E69"/>
    <w:rsid w:val="009277B9"/>
    <w:rsid w:val="0094138F"/>
    <w:rsid w:val="0094258E"/>
    <w:rsid w:val="00973BE8"/>
    <w:rsid w:val="009935D1"/>
    <w:rsid w:val="00995C20"/>
    <w:rsid w:val="009C27D4"/>
    <w:rsid w:val="00A10099"/>
    <w:rsid w:val="00A17263"/>
    <w:rsid w:val="00A233B4"/>
    <w:rsid w:val="00A2704D"/>
    <w:rsid w:val="00AB1B17"/>
    <w:rsid w:val="00AC2C35"/>
    <w:rsid w:val="00AC79E3"/>
    <w:rsid w:val="00AD4518"/>
    <w:rsid w:val="00AE588F"/>
    <w:rsid w:val="00AE697D"/>
    <w:rsid w:val="00AF5703"/>
    <w:rsid w:val="00B05637"/>
    <w:rsid w:val="00B22F46"/>
    <w:rsid w:val="00BE5ADA"/>
    <w:rsid w:val="00C10014"/>
    <w:rsid w:val="00C13DF6"/>
    <w:rsid w:val="00C27FB1"/>
    <w:rsid w:val="00C823E7"/>
    <w:rsid w:val="00C871C1"/>
    <w:rsid w:val="00CB104D"/>
    <w:rsid w:val="00CD6CB6"/>
    <w:rsid w:val="00DB57F0"/>
    <w:rsid w:val="00DB6794"/>
    <w:rsid w:val="00DE6CCA"/>
    <w:rsid w:val="00E46475"/>
    <w:rsid w:val="00E6266B"/>
    <w:rsid w:val="00EC6D79"/>
    <w:rsid w:val="00EE4FF2"/>
    <w:rsid w:val="00EF1DFE"/>
    <w:rsid w:val="00F16D8E"/>
    <w:rsid w:val="00F369F2"/>
    <w:rsid w:val="00F67977"/>
    <w:rsid w:val="00FA3F30"/>
    <w:rsid w:val="00FA6966"/>
    <w:rsid w:val="00FB54DC"/>
    <w:rsid w:val="00FC34F2"/>
    <w:rsid w:val="00FF5B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DF9931A-4771-4004-AC28-3CD9213CE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734F8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semiHidden/>
    <w:rsid w:val="00B05637"/>
    <w:rPr>
      <w:sz w:val="18"/>
      <w:szCs w:val="18"/>
    </w:rPr>
  </w:style>
  <w:style w:type="paragraph" w:styleId="a5">
    <w:name w:val="Revision"/>
    <w:hidden/>
    <w:uiPriority w:val="99"/>
    <w:semiHidden/>
    <w:rsid w:val="00296706"/>
    <w:rPr>
      <w:kern w:val="2"/>
      <w:sz w:val="21"/>
      <w:szCs w:val="24"/>
    </w:rPr>
  </w:style>
  <w:style w:type="paragraph" w:styleId="a6">
    <w:name w:val="header"/>
    <w:basedOn w:val="a"/>
    <w:link w:val="a7"/>
    <w:rsid w:val="00296706"/>
    <w:pPr>
      <w:tabs>
        <w:tab w:val="center" w:pos="4153"/>
        <w:tab w:val="right" w:pos="8306"/>
      </w:tabs>
      <w:snapToGrid w:val="0"/>
      <w:jc w:val="center"/>
    </w:pPr>
    <w:rPr>
      <w:sz w:val="18"/>
      <w:szCs w:val="18"/>
    </w:rPr>
  </w:style>
  <w:style w:type="character" w:customStyle="1" w:styleId="a7">
    <w:name w:val="页眉 字符"/>
    <w:basedOn w:val="a0"/>
    <w:link w:val="a6"/>
    <w:rsid w:val="00296706"/>
    <w:rPr>
      <w:kern w:val="2"/>
      <w:sz w:val="18"/>
      <w:szCs w:val="18"/>
    </w:rPr>
  </w:style>
  <w:style w:type="paragraph" w:styleId="a8">
    <w:name w:val="footer"/>
    <w:basedOn w:val="a"/>
    <w:link w:val="a9"/>
    <w:rsid w:val="00296706"/>
    <w:pPr>
      <w:tabs>
        <w:tab w:val="center" w:pos="4153"/>
        <w:tab w:val="right" w:pos="8306"/>
      </w:tabs>
      <w:snapToGrid w:val="0"/>
      <w:jc w:val="left"/>
    </w:pPr>
    <w:rPr>
      <w:sz w:val="18"/>
      <w:szCs w:val="18"/>
    </w:rPr>
  </w:style>
  <w:style w:type="character" w:customStyle="1" w:styleId="a9">
    <w:name w:val="页脚 字符"/>
    <w:basedOn w:val="a0"/>
    <w:link w:val="a8"/>
    <w:rsid w:val="0029670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838</Words>
  <Characters>4779</Characters>
  <Application>Microsoft Office Word</Application>
  <DocSecurity>4</DocSecurity>
  <Lines>39</Lines>
  <Paragraphs>11</Paragraphs>
  <ScaleCrop>false</ScaleCrop>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dc:creator>
  <cp:keywords/>
  <cp:lastModifiedBy>Administrator</cp:lastModifiedBy>
  <cp:revision>2</cp:revision>
  <dcterms:created xsi:type="dcterms:W3CDTF">2026-04-05T07:31:00Z</dcterms:created>
  <dcterms:modified xsi:type="dcterms:W3CDTF">2026-04-05T07:31:00Z</dcterms:modified>
</cp:coreProperties>
</file>