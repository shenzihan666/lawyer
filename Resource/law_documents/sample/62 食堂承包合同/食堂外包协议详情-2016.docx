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A6F0" w14:textId="77777777" w:rsidR="00A30F31" w:rsidRDefault="00A30F31">
      <w:pPr>
        <w:pStyle w:val="aa"/>
        <w:spacing w:line="360" w:lineRule="atLeast"/>
        <w:jc w:val="center"/>
        <w:rPr>
          <w:rFonts w:ascii="黑体" w:eastAsia="黑体" w:hAnsi="黑体" w:cs="黑体" w:hint="eastAsia"/>
          <w:color w:val="000000"/>
          <w:sz w:val="44"/>
          <w:szCs w:val="44"/>
          <w:rPrChange w:id="0" w:author="云" w:date="2019-11-03T04:26:00Z">
            <w:rPr>
              <w:rFonts w:ascii="方正小标宋简体" w:eastAsia="方正小标宋简体"/>
              <w:color w:val="000000"/>
              <w:sz w:val="44"/>
              <w:szCs w:val="44"/>
            </w:rPr>
          </w:rPrChange>
        </w:rPr>
      </w:pPr>
      <w:r>
        <w:rPr>
          <w:rFonts w:ascii="黑体" w:eastAsia="黑体" w:hAnsi="黑体" w:cs="黑体" w:hint="eastAsia"/>
          <w:color w:val="000000"/>
          <w:sz w:val="44"/>
          <w:szCs w:val="44"/>
          <w:rPrChange w:id="1"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4"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5"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6"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7"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8"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9"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0"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1"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2"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3"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4"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5"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6"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7"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8"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19"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0"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1"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2"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3"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4"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5"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6"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7"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8"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29"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0"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1"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2"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3"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4"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5"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6"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7"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8"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39"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40"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41" w:author="云" w:date="2019-11-03T04:26:00Z">
            <w:rPr>
              <w:rFonts w:ascii="方正小标宋简体" w:eastAsia="方正小标宋简体" w:hint="eastAsia"/>
              <w:color w:val="000000"/>
              <w:sz w:val="44"/>
              <w:szCs w:val="44"/>
            </w:rPr>
          </w:rPrChange>
        </w:rPr>
        <w:t xml:space="preserve">                                                                                                                                                                                                                                                                                                                                                                                                                                                                                                                                </w:t>
      </w:r>
      <w:r>
        <w:rPr>
          <w:rFonts w:ascii="黑体" w:eastAsia="黑体" w:hAnsi="黑体" w:cs="黑体" w:hint="eastAsia"/>
          <w:color w:val="000000"/>
          <w:sz w:val="44"/>
          <w:szCs w:val="44"/>
          <w:rPrChange w:id="42" w:author="云" w:date="2019-11-03T04:26:00Z">
            <w:rPr>
              <w:rFonts w:ascii="方正小标宋简体" w:eastAsia="方正小标宋简体" w:hint="eastAsia"/>
              <w:color w:val="000000"/>
              <w:sz w:val="44"/>
              <w:szCs w:val="44"/>
            </w:rPr>
          </w:rPrChange>
        </w:rPr>
        <w:t xml:space="preserve">                                                                                                                                                                                                                                                                                                                                                                                                                                                                                                                          </w:t>
      </w:r>
      <w:ins w:id="43" w:author="li" w:date="2016-03-29T08:52:00Z">
        <w:r>
          <w:rPr>
            <w:rFonts w:ascii="黑体" w:eastAsia="黑体" w:hAnsi="黑体" w:cs="黑体" w:hint="eastAsia"/>
            <w:color w:val="000000"/>
            <w:sz w:val="44"/>
            <w:szCs w:val="44"/>
            <w:rPrChange w:id="44" w:author="云" w:date="2019-11-03T04:26:00Z">
              <w:rPr>
                <w:rFonts w:ascii="Times New Roman" w:eastAsia="方正小标宋简体" w:hAnsi="Times New Roman" w:cs="Times New Roman" w:hint="eastAsia"/>
                <w:color w:val="000000"/>
                <w:sz w:val="44"/>
                <w:szCs w:val="44"/>
              </w:rPr>
            </w:rPrChange>
          </w:rPr>
          <w:t>员工餐厅</w:t>
        </w:r>
      </w:ins>
      <w:del w:id="45" w:author="li" w:date="2016-03-29T08:52:00Z">
        <w:r>
          <w:rPr>
            <w:rFonts w:ascii="黑体" w:eastAsia="黑体" w:hAnsi="黑体" w:cs="黑体" w:hint="eastAsia"/>
            <w:color w:val="000000"/>
            <w:sz w:val="44"/>
            <w:szCs w:val="44"/>
            <w:rPrChange w:id="46" w:author="云" w:date="2019-11-03T04:26:00Z">
              <w:rPr>
                <w:rFonts w:ascii="方正小标宋简体" w:eastAsia="方正小标宋简体"/>
                <w:color w:val="000000"/>
                <w:sz w:val="44"/>
                <w:szCs w:val="44"/>
              </w:rPr>
            </w:rPrChange>
          </w:rPr>
          <w:delText>食堂</w:delText>
        </w:r>
      </w:del>
      <w:r>
        <w:rPr>
          <w:rFonts w:ascii="黑体" w:eastAsia="黑体" w:hAnsi="黑体" w:cs="黑体" w:hint="eastAsia"/>
          <w:color w:val="000000"/>
          <w:sz w:val="44"/>
          <w:szCs w:val="44"/>
          <w:rPrChange w:id="47" w:author="云" w:date="2019-11-03T04:26:00Z">
            <w:rPr>
              <w:rFonts w:ascii="方正小标宋简体" w:eastAsia="方正小标宋简体"/>
              <w:color w:val="000000"/>
              <w:sz w:val="44"/>
              <w:szCs w:val="44"/>
            </w:rPr>
          </w:rPrChange>
        </w:rPr>
        <w:t>服务外包</w:t>
      </w:r>
      <w:r>
        <w:rPr>
          <w:rFonts w:ascii="黑体" w:eastAsia="黑体" w:hAnsi="黑体" w:cs="黑体" w:hint="eastAsia"/>
          <w:color w:val="000000"/>
          <w:sz w:val="44"/>
          <w:szCs w:val="44"/>
          <w:rPrChange w:id="48" w:author="云" w:date="2019-11-03T04:26:00Z">
            <w:rPr>
              <w:rFonts w:ascii="方正小标宋简体" w:eastAsia="方正小标宋简体" w:hint="eastAsia"/>
              <w:color w:val="000000"/>
              <w:sz w:val="44"/>
              <w:szCs w:val="44"/>
            </w:rPr>
          </w:rPrChange>
        </w:rPr>
        <w:t>协议</w:t>
      </w:r>
    </w:p>
    <w:p w14:paraId="4B321AFB" w14:textId="77777777" w:rsidR="00A30F31" w:rsidRDefault="00A30F31">
      <w:pPr>
        <w:pStyle w:val="aa"/>
        <w:wordWrap w:val="0"/>
        <w:spacing w:line="640" w:lineRule="exact"/>
        <w:jc w:val="center"/>
        <w:rPr>
          <w:rFonts w:ascii="黑体" w:eastAsia="黑体" w:hAnsi="黑体" w:cs="黑体" w:hint="eastAsia"/>
          <w:color w:val="000000"/>
          <w:sz w:val="27"/>
          <w:szCs w:val="27"/>
          <w:rPrChange w:id="49" w:author="云" w:date="2019-11-03T04:26:00Z">
            <w:rPr>
              <w:color w:val="000000"/>
              <w:sz w:val="27"/>
              <w:szCs w:val="27"/>
            </w:rPr>
          </w:rPrChange>
        </w:rPr>
      </w:pPr>
    </w:p>
    <w:p w14:paraId="5C41E832" w14:textId="77777777" w:rsidR="00A30F31" w:rsidRDefault="00A30F31">
      <w:pPr>
        <w:pStyle w:val="aa"/>
        <w:wordWrap w:val="0"/>
        <w:spacing w:line="360" w:lineRule="atLeast"/>
        <w:rPr>
          <w:rFonts w:ascii="黑体" w:eastAsia="黑体" w:hAnsi="黑体" w:cs="黑体" w:hint="eastAsia"/>
          <w:b/>
          <w:color w:val="000000"/>
          <w:sz w:val="32"/>
          <w:szCs w:val="32"/>
          <w:rPrChange w:id="50" w:author="云" w:date="2019-11-03T04:26:00Z">
            <w:rPr>
              <w:rFonts w:eastAsia="方正仿宋简体"/>
              <w:b/>
              <w:color w:val="000000"/>
              <w:sz w:val="32"/>
              <w:szCs w:val="32"/>
            </w:rPr>
          </w:rPrChange>
        </w:rPr>
      </w:pPr>
      <w:r>
        <w:rPr>
          <w:rFonts w:ascii="黑体" w:eastAsia="黑体" w:hAnsi="黑体" w:cs="黑体" w:hint="eastAsia"/>
          <w:b/>
          <w:color w:val="000000"/>
          <w:sz w:val="32"/>
          <w:szCs w:val="32"/>
          <w:rPrChange w:id="51" w:author="云" w:date="2019-11-03T04:26:00Z">
            <w:rPr>
              <w:rFonts w:eastAsia="方正仿宋简体"/>
              <w:b/>
              <w:color w:val="000000"/>
              <w:sz w:val="32"/>
              <w:szCs w:val="32"/>
            </w:rPr>
          </w:rPrChange>
        </w:rPr>
        <w:t>甲方：</w:t>
      </w:r>
      <w:r>
        <w:rPr>
          <w:rFonts w:ascii="黑体" w:eastAsia="黑体" w:hAnsi="黑体" w:cs="黑体" w:hint="eastAsia"/>
          <w:b/>
          <w:color w:val="000000"/>
          <w:sz w:val="32"/>
          <w:szCs w:val="32"/>
          <w:rPrChange w:id="52" w:author="云" w:date="2019-11-03T04:26:00Z">
            <w:rPr>
              <w:rFonts w:eastAsia="方正仿宋简体" w:hint="eastAsia"/>
              <w:b/>
              <w:color w:val="000000"/>
              <w:sz w:val="32"/>
              <w:szCs w:val="32"/>
            </w:rPr>
          </w:rPrChange>
        </w:rPr>
        <w:t>西安曲江大明宫物业管理有限公司</w:t>
      </w:r>
    </w:p>
    <w:p w14:paraId="6775BE46" w14:textId="77777777" w:rsidR="00A30F31" w:rsidRDefault="00A30F31">
      <w:pPr>
        <w:pStyle w:val="aa"/>
        <w:wordWrap w:val="0"/>
        <w:spacing w:line="360" w:lineRule="atLeast"/>
        <w:rPr>
          <w:rFonts w:ascii="黑体" w:eastAsia="黑体" w:hAnsi="黑体" w:cs="黑体" w:hint="eastAsia"/>
          <w:b/>
          <w:color w:val="000000"/>
          <w:sz w:val="32"/>
          <w:szCs w:val="32"/>
          <w:rPrChange w:id="53" w:author="云" w:date="2019-11-03T04:26:00Z">
            <w:rPr>
              <w:rFonts w:eastAsia="方正仿宋简体" w:hint="eastAsia"/>
              <w:b/>
              <w:color w:val="000000"/>
              <w:sz w:val="32"/>
              <w:szCs w:val="32"/>
            </w:rPr>
          </w:rPrChange>
        </w:rPr>
      </w:pPr>
      <w:commentRangeStart w:id="54"/>
      <w:r>
        <w:rPr>
          <w:rFonts w:ascii="黑体" w:eastAsia="黑体" w:hAnsi="黑体" w:cs="黑体" w:hint="eastAsia"/>
          <w:b/>
          <w:color w:val="000000"/>
          <w:sz w:val="32"/>
          <w:szCs w:val="32"/>
          <w:rPrChange w:id="55" w:author="云" w:date="2019-11-03T04:26:00Z">
            <w:rPr>
              <w:rFonts w:eastAsia="方正仿宋简体"/>
              <w:b/>
              <w:color w:val="000000"/>
              <w:sz w:val="32"/>
              <w:szCs w:val="32"/>
            </w:rPr>
          </w:rPrChange>
        </w:rPr>
        <w:t>乙方：</w:t>
      </w:r>
      <w:commentRangeEnd w:id="54"/>
      <w:r>
        <w:rPr>
          <w:rStyle w:val="a3"/>
          <w:rFonts w:ascii="黑体" w:eastAsia="黑体" w:hAnsi="黑体" w:cs="黑体" w:hint="eastAsia"/>
          <w:b/>
          <w:color w:val="000000"/>
          <w:sz w:val="32"/>
          <w:szCs w:val="32"/>
          <w:rPrChange w:id="56" w:author="云" w:date="2019-11-03T04:26:00Z">
            <w:rPr>
              <w:rStyle w:val="a3"/>
              <w:rFonts w:eastAsia="方正仿宋简体" w:hint="eastAsia"/>
              <w:b/>
              <w:color w:val="000000"/>
              <w:sz w:val="32"/>
              <w:szCs w:val="32"/>
            </w:rPr>
          </w:rPrChange>
        </w:rPr>
        <w:commentReference w:id="54"/>
      </w:r>
      <w:r>
        <w:rPr>
          <w:rFonts w:ascii="黑体" w:eastAsia="黑体" w:hAnsi="黑体" w:cs="黑体" w:hint="eastAsia"/>
          <w:b/>
          <w:color w:val="000000"/>
          <w:sz w:val="32"/>
          <w:szCs w:val="32"/>
          <w:rPrChange w:id="57" w:author="云" w:date="2019-11-03T04:26:00Z">
            <w:rPr>
              <w:rFonts w:eastAsia="方正仿宋简体" w:hint="eastAsia"/>
              <w:b/>
              <w:color w:val="000000"/>
              <w:sz w:val="32"/>
              <w:szCs w:val="32"/>
            </w:rPr>
          </w:rPrChange>
        </w:rPr>
        <w:t>西安市未央区春天食材供应部</w:t>
      </w:r>
    </w:p>
    <w:p w14:paraId="2B1163CA"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58"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59" w:author="云" w:date="2019-11-03T04:26:00Z">
            <w:rPr>
              <w:rFonts w:ascii="方正仿宋简体" w:eastAsia="方正仿宋简体" w:hint="eastAsia"/>
              <w:color w:val="000000"/>
              <w:sz w:val="28"/>
              <w:szCs w:val="28"/>
            </w:rPr>
          </w:rPrChange>
        </w:rPr>
        <w:t>根据《中华人民共和国合同法》等相关</w:t>
      </w:r>
      <w:del w:id="60" w:author="li" w:date="2016-03-29T09:03:00Z">
        <w:r>
          <w:rPr>
            <w:rFonts w:ascii="黑体" w:eastAsia="黑体" w:hAnsi="黑体" w:cs="黑体" w:hint="eastAsia"/>
            <w:color w:val="000000"/>
            <w:sz w:val="28"/>
            <w:szCs w:val="28"/>
            <w:rPrChange w:id="61" w:author="云" w:date="2019-11-03T04:26:00Z">
              <w:rPr>
                <w:rFonts w:ascii="方正仿宋简体" w:eastAsia="方正仿宋简体" w:hint="eastAsia"/>
                <w:color w:val="000000"/>
                <w:sz w:val="28"/>
                <w:szCs w:val="28"/>
              </w:rPr>
            </w:rPrChange>
          </w:rPr>
          <w:delText>法律</w:delText>
        </w:r>
      </w:del>
      <w:ins w:id="62" w:author="li" w:date="2016-03-29T09:03:00Z">
        <w:r>
          <w:rPr>
            <w:rFonts w:ascii="黑体" w:eastAsia="黑体" w:hAnsi="黑体" w:cs="黑体" w:hint="eastAsia"/>
            <w:color w:val="000000"/>
            <w:sz w:val="28"/>
            <w:szCs w:val="28"/>
            <w:rPrChange w:id="63" w:author="云" w:date="2019-11-03T04:26:00Z">
              <w:rPr>
                <w:rFonts w:ascii="方正仿宋简体" w:eastAsia="方正仿宋简体" w:hint="eastAsia"/>
                <w:color w:val="000000"/>
                <w:sz w:val="28"/>
                <w:szCs w:val="28"/>
              </w:rPr>
            </w:rPrChange>
          </w:rPr>
          <w:t>法</w:t>
        </w:r>
      </w:ins>
      <w:ins w:id="64" w:author="li" w:date="2016-05-05T14:20:00Z">
        <w:r>
          <w:rPr>
            <w:rFonts w:ascii="黑体" w:eastAsia="黑体" w:hAnsi="黑体" w:cs="黑体" w:hint="eastAsia"/>
            <w:color w:val="000000"/>
            <w:sz w:val="28"/>
            <w:szCs w:val="28"/>
            <w:rPrChange w:id="65" w:author="云" w:date="2019-11-03T04:26:00Z">
              <w:rPr>
                <w:rFonts w:ascii="Times New Roman" w:eastAsia="方正仿宋简体" w:hAnsi="Times New Roman" w:cs="Times New Roman" w:hint="eastAsia"/>
                <w:color w:val="000000"/>
                <w:sz w:val="28"/>
                <w:szCs w:val="28"/>
              </w:rPr>
            </w:rPrChange>
          </w:rPr>
          <w:t>律</w:t>
        </w:r>
      </w:ins>
      <w:r>
        <w:rPr>
          <w:rFonts w:ascii="黑体" w:eastAsia="黑体" w:hAnsi="黑体" w:cs="黑体" w:hint="eastAsia"/>
          <w:color w:val="000000"/>
          <w:sz w:val="28"/>
          <w:szCs w:val="28"/>
          <w:rPrChange w:id="66" w:author="云" w:date="2019-11-03T04:26:00Z">
            <w:rPr>
              <w:rFonts w:ascii="方正仿宋简体" w:eastAsia="方正仿宋简体" w:hint="eastAsia"/>
              <w:color w:val="000000"/>
              <w:sz w:val="28"/>
              <w:szCs w:val="28"/>
            </w:rPr>
          </w:rPrChange>
        </w:rPr>
        <w:t>、法规的规定，经甲、乙双方协商一致，就乙方向甲方提供上和城员工</w:t>
      </w:r>
      <w:del w:id="67" w:author="li" w:date="2016-03-29T08:52:00Z">
        <w:r>
          <w:rPr>
            <w:rFonts w:ascii="黑体" w:eastAsia="黑体" w:hAnsi="黑体" w:cs="黑体" w:hint="eastAsia"/>
            <w:color w:val="000000"/>
            <w:sz w:val="28"/>
            <w:szCs w:val="28"/>
            <w:rPrChange w:id="68" w:author="云" w:date="2019-11-03T04:26:00Z">
              <w:rPr>
                <w:rFonts w:ascii="方正仿宋简体" w:eastAsia="方正仿宋简体" w:hint="eastAsia"/>
                <w:color w:val="000000"/>
                <w:sz w:val="28"/>
                <w:szCs w:val="28"/>
              </w:rPr>
            </w:rPrChange>
          </w:rPr>
          <w:delText>食堂</w:delText>
        </w:r>
      </w:del>
      <w:ins w:id="69" w:author="li" w:date="2016-03-29T08:52:00Z">
        <w:r>
          <w:rPr>
            <w:rFonts w:ascii="黑体" w:eastAsia="黑体" w:hAnsi="黑体" w:cs="黑体" w:hint="eastAsia"/>
            <w:color w:val="000000"/>
            <w:sz w:val="28"/>
            <w:szCs w:val="28"/>
            <w:rPrChange w:id="70" w:author="云" w:date="2019-11-03T04:26:00Z">
              <w:rPr>
                <w:rFonts w:ascii="Times New Roman" w:eastAsia="方正仿宋简体" w:hAnsi="Times New Roman" w:cs="Times New Roman" w:hint="eastAsia"/>
                <w:color w:val="000000"/>
                <w:sz w:val="28"/>
                <w:szCs w:val="28"/>
              </w:rPr>
            </w:rPrChange>
          </w:rPr>
          <w:t>餐厅</w:t>
        </w:r>
      </w:ins>
      <w:r>
        <w:rPr>
          <w:rFonts w:ascii="黑体" w:eastAsia="黑体" w:hAnsi="黑体" w:cs="黑体" w:hint="eastAsia"/>
          <w:color w:val="000000"/>
          <w:sz w:val="28"/>
          <w:szCs w:val="28"/>
          <w:rPrChange w:id="71" w:author="云" w:date="2019-11-03T04:26:00Z">
            <w:rPr>
              <w:rFonts w:ascii="方正仿宋简体" w:eastAsia="方正仿宋简体" w:hint="eastAsia"/>
              <w:color w:val="000000"/>
              <w:sz w:val="28"/>
              <w:szCs w:val="28"/>
            </w:rPr>
          </w:rPrChange>
        </w:rPr>
        <w:t>服务等事宜，达成如下协议：</w:t>
      </w:r>
    </w:p>
    <w:p w14:paraId="552E067C"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72"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73" w:author="云" w:date="2019-11-03T04:26:00Z">
            <w:rPr>
              <w:rFonts w:ascii="方正仿宋简体" w:eastAsia="方正仿宋简体" w:hint="eastAsia"/>
              <w:b/>
              <w:color w:val="000000"/>
              <w:sz w:val="28"/>
              <w:szCs w:val="28"/>
            </w:rPr>
          </w:rPrChange>
        </w:rPr>
        <w:t>一、服务内容、方式及要求：</w:t>
      </w:r>
    </w:p>
    <w:p w14:paraId="61BBB589"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74"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75"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76" w:author="云" w:date="2019-11-03T04:26:00Z">
            <w:rPr>
              <w:rFonts w:ascii="方正仿宋简体" w:eastAsia="方正仿宋简体" w:hint="eastAsia"/>
              <w:color w:val="000000"/>
              <w:sz w:val="28"/>
              <w:szCs w:val="28"/>
            </w:rPr>
          </w:rPrChange>
        </w:rPr>
        <w:t>、服务内容：乙方负责完成甲方员工</w:t>
      </w:r>
      <w:ins w:id="77" w:author="li" w:date="2016-03-29T08:53:00Z">
        <w:r>
          <w:rPr>
            <w:rFonts w:ascii="黑体" w:eastAsia="黑体" w:hAnsi="黑体" w:cs="黑体" w:hint="eastAsia"/>
            <w:color w:val="000000"/>
            <w:sz w:val="28"/>
            <w:szCs w:val="28"/>
            <w:rPrChange w:id="78" w:author="云" w:date="2019-11-03T04:26:00Z">
              <w:rPr>
                <w:rFonts w:ascii="Times New Roman" w:eastAsia="方正仿宋简体" w:hAnsi="Times New Roman" w:cs="Times New Roman" w:hint="eastAsia"/>
                <w:color w:val="000000"/>
                <w:sz w:val="28"/>
                <w:szCs w:val="28"/>
              </w:rPr>
            </w:rPrChange>
          </w:rPr>
          <w:t>餐厅</w:t>
        </w:r>
      </w:ins>
      <w:del w:id="79" w:author="li" w:date="2016-03-29T08:53:00Z">
        <w:r>
          <w:rPr>
            <w:rFonts w:ascii="黑体" w:eastAsia="黑体" w:hAnsi="黑体" w:cs="黑体" w:hint="eastAsia"/>
            <w:color w:val="000000"/>
            <w:sz w:val="28"/>
            <w:szCs w:val="28"/>
            <w:rPrChange w:id="80" w:author="云" w:date="2019-11-03T04:26:00Z">
              <w:rPr>
                <w:rFonts w:ascii="方正仿宋简体" w:eastAsia="方正仿宋简体" w:hint="eastAsia"/>
                <w:color w:val="000000"/>
                <w:sz w:val="28"/>
                <w:szCs w:val="28"/>
              </w:rPr>
            </w:rPrChange>
          </w:rPr>
          <w:delText>食堂</w:delText>
        </w:r>
      </w:del>
      <w:r>
        <w:rPr>
          <w:rFonts w:ascii="黑体" w:eastAsia="黑体" w:hAnsi="黑体" w:cs="黑体" w:hint="eastAsia"/>
          <w:color w:val="000000"/>
          <w:sz w:val="28"/>
          <w:szCs w:val="28"/>
          <w:rPrChange w:id="81" w:author="云" w:date="2019-11-03T04:26:00Z">
            <w:rPr>
              <w:rFonts w:ascii="方正仿宋简体" w:eastAsia="方正仿宋简体" w:hint="eastAsia"/>
              <w:color w:val="000000"/>
              <w:sz w:val="28"/>
              <w:szCs w:val="28"/>
            </w:rPr>
          </w:rPrChange>
        </w:rPr>
        <w:t>原材料供应及菜品出品等工作。</w:t>
      </w:r>
    </w:p>
    <w:p w14:paraId="79303796"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82"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83"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84" w:author="云" w:date="2019-11-03T04:26:00Z">
            <w:rPr>
              <w:rFonts w:ascii="方正仿宋简体" w:eastAsia="方正仿宋简体" w:hint="eastAsia"/>
              <w:color w:val="000000"/>
              <w:sz w:val="28"/>
              <w:szCs w:val="28"/>
            </w:rPr>
          </w:rPrChange>
        </w:rPr>
        <w:t>、服务方式</w:t>
      </w:r>
    </w:p>
    <w:p w14:paraId="49D16822"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85"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86"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87"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88" w:author="云" w:date="2019-11-03T04:26:00Z">
            <w:rPr>
              <w:rFonts w:ascii="方正仿宋简体" w:eastAsia="方正仿宋简体" w:hint="eastAsia"/>
              <w:color w:val="000000"/>
              <w:sz w:val="28"/>
              <w:szCs w:val="28"/>
            </w:rPr>
          </w:rPrChange>
        </w:rPr>
        <w:t>）服务期间，甲方向乙方提供服务场地。乙方履行本协议约定事项所需水、电、燃料、米、面、油、蔬菜等原材料以及厨房用品、器具</w:t>
      </w:r>
      <w:del w:id="89" w:author="Zhou-XJ" w:date="2016-03-24T06:17:00Z">
        <w:r>
          <w:rPr>
            <w:rFonts w:ascii="黑体" w:eastAsia="黑体" w:hAnsi="黑体" w:cs="黑体" w:hint="eastAsia"/>
            <w:color w:val="000000"/>
            <w:sz w:val="28"/>
            <w:szCs w:val="28"/>
            <w:rPrChange w:id="90" w:author="云" w:date="2019-11-03T04:26:00Z">
              <w:rPr>
                <w:rFonts w:ascii="方正仿宋简体" w:eastAsia="方正仿宋简体" w:hint="eastAsia"/>
                <w:color w:val="000000"/>
                <w:sz w:val="28"/>
                <w:szCs w:val="28"/>
              </w:rPr>
            </w:rPrChange>
          </w:rPr>
          <w:delText>费用标准根据本市自来水公司、供电局、燃料供应商、原材料供应商、器具供应商统一标准进行核算</w:delText>
        </w:r>
      </w:del>
      <w:ins w:id="91" w:author="Zhou-XJ" w:date="2016-03-24T06:17:00Z">
        <w:r>
          <w:rPr>
            <w:rFonts w:ascii="黑体" w:eastAsia="黑体" w:hAnsi="黑体" w:cs="黑体" w:hint="eastAsia"/>
            <w:color w:val="000000"/>
            <w:sz w:val="28"/>
            <w:szCs w:val="28"/>
            <w:rPrChange w:id="92" w:author="云" w:date="2019-11-03T04:26:00Z">
              <w:rPr>
                <w:rFonts w:ascii="方正仿宋简体" w:eastAsia="方正仿宋简体" w:hint="eastAsia"/>
                <w:color w:val="000000"/>
                <w:sz w:val="28"/>
                <w:szCs w:val="28"/>
              </w:rPr>
            </w:rPrChange>
          </w:rPr>
          <w:t>等</w:t>
        </w:r>
      </w:ins>
      <w:r>
        <w:rPr>
          <w:rFonts w:ascii="黑体" w:eastAsia="黑体" w:hAnsi="黑体" w:cs="黑体" w:hint="eastAsia"/>
          <w:color w:val="000000"/>
          <w:sz w:val="28"/>
          <w:szCs w:val="28"/>
          <w:rPrChange w:id="93" w:author="云" w:date="2019-11-03T04:26:00Z">
            <w:rPr>
              <w:rFonts w:ascii="方正仿宋简体" w:eastAsia="方正仿宋简体" w:hint="eastAsia"/>
              <w:color w:val="000000"/>
              <w:sz w:val="28"/>
              <w:szCs w:val="28"/>
            </w:rPr>
          </w:rPrChange>
        </w:rPr>
        <w:t>，由乙方</w:t>
      </w:r>
      <w:ins w:id="94" w:author="Zhou-XJ" w:date="2016-03-24T06:18:00Z">
        <w:r>
          <w:rPr>
            <w:rFonts w:ascii="黑体" w:eastAsia="黑体" w:hAnsi="黑体" w:cs="黑体" w:hint="eastAsia"/>
            <w:color w:val="000000"/>
            <w:sz w:val="28"/>
            <w:szCs w:val="28"/>
            <w:rPrChange w:id="95" w:author="云" w:date="2019-11-03T04:26:00Z">
              <w:rPr>
                <w:rFonts w:ascii="方正仿宋简体" w:eastAsia="方正仿宋简体" w:hint="eastAsia"/>
                <w:color w:val="000000"/>
                <w:sz w:val="28"/>
                <w:szCs w:val="28"/>
              </w:rPr>
            </w:rPrChange>
          </w:rPr>
          <w:t>按照双方确定的每周菜谱及甲方服务要求</w:t>
        </w:r>
      </w:ins>
      <w:r>
        <w:rPr>
          <w:rFonts w:ascii="黑体" w:eastAsia="黑体" w:hAnsi="黑体" w:cs="黑体" w:hint="eastAsia"/>
          <w:color w:val="000000"/>
          <w:sz w:val="28"/>
          <w:szCs w:val="28"/>
          <w:rPrChange w:id="96" w:author="云" w:date="2019-11-03T04:26:00Z">
            <w:rPr>
              <w:rFonts w:ascii="方正仿宋简体" w:eastAsia="方正仿宋简体" w:hint="eastAsia"/>
              <w:color w:val="000000"/>
              <w:sz w:val="28"/>
              <w:szCs w:val="28"/>
            </w:rPr>
          </w:rPrChange>
        </w:rPr>
        <w:t>自行</w:t>
      </w:r>
      <w:ins w:id="97" w:author="Zhou-XJ" w:date="2016-03-24T06:17:00Z">
        <w:r>
          <w:rPr>
            <w:rFonts w:ascii="黑体" w:eastAsia="黑体" w:hAnsi="黑体" w:cs="黑体" w:hint="eastAsia"/>
            <w:color w:val="000000"/>
            <w:sz w:val="28"/>
            <w:szCs w:val="28"/>
            <w:rPrChange w:id="98" w:author="云" w:date="2019-11-03T04:26:00Z">
              <w:rPr>
                <w:rFonts w:ascii="方正仿宋简体" w:eastAsia="方正仿宋简体" w:hint="eastAsia"/>
                <w:color w:val="000000"/>
                <w:sz w:val="28"/>
                <w:szCs w:val="28"/>
              </w:rPr>
            </w:rPrChange>
          </w:rPr>
          <w:t>采购</w:t>
        </w:r>
      </w:ins>
      <w:ins w:id="99" w:author="Zhou-XJ" w:date="2016-03-24T06:18:00Z">
        <w:r>
          <w:rPr>
            <w:rFonts w:ascii="黑体" w:eastAsia="黑体" w:hAnsi="黑体" w:cs="黑体" w:hint="eastAsia"/>
            <w:color w:val="000000"/>
            <w:sz w:val="28"/>
            <w:szCs w:val="28"/>
            <w:rPrChange w:id="100" w:author="云" w:date="2019-11-03T04:26:00Z">
              <w:rPr>
                <w:rFonts w:ascii="方正仿宋简体" w:eastAsia="方正仿宋简体" w:hint="eastAsia"/>
                <w:color w:val="000000"/>
                <w:sz w:val="28"/>
                <w:szCs w:val="28"/>
              </w:rPr>
            </w:rPrChange>
          </w:rPr>
          <w:t>，</w:t>
        </w:r>
      </w:ins>
      <w:ins w:id="101" w:author="Zhou-XJ" w:date="2016-03-24T06:17:00Z">
        <w:r>
          <w:rPr>
            <w:rFonts w:ascii="黑体" w:eastAsia="黑体" w:hAnsi="黑体" w:cs="黑体" w:hint="eastAsia"/>
            <w:color w:val="000000"/>
            <w:sz w:val="28"/>
            <w:szCs w:val="28"/>
            <w:rPrChange w:id="102" w:author="云" w:date="2019-11-03T04:26:00Z">
              <w:rPr>
                <w:rFonts w:ascii="方正仿宋简体" w:eastAsia="方正仿宋简体" w:hint="eastAsia"/>
                <w:color w:val="000000"/>
                <w:sz w:val="28"/>
                <w:szCs w:val="28"/>
              </w:rPr>
            </w:rPrChange>
          </w:rPr>
          <w:t>并</w:t>
        </w:r>
      </w:ins>
      <w:r>
        <w:rPr>
          <w:rFonts w:ascii="黑体" w:eastAsia="黑体" w:hAnsi="黑体" w:cs="黑体" w:hint="eastAsia"/>
          <w:color w:val="000000"/>
          <w:sz w:val="28"/>
          <w:szCs w:val="28"/>
          <w:rPrChange w:id="103" w:author="云" w:date="2019-11-03T04:26:00Z">
            <w:rPr>
              <w:rFonts w:ascii="方正仿宋简体" w:eastAsia="方正仿宋简体" w:hint="eastAsia"/>
              <w:color w:val="000000"/>
              <w:sz w:val="28"/>
              <w:szCs w:val="28"/>
            </w:rPr>
          </w:rPrChange>
        </w:rPr>
        <w:t>承担</w:t>
      </w:r>
      <w:ins w:id="104" w:author="Zhou-XJ" w:date="2016-03-24T06:17:00Z">
        <w:r>
          <w:rPr>
            <w:rFonts w:ascii="黑体" w:eastAsia="黑体" w:hAnsi="黑体" w:cs="黑体" w:hint="eastAsia"/>
            <w:color w:val="000000"/>
            <w:sz w:val="28"/>
            <w:szCs w:val="28"/>
            <w:rPrChange w:id="105" w:author="云" w:date="2019-11-03T04:26:00Z">
              <w:rPr>
                <w:rFonts w:ascii="方正仿宋简体" w:eastAsia="方正仿宋简体" w:hint="eastAsia"/>
                <w:color w:val="000000"/>
                <w:sz w:val="28"/>
                <w:szCs w:val="28"/>
              </w:rPr>
            </w:rPrChange>
          </w:rPr>
          <w:t>因此产生的费用</w:t>
        </w:r>
      </w:ins>
      <w:r>
        <w:rPr>
          <w:rFonts w:ascii="黑体" w:eastAsia="黑体" w:hAnsi="黑体" w:cs="黑体" w:hint="eastAsia"/>
          <w:color w:val="000000"/>
          <w:sz w:val="28"/>
          <w:szCs w:val="28"/>
          <w:rPrChange w:id="106" w:author="云" w:date="2019-11-03T04:26:00Z">
            <w:rPr>
              <w:rFonts w:ascii="方正仿宋简体" w:eastAsia="方正仿宋简体" w:hint="eastAsia"/>
              <w:color w:val="000000"/>
              <w:sz w:val="28"/>
              <w:szCs w:val="28"/>
            </w:rPr>
          </w:rPrChange>
        </w:rPr>
        <w:t>。</w:t>
      </w:r>
    </w:p>
    <w:p w14:paraId="0194B6E6"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10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108"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109"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110" w:author="云" w:date="2019-11-03T04:26:00Z">
            <w:rPr>
              <w:rFonts w:ascii="方正仿宋简体" w:eastAsia="方正仿宋简体" w:hint="eastAsia"/>
              <w:color w:val="000000"/>
              <w:sz w:val="28"/>
              <w:szCs w:val="28"/>
            </w:rPr>
          </w:rPrChange>
        </w:rPr>
        <w:t>）乙方自行组织员工提供本协议约定服务。</w:t>
      </w:r>
    </w:p>
    <w:p w14:paraId="4139412A" w14:textId="77777777" w:rsidR="00A30F31" w:rsidRDefault="00A30F31">
      <w:pPr>
        <w:pStyle w:val="aa"/>
        <w:widowControl w:val="0"/>
        <w:wordWrap w:val="0"/>
        <w:spacing w:line="360" w:lineRule="auto"/>
        <w:ind w:firstLineChars="200" w:firstLine="560"/>
        <w:rPr>
          <w:del w:id="111" w:author="Zhou-XJ" w:date="2016-03-24T06:18:00Z"/>
          <w:rFonts w:ascii="黑体" w:eastAsia="黑体" w:hAnsi="黑体" w:cs="黑体" w:hint="eastAsia"/>
          <w:color w:val="000000"/>
          <w:sz w:val="28"/>
          <w:szCs w:val="28"/>
          <w:rPrChange w:id="112" w:author="云" w:date="2019-11-03T04:26:00Z">
            <w:rPr>
              <w:del w:id="113" w:author="Zhou-XJ" w:date="2016-03-24T06:18:00Z"/>
              <w:rFonts w:ascii="方正仿宋简体" w:eastAsia="方正仿宋简体" w:hint="eastAsia"/>
              <w:color w:val="000000"/>
              <w:sz w:val="28"/>
              <w:szCs w:val="28"/>
            </w:rPr>
          </w:rPrChange>
        </w:rPr>
      </w:pPr>
      <w:del w:id="114" w:author="Zhou-XJ" w:date="2016-03-24T06:18:00Z">
        <w:r>
          <w:rPr>
            <w:rFonts w:ascii="黑体" w:eastAsia="黑体" w:hAnsi="黑体" w:cs="黑体" w:hint="eastAsia"/>
            <w:color w:val="000000"/>
            <w:sz w:val="28"/>
            <w:szCs w:val="28"/>
            <w:rPrChange w:id="115" w:author="云" w:date="2019-11-03T04:26:00Z">
              <w:rPr>
                <w:rFonts w:ascii="方正仿宋简体" w:eastAsia="方正仿宋简体" w:hint="eastAsia"/>
                <w:color w:val="000000"/>
                <w:sz w:val="28"/>
                <w:szCs w:val="28"/>
              </w:rPr>
            </w:rPrChange>
          </w:rPr>
          <w:delText>（</w:delText>
        </w:r>
        <w:r>
          <w:rPr>
            <w:rFonts w:ascii="黑体" w:eastAsia="黑体" w:hAnsi="黑体" w:cs="黑体" w:hint="eastAsia"/>
            <w:color w:val="000000"/>
            <w:sz w:val="28"/>
            <w:szCs w:val="28"/>
            <w:rPrChange w:id="116" w:author="云" w:date="2019-11-03T04:26:00Z">
              <w:rPr>
                <w:rFonts w:ascii="方正仿宋简体" w:eastAsia="方正仿宋简体" w:hint="eastAsia"/>
                <w:color w:val="000000"/>
                <w:sz w:val="28"/>
                <w:szCs w:val="28"/>
              </w:rPr>
            </w:rPrChange>
          </w:rPr>
          <w:delText>3</w:delText>
        </w:r>
        <w:r>
          <w:rPr>
            <w:rFonts w:ascii="黑体" w:eastAsia="黑体" w:hAnsi="黑体" w:cs="黑体" w:hint="eastAsia"/>
            <w:color w:val="000000"/>
            <w:sz w:val="28"/>
            <w:szCs w:val="28"/>
            <w:rPrChange w:id="117" w:author="云" w:date="2019-11-03T04:26:00Z">
              <w:rPr>
                <w:rFonts w:ascii="方正仿宋简体" w:eastAsia="方正仿宋简体" w:hint="eastAsia"/>
                <w:color w:val="000000"/>
                <w:sz w:val="28"/>
                <w:szCs w:val="28"/>
              </w:rPr>
            </w:rPrChange>
          </w:rPr>
          <w:delText>）乙方按照双方确定的每周菜谱及甲方服务要求，进行服务</w:delText>
        </w:r>
        <w:r>
          <w:rPr>
            <w:rFonts w:ascii="黑体" w:eastAsia="黑体" w:hAnsi="黑体" w:cs="黑体" w:hint="eastAsia"/>
            <w:color w:val="000000"/>
            <w:sz w:val="28"/>
            <w:szCs w:val="28"/>
            <w:rPrChange w:id="118" w:author="云" w:date="2019-11-03T04:26:00Z">
              <w:rPr>
                <w:rFonts w:ascii="方正仿宋简体" w:eastAsia="方正仿宋简体" w:hint="eastAsia"/>
                <w:color w:val="000000"/>
                <w:sz w:val="28"/>
                <w:szCs w:val="28"/>
              </w:rPr>
            </w:rPrChange>
          </w:rPr>
          <w:lastRenderedPageBreak/>
          <w:delText>所需材料购买，承担由此产生的费用。</w:delText>
        </w:r>
      </w:del>
    </w:p>
    <w:p w14:paraId="4C85B728"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119"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120"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121" w:author="云" w:date="2019-11-03T04:26:00Z">
            <w:rPr>
              <w:rFonts w:ascii="方正仿宋简体" w:eastAsia="方正仿宋简体" w:hint="eastAsia"/>
              <w:color w:val="000000"/>
              <w:sz w:val="28"/>
              <w:szCs w:val="28"/>
            </w:rPr>
          </w:rPrChange>
        </w:rPr>
        <w:t>、服务要求</w:t>
      </w:r>
    </w:p>
    <w:p w14:paraId="40D0691A"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122" w:author="云" w:date="2019-11-03T04:26:00Z">
            <w:rPr>
              <w:rFonts w:ascii="方正仿宋简体" w:eastAsia="方正仿宋简体" w:hAnsi="宋体" w:cs="宋体" w:hint="eastAsia"/>
              <w:color w:val="000000"/>
              <w:sz w:val="28"/>
              <w:szCs w:val="28"/>
            </w:rPr>
          </w:rPrChange>
        </w:rPr>
      </w:pPr>
      <w:r>
        <w:rPr>
          <w:rFonts w:ascii="黑体" w:eastAsia="黑体" w:hAnsi="黑体" w:cs="黑体" w:hint="eastAsia"/>
          <w:color w:val="000000"/>
          <w:sz w:val="28"/>
          <w:szCs w:val="28"/>
          <w:rPrChange w:id="123" w:author="云" w:date="2019-11-03T04:26:00Z">
            <w:rPr>
              <w:rFonts w:ascii="方正仿宋简体" w:eastAsia="方正仿宋简体" w:hAnsi="宋体" w:cs="宋体" w:hint="eastAsia"/>
              <w:color w:val="000000"/>
              <w:sz w:val="28"/>
              <w:szCs w:val="28"/>
            </w:rPr>
          </w:rPrChange>
        </w:rPr>
        <w:t>（</w:t>
      </w:r>
      <w:r>
        <w:rPr>
          <w:rFonts w:ascii="黑体" w:eastAsia="黑体" w:hAnsi="黑体" w:cs="黑体" w:hint="eastAsia"/>
          <w:color w:val="000000"/>
          <w:sz w:val="28"/>
          <w:szCs w:val="28"/>
          <w:rPrChange w:id="124" w:author="云" w:date="2019-11-03T04:26:00Z">
            <w:rPr>
              <w:rFonts w:ascii="方正仿宋简体" w:eastAsia="方正仿宋简体" w:hAnsi="宋体" w:cs="宋体" w:hint="eastAsia"/>
              <w:color w:val="000000"/>
              <w:sz w:val="28"/>
              <w:szCs w:val="28"/>
            </w:rPr>
          </w:rPrChange>
        </w:rPr>
        <w:t>1</w:t>
      </w:r>
      <w:r>
        <w:rPr>
          <w:rFonts w:ascii="黑体" w:eastAsia="黑体" w:hAnsi="黑体" w:cs="黑体" w:hint="eastAsia"/>
          <w:color w:val="000000"/>
          <w:sz w:val="28"/>
          <w:szCs w:val="28"/>
          <w:rPrChange w:id="125" w:author="云" w:date="2019-11-03T04:26:00Z">
            <w:rPr>
              <w:rFonts w:ascii="方正仿宋简体" w:eastAsia="方正仿宋简体" w:hAnsi="宋体" w:cs="宋体" w:hint="eastAsia"/>
              <w:color w:val="000000"/>
              <w:sz w:val="28"/>
              <w:szCs w:val="28"/>
            </w:rPr>
          </w:rPrChange>
        </w:rPr>
        <w:t>）乙方为甲方提供的原材料必须自合法渠道采购，</w:t>
      </w:r>
      <w:del w:id="126" w:author="Zhou-XJ" w:date="2016-03-24T06:18:00Z">
        <w:r>
          <w:rPr>
            <w:rFonts w:ascii="黑体" w:eastAsia="黑体" w:hAnsi="黑体" w:cs="黑体" w:hint="eastAsia"/>
            <w:color w:val="000000"/>
            <w:sz w:val="28"/>
            <w:szCs w:val="28"/>
            <w:rPrChange w:id="127" w:author="云" w:date="2019-11-03T04:26:00Z">
              <w:rPr>
                <w:rFonts w:ascii="方正仿宋简体" w:eastAsia="方正仿宋简体" w:hAnsi="宋体" w:cs="宋体" w:hint="eastAsia"/>
                <w:color w:val="000000"/>
                <w:sz w:val="28"/>
                <w:szCs w:val="28"/>
              </w:rPr>
            </w:rPrChange>
          </w:rPr>
          <w:delText>必须</w:delText>
        </w:r>
      </w:del>
      <w:ins w:id="128" w:author="Zhou-XJ" w:date="2016-03-24T06:18:00Z">
        <w:r>
          <w:rPr>
            <w:rFonts w:ascii="黑体" w:eastAsia="黑体" w:hAnsi="黑体" w:cs="黑体" w:hint="eastAsia"/>
            <w:color w:val="000000"/>
            <w:sz w:val="28"/>
            <w:szCs w:val="28"/>
            <w:rPrChange w:id="129" w:author="云" w:date="2019-11-03T04:26:00Z">
              <w:rPr>
                <w:rFonts w:ascii="方正仿宋简体" w:eastAsia="方正仿宋简体" w:hAnsi="宋体" w:cs="宋体" w:hint="eastAsia"/>
                <w:color w:val="000000"/>
                <w:sz w:val="28"/>
                <w:szCs w:val="28"/>
              </w:rPr>
            </w:rPrChange>
          </w:rPr>
          <w:t>尽量</w:t>
        </w:r>
      </w:ins>
      <w:r>
        <w:rPr>
          <w:rFonts w:ascii="黑体" w:eastAsia="黑体" w:hAnsi="黑体" w:cs="黑体" w:hint="eastAsia"/>
          <w:color w:val="000000"/>
          <w:sz w:val="28"/>
          <w:szCs w:val="28"/>
          <w:rPrChange w:id="130" w:author="云" w:date="2019-11-03T04:26:00Z">
            <w:rPr>
              <w:rFonts w:ascii="方正仿宋简体" w:eastAsia="方正仿宋简体" w:hAnsi="宋体" w:cs="宋体" w:hint="eastAsia"/>
              <w:color w:val="000000"/>
              <w:sz w:val="28"/>
              <w:szCs w:val="28"/>
            </w:rPr>
          </w:rPrChange>
        </w:rPr>
        <w:t>具备食品检验检疫合格证、食品安全合格证、食品质量保证卡等有效、合格证明，原则上不得采购半成品及熟食品。</w:t>
      </w:r>
    </w:p>
    <w:p w14:paraId="165CCFAF"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131" w:author="云" w:date="2019-11-03T04:26:00Z">
            <w:rPr>
              <w:rFonts w:ascii="方正仿宋简体" w:eastAsia="方正仿宋简体" w:hAnsi="宋体" w:cs="宋体" w:hint="eastAsia"/>
              <w:color w:val="000000"/>
              <w:sz w:val="28"/>
              <w:szCs w:val="28"/>
            </w:rPr>
          </w:rPrChange>
        </w:rPr>
      </w:pPr>
      <w:r>
        <w:rPr>
          <w:rFonts w:ascii="黑体" w:eastAsia="黑体" w:hAnsi="黑体" w:cs="黑体" w:hint="eastAsia"/>
          <w:color w:val="000000"/>
          <w:sz w:val="28"/>
          <w:szCs w:val="28"/>
          <w:rPrChange w:id="132" w:author="云" w:date="2019-11-03T04:26:00Z">
            <w:rPr>
              <w:rFonts w:ascii="方正仿宋简体" w:eastAsia="方正仿宋简体" w:hAnsi="宋体" w:cs="宋体" w:hint="eastAsia"/>
              <w:color w:val="000000"/>
              <w:sz w:val="28"/>
              <w:szCs w:val="28"/>
            </w:rPr>
          </w:rPrChange>
        </w:rPr>
        <w:t>（</w:t>
      </w:r>
      <w:r>
        <w:rPr>
          <w:rFonts w:ascii="黑体" w:eastAsia="黑体" w:hAnsi="黑体" w:cs="黑体" w:hint="eastAsia"/>
          <w:color w:val="000000"/>
          <w:sz w:val="28"/>
          <w:szCs w:val="28"/>
          <w:rPrChange w:id="133" w:author="云" w:date="2019-11-03T04:26:00Z">
            <w:rPr>
              <w:rFonts w:ascii="方正仿宋简体" w:eastAsia="方正仿宋简体" w:hAnsi="宋体" w:cs="宋体" w:hint="eastAsia"/>
              <w:color w:val="000000"/>
              <w:sz w:val="28"/>
              <w:szCs w:val="28"/>
            </w:rPr>
          </w:rPrChange>
        </w:rPr>
        <w:t>2</w:t>
      </w:r>
      <w:r>
        <w:rPr>
          <w:rFonts w:ascii="黑体" w:eastAsia="黑体" w:hAnsi="黑体" w:cs="黑体" w:hint="eastAsia"/>
          <w:color w:val="000000"/>
          <w:sz w:val="28"/>
          <w:szCs w:val="28"/>
          <w:rPrChange w:id="134" w:author="云" w:date="2019-11-03T04:26:00Z">
            <w:rPr>
              <w:rFonts w:ascii="方正仿宋简体" w:eastAsia="方正仿宋简体" w:hAnsi="宋体" w:cs="宋体" w:hint="eastAsia"/>
              <w:color w:val="000000"/>
              <w:sz w:val="28"/>
              <w:szCs w:val="28"/>
            </w:rPr>
          </w:rPrChange>
        </w:rPr>
        <w:t>）乙方所提供原材料必须新鲜、安全、无污染，严禁购买腐烂变质或假冒伪劣产品，否则，由此造成的食品安全责任由乙方承担。</w:t>
      </w:r>
    </w:p>
    <w:p w14:paraId="019819C3"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135" w:author="云" w:date="2019-11-03T04:26:00Z">
            <w:rPr>
              <w:rFonts w:ascii="方正仿宋简体" w:eastAsia="方正仿宋简体" w:hAnsi="宋体" w:cs="宋体" w:hint="eastAsia"/>
              <w:color w:val="000000"/>
              <w:sz w:val="28"/>
              <w:szCs w:val="28"/>
            </w:rPr>
          </w:rPrChange>
        </w:rPr>
      </w:pPr>
      <w:r>
        <w:rPr>
          <w:rFonts w:ascii="黑体" w:eastAsia="黑体" w:hAnsi="黑体" w:cs="黑体" w:hint="eastAsia"/>
          <w:color w:val="000000"/>
          <w:sz w:val="28"/>
          <w:szCs w:val="28"/>
          <w:rPrChange w:id="136" w:author="云" w:date="2019-11-03T04:26:00Z">
            <w:rPr>
              <w:rFonts w:ascii="方正仿宋简体" w:eastAsia="方正仿宋简体" w:hAnsi="宋体" w:cs="宋体" w:hint="eastAsia"/>
              <w:color w:val="000000"/>
              <w:sz w:val="28"/>
              <w:szCs w:val="28"/>
            </w:rPr>
          </w:rPrChange>
        </w:rPr>
        <w:t>（</w:t>
      </w:r>
      <w:r>
        <w:rPr>
          <w:rFonts w:ascii="黑体" w:eastAsia="黑体" w:hAnsi="黑体" w:cs="黑体" w:hint="eastAsia"/>
          <w:color w:val="000000"/>
          <w:sz w:val="28"/>
          <w:szCs w:val="28"/>
          <w:rPrChange w:id="137" w:author="云" w:date="2019-11-03T04:26:00Z">
            <w:rPr>
              <w:rFonts w:ascii="方正仿宋简体" w:eastAsia="方正仿宋简体" w:hAnsi="宋体" w:cs="宋体" w:hint="eastAsia"/>
              <w:color w:val="000000"/>
              <w:sz w:val="28"/>
              <w:szCs w:val="28"/>
            </w:rPr>
          </w:rPrChange>
        </w:rPr>
        <w:t>3</w:t>
      </w:r>
      <w:r>
        <w:rPr>
          <w:rFonts w:ascii="黑体" w:eastAsia="黑体" w:hAnsi="黑体" w:cs="黑体" w:hint="eastAsia"/>
          <w:color w:val="000000"/>
          <w:sz w:val="28"/>
          <w:szCs w:val="28"/>
          <w:rPrChange w:id="138" w:author="云" w:date="2019-11-03T04:26:00Z">
            <w:rPr>
              <w:rFonts w:ascii="方正仿宋简体" w:eastAsia="方正仿宋简体" w:hAnsi="宋体" w:cs="宋体" w:hint="eastAsia"/>
              <w:color w:val="000000"/>
              <w:sz w:val="28"/>
              <w:szCs w:val="28"/>
            </w:rPr>
          </w:rPrChange>
        </w:rPr>
        <w:t>）洗</w:t>
      </w:r>
      <w:del w:id="139" w:author="大地系统" w:date="2017-01-05T10:37:00Z">
        <w:r>
          <w:rPr>
            <w:rFonts w:ascii="黑体" w:eastAsia="黑体" w:hAnsi="黑体" w:cs="黑体" w:hint="eastAsia"/>
            <w:color w:val="000000"/>
            <w:sz w:val="28"/>
            <w:szCs w:val="28"/>
            <w:rPrChange w:id="140" w:author="云" w:date="2019-11-03T04:26:00Z">
              <w:rPr>
                <w:rFonts w:ascii="方正仿宋简体" w:eastAsia="方正仿宋简体" w:hAnsi="宋体" w:cs="宋体" w:hint="eastAsia"/>
                <w:color w:val="000000"/>
                <w:sz w:val="28"/>
                <w:szCs w:val="28"/>
              </w:rPr>
            </w:rPrChange>
          </w:rPr>
          <w:delText>洁净</w:delText>
        </w:r>
      </w:del>
      <w:ins w:id="141" w:author="大地系统" w:date="2017-01-05T10:37:00Z">
        <w:r>
          <w:rPr>
            <w:rFonts w:ascii="黑体" w:eastAsia="黑体" w:hAnsi="黑体" w:cs="黑体" w:hint="eastAsia"/>
            <w:color w:val="000000"/>
            <w:sz w:val="28"/>
            <w:szCs w:val="28"/>
            <w:rPrChange w:id="142" w:author="云" w:date="2019-11-03T04:26:00Z">
              <w:rPr>
                <w:rFonts w:ascii="方正仿宋简体" w:eastAsia="方正仿宋简体" w:hAnsi="宋体" w:cs="宋体" w:hint="eastAsia"/>
                <w:color w:val="000000"/>
                <w:sz w:val="28"/>
                <w:szCs w:val="28"/>
              </w:rPr>
            </w:rPrChange>
          </w:rPr>
          <w:t>洁</w:t>
        </w:r>
        <w:r>
          <w:rPr>
            <w:rFonts w:ascii="黑体" w:eastAsia="黑体" w:hAnsi="黑体" w:cs="黑体" w:hint="eastAsia"/>
            <w:color w:val="000000"/>
            <w:sz w:val="28"/>
            <w:szCs w:val="28"/>
            <w:rPrChange w:id="143" w:author="云" w:date="2019-11-03T04:26:00Z">
              <w:rPr>
                <w:rFonts w:ascii="Times New Roman" w:eastAsia="方正仿宋简体" w:hAnsi="Times New Roman" w:hint="eastAsia"/>
                <w:color w:val="000000"/>
                <w:sz w:val="28"/>
                <w:szCs w:val="28"/>
              </w:rPr>
            </w:rPrChange>
          </w:rPr>
          <w:t>精</w:t>
        </w:r>
      </w:ins>
      <w:r>
        <w:rPr>
          <w:rFonts w:ascii="黑体" w:eastAsia="黑体" w:hAnsi="黑体" w:cs="黑体" w:hint="eastAsia"/>
          <w:color w:val="000000"/>
          <w:sz w:val="28"/>
          <w:szCs w:val="28"/>
          <w:rPrChange w:id="144" w:author="云" w:date="2019-11-03T04:26:00Z">
            <w:rPr>
              <w:rFonts w:ascii="方正仿宋简体" w:eastAsia="方正仿宋简体" w:hAnsi="宋体" w:cs="宋体" w:hint="eastAsia"/>
              <w:color w:val="000000"/>
              <w:sz w:val="28"/>
              <w:szCs w:val="28"/>
            </w:rPr>
          </w:rPrChange>
        </w:rPr>
        <w:t>、罩滤、锅铲、毛巾、食品袋、筷子、一次性饭盒等易耗品包括在原材料供应范围内，由乙方一并采购</w:t>
      </w:r>
      <w:ins w:id="145" w:author="大地系统" w:date="2017-01-05T14:58:00Z">
        <w:r>
          <w:rPr>
            <w:rFonts w:ascii="黑体" w:eastAsia="黑体" w:hAnsi="黑体" w:cs="黑体" w:hint="eastAsia"/>
            <w:color w:val="000000"/>
            <w:sz w:val="28"/>
            <w:szCs w:val="28"/>
            <w:rPrChange w:id="146" w:author="云" w:date="2019-11-03T04:26:00Z">
              <w:rPr>
                <w:rFonts w:ascii="Times New Roman" w:eastAsia="方正仿宋简体" w:hAnsi="Times New Roman" w:hint="eastAsia"/>
                <w:color w:val="000000"/>
                <w:sz w:val="28"/>
                <w:szCs w:val="28"/>
              </w:rPr>
            </w:rPrChange>
          </w:rPr>
          <w:t>，并承担费用</w:t>
        </w:r>
      </w:ins>
      <w:r>
        <w:rPr>
          <w:rFonts w:ascii="黑体" w:eastAsia="黑体" w:hAnsi="黑体" w:cs="黑体" w:hint="eastAsia"/>
          <w:color w:val="000000"/>
          <w:sz w:val="28"/>
          <w:szCs w:val="28"/>
          <w:rPrChange w:id="147" w:author="云" w:date="2019-11-03T04:26:00Z">
            <w:rPr>
              <w:rFonts w:ascii="方正仿宋简体" w:eastAsia="方正仿宋简体" w:hAnsi="宋体" w:cs="宋体" w:hint="eastAsia"/>
              <w:color w:val="000000"/>
              <w:sz w:val="28"/>
              <w:szCs w:val="28"/>
            </w:rPr>
          </w:rPrChange>
        </w:rPr>
        <w:t>。</w:t>
      </w:r>
    </w:p>
    <w:p w14:paraId="4320EF42"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148"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149" w:author="云" w:date="2019-11-03T04:26:00Z">
            <w:rPr>
              <w:rFonts w:ascii="方正仿宋简体" w:eastAsia="方正仿宋简体" w:hAnsi="宋体" w:cs="宋体" w:hint="eastAsia"/>
              <w:color w:val="000000"/>
              <w:sz w:val="28"/>
              <w:szCs w:val="28"/>
            </w:rPr>
          </w:rPrChange>
        </w:rPr>
        <w:t>（</w:t>
      </w:r>
      <w:r>
        <w:rPr>
          <w:rFonts w:ascii="黑体" w:eastAsia="黑体" w:hAnsi="黑体" w:cs="黑体" w:hint="eastAsia"/>
          <w:color w:val="000000"/>
          <w:sz w:val="28"/>
          <w:szCs w:val="28"/>
          <w:rPrChange w:id="150" w:author="云" w:date="2019-11-03T04:26:00Z">
            <w:rPr>
              <w:rFonts w:ascii="方正仿宋简体" w:eastAsia="方正仿宋简体" w:hAnsi="宋体" w:cs="宋体" w:hint="eastAsia"/>
              <w:color w:val="000000"/>
              <w:sz w:val="28"/>
              <w:szCs w:val="28"/>
            </w:rPr>
          </w:rPrChange>
        </w:rPr>
        <w:t>4</w:t>
      </w:r>
      <w:r>
        <w:rPr>
          <w:rFonts w:ascii="黑体" w:eastAsia="黑体" w:hAnsi="黑体" w:cs="黑体" w:hint="eastAsia"/>
          <w:color w:val="000000"/>
          <w:sz w:val="28"/>
          <w:szCs w:val="28"/>
          <w:rPrChange w:id="151" w:author="云" w:date="2019-11-03T04:26:00Z">
            <w:rPr>
              <w:rFonts w:ascii="方正仿宋简体" w:eastAsia="方正仿宋简体" w:hAnsi="宋体" w:cs="宋体" w:hint="eastAsia"/>
              <w:color w:val="000000"/>
              <w:sz w:val="28"/>
              <w:szCs w:val="28"/>
            </w:rPr>
          </w:rPrChange>
        </w:rPr>
        <w:t>）乙方必须保证菜品出品质量</w:t>
      </w:r>
      <w:del w:id="152" w:author="Zhou-XJ" w:date="2016-03-24T06:19:00Z">
        <w:r>
          <w:rPr>
            <w:rFonts w:ascii="黑体" w:eastAsia="黑体" w:hAnsi="黑体" w:cs="黑体" w:hint="eastAsia"/>
            <w:color w:val="000000"/>
            <w:sz w:val="28"/>
            <w:szCs w:val="28"/>
            <w:rPrChange w:id="153" w:author="云" w:date="2019-11-03T04:26:00Z">
              <w:rPr>
                <w:rFonts w:ascii="方正仿宋简体" w:eastAsia="方正仿宋简体" w:hAnsi="宋体" w:cs="宋体" w:hint="eastAsia"/>
                <w:color w:val="000000"/>
                <w:sz w:val="28"/>
                <w:szCs w:val="28"/>
              </w:rPr>
            </w:rPrChange>
          </w:rPr>
          <w:delText>必须</w:delText>
        </w:r>
      </w:del>
      <w:r>
        <w:rPr>
          <w:rFonts w:ascii="黑体" w:eastAsia="黑体" w:hAnsi="黑体" w:cs="黑体" w:hint="eastAsia"/>
          <w:color w:val="000000"/>
          <w:sz w:val="28"/>
          <w:szCs w:val="28"/>
          <w:rPrChange w:id="154" w:author="云" w:date="2019-11-03T04:26:00Z">
            <w:rPr>
              <w:rFonts w:ascii="方正仿宋简体" w:eastAsia="方正仿宋简体" w:hAnsi="宋体" w:cs="宋体" w:hint="eastAsia"/>
              <w:color w:val="000000"/>
              <w:sz w:val="28"/>
              <w:szCs w:val="28"/>
            </w:rPr>
          </w:rPrChange>
        </w:rPr>
        <w:t>达到甲方要求，不得以次充好，降低甲方用餐标准。</w:t>
      </w:r>
    </w:p>
    <w:p w14:paraId="61879144"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155"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156" w:author="云" w:date="2019-11-03T04:26:00Z">
            <w:rPr>
              <w:rFonts w:ascii="方正仿宋简体" w:eastAsia="方正仿宋简体" w:hint="eastAsia"/>
              <w:b/>
              <w:color w:val="000000"/>
              <w:sz w:val="28"/>
              <w:szCs w:val="28"/>
            </w:rPr>
          </w:rPrChange>
        </w:rPr>
        <w:t>二、服务期限：</w:t>
      </w:r>
    </w:p>
    <w:p w14:paraId="28DCBE4A"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15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158" w:author="云" w:date="2019-11-03T04:26:00Z">
            <w:rPr>
              <w:rFonts w:ascii="方正仿宋简体" w:eastAsia="方正仿宋简体" w:hint="eastAsia"/>
              <w:color w:val="000000"/>
              <w:sz w:val="28"/>
              <w:szCs w:val="28"/>
            </w:rPr>
          </w:rPrChange>
        </w:rPr>
        <w:t>服务期限为</w:t>
      </w:r>
      <w:r>
        <w:rPr>
          <w:rFonts w:ascii="黑体" w:eastAsia="黑体" w:hAnsi="黑体" w:cs="黑体" w:hint="eastAsia"/>
          <w:color w:val="000000"/>
          <w:sz w:val="28"/>
          <w:szCs w:val="28"/>
          <w:u w:val="single"/>
          <w:rPrChange w:id="159" w:author="云" w:date="2019-11-03T04:26:00Z">
            <w:rPr>
              <w:rFonts w:ascii="方正仿宋简体" w:eastAsia="方正仿宋简体" w:hint="eastAsia"/>
              <w:color w:val="000000"/>
              <w:sz w:val="28"/>
              <w:szCs w:val="28"/>
              <w:u w:val="single"/>
            </w:rPr>
          </w:rPrChange>
        </w:rPr>
        <w:t>1</w:t>
      </w:r>
      <w:r>
        <w:rPr>
          <w:rFonts w:ascii="黑体" w:eastAsia="黑体" w:hAnsi="黑体" w:cs="黑体" w:hint="eastAsia"/>
          <w:color w:val="000000"/>
          <w:sz w:val="28"/>
          <w:szCs w:val="28"/>
          <w:rPrChange w:id="160" w:author="云" w:date="2019-11-03T04:26:00Z">
            <w:rPr>
              <w:rFonts w:ascii="方正仿宋简体" w:eastAsia="方正仿宋简体" w:hint="eastAsia"/>
              <w:color w:val="000000"/>
              <w:sz w:val="28"/>
              <w:szCs w:val="28"/>
            </w:rPr>
          </w:rPrChange>
        </w:rPr>
        <w:t>年，自</w:t>
      </w:r>
      <w:r>
        <w:rPr>
          <w:rFonts w:ascii="黑体" w:eastAsia="黑体" w:hAnsi="黑体" w:cs="黑体" w:hint="eastAsia"/>
          <w:color w:val="000000"/>
          <w:sz w:val="28"/>
          <w:szCs w:val="28"/>
          <w:u w:val="single"/>
          <w:rPrChange w:id="161" w:author="云" w:date="2019-11-03T04:26:00Z">
            <w:rPr>
              <w:rFonts w:ascii="方正仿宋简体" w:eastAsia="方正仿宋简体" w:hint="eastAsia"/>
              <w:color w:val="000000"/>
              <w:sz w:val="28"/>
              <w:szCs w:val="28"/>
              <w:u w:val="single"/>
            </w:rPr>
          </w:rPrChange>
        </w:rPr>
        <w:t>2016</w:t>
      </w:r>
      <w:r>
        <w:rPr>
          <w:rFonts w:ascii="黑体" w:eastAsia="黑体" w:hAnsi="黑体" w:cs="黑体" w:hint="eastAsia"/>
          <w:color w:val="000000"/>
          <w:sz w:val="28"/>
          <w:szCs w:val="28"/>
          <w:rPrChange w:id="162" w:author="云" w:date="2019-11-03T04:26:00Z">
            <w:rPr>
              <w:rFonts w:ascii="方正仿宋简体" w:eastAsia="方正仿宋简体" w:hint="eastAsia"/>
              <w:color w:val="000000"/>
              <w:sz w:val="28"/>
              <w:szCs w:val="28"/>
            </w:rPr>
          </w:rPrChange>
        </w:rPr>
        <w:t>年</w:t>
      </w:r>
      <w:r>
        <w:rPr>
          <w:rFonts w:ascii="黑体" w:eastAsia="黑体" w:hAnsi="黑体" w:cs="黑体" w:hint="eastAsia"/>
          <w:color w:val="000000"/>
          <w:sz w:val="28"/>
          <w:szCs w:val="28"/>
          <w:u w:val="single"/>
          <w:rPrChange w:id="163" w:author="云" w:date="2019-11-03T04:26:00Z">
            <w:rPr>
              <w:rFonts w:ascii="方正仿宋简体" w:eastAsia="方正仿宋简体" w:hint="eastAsia"/>
              <w:color w:val="000000"/>
              <w:sz w:val="28"/>
              <w:szCs w:val="28"/>
              <w:u w:val="single"/>
            </w:rPr>
          </w:rPrChange>
        </w:rPr>
        <w:t>1</w:t>
      </w:r>
      <w:r>
        <w:rPr>
          <w:rFonts w:ascii="黑体" w:eastAsia="黑体" w:hAnsi="黑体" w:cs="黑体" w:hint="eastAsia"/>
          <w:color w:val="000000"/>
          <w:sz w:val="28"/>
          <w:szCs w:val="28"/>
          <w:rPrChange w:id="164" w:author="云" w:date="2019-11-03T04:26:00Z">
            <w:rPr>
              <w:rFonts w:ascii="方正仿宋简体" w:eastAsia="方正仿宋简体" w:hint="eastAsia"/>
              <w:color w:val="000000"/>
              <w:sz w:val="28"/>
              <w:szCs w:val="28"/>
            </w:rPr>
          </w:rPrChange>
        </w:rPr>
        <w:t>月</w:t>
      </w:r>
      <w:r>
        <w:rPr>
          <w:rFonts w:ascii="黑体" w:eastAsia="黑体" w:hAnsi="黑体" w:cs="黑体" w:hint="eastAsia"/>
          <w:color w:val="000000"/>
          <w:sz w:val="28"/>
          <w:szCs w:val="28"/>
          <w:u w:val="single"/>
          <w:rPrChange w:id="165" w:author="云" w:date="2019-11-03T04:26:00Z">
            <w:rPr>
              <w:rFonts w:ascii="方正仿宋简体" w:eastAsia="方正仿宋简体" w:hint="eastAsia"/>
              <w:color w:val="000000"/>
              <w:sz w:val="28"/>
              <w:szCs w:val="28"/>
              <w:u w:val="single"/>
            </w:rPr>
          </w:rPrChange>
        </w:rPr>
        <w:t>1</w:t>
      </w:r>
      <w:r>
        <w:rPr>
          <w:rFonts w:ascii="黑体" w:eastAsia="黑体" w:hAnsi="黑体" w:cs="黑体" w:hint="eastAsia"/>
          <w:color w:val="000000"/>
          <w:sz w:val="28"/>
          <w:szCs w:val="28"/>
          <w:rPrChange w:id="166" w:author="云" w:date="2019-11-03T04:26:00Z">
            <w:rPr>
              <w:rFonts w:ascii="方正仿宋简体" w:eastAsia="方正仿宋简体" w:hint="eastAsia"/>
              <w:color w:val="000000"/>
              <w:sz w:val="28"/>
              <w:szCs w:val="28"/>
            </w:rPr>
          </w:rPrChange>
        </w:rPr>
        <w:t>日起至</w:t>
      </w:r>
      <w:r>
        <w:rPr>
          <w:rFonts w:ascii="黑体" w:eastAsia="黑体" w:hAnsi="黑体" w:cs="黑体" w:hint="eastAsia"/>
          <w:color w:val="000000"/>
          <w:sz w:val="28"/>
          <w:szCs w:val="28"/>
          <w:u w:val="single"/>
          <w:rPrChange w:id="167" w:author="云" w:date="2019-11-03T04:26:00Z">
            <w:rPr>
              <w:rFonts w:ascii="方正仿宋简体" w:eastAsia="方正仿宋简体" w:hint="eastAsia"/>
              <w:color w:val="000000"/>
              <w:sz w:val="28"/>
              <w:szCs w:val="28"/>
              <w:u w:val="single"/>
            </w:rPr>
          </w:rPrChange>
        </w:rPr>
        <w:t>2016</w:t>
      </w:r>
      <w:r>
        <w:rPr>
          <w:rFonts w:ascii="黑体" w:eastAsia="黑体" w:hAnsi="黑体" w:cs="黑体" w:hint="eastAsia"/>
          <w:color w:val="000000"/>
          <w:sz w:val="28"/>
          <w:szCs w:val="28"/>
          <w:rPrChange w:id="168" w:author="云" w:date="2019-11-03T04:26:00Z">
            <w:rPr>
              <w:rFonts w:ascii="方正仿宋简体" w:eastAsia="方正仿宋简体" w:hint="eastAsia"/>
              <w:color w:val="000000"/>
              <w:sz w:val="28"/>
              <w:szCs w:val="28"/>
            </w:rPr>
          </w:rPrChange>
        </w:rPr>
        <w:t>年</w:t>
      </w:r>
      <w:r>
        <w:rPr>
          <w:rFonts w:ascii="黑体" w:eastAsia="黑体" w:hAnsi="黑体" w:cs="黑体" w:hint="eastAsia"/>
          <w:color w:val="000000"/>
          <w:sz w:val="28"/>
          <w:szCs w:val="28"/>
          <w:u w:val="single"/>
          <w:rPrChange w:id="169" w:author="云" w:date="2019-11-03T04:26:00Z">
            <w:rPr>
              <w:rFonts w:ascii="方正仿宋简体" w:eastAsia="方正仿宋简体" w:hint="eastAsia"/>
              <w:color w:val="000000"/>
              <w:sz w:val="28"/>
              <w:szCs w:val="28"/>
              <w:u w:val="single"/>
            </w:rPr>
          </w:rPrChange>
        </w:rPr>
        <w:t>12</w:t>
      </w:r>
      <w:r>
        <w:rPr>
          <w:rFonts w:ascii="黑体" w:eastAsia="黑体" w:hAnsi="黑体" w:cs="黑体" w:hint="eastAsia"/>
          <w:color w:val="000000"/>
          <w:sz w:val="28"/>
          <w:szCs w:val="28"/>
          <w:rPrChange w:id="170" w:author="云" w:date="2019-11-03T04:26:00Z">
            <w:rPr>
              <w:rFonts w:ascii="方正仿宋简体" w:eastAsia="方正仿宋简体" w:hint="eastAsia"/>
              <w:color w:val="000000"/>
              <w:sz w:val="28"/>
              <w:szCs w:val="28"/>
            </w:rPr>
          </w:rPrChange>
        </w:rPr>
        <w:t>月</w:t>
      </w:r>
      <w:r>
        <w:rPr>
          <w:rFonts w:ascii="黑体" w:eastAsia="黑体" w:hAnsi="黑体" w:cs="黑体" w:hint="eastAsia"/>
          <w:color w:val="000000"/>
          <w:sz w:val="28"/>
          <w:szCs w:val="28"/>
          <w:u w:val="single"/>
          <w:rPrChange w:id="171" w:author="云" w:date="2019-11-03T04:26:00Z">
            <w:rPr>
              <w:rFonts w:ascii="方正仿宋简体" w:eastAsia="方正仿宋简体" w:hint="eastAsia"/>
              <w:color w:val="000000"/>
              <w:sz w:val="28"/>
              <w:szCs w:val="28"/>
              <w:u w:val="single"/>
            </w:rPr>
          </w:rPrChange>
        </w:rPr>
        <w:t>31</w:t>
      </w:r>
      <w:r>
        <w:rPr>
          <w:rFonts w:ascii="黑体" w:eastAsia="黑体" w:hAnsi="黑体" w:cs="黑体" w:hint="eastAsia"/>
          <w:color w:val="000000"/>
          <w:sz w:val="28"/>
          <w:szCs w:val="28"/>
          <w:rPrChange w:id="172" w:author="云" w:date="2019-11-03T04:26:00Z">
            <w:rPr>
              <w:rFonts w:ascii="方正仿宋简体" w:eastAsia="方正仿宋简体" w:hint="eastAsia"/>
              <w:color w:val="000000"/>
              <w:sz w:val="28"/>
              <w:szCs w:val="28"/>
            </w:rPr>
          </w:rPrChange>
        </w:rPr>
        <w:t>日止，服务期限届满，乙方如欲与甲方续签协议，须在服务期限届满前</w:t>
      </w:r>
      <w:r>
        <w:rPr>
          <w:rFonts w:ascii="黑体" w:eastAsia="黑体" w:hAnsi="黑体" w:cs="黑体" w:hint="eastAsia"/>
          <w:color w:val="000000"/>
          <w:sz w:val="28"/>
          <w:szCs w:val="28"/>
          <w:rPrChange w:id="173"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174" w:author="云" w:date="2019-11-03T04:26:00Z">
            <w:rPr>
              <w:rFonts w:ascii="方正仿宋简体" w:eastAsia="方正仿宋简体" w:hint="eastAsia"/>
              <w:color w:val="000000"/>
              <w:sz w:val="28"/>
              <w:szCs w:val="28"/>
            </w:rPr>
          </w:rPrChange>
        </w:rPr>
        <w:t>个月内告知甲方，由甲方决定是否续签。</w:t>
      </w:r>
    </w:p>
    <w:p w14:paraId="377CD588"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175"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176" w:author="云" w:date="2019-11-03T04:26:00Z">
            <w:rPr>
              <w:rFonts w:ascii="方正仿宋简体" w:eastAsia="方正仿宋简体" w:hint="eastAsia"/>
              <w:b/>
              <w:color w:val="000000"/>
              <w:sz w:val="28"/>
              <w:szCs w:val="28"/>
            </w:rPr>
          </w:rPrChange>
        </w:rPr>
        <w:t>三、服务费用及结算方式：</w:t>
      </w:r>
    </w:p>
    <w:p w14:paraId="4B18822B"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17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178"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179" w:author="云" w:date="2019-11-03T04:26:00Z">
            <w:rPr>
              <w:rFonts w:ascii="方正仿宋简体" w:eastAsia="方正仿宋简体" w:hint="eastAsia"/>
              <w:color w:val="000000"/>
              <w:sz w:val="28"/>
              <w:szCs w:val="28"/>
            </w:rPr>
          </w:rPrChange>
        </w:rPr>
        <w:t>、本协议服务费用标准为每人每天</w:t>
      </w:r>
      <w:r>
        <w:rPr>
          <w:rFonts w:ascii="黑体" w:eastAsia="黑体" w:hAnsi="黑体" w:cs="黑体" w:hint="eastAsia"/>
          <w:color w:val="000000"/>
          <w:sz w:val="28"/>
          <w:szCs w:val="28"/>
          <w:rPrChange w:id="180" w:author="云" w:date="2019-11-03T04:26:00Z">
            <w:rPr>
              <w:rFonts w:ascii="方正仿宋简体" w:eastAsia="方正仿宋简体" w:hint="eastAsia"/>
              <w:color w:val="000000"/>
              <w:sz w:val="28"/>
              <w:szCs w:val="28"/>
            </w:rPr>
          </w:rPrChange>
        </w:rPr>
        <w:t>21</w:t>
      </w:r>
      <w:r>
        <w:rPr>
          <w:rFonts w:ascii="黑体" w:eastAsia="黑体" w:hAnsi="黑体" w:cs="黑体" w:hint="eastAsia"/>
          <w:color w:val="000000"/>
          <w:sz w:val="28"/>
          <w:szCs w:val="28"/>
          <w:rPrChange w:id="181" w:author="云" w:date="2019-11-03T04:26:00Z">
            <w:rPr>
              <w:rFonts w:ascii="方正仿宋简体" w:eastAsia="方正仿宋简体" w:hint="eastAsia"/>
              <w:color w:val="000000"/>
              <w:sz w:val="28"/>
              <w:szCs w:val="28"/>
            </w:rPr>
          </w:rPrChange>
        </w:rPr>
        <w:t>元，双方按月结算服务费用。</w:t>
      </w:r>
    </w:p>
    <w:p w14:paraId="06469B91"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182"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183"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184" w:author="云" w:date="2019-11-03T04:26:00Z">
            <w:rPr>
              <w:rFonts w:ascii="方正仿宋简体" w:eastAsia="方正仿宋简体" w:hint="eastAsia"/>
              <w:color w:val="000000"/>
              <w:sz w:val="28"/>
              <w:szCs w:val="28"/>
            </w:rPr>
          </w:rPrChange>
        </w:rPr>
        <w:t>、本协议履行期间，甲方按月向乙方提供就餐人员名单，用于结算上月服务费用。</w:t>
      </w:r>
    </w:p>
    <w:p w14:paraId="5DCACB63" w14:textId="77777777" w:rsidR="00A30F31" w:rsidRDefault="00A30F31">
      <w:pPr>
        <w:pStyle w:val="aa"/>
        <w:widowControl w:val="0"/>
        <w:wordWrap w:val="0"/>
        <w:spacing w:line="360" w:lineRule="auto"/>
        <w:rPr>
          <w:rFonts w:ascii="黑体" w:eastAsia="黑体" w:hAnsi="黑体" w:cs="黑体" w:hint="eastAsia"/>
          <w:color w:val="000000"/>
          <w:sz w:val="28"/>
          <w:szCs w:val="28"/>
          <w:rPrChange w:id="185"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186" w:author="云" w:date="2019-11-03T04:26:00Z">
            <w:rPr>
              <w:rFonts w:ascii="方正仿宋简体" w:eastAsia="方正仿宋简体" w:hint="eastAsia"/>
              <w:color w:val="000000"/>
              <w:sz w:val="28"/>
              <w:szCs w:val="28"/>
            </w:rPr>
          </w:rPrChange>
        </w:rPr>
        <w:lastRenderedPageBreak/>
        <w:t xml:space="preserve">    </w:t>
      </w:r>
      <w:ins w:id="187" w:author="Zhou-XJ" w:date="2016-03-24T06:20:00Z">
        <w:r>
          <w:rPr>
            <w:rFonts w:ascii="黑体" w:eastAsia="黑体" w:hAnsi="黑体" w:cs="黑体" w:hint="eastAsia"/>
            <w:color w:val="000000"/>
            <w:sz w:val="28"/>
            <w:szCs w:val="28"/>
            <w:rPrChange w:id="188" w:author="云" w:date="2019-11-03T04:26:00Z">
              <w:rPr>
                <w:rFonts w:ascii="方正仿宋简体" w:eastAsia="方正仿宋简体" w:hint="eastAsia"/>
                <w:color w:val="000000"/>
                <w:sz w:val="28"/>
                <w:szCs w:val="28"/>
              </w:rPr>
            </w:rPrChange>
          </w:rPr>
          <w:t xml:space="preserve">    </w:t>
        </w:r>
      </w:ins>
      <w:r>
        <w:rPr>
          <w:rFonts w:ascii="黑体" w:eastAsia="黑体" w:hAnsi="黑体" w:cs="黑体" w:hint="eastAsia"/>
          <w:color w:val="000000"/>
          <w:sz w:val="28"/>
          <w:szCs w:val="28"/>
          <w:rPrChange w:id="189"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190" w:author="云" w:date="2019-11-03T04:26:00Z">
            <w:rPr>
              <w:rFonts w:ascii="方正仿宋简体" w:eastAsia="方正仿宋简体" w:hint="eastAsia"/>
              <w:color w:val="000000"/>
              <w:sz w:val="28"/>
              <w:szCs w:val="28"/>
            </w:rPr>
          </w:rPrChange>
        </w:rPr>
        <w:t>、本协议履行期间，双方应于</w:t>
      </w:r>
      <w:del w:id="191" w:author="Zhou-XJ" w:date="2016-03-24T06:20:00Z">
        <w:r>
          <w:rPr>
            <w:rFonts w:ascii="黑体" w:eastAsia="黑体" w:hAnsi="黑体" w:cs="黑体" w:hint="eastAsia"/>
            <w:color w:val="000000"/>
            <w:sz w:val="28"/>
            <w:szCs w:val="28"/>
            <w:rPrChange w:id="192" w:author="云" w:date="2019-11-03T04:26:00Z">
              <w:rPr>
                <w:rFonts w:ascii="方正仿宋简体" w:eastAsia="方正仿宋简体" w:hint="eastAsia"/>
                <w:color w:val="000000"/>
                <w:sz w:val="28"/>
                <w:szCs w:val="28"/>
              </w:rPr>
            </w:rPrChange>
          </w:rPr>
          <w:delText>每月</w:delText>
        </w:r>
        <w:r>
          <w:rPr>
            <w:rFonts w:ascii="黑体" w:eastAsia="黑体" w:hAnsi="黑体" w:cs="黑体" w:hint="eastAsia"/>
            <w:color w:val="000000"/>
            <w:sz w:val="28"/>
            <w:szCs w:val="28"/>
            <w:rPrChange w:id="193" w:author="云" w:date="2019-11-03T04:26:00Z">
              <w:rPr>
                <w:rFonts w:ascii="方正仿宋简体" w:eastAsia="方正仿宋简体" w:hint="eastAsia"/>
                <w:color w:val="000000"/>
                <w:sz w:val="28"/>
                <w:szCs w:val="28"/>
              </w:rPr>
            </w:rPrChange>
          </w:rPr>
          <w:delText>20</w:delText>
        </w:r>
      </w:del>
      <w:ins w:id="194" w:author="Zhou-XJ" w:date="2016-03-24T06:20:00Z">
        <w:r>
          <w:rPr>
            <w:rFonts w:ascii="黑体" w:eastAsia="黑体" w:hAnsi="黑体" w:cs="黑体" w:hint="eastAsia"/>
            <w:color w:val="000000"/>
            <w:sz w:val="28"/>
            <w:szCs w:val="28"/>
            <w:rPrChange w:id="195" w:author="云" w:date="2019-11-03T04:26:00Z">
              <w:rPr>
                <w:rFonts w:ascii="方正仿宋简体" w:eastAsia="方正仿宋简体" w:hint="eastAsia"/>
                <w:color w:val="000000"/>
                <w:sz w:val="28"/>
                <w:szCs w:val="28"/>
              </w:rPr>
            </w:rPrChange>
          </w:rPr>
          <w:t>每月</w:t>
        </w:r>
        <w:r>
          <w:rPr>
            <w:rFonts w:ascii="黑体" w:eastAsia="黑体" w:hAnsi="黑体" w:cs="黑体" w:hint="eastAsia"/>
            <w:color w:val="000000"/>
            <w:sz w:val="28"/>
            <w:szCs w:val="28"/>
            <w:rPrChange w:id="196" w:author="云" w:date="2019-11-03T04:26:00Z">
              <w:rPr>
                <w:rFonts w:ascii="方正仿宋简体" w:eastAsia="方正仿宋简体" w:hint="eastAsia"/>
                <w:color w:val="000000"/>
                <w:sz w:val="28"/>
                <w:szCs w:val="28"/>
              </w:rPr>
            </w:rPrChange>
          </w:rPr>
          <w:t>10</w:t>
        </w:r>
      </w:ins>
      <w:r>
        <w:rPr>
          <w:rFonts w:ascii="黑体" w:eastAsia="黑体" w:hAnsi="黑体" w:cs="黑体" w:hint="eastAsia"/>
          <w:color w:val="000000"/>
          <w:sz w:val="28"/>
          <w:szCs w:val="28"/>
          <w:rPrChange w:id="197" w:author="云" w:date="2019-11-03T04:26:00Z">
            <w:rPr>
              <w:rFonts w:ascii="方正仿宋简体" w:eastAsia="方正仿宋简体" w:hint="eastAsia"/>
              <w:color w:val="000000"/>
              <w:sz w:val="28"/>
              <w:szCs w:val="28"/>
            </w:rPr>
          </w:rPrChange>
        </w:rPr>
        <w:t>日前完成上月服务费用的结算，乙方应于每月</w:t>
      </w:r>
      <w:r>
        <w:rPr>
          <w:rFonts w:ascii="黑体" w:eastAsia="黑体" w:hAnsi="黑体" w:cs="黑体" w:hint="eastAsia"/>
          <w:color w:val="000000"/>
          <w:sz w:val="28"/>
          <w:szCs w:val="28"/>
          <w:u w:val="single"/>
          <w:rPrChange w:id="198" w:author="云" w:date="2019-11-03T04:26:00Z">
            <w:rPr>
              <w:rFonts w:ascii="方正仿宋简体" w:eastAsia="方正仿宋简体" w:hint="eastAsia"/>
              <w:color w:val="000000"/>
              <w:sz w:val="28"/>
              <w:szCs w:val="28"/>
              <w:u w:val="single"/>
            </w:rPr>
          </w:rPrChange>
        </w:rPr>
        <w:t>15</w:t>
      </w:r>
      <w:r>
        <w:rPr>
          <w:rFonts w:ascii="黑体" w:eastAsia="黑体" w:hAnsi="黑体" w:cs="黑体" w:hint="eastAsia"/>
          <w:color w:val="000000"/>
          <w:sz w:val="28"/>
          <w:szCs w:val="28"/>
          <w:rPrChange w:id="199" w:author="云" w:date="2019-11-03T04:26:00Z">
            <w:rPr>
              <w:rFonts w:ascii="方正仿宋简体" w:eastAsia="方正仿宋简体" w:hint="eastAsia"/>
              <w:color w:val="000000"/>
              <w:sz w:val="28"/>
              <w:szCs w:val="28"/>
            </w:rPr>
          </w:rPrChange>
        </w:rPr>
        <w:t>号前开具甲方认可</w:t>
      </w:r>
      <w:ins w:id="200" w:author="Zhou-XJ" w:date="2016-03-24T06:20:00Z">
        <w:r>
          <w:rPr>
            <w:rFonts w:ascii="黑体" w:eastAsia="黑体" w:hAnsi="黑体" w:cs="黑体" w:hint="eastAsia"/>
            <w:color w:val="000000"/>
            <w:sz w:val="28"/>
            <w:szCs w:val="28"/>
            <w:rPrChange w:id="201" w:author="云" w:date="2019-11-03T04:26:00Z">
              <w:rPr>
                <w:rFonts w:ascii="方正仿宋简体" w:eastAsia="方正仿宋简体" w:hint="eastAsia"/>
                <w:color w:val="000000"/>
                <w:sz w:val="28"/>
                <w:szCs w:val="28"/>
              </w:rPr>
            </w:rPrChange>
          </w:rPr>
          <w:t>的、</w:t>
        </w:r>
      </w:ins>
      <w:r>
        <w:rPr>
          <w:rFonts w:ascii="黑体" w:eastAsia="黑体" w:hAnsi="黑体" w:cs="黑体" w:hint="eastAsia"/>
          <w:color w:val="000000"/>
          <w:sz w:val="28"/>
          <w:szCs w:val="28"/>
          <w:rPrChange w:id="202" w:author="云" w:date="2019-11-03T04:26:00Z">
            <w:rPr>
              <w:rFonts w:ascii="方正仿宋简体" w:eastAsia="方正仿宋简体" w:hint="eastAsia"/>
              <w:color w:val="000000"/>
              <w:sz w:val="28"/>
              <w:szCs w:val="28"/>
            </w:rPr>
          </w:rPrChange>
        </w:rPr>
        <w:t>与上月结算款等额的正式发票，甲方于收到发票后</w:t>
      </w:r>
      <w:r>
        <w:rPr>
          <w:rFonts w:ascii="黑体" w:eastAsia="黑体" w:hAnsi="黑体" w:cs="黑体" w:hint="eastAsia"/>
          <w:color w:val="000000"/>
          <w:sz w:val="28"/>
          <w:szCs w:val="28"/>
          <w:u w:val="single"/>
          <w:rPrChange w:id="203" w:author="云" w:date="2019-11-03T04:26:00Z">
            <w:rPr>
              <w:rFonts w:ascii="方正仿宋简体" w:eastAsia="方正仿宋简体" w:hint="eastAsia"/>
              <w:color w:val="000000"/>
              <w:sz w:val="28"/>
              <w:szCs w:val="28"/>
              <w:u w:val="single"/>
            </w:rPr>
          </w:rPrChange>
        </w:rPr>
        <w:t xml:space="preserve"> 7 </w:t>
      </w:r>
      <w:r>
        <w:rPr>
          <w:rFonts w:ascii="黑体" w:eastAsia="黑体" w:hAnsi="黑体" w:cs="黑体" w:hint="eastAsia"/>
          <w:color w:val="000000"/>
          <w:sz w:val="28"/>
          <w:szCs w:val="28"/>
          <w:rPrChange w:id="204" w:author="云" w:date="2019-11-03T04:26:00Z">
            <w:rPr>
              <w:rFonts w:ascii="方正仿宋简体" w:eastAsia="方正仿宋简体" w:hint="eastAsia"/>
              <w:color w:val="000000"/>
              <w:sz w:val="28"/>
              <w:szCs w:val="28"/>
            </w:rPr>
          </w:rPrChange>
        </w:rPr>
        <w:t>个工作日内向乙方支付上月服务费</w:t>
      </w:r>
      <w:ins w:id="205" w:author="Zhou-XJ" w:date="2016-03-24T06:21:00Z">
        <w:r>
          <w:rPr>
            <w:rFonts w:ascii="黑体" w:eastAsia="黑体" w:hAnsi="黑体" w:cs="黑体" w:hint="eastAsia"/>
            <w:color w:val="000000"/>
            <w:sz w:val="28"/>
            <w:szCs w:val="28"/>
            <w:rPrChange w:id="206" w:author="云" w:date="2019-11-03T04:26:00Z">
              <w:rPr>
                <w:rFonts w:ascii="方正仿宋简体" w:eastAsia="方正仿宋简体" w:hint="eastAsia"/>
                <w:color w:val="000000"/>
                <w:sz w:val="28"/>
                <w:szCs w:val="28"/>
              </w:rPr>
            </w:rPrChange>
          </w:rPr>
          <w:t>（上述日期如遇节假日则相应顺延）</w:t>
        </w:r>
      </w:ins>
      <w:r>
        <w:rPr>
          <w:rFonts w:ascii="黑体" w:eastAsia="黑体" w:hAnsi="黑体" w:cs="黑体" w:hint="eastAsia"/>
          <w:color w:val="000000"/>
          <w:sz w:val="28"/>
          <w:szCs w:val="28"/>
          <w:rPrChange w:id="207" w:author="云" w:date="2019-11-03T04:26:00Z">
            <w:rPr>
              <w:rFonts w:ascii="方正仿宋简体" w:eastAsia="方正仿宋简体" w:hint="eastAsia"/>
              <w:color w:val="000000"/>
              <w:sz w:val="28"/>
              <w:szCs w:val="28"/>
            </w:rPr>
          </w:rPrChange>
        </w:rPr>
        <w:t>。</w:t>
      </w:r>
    </w:p>
    <w:p w14:paraId="47E97A45"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208" w:author="云" w:date="2019-11-03T04:26:00Z">
            <w:rPr>
              <w:rFonts w:ascii="方正仿宋简体" w:eastAsia="方正仿宋简体" w:hAnsi="方正仿宋简体" w:cs="方正仿宋简体" w:hint="eastAsia"/>
              <w:color w:val="000000"/>
              <w:sz w:val="28"/>
              <w:szCs w:val="28"/>
            </w:rPr>
          </w:rPrChange>
        </w:rPr>
      </w:pPr>
      <w:r>
        <w:rPr>
          <w:rFonts w:ascii="黑体" w:eastAsia="黑体" w:hAnsi="黑体" w:cs="黑体" w:hint="eastAsia"/>
          <w:color w:val="000000"/>
          <w:sz w:val="28"/>
          <w:szCs w:val="28"/>
          <w:rPrChange w:id="209" w:author="云" w:date="2019-11-03T04:26:00Z">
            <w:rPr>
              <w:rFonts w:ascii="方正仿宋简体" w:eastAsia="方正仿宋简体" w:hAnsi="宋体" w:cs="宋体" w:hint="eastAsia"/>
              <w:color w:val="000000"/>
              <w:sz w:val="28"/>
              <w:szCs w:val="28"/>
            </w:rPr>
          </w:rPrChange>
        </w:rPr>
        <w:t>4</w:t>
      </w:r>
      <w:r>
        <w:rPr>
          <w:rFonts w:ascii="黑体" w:eastAsia="黑体" w:hAnsi="黑体" w:cs="黑体" w:hint="eastAsia"/>
          <w:color w:val="000000"/>
          <w:sz w:val="28"/>
          <w:szCs w:val="28"/>
          <w:rPrChange w:id="210" w:author="云" w:date="2019-11-03T04:26:00Z">
            <w:rPr>
              <w:rFonts w:ascii="方正仿宋简体" w:eastAsia="方正仿宋简体" w:hAnsi="宋体" w:cs="宋体" w:hint="eastAsia"/>
              <w:color w:val="000000"/>
              <w:sz w:val="28"/>
              <w:szCs w:val="28"/>
            </w:rPr>
          </w:rPrChange>
        </w:rPr>
        <w:t>、甲</w:t>
      </w:r>
      <w:r>
        <w:rPr>
          <w:rFonts w:ascii="黑体" w:eastAsia="黑体" w:hAnsi="黑体" w:cs="黑体" w:hint="eastAsia"/>
          <w:color w:val="000000"/>
          <w:sz w:val="28"/>
          <w:szCs w:val="28"/>
          <w:rPrChange w:id="211" w:author="云" w:date="2019-11-03T04:26:00Z">
            <w:rPr>
              <w:rFonts w:ascii="方正仿宋简体" w:eastAsia="方正仿宋简体" w:hAnsi="方正仿宋简体" w:cs="方正仿宋简体" w:hint="eastAsia"/>
              <w:color w:val="000000"/>
              <w:sz w:val="28"/>
              <w:szCs w:val="28"/>
            </w:rPr>
          </w:rPrChange>
        </w:rPr>
        <w:t>方以银行转账方式向乙方支付服务费，乙方指定银行收款账户信息如下：</w:t>
      </w:r>
    </w:p>
    <w:p w14:paraId="630472B8"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12"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13" w:author="云" w:date="2019-11-03T04:26:00Z">
            <w:rPr>
              <w:rFonts w:ascii="方正仿宋简体" w:eastAsia="方正仿宋简体" w:hint="eastAsia"/>
              <w:color w:val="000000"/>
              <w:sz w:val="28"/>
              <w:szCs w:val="28"/>
            </w:rPr>
          </w:rPrChange>
        </w:rPr>
        <w:t>账户名称：西安市未央区春天食材供应部</w:t>
      </w:r>
    </w:p>
    <w:p w14:paraId="3CB1EBE3"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14"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15" w:author="云" w:date="2019-11-03T04:26:00Z">
            <w:rPr>
              <w:rFonts w:ascii="方正仿宋简体" w:eastAsia="方正仿宋简体" w:hint="eastAsia"/>
              <w:color w:val="000000"/>
              <w:sz w:val="28"/>
              <w:szCs w:val="28"/>
            </w:rPr>
          </w:rPrChange>
        </w:rPr>
        <w:t>银行卡号：</w:t>
      </w:r>
      <w:r>
        <w:rPr>
          <w:rFonts w:ascii="黑体" w:eastAsia="黑体" w:hAnsi="黑体" w:cs="黑体" w:hint="eastAsia"/>
          <w:color w:val="000000"/>
          <w:sz w:val="28"/>
          <w:szCs w:val="28"/>
          <w:rPrChange w:id="216" w:author="云" w:date="2019-11-03T04:26:00Z">
            <w:rPr>
              <w:rFonts w:ascii="方正仿宋简体" w:eastAsia="方正仿宋简体" w:hint="eastAsia"/>
              <w:color w:val="000000"/>
              <w:sz w:val="28"/>
              <w:szCs w:val="28"/>
            </w:rPr>
          </w:rPrChange>
        </w:rPr>
        <w:t>6217 0042 2002 5593 439</w:t>
      </w:r>
    </w:p>
    <w:p w14:paraId="10B344A6"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1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18" w:author="云" w:date="2019-11-03T04:26:00Z">
            <w:rPr>
              <w:rFonts w:ascii="方正仿宋简体" w:eastAsia="方正仿宋简体" w:hint="eastAsia"/>
              <w:color w:val="000000"/>
              <w:sz w:val="28"/>
              <w:szCs w:val="28"/>
            </w:rPr>
          </w:rPrChange>
        </w:rPr>
        <w:t>开户银行：建设</w:t>
      </w:r>
      <w:ins w:id="219" w:author="大地系统" w:date="2017-01-05T15:03:00Z">
        <w:r>
          <w:rPr>
            <w:rFonts w:ascii="黑体" w:eastAsia="黑体" w:hAnsi="黑体" w:cs="黑体" w:hint="eastAsia"/>
            <w:color w:val="000000"/>
            <w:sz w:val="28"/>
            <w:szCs w:val="28"/>
            <w:rPrChange w:id="220" w:author="云" w:date="2019-11-03T04:26:00Z">
              <w:rPr>
                <w:rFonts w:ascii="Times New Roman" w:eastAsia="方正仿宋简体" w:hAnsi="Times New Roman" w:cs="Times New Roman" w:hint="eastAsia"/>
                <w:color w:val="000000"/>
                <w:sz w:val="28"/>
                <w:szCs w:val="28"/>
              </w:rPr>
            </w:rPrChange>
          </w:rPr>
          <w:t>银行</w:t>
        </w:r>
      </w:ins>
      <w:r>
        <w:rPr>
          <w:rFonts w:ascii="黑体" w:eastAsia="黑体" w:hAnsi="黑体" w:cs="黑体" w:hint="eastAsia"/>
          <w:color w:val="000000"/>
          <w:sz w:val="28"/>
          <w:szCs w:val="28"/>
          <w:rPrChange w:id="221" w:author="云" w:date="2019-11-03T04:26:00Z">
            <w:rPr>
              <w:rFonts w:ascii="方正仿宋简体" w:eastAsia="方正仿宋简体" w:hint="eastAsia"/>
              <w:color w:val="000000"/>
              <w:sz w:val="28"/>
              <w:szCs w:val="28"/>
            </w:rPr>
          </w:rPrChange>
        </w:rPr>
        <w:t>西安文景路南段支行</w:t>
      </w:r>
    </w:p>
    <w:p w14:paraId="485D5E55"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222"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223" w:author="云" w:date="2019-11-03T04:26:00Z">
            <w:rPr>
              <w:rFonts w:ascii="方正仿宋简体" w:eastAsia="方正仿宋简体" w:hint="eastAsia"/>
              <w:b/>
              <w:color w:val="000000"/>
              <w:sz w:val="28"/>
              <w:szCs w:val="28"/>
            </w:rPr>
          </w:rPrChange>
        </w:rPr>
        <w:t>四、膳食供应要求</w:t>
      </w:r>
    </w:p>
    <w:p w14:paraId="40F8CE67"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24"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25"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226" w:author="云" w:date="2019-11-03T04:26:00Z">
            <w:rPr>
              <w:rFonts w:ascii="方正仿宋简体" w:eastAsia="方正仿宋简体" w:hint="eastAsia"/>
              <w:color w:val="000000"/>
              <w:sz w:val="28"/>
              <w:szCs w:val="28"/>
            </w:rPr>
          </w:rPrChange>
        </w:rPr>
        <w:t>、就餐标准：每人每天</w:t>
      </w:r>
      <w:r>
        <w:rPr>
          <w:rFonts w:ascii="黑体" w:eastAsia="黑体" w:hAnsi="黑体" w:cs="黑体" w:hint="eastAsia"/>
          <w:color w:val="000000"/>
          <w:sz w:val="28"/>
          <w:szCs w:val="28"/>
          <w:rPrChange w:id="227" w:author="云" w:date="2019-11-03T04:26:00Z">
            <w:rPr>
              <w:rFonts w:ascii="方正仿宋简体" w:eastAsia="方正仿宋简体" w:hint="eastAsia"/>
              <w:color w:val="000000"/>
              <w:sz w:val="28"/>
              <w:szCs w:val="28"/>
            </w:rPr>
          </w:rPrChange>
        </w:rPr>
        <w:t>21</w:t>
      </w:r>
      <w:r>
        <w:rPr>
          <w:rFonts w:ascii="黑体" w:eastAsia="黑体" w:hAnsi="黑体" w:cs="黑体" w:hint="eastAsia"/>
          <w:color w:val="000000"/>
          <w:sz w:val="28"/>
          <w:szCs w:val="28"/>
          <w:rPrChange w:id="228" w:author="云" w:date="2019-11-03T04:26:00Z">
            <w:rPr>
              <w:rFonts w:ascii="方正仿宋简体" w:eastAsia="方正仿宋简体" w:hint="eastAsia"/>
              <w:color w:val="000000"/>
              <w:sz w:val="28"/>
              <w:szCs w:val="28"/>
            </w:rPr>
          </w:rPrChange>
        </w:rPr>
        <w:t>元就餐标准。</w:t>
      </w:r>
    </w:p>
    <w:p w14:paraId="241311FF"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29"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30"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231" w:author="云" w:date="2019-11-03T04:26:00Z">
            <w:rPr>
              <w:rFonts w:ascii="方正仿宋简体" w:eastAsia="方正仿宋简体" w:hint="eastAsia"/>
              <w:color w:val="000000"/>
              <w:sz w:val="28"/>
              <w:szCs w:val="28"/>
            </w:rPr>
          </w:rPrChange>
        </w:rPr>
        <w:t>、就餐时间：早餐：</w:t>
      </w:r>
      <w:r>
        <w:rPr>
          <w:rFonts w:ascii="黑体" w:eastAsia="黑体" w:hAnsi="黑体" w:cs="黑体" w:hint="eastAsia"/>
          <w:color w:val="000000"/>
          <w:sz w:val="28"/>
          <w:szCs w:val="28"/>
          <w:rPrChange w:id="232" w:author="云" w:date="2019-11-03T04:26:00Z">
            <w:rPr>
              <w:rFonts w:ascii="方正仿宋简体" w:eastAsia="方正仿宋简体" w:hint="eastAsia"/>
              <w:color w:val="000000"/>
              <w:sz w:val="28"/>
              <w:szCs w:val="28"/>
            </w:rPr>
          </w:rPrChange>
        </w:rPr>
        <w:t>7</w:t>
      </w:r>
      <w:r>
        <w:rPr>
          <w:rFonts w:ascii="黑体" w:eastAsia="黑体" w:hAnsi="黑体" w:cs="黑体" w:hint="eastAsia"/>
          <w:color w:val="000000"/>
          <w:sz w:val="28"/>
          <w:szCs w:val="28"/>
          <w:rPrChange w:id="233"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34" w:author="云" w:date="2019-11-03T04:26:00Z">
            <w:rPr>
              <w:rFonts w:ascii="方正仿宋简体" w:eastAsia="方正仿宋简体" w:hint="eastAsia"/>
              <w:color w:val="000000"/>
              <w:sz w:val="28"/>
              <w:szCs w:val="28"/>
            </w:rPr>
          </w:rPrChange>
        </w:rPr>
        <w:t>50-8</w:t>
      </w:r>
      <w:r>
        <w:rPr>
          <w:rFonts w:ascii="黑体" w:eastAsia="黑体" w:hAnsi="黑体" w:cs="黑体" w:hint="eastAsia"/>
          <w:color w:val="000000"/>
          <w:sz w:val="28"/>
          <w:szCs w:val="28"/>
          <w:rPrChange w:id="235"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36" w:author="云" w:date="2019-11-03T04:26:00Z">
            <w:rPr>
              <w:rFonts w:ascii="方正仿宋简体" w:eastAsia="方正仿宋简体" w:hint="eastAsia"/>
              <w:color w:val="000000"/>
              <w:sz w:val="28"/>
              <w:szCs w:val="28"/>
            </w:rPr>
          </w:rPrChange>
        </w:rPr>
        <w:t>25</w:t>
      </w:r>
    </w:p>
    <w:p w14:paraId="0AA62F8B"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3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38"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239" w:author="云" w:date="2019-11-03T04:26:00Z">
            <w:rPr>
              <w:rFonts w:ascii="方正仿宋简体" w:eastAsia="方正仿宋简体" w:hint="eastAsia"/>
              <w:color w:val="000000"/>
              <w:sz w:val="28"/>
              <w:szCs w:val="28"/>
            </w:rPr>
          </w:rPrChange>
        </w:rPr>
        <w:t>中餐：</w:t>
      </w:r>
      <w:r>
        <w:rPr>
          <w:rFonts w:ascii="黑体" w:eastAsia="黑体" w:hAnsi="黑体" w:cs="黑体" w:hint="eastAsia"/>
          <w:color w:val="000000"/>
          <w:sz w:val="28"/>
          <w:szCs w:val="28"/>
          <w:rPrChange w:id="240" w:author="云" w:date="2019-11-03T04:26:00Z">
            <w:rPr>
              <w:rFonts w:ascii="方正仿宋简体" w:eastAsia="方正仿宋简体" w:hint="eastAsia"/>
              <w:color w:val="000000"/>
              <w:sz w:val="28"/>
              <w:szCs w:val="28"/>
            </w:rPr>
          </w:rPrChange>
        </w:rPr>
        <w:t>12</w:t>
      </w:r>
      <w:r>
        <w:rPr>
          <w:rFonts w:ascii="黑体" w:eastAsia="黑体" w:hAnsi="黑体" w:cs="黑体" w:hint="eastAsia"/>
          <w:color w:val="000000"/>
          <w:sz w:val="28"/>
          <w:szCs w:val="28"/>
          <w:rPrChange w:id="241"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42" w:author="云" w:date="2019-11-03T04:26:00Z">
            <w:rPr>
              <w:rFonts w:ascii="方正仿宋简体" w:eastAsia="方正仿宋简体" w:hint="eastAsia"/>
              <w:color w:val="000000"/>
              <w:sz w:val="28"/>
              <w:szCs w:val="28"/>
            </w:rPr>
          </w:rPrChange>
        </w:rPr>
        <w:t>00-13</w:t>
      </w:r>
      <w:r>
        <w:rPr>
          <w:rFonts w:ascii="黑体" w:eastAsia="黑体" w:hAnsi="黑体" w:cs="黑体" w:hint="eastAsia"/>
          <w:color w:val="000000"/>
          <w:sz w:val="28"/>
          <w:szCs w:val="28"/>
          <w:rPrChange w:id="243"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44" w:author="云" w:date="2019-11-03T04:26:00Z">
            <w:rPr>
              <w:rFonts w:ascii="方正仿宋简体" w:eastAsia="方正仿宋简体" w:hint="eastAsia"/>
              <w:color w:val="000000"/>
              <w:sz w:val="28"/>
              <w:szCs w:val="28"/>
            </w:rPr>
          </w:rPrChange>
        </w:rPr>
        <w:t>00</w:t>
      </w:r>
    </w:p>
    <w:p w14:paraId="247A9B0C"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45"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46"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247" w:author="云" w:date="2019-11-03T04:26:00Z">
            <w:rPr>
              <w:rFonts w:ascii="方正仿宋简体" w:eastAsia="方正仿宋简体" w:hint="eastAsia"/>
              <w:color w:val="000000"/>
              <w:sz w:val="28"/>
              <w:szCs w:val="28"/>
            </w:rPr>
          </w:rPrChange>
        </w:rPr>
        <w:t>晚餐：</w:t>
      </w:r>
      <w:r>
        <w:rPr>
          <w:rFonts w:ascii="黑体" w:eastAsia="黑体" w:hAnsi="黑体" w:cs="黑体" w:hint="eastAsia"/>
          <w:color w:val="000000"/>
          <w:sz w:val="28"/>
          <w:szCs w:val="28"/>
          <w:rPrChange w:id="248" w:author="云" w:date="2019-11-03T04:26:00Z">
            <w:rPr>
              <w:rFonts w:ascii="方正仿宋简体" w:eastAsia="方正仿宋简体" w:hint="eastAsia"/>
              <w:color w:val="000000"/>
              <w:sz w:val="28"/>
              <w:szCs w:val="28"/>
            </w:rPr>
          </w:rPrChange>
        </w:rPr>
        <w:t>18</w:t>
      </w:r>
      <w:r>
        <w:rPr>
          <w:rFonts w:ascii="黑体" w:eastAsia="黑体" w:hAnsi="黑体" w:cs="黑体" w:hint="eastAsia"/>
          <w:color w:val="000000"/>
          <w:sz w:val="28"/>
          <w:szCs w:val="28"/>
          <w:rPrChange w:id="249"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50" w:author="云" w:date="2019-11-03T04:26:00Z">
            <w:rPr>
              <w:rFonts w:ascii="方正仿宋简体" w:eastAsia="方正仿宋简体" w:hint="eastAsia"/>
              <w:color w:val="000000"/>
              <w:sz w:val="28"/>
              <w:szCs w:val="28"/>
            </w:rPr>
          </w:rPrChange>
        </w:rPr>
        <w:t>00-19</w:t>
      </w:r>
      <w:r>
        <w:rPr>
          <w:rFonts w:ascii="黑体" w:eastAsia="黑体" w:hAnsi="黑体" w:cs="黑体" w:hint="eastAsia"/>
          <w:color w:val="000000"/>
          <w:sz w:val="28"/>
          <w:szCs w:val="28"/>
          <w:rPrChange w:id="251"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52" w:author="云" w:date="2019-11-03T04:26:00Z">
            <w:rPr>
              <w:rFonts w:ascii="方正仿宋简体" w:eastAsia="方正仿宋简体" w:hint="eastAsia"/>
              <w:color w:val="000000"/>
              <w:sz w:val="28"/>
              <w:szCs w:val="28"/>
            </w:rPr>
          </w:rPrChange>
        </w:rPr>
        <w:t>00</w:t>
      </w:r>
    </w:p>
    <w:p w14:paraId="0E9AF401"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5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54"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255" w:author="云" w:date="2019-11-03T04:26:00Z">
            <w:rPr>
              <w:rFonts w:ascii="方正仿宋简体" w:eastAsia="方正仿宋简体" w:hint="eastAsia"/>
              <w:color w:val="000000"/>
              <w:sz w:val="28"/>
              <w:szCs w:val="28"/>
            </w:rPr>
          </w:rPrChange>
        </w:rPr>
        <w:t>夜餐</w:t>
      </w:r>
      <w:r>
        <w:rPr>
          <w:rFonts w:ascii="黑体" w:eastAsia="黑体" w:hAnsi="黑体" w:cs="黑体" w:hint="eastAsia"/>
          <w:color w:val="000000"/>
          <w:sz w:val="28"/>
          <w:szCs w:val="28"/>
          <w:rPrChange w:id="256" w:author="云" w:date="2019-11-03T04:26:00Z">
            <w:rPr>
              <w:rFonts w:ascii="方正仿宋简体" w:eastAsia="方正仿宋简体" w:hint="eastAsia"/>
              <w:color w:val="000000"/>
              <w:sz w:val="28"/>
              <w:szCs w:val="28"/>
            </w:rPr>
          </w:rPrChange>
        </w:rPr>
        <w:t>:  22</w:t>
      </w:r>
      <w:r>
        <w:rPr>
          <w:rFonts w:ascii="黑体" w:eastAsia="黑体" w:hAnsi="黑体" w:cs="黑体" w:hint="eastAsia"/>
          <w:color w:val="000000"/>
          <w:sz w:val="28"/>
          <w:szCs w:val="28"/>
          <w:rPrChange w:id="257"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58" w:author="云" w:date="2019-11-03T04:26:00Z">
            <w:rPr>
              <w:rFonts w:ascii="方正仿宋简体" w:eastAsia="方正仿宋简体" w:hint="eastAsia"/>
              <w:color w:val="000000"/>
              <w:sz w:val="28"/>
              <w:szCs w:val="28"/>
            </w:rPr>
          </w:rPrChange>
        </w:rPr>
        <w:t>30-23</w:t>
      </w:r>
      <w:r>
        <w:rPr>
          <w:rFonts w:ascii="黑体" w:eastAsia="黑体" w:hAnsi="黑体" w:cs="黑体" w:hint="eastAsia"/>
          <w:color w:val="000000"/>
          <w:sz w:val="28"/>
          <w:szCs w:val="28"/>
          <w:rPrChange w:id="259"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60" w:author="云" w:date="2019-11-03T04:26:00Z">
            <w:rPr>
              <w:rFonts w:ascii="方正仿宋简体" w:eastAsia="方正仿宋简体" w:hint="eastAsia"/>
              <w:color w:val="000000"/>
              <w:sz w:val="28"/>
              <w:szCs w:val="28"/>
            </w:rPr>
          </w:rPrChange>
        </w:rPr>
        <w:t>00</w:t>
      </w:r>
    </w:p>
    <w:p w14:paraId="698F7944"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61"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62"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263" w:author="云" w:date="2019-11-03T04:26:00Z">
            <w:rPr>
              <w:rFonts w:ascii="方正仿宋简体" w:eastAsia="方正仿宋简体" w:hint="eastAsia"/>
              <w:color w:val="000000"/>
              <w:sz w:val="28"/>
              <w:szCs w:val="28"/>
            </w:rPr>
          </w:rPrChange>
        </w:rPr>
        <w:t>、甲方可根据项目要求变更就餐时间，乙方应积极配合，并须准时开餐，做到饭热菜香。</w:t>
      </w:r>
    </w:p>
    <w:p w14:paraId="402C1AAB"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264"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265" w:author="云" w:date="2019-11-03T04:26:00Z">
            <w:rPr>
              <w:rFonts w:ascii="方正仿宋简体" w:eastAsia="方正仿宋简体" w:hint="eastAsia"/>
              <w:b/>
              <w:color w:val="000000"/>
              <w:sz w:val="28"/>
              <w:szCs w:val="28"/>
            </w:rPr>
          </w:rPrChange>
        </w:rPr>
        <w:t>五、双方的权利及义务</w:t>
      </w:r>
    </w:p>
    <w:p w14:paraId="7707DA59"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66"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67"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268" w:author="云" w:date="2019-11-03T04:26:00Z">
            <w:rPr>
              <w:rFonts w:ascii="方正仿宋简体" w:eastAsia="方正仿宋简体" w:hint="eastAsia"/>
              <w:color w:val="000000"/>
              <w:sz w:val="28"/>
              <w:szCs w:val="28"/>
            </w:rPr>
          </w:rPrChange>
        </w:rPr>
        <w:t>、甲方的权利及义务</w:t>
      </w:r>
    </w:p>
    <w:p w14:paraId="03508C6F"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69"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70"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71"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272" w:author="云" w:date="2019-11-03T04:26:00Z">
            <w:rPr>
              <w:rFonts w:ascii="方正仿宋简体" w:eastAsia="方正仿宋简体" w:hint="eastAsia"/>
              <w:color w:val="000000"/>
              <w:sz w:val="28"/>
              <w:szCs w:val="28"/>
            </w:rPr>
          </w:rPrChange>
        </w:rPr>
        <w:t>）本协议履行期间，甲方负责提供每月就餐人数，如有较大人员变动应及时通知乙方。</w:t>
      </w:r>
    </w:p>
    <w:p w14:paraId="44283ACB"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7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74"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75"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276" w:author="云" w:date="2019-11-03T04:26:00Z">
            <w:rPr>
              <w:rFonts w:ascii="方正仿宋简体" w:eastAsia="方正仿宋简体" w:hint="eastAsia"/>
              <w:color w:val="000000"/>
              <w:sz w:val="28"/>
              <w:szCs w:val="28"/>
            </w:rPr>
          </w:rPrChange>
        </w:rPr>
        <w:t>）甲方负责协助维护食堂的就餐秩序。</w:t>
      </w:r>
    </w:p>
    <w:p w14:paraId="566447A0"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7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78"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79"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280" w:author="云" w:date="2019-11-03T04:26:00Z">
            <w:rPr>
              <w:rFonts w:ascii="方正仿宋简体" w:eastAsia="方正仿宋简体" w:hint="eastAsia"/>
              <w:color w:val="000000"/>
              <w:sz w:val="28"/>
              <w:szCs w:val="28"/>
            </w:rPr>
          </w:rPrChange>
        </w:rPr>
        <w:t>）甲方有权监督乙方是否严格按本协议要求和标准供应膳食。甲方可派专人进行质量、卫生评定，确保乙方严格按本协议约定提供服务。若乙方提供的膳食出现严重的卫生和质量问题或出现其它违反本协议约定的情况，甲方有权提出合理建议，且乙方需在甲方限定时间内积极改善并纠正，否则甲方可以书面形式提出警告，并自服务费中扣除</w:t>
      </w:r>
      <w:r>
        <w:rPr>
          <w:rFonts w:ascii="黑体" w:eastAsia="黑体" w:hAnsi="黑体" w:cs="黑体" w:hint="eastAsia"/>
          <w:color w:val="000000"/>
          <w:sz w:val="28"/>
          <w:szCs w:val="28"/>
          <w:rPrChange w:id="281"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u w:val="single"/>
          <w:rPrChange w:id="282" w:author="云" w:date="2019-11-03T04:26:00Z">
            <w:rPr>
              <w:rFonts w:ascii="方正仿宋简体" w:eastAsia="方正仿宋简体" w:hint="eastAsia"/>
              <w:color w:val="000000"/>
              <w:sz w:val="28"/>
              <w:szCs w:val="28"/>
              <w:u w:val="single"/>
            </w:rPr>
          </w:rPrChange>
        </w:rPr>
        <w:t>10000</w:t>
      </w:r>
      <w:r>
        <w:rPr>
          <w:rFonts w:ascii="黑体" w:eastAsia="黑体" w:hAnsi="黑体" w:cs="黑体" w:hint="eastAsia"/>
          <w:color w:val="000000"/>
          <w:sz w:val="28"/>
          <w:szCs w:val="28"/>
          <w:rPrChange w:id="283" w:author="云" w:date="2019-11-03T04:26:00Z">
            <w:rPr>
              <w:rFonts w:ascii="方正仿宋简体" w:eastAsia="方正仿宋简体" w:hint="eastAsia"/>
              <w:color w:val="000000"/>
              <w:sz w:val="28"/>
              <w:szCs w:val="28"/>
            </w:rPr>
          </w:rPrChange>
        </w:rPr>
        <w:t>元作为违约金，书面警告</w:t>
      </w:r>
      <w:r>
        <w:rPr>
          <w:rFonts w:ascii="黑体" w:eastAsia="黑体" w:hAnsi="黑体" w:cs="黑体" w:hint="eastAsia"/>
          <w:color w:val="000000"/>
          <w:sz w:val="28"/>
          <w:szCs w:val="28"/>
          <w:u w:val="single"/>
          <w:rPrChange w:id="284" w:author="云" w:date="2019-11-03T04:26:00Z">
            <w:rPr>
              <w:rFonts w:ascii="方正仿宋简体" w:eastAsia="方正仿宋简体" w:hint="eastAsia"/>
              <w:color w:val="000000"/>
              <w:sz w:val="28"/>
              <w:szCs w:val="28"/>
              <w:u w:val="single"/>
            </w:rPr>
          </w:rPrChange>
        </w:rPr>
        <w:t xml:space="preserve">3 </w:t>
      </w:r>
      <w:r>
        <w:rPr>
          <w:rFonts w:ascii="黑体" w:eastAsia="黑体" w:hAnsi="黑体" w:cs="黑体" w:hint="eastAsia"/>
          <w:color w:val="000000"/>
          <w:sz w:val="28"/>
          <w:szCs w:val="28"/>
          <w:rPrChange w:id="285" w:author="云" w:date="2019-11-03T04:26:00Z">
            <w:rPr>
              <w:rFonts w:ascii="方正仿宋简体" w:eastAsia="方正仿宋简体" w:hint="eastAsia"/>
              <w:color w:val="000000"/>
              <w:sz w:val="28"/>
              <w:szCs w:val="28"/>
            </w:rPr>
          </w:rPrChange>
        </w:rPr>
        <w:t>次以上（含本数），甲方可单方解除本协议。</w:t>
      </w:r>
    </w:p>
    <w:p w14:paraId="601CB9B6"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86"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87"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288" w:author="云" w:date="2019-11-03T04:26:00Z">
            <w:rPr>
              <w:rFonts w:ascii="方正仿宋简体" w:eastAsia="方正仿宋简体" w:hint="eastAsia"/>
              <w:color w:val="000000"/>
              <w:sz w:val="28"/>
              <w:szCs w:val="28"/>
            </w:rPr>
          </w:rPrChange>
        </w:rPr>
        <w:t>、乙方的权利及义务</w:t>
      </w:r>
    </w:p>
    <w:p w14:paraId="490D6D3C"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89"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90"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91"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292" w:author="云" w:date="2019-11-03T04:26:00Z">
            <w:rPr>
              <w:rFonts w:ascii="方正仿宋简体" w:eastAsia="方正仿宋简体" w:hint="eastAsia"/>
              <w:color w:val="000000"/>
              <w:sz w:val="28"/>
              <w:szCs w:val="28"/>
            </w:rPr>
          </w:rPrChange>
        </w:rPr>
        <w:t>）乙方应严格按照本协议约定的要求和甲方伙食标准为甲方提供相关服务。</w:t>
      </w:r>
    </w:p>
    <w:p w14:paraId="232462C7"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29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294"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95"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296" w:author="云" w:date="2019-11-03T04:26:00Z">
            <w:rPr>
              <w:rFonts w:ascii="方正仿宋简体" w:eastAsia="方正仿宋简体" w:hint="eastAsia"/>
              <w:color w:val="000000"/>
              <w:sz w:val="28"/>
              <w:szCs w:val="28"/>
            </w:rPr>
          </w:rPrChange>
        </w:rPr>
        <w:t>）乙方保证，在本协议约定用餐时间内</w:t>
      </w:r>
      <w:r>
        <w:rPr>
          <w:rFonts w:ascii="黑体" w:eastAsia="黑体" w:hAnsi="黑体" w:cs="黑体" w:hint="eastAsia"/>
          <w:color w:val="000000"/>
          <w:sz w:val="28"/>
          <w:szCs w:val="28"/>
          <w:rPrChange w:id="297"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298" w:author="云" w:date="2019-11-03T04:26:00Z">
            <w:rPr>
              <w:rFonts w:ascii="方正仿宋简体" w:eastAsia="方正仿宋简体" w:hint="eastAsia"/>
              <w:color w:val="000000"/>
              <w:sz w:val="28"/>
              <w:szCs w:val="28"/>
            </w:rPr>
          </w:rPrChange>
        </w:rPr>
        <w:t>甲方所有员工均可用餐</w:t>
      </w:r>
      <w:r>
        <w:rPr>
          <w:rFonts w:ascii="黑体" w:eastAsia="黑体" w:hAnsi="黑体" w:cs="黑体" w:hint="eastAsia"/>
          <w:color w:val="000000"/>
          <w:sz w:val="28"/>
          <w:szCs w:val="28"/>
          <w:rPrChange w:id="299"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00" w:author="云" w:date="2019-11-03T04:26:00Z">
            <w:rPr>
              <w:rFonts w:ascii="方正仿宋简体" w:eastAsia="方正仿宋简体" w:hint="eastAsia"/>
              <w:color w:val="000000"/>
              <w:sz w:val="28"/>
              <w:szCs w:val="28"/>
            </w:rPr>
          </w:rPrChange>
        </w:rPr>
        <w:t>不得出现甲方员工无餐可用的现象。否则，乙方应负责解决甲方员工用餐事宜，由此产生的费用由乙方承担；给甲方造成损失的，甲方有权向乙方追偿。</w:t>
      </w:r>
    </w:p>
    <w:p w14:paraId="45EE26D0"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01"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02"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03"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304" w:author="云" w:date="2019-11-03T04:26:00Z">
            <w:rPr>
              <w:rFonts w:ascii="方正仿宋简体" w:eastAsia="方正仿宋简体" w:hint="eastAsia"/>
              <w:color w:val="000000"/>
              <w:sz w:val="28"/>
              <w:szCs w:val="28"/>
            </w:rPr>
          </w:rPrChange>
        </w:rPr>
        <w:t>）乙方保证，甲方员工用餐期间饭菜温热，不得出现冷菜、冷饭现象，甲方如有个别部门员工因生产需要，需要提早或延后就餐，在事先通知乙方后，乙方应配合并保证供应温热的饭菜。</w:t>
      </w:r>
    </w:p>
    <w:p w14:paraId="5C53CE15"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05"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06"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07" w:author="云" w:date="2019-11-03T04:26:00Z">
            <w:rPr>
              <w:rFonts w:ascii="方正仿宋简体" w:eastAsia="方正仿宋简体" w:hint="eastAsia"/>
              <w:color w:val="000000"/>
              <w:sz w:val="28"/>
              <w:szCs w:val="28"/>
            </w:rPr>
          </w:rPrChange>
        </w:rPr>
        <w:t>4</w:t>
      </w:r>
      <w:r>
        <w:rPr>
          <w:rFonts w:ascii="黑体" w:eastAsia="黑体" w:hAnsi="黑体" w:cs="黑体" w:hint="eastAsia"/>
          <w:color w:val="000000"/>
          <w:sz w:val="28"/>
          <w:szCs w:val="28"/>
          <w:rPrChange w:id="308" w:author="云" w:date="2019-11-03T04:26:00Z">
            <w:rPr>
              <w:rFonts w:ascii="方正仿宋简体" w:eastAsia="方正仿宋简体" w:hint="eastAsia"/>
              <w:color w:val="000000"/>
              <w:sz w:val="28"/>
              <w:szCs w:val="28"/>
            </w:rPr>
          </w:rPrChange>
        </w:rPr>
        <w:t>）乙方应预留每一餐食物一份至下餐，作为备检验食物来源，若甲方员工出现食物中毒等现象，乙方应将上述材料交由有关部门调查中毒原因。</w:t>
      </w:r>
    </w:p>
    <w:p w14:paraId="1615D146"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09"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10"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11" w:author="云" w:date="2019-11-03T04:26:00Z">
            <w:rPr>
              <w:rFonts w:ascii="方正仿宋简体" w:eastAsia="方正仿宋简体" w:hint="eastAsia"/>
              <w:color w:val="000000"/>
              <w:sz w:val="28"/>
              <w:szCs w:val="28"/>
            </w:rPr>
          </w:rPrChange>
        </w:rPr>
        <w:t>5</w:t>
      </w:r>
      <w:r>
        <w:rPr>
          <w:rFonts w:ascii="黑体" w:eastAsia="黑体" w:hAnsi="黑体" w:cs="黑体" w:hint="eastAsia"/>
          <w:color w:val="000000"/>
          <w:sz w:val="28"/>
          <w:szCs w:val="28"/>
          <w:rPrChange w:id="312" w:author="云" w:date="2019-11-03T04:26:00Z">
            <w:rPr>
              <w:rFonts w:ascii="方正仿宋简体" w:eastAsia="方正仿宋简体" w:hint="eastAsia"/>
              <w:color w:val="000000"/>
              <w:sz w:val="28"/>
              <w:szCs w:val="28"/>
            </w:rPr>
          </w:rPrChange>
        </w:rPr>
        <w:t>）乙方负责服务场地的清洁、消毒工作，以及服务场地周边环境卫生，做到“一天一清扫，三天一大洗”，且应做好相关作业记录。</w:t>
      </w:r>
    </w:p>
    <w:p w14:paraId="5E0A3582"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1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14"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15" w:author="云" w:date="2019-11-03T04:26:00Z">
            <w:rPr>
              <w:rFonts w:ascii="方正仿宋简体" w:eastAsia="方正仿宋简体" w:hint="eastAsia"/>
              <w:color w:val="000000"/>
              <w:sz w:val="28"/>
              <w:szCs w:val="28"/>
            </w:rPr>
          </w:rPrChange>
        </w:rPr>
        <w:t>6</w:t>
      </w:r>
      <w:r>
        <w:rPr>
          <w:rFonts w:ascii="黑体" w:eastAsia="黑体" w:hAnsi="黑体" w:cs="黑体" w:hint="eastAsia"/>
          <w:color w:val="000000"/>
          <w:sz w:val="28"/>
          <w:szCs w:val="28"/>
          <w:rPrChange w:id="316" w:author="云" w:date="2019-11-03T04:26:00Z">
            <w:rPr>
              <w:rFonts w:ascii="方正仿宋简体" w:eastAsia="方正仿宋简体" w:hint="eastAsia"/>
              <w:color w:val="000000"/>
              <w:sz w:val="28"/>
              <w:szCs w:val="28"/>
            </w:rPr>
          </w:rPrChange>
        </w:rPr>
        <w:t>）乙方工作人员应接受甲方监督，并遵守甲方规章制度，如若出现其他违规事项，具体处理措施参照</w:t>
      </w:r>
      <w:commentRangeStart w:id="317"/>
      <w:r>
        <w:rPr>
          <w:rFonts w:ascii="黑体" w:eastAsia="黑体" w:hAnsi="黑体" w:cs="黑体" w:hint="eastAsia"/>
          <w:color w:val="000000"/>
          <w:sz w:val="28"/>
          <w:szCs w:val="28"/>
          <w:rPrChange w:id="318" w:author="云" w:date="2019-11-03T04:26:00Z">
            <w:rPr>
              <w:rFonts w:ascii="方正仿宋简体" w:eastAsia="方正仿宋简体" w:hint="eastAsia"/>
              <w:color w:val="000000"/>
              <w:sz w:val="28"/>
              <w:szCs w:val="28"/>
            </w:rPr>
          </w:rPrChange>
        </w:rPr>
        <w:t>《附件一，</w:t>
      </w:r>
      <w:del w:id="319" w:author="li" w:date="2016-03-29T08:57:00Z">
        <w:r>
          <w:rPr>
            <w:rFonts w:ascii="黑体" w:eastAsia="黑体" w:hAnsi="黑体" w:cs="黑体" w:hint="eastAsia"/>
            <w:color w:val="000000"/>
            <w:sz w:val="28"/>
            <w:szCs w:val="28"/>
            <w:rPrChange w:id="320" w:author="云" w:date="2019-11-03T04:26:00Z">
              <w:rPr>
                <w:rFonts w:ascii="方正仿宋简体" w:eastAsia="方正仿宋简体" w:hint="eastAsia"/>
                <w:color w:val="000000"/>
                <w:sz w:val="28"/>
                <w:szCs w:val="28"/>
              </w:rPr>
            </w:rPrChange>
          </w:rPr>
          <w:delText>西安曲江大明宫物业管理有限公司</w:delText>
        </w:r>
      </w:del>
      <w:r>
        <w:rPr>
          <w:rFonts w:ascii="黑体" w:eastAsia="黑体" w:hAnsi="黑体" w:cs="黑体" w:hint="eastAsia"/>
          <w:color w:val="000000"/>
          <w:sz w:val="28"/>
          <w:szCs w:val="28"/>
          <w:rPrChange w:id="321" w:author="云" w:date="2019-11-03T04:26:00Z">
            <w:rPr>
              <w:rFonts w:ascii="方正仿宋简体" w:eastAsia="方正仿宋简体" w:hint="eastAsia"/>
              <w:color w:val="000000"/>
              <w:sz w:val="28"/>
              <w:szCs w:val="28"/>
            </w:rPr>
          </w:rPrChange>
        </w:rPr>
        <w:t>员工餐厅</w:t>
      </w:r>
      <w:ins w:id="322" w:author="li" w:date="2016-03-29T08:57:00Z">
        <w:r>
          <w:rPr>
            <w:rFonts w:ascii="黑体" w:eastAsia="黑体" w:hAnsi="黑体" w:cs="黑体" w:hint="eastAsia"/>
            <w:color w:val="000000"/>
            <w:sz w:val="28"/>
            <w:szCs w:val="28"/>
            <w:rPrChange w:id="323" w:author="云" w:date="2019-11-03T04:26:00Z">
              <w:rPr>
                <w:rFonts w:ascii="Times New Roman" w:eastAsia="方正仿宋简体" w:hAnsi="Times New Roman" w:cs="Times New Roman" w:hint="eastAsia"/>
                <w:color w:val="000000"/>
                <w:sz w:val="28"/>
                <w:szCs w:val="28"/>
              </w:rPr>
            </w:rPrChange>
          </w:rPr>
          <w:t>服务</w:t>
        </w:r>
      </w:ins>
      <w:r>
        <w:rPr>
          <w:rFonts w:ascii="黑体" w:eastAsia="黑体" w:hAnsi="黑体" w:cs="黑体" w:hint="eastAsia"/>
          <w:color w:val="000000"/>
          <w:sz w:val="28"/>
          <w:szCs w:val="28"/>
          <w:rPrChange w:id="324" w:author="云" w:date="2019-11-03T04:26:00Z">
            <w:rPr>
              <w:rFonts w:ascii="方正仿宋简体" w:eastAsia="方正仿宋简体" w:hint="eastAsia"/>
              <w:color w:val="000000"/>
              <w:sz w:val="28"/>
              <w:szCs w:val="28"/>
            </w:rPr>
          </w:rPrChange>
        </w:rPr>
        <w:t>外包其他管理条款》</w:t>
      </w:r>
      <w:commentRangeEnd w:id="317"/>
      <w:r>
        <w:rPr>
          <w:rStyle w:val="a3"/>
          <w:rFonts w:ascii="黑体" w:eastAsia="黑体" w:hAnsi="黑体" w:cs="黑体" w:hint="eastAsia"/>
          <w:color w:val="000000"/>
          <w:sz w:val="28"/>
          <w:szCs w:val="28"/>
          <w:rPrChange w:id="325" w:author="云" w:date="2019-11-03T04:26:00Z">
            <w:rPr>
              <w:rStyle w:val="a3"/>
              <w:rFonts w:ascii="方正仿宋简体" w:eastAsia="方正仿宋简体" w:hint="eastAsia"/>
              <w:color w:val="000000"/>
              <w:sz w:val="28"/>
              <w:szCs w:val="28"/>
            </w:rPr>
          </w:rPrChange>
        </w:rPr>
        <w:commentReference w:id="317"/>
      </w:r>
      <w:r>
        <w:rPr>
          <w:rFonts w:ascii="黑体" w:eastAsia="黑体" w:hAnsi="黑体" w:cs="黑体" w:hint="eastAsia"/>
          <w:color w:val="000000"/>
          <w:sz w:val="28"/>
          <w:szCs w:val="28"/>
          <w:rPrChange w:id="326" w:author="云" w:date="2019-11-03T04:26:00Z">
            <w:rPr>
              <w:rFonts w:ascii="方正仿宋简体" w:eastAsia="方正仿宋简体" w:hint="eastAsia"/>
              <w:color w:val="000000"/>
              <w:sz w:val="28"/>
              <w:szCs w:val="28"/>
            </w:rPr>
          </w:rPrChange>
        </w:rPr>
        <w:t>。</w:t>
      </w:r>
    </w:p>
    <w:p w14:paraId="48B39637"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2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28"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29" w:author="云" w:date="2019-11-03T04:26:00Z">
            <w:rPr>
              <w:rFonts w:ascii="方正仿宋简体" w:eastAsia="方正仿宋简体" w:hint="eastAsia"/>
              <w:color w:val="000000"/>
              <w:sz w:val="28"/>
              <w:szCs w:val="28"/>
            </w:rPr>
          </w:rPrChange>
        </w:rPr>
        <w:t>7</w:t>
      </w:r>
      <w:r>
        <w:rPr>
          <w:rFonts w:ascii="黑体" w:eastAsia="黑体" w:hAnsi="黑体" w:cs="黑体" w:hint="eastAsia"/>
          <w:color w:val="000000"/>
          <w:sz w:val="28"/>
          <w:szCs w:val="28"/>
          <w:rPrChange w:id="330" w:author="云" w:date="2019-11-03T04:26:00Z">
            <w:rPr>
              <w:rFonts w:ascii="方正仿宋简体" w:eastAsia="方正仿宋简体" w:hint="eastAsia"/>
              <w:color w:val="000000"/>
              <w:sz w:val="28"/>
              <w:szCs w:val="28"/>
            </w:rPr>
          </w:rPrChange>
        </w:rPr>
        <w:t>）工作期间，乙方工作人员应着统一工衣、工帽</w:t>
      </w:r>
      <w:ins w:id="331" w:author="大地系统" w:date="2017-01-05T10:42:00Z">
        <w:r>
          <w:rPr>
            <w:rFonts w:ascii="黑体" w:eastAsia="黑体" w:hAnsi="黑体" w:cs="黑体" w:hint="eastAsia"/>
            <w:color w:val="000000"/>
            <w:sz w:val="28"/>
            <w:szCs w:val="28"/>
            <w:rPrChange w:id="332" w:author="云" w:date="2019-11-03T04:26:00Z">
              <w:rPr>
                <w:rFonts w:ascii="Times New Roman" w:eastAsia="方正仿宋简体" w:hAnsi="Times New Roman" w:cs="Times New Roman" w:hint="eastAsia"/>
                <w:color w:val="000000"/>
                <w:sz w:val="28"/>
                <w:szCs w:val="28"/>
              </w:rPr>
            </w:rPrChange>
          </w:rPr>
          <w:t>以及口罩</w:t>
        </w:r>
      </w:ins>
      <w:r>
        <w:rPr>
          <w:rFonts w:ascii="黑体" w:eastAsia="黑体" w:hAnsi="黑体" w:cs="黑体" w:hint="eastAsia"/>
          <w:color w:val="000000"/>
          <w:sz w:val="28"/>
          <w:szCs w:val="28"/>
          <w:rPrChange w:id="333" w:author="云" w:date="2019-11-03T04:26:00Z">
            <w:rPr>
              <w:rFonts w:ascii="方正仿宋简体" w:eastAsia="方正仿宋简体" w:hint="eastAsia"/>
              <w:color w:val="000000"/>
              <w:sz w:val="28"/>
              <w:szCs w:val="28"/>
            </w:rPr>
          </w:rPrChange>
        </w:rPr>
        <w:t>。上述工衣、工帽</w:t>
      </w:r>
      <w:ins w:id="334" w:author="大地系统" w:date="2017-01-05T10:42:00Z">
        <w:r>
          <w:rPr>
            <w:rFonts w:ascii="黑体" w:eastAsia="黑体" w:hAnsi="黑体" w:cs="黑体" w:hint="eastAsia"/>
            <w:color w:val="000000"/>
            <w:sz w:val="28"/>
            <w:szCs w:val="28"/>
            <w:rPrChange w:id="335" w:author="云" w:date="2019-11-03T04:26:00Z">
              <w:rPr>
                <w:rFonts w:ascii="Times New Roman" w:eastAsia="方正仿宋简体" w:hAnsi="Times New Roman" w:cs="Times New Roman" w:hint="eastAsia"/>
                <w:color w:val="000000"/>
                <w:sz w:val="28"/>
                <w:szCs w:val="28"/>
              </w:rPr>
            </w:rPrChange>
          </w:rPr>
          <w:t>、口罩</w:t>
        </w:r>
      </w:ins>
      <w:r>
        <w:rPr>
          <w:rFonts w:ascii="黑体" w:eastAsia="黑体" w:hAnsi="黑体" w:cs="黑体" w:hint="eastAsia"/>
          <w:color w:val="000000"/>
          <w:sz w:val="28"/>
          <w:szCs w:val="28"/>
          <w:rPrChange w:id="336" w:author="云" w:date="2019-11-03T04:26:00Z">
            <w:rPr>
              <w:rFonts w:ascii="方正仿宋简体" w:eastAsia="方正仿宋简体" w:hint="eastAsia"/>
              <w:color w:val="000000"/>
              <w:sz w:val="28"/>
              <w:szCs w:val="28"/>
            </w:rPr>
          </w:rPrChange>
        </w:rPr>
        <w:t>由乙方自行提供。</w:t>
      </w:r>
    </w:p>
    <w:p w14:paraId="2C969B97" w14:textId="77777777" w:rsidR="00A30F31" w:rsidRDefault="00A30F31">
      <w:pPr>
        <w:pStyle w:val="aa"/>
        <w:widowControl w:val="0"/>
        <w:spacing w:line="360" w:lineRule="auto"/>
        <w:ind w:firstLineChars="200" w:firstLine="560"/>
        <w:jc w:val="both"/>
        <w:rPr>
          <w:rFonts w:ascii="黑体" w:eastAsia="黑体" w:hAnsi="黑体" w:cs="黑体" w:hint="eastAsia"/>
          <w:color w:val="000000"/>
          <w:sz w:val="28"/>
          <w:szCs w:val="28"/>
          <w:rPrChange w:id="33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38"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39" w:author="云" w:date="2019-11-03T04:26:00Z">
            <w:rPr>
              <w:rFonts w:ascii="方正仿宋简体" w:eastAsia="方正仿宋简体" w:hint="eastAsia"/>
              <w:color w:val="000000"/>
              <w:sz w:val="28"/>
              <w:szCs w:val="28"/>
            </w:rPr>
          </w:rPrChange>
        </w:rPr>
        <w:t>8</w:t>
      </w:r>
      <w:r>
        <w:rPr>
          <w:rFonts w:ascii="黑体" w:eastAsia="黑体" w:hAnsi="黑体" w:cs="黑体" w:hint="eastAsia"/>
          <w:color w:val="000000"/>
          <w:sz w:val="28"/>
          <w:szCs w:val="28"/>
          <w:rPrChange w:id="340" w:author="云" w:date="2019-11-03T04:26:00Z">
            <w:rPr>
              <w:rFonts w:ascii="方正仿宋简体" w:eastAsia="方正仿宋简体" w:hint="eastAsia"/>
              <w:color w:val="000000"/>
              <w:sz w:val="28"/>
              <w:szCs w:val="28"/>
            </w:rPr>
          </w:rPrChange>
        </w:rPr>
        <w:t>）乙方工作人员应礼貌待人，对待甲方员工人人平等，对甲方员工提出的合理意见应积极改善，不得出现在甲方场所打闹、喧哗等不文明行为，否则甲方有权要求乙方每次支付违约金人民币</w:t>
      </w:r>
      <w:r>
        <w:rPr>
          <w:rFonts w:ascii="黑体" w:eastAsia="黑体" w:hAnsi="黑体" w:cs="黑体" w:hint="eastAsia"/>
          <w:color w:val="000000"/>
          <w:sz w:val="28"/>
          <w:szCs w:val="28"/>
          <w:rPrChange w:id="341" w:author="云" w:date="2019-11-03T04:26:00Z">
            <w:rPr>
              <w:rFonts w:ascii="方正仿宋简体" w:eastAsia="方正仿宋简体" w:hint="eastAsia"/>
              <w:color w:val="000000"/>
              <w:sz w:val="28"/>
              <w:szCs w:val="28"/>
            </w:rPr>
          </w:rPrChange>
        </w:rPr>
        <w:t>1000</w:t>
      </w:r>
      <w:r>
        <w:rPr>
          <w:rFonts w:ascii="黑体" w:eastAsia="黑体" w:hAnsi="黑体" w:cs="黑体" w:hint="eastAsia"/>
          <w:color w:val="000000"/>
          <w:sz w:val="28"/>
          <w:szCs w:val="28"/>
          <w:rPrChange w:id="342" w:author="云" w:date="2019-11-03T04:26:00Z">
            <w:rPr>
              <w:rFonts w:ascii="方正仿宋简体" w:eastAsia="方正仿宋简体" w:hint="eastAsia"/>
              <w:color w:val="000000"/>
              <w:sz w:val="28"/>
              <w:szCs w:val="28"/>
            </w:rPr>
          </w:rPrChange>
        </w:rPr>
        <w:t>元。</w:t>
      </w:r>
    </w:p>
    <w:p w14:paraId="28DBC101"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4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44"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45" w:author="云" w:date="2019-11-03T04:26:00Z">
            <w:rPr>
              <w:rFonts w:ascii="方正仿宋简体" w:eastAsia="方正仿宋简体" w:hint="eastAsia"/>
              <w:color w:val="000000"/>
              <w:sz w:val="28"/>
              <w:szCs w:val="28"/>
            </w:rPr>
          </w:rPrChange>
        </w:rPr>
        <w:t>9</w:t>
      </w:r>
      <w:r>
        <w:rPr>
          <w:rFonts w:ascii="黑体" w:eastAsia="黑体" w:hAnsi="黑体" w:cs="黑体" w:hint="eastAsia"/>
          <w:color w:val="000000"/>
          <w:sz w:val="28"/>
          <w:szCs w:val="28"/>
          <w:rPrChange w:id="346" w:author="云" w:date="2019-11-03T04:26:00Z">
            <w:rPr>
              <w:rFonts w:ascii="方正仿宋简体" w:eastAsia="方正仿宋简体" w:hint="eastAsia"/>
              <w:color w:val="000000"/>
              <w:sz w:val="28"/>
              <w:szCs w:val="28"/>
            </w:rPr>
          </w:rPrChange>
        </w:rPr>
        <w:t>）乙方应保证饭菜质量及卫生，不得提供隔夜饭菜和变质食品给员工，如乙方提供的食物发生食物中毒事件，其后果和经济责任由乙方承担；导致甲方承担的，甲方有权向乙方追偿。</w:t>
      </w:r>
    </w:p>
    <w:p w14:paraId="11881257"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4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48"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49" w:author="云" w:date="2019-11-03T04:26:00Z">
            <w:rPr>
              <w:rFonts w:ascii="方正仿宋简体" w:eastAsia="方正仿宋简体" w:hint="eastAsia"/>
              <w:color w:val="000000"/>
              <w:sz w:val="28"/>
              <w:szCs w:val="28"/>
            </w:rPr>
          </w:rPrChange>
        </w:rPr>
        <w:t>10</w:t>
      </w:r>
      <w:r>
        <w:rPr>
          <w:rFonts w:ascii="黑体" w:eastAsia="黑体" w:hAnsi="黑体" w:cs="黑体" w:hint="eastAsia"/>
          <w:color w:val="000000"/>
          <w:sz w:val="28"/>
          <w:szCs w:val="28"/>
          <w:rPrChange w:id="350" w:author="云" w:date="2019-11-03T04:26:00Z">
            <w:rPr>
              <w:rFonts w:ascii="方正仿宋简体" w:eastAsia="方正仿宋简体" w:hint="eastAsia"/>
              <w:color w:val="000000"/>
              <w:sz w:val="28"/>
              <w:szCs w:val="28"/>
            </w:rPr>
          </w:rPrChange>
        </w:rPr>
        <w:t>）乙方员工必须持有效健康证方可上岗。</w:t>
      </w:r>
    </w:p>
    <w:p w14:paraId="2C345851"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51"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52"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53" w:author="云" w:date="2019-11-03T04:26:00Z">
            <w:rPr>
              <w:rFonts w:ascii="方正仿宋简体" w:eastAsia="方正仿宋简体" w:hint="eastAsia"/>
              <w:color w:val="000000"/>
              <w:sz w:val="28"/>
              <w:szCs w:val="28"/>
            </w:rPr>
          </w:rPrChange>
        </w:rPr>
        <w:t>11</w:t>
      </w:r>
      <w:r>
        <w:rPr>
          <w:rFonts w:ascii="黑体" w:eastAsia="黑体" w:hAnsi="黑体" w:cs="黑体" w:hint="eastAsia"/>
          <w:color w:val="000000"/>
          <w:sz w:val="28"/>
          <w:szCs w:val="28"/>
          <w:rPrChange w:id="354" w:author="云" w:date="2019-11-03T04:26:00Z">
            <w:rPr>
              <w:rFonts w:ascii="方正仿宋简体" w:eastAsia="方正仿宋简体" w:hint="eastAsia"/>
              <w:color w:val="000000"/>
              <w:sz w:val="28"/>
              <w:szCs w:val="28"/>
            </w:rPr>
          </w:rPrChange>
        </w:rPr>
        <w:t>）乙方应于每周五公布经甲方确定的下周菜谱，以便甲方员工参考和监督。</w:t>
      </w:r>
    </w:p>
    <w:p w14:paraId="6F2CE48E"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55"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56"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357" w:author="云" w:date="2019-11-03T04:26:00Z">
            <w:rPr>
              <w:rFonts w:ascii="方正仿宋简体" w:eastAsia="方正仿宋简体" w:hint="eastAsia"/>
              <w:color w:val="000000"/>
              <w:sz w:val="28"/>
              <w:szCs w:val="28"/>
            </w:rPr>
          </w:rPrChange>
        </w:rPr>
        <w:t>12</w:t>
      </w:r>
      <w:r>
        <w:rPr>
          <w:rFonts w:ascii="黑体" w:eastAsia="黑体" w:hAnsi="黑体" w:cs="黑体" w:hint="eastAsia"/>
          <w:color w:val="000000"/>
          <w:sz w:val="28"/>
          <w:szCs w:val="28"/>
          <w:rPrChange w:id="358" w:author="云" w:date="2019-11-03T04:26:00Z">
            <w:rPr>
              <w:rFonts w:ascii="方正仿宋简体" w:eastAsia="方正仿宋简体" w:hint="eastAsia"/>
              <w:color w:val="000000"/>
              <w:sz w:val="28"/>
              <w:szCs w:val="28"/>
            </w:rPr>
          </w:rPrChange>
        </w:rPr>
        <w:t>）本协议终止，双方不再续约的，乙方应于甲方要求期限内撤离服务场地；撤离期限届满，甲方有权对服务场地遗留物进行处理，且不承担任何责任。</w:t>
      </w:r>
    </w:p>
    <w:p w14:paraId="28490037"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359"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360" w:author="云" w:date="2019-11-03T04:26:00Z">
            <w:rPr>
              <w:rFonts w:ascii="方正仿宋简体" w:eastAsia="方正仿宋简体" w:hint="eastAsia"/>
              <w:b/>
              <w:color w:val="000000"/>
              <w:sz w:val="28"/>
              <w:szCs w:val="28"/>
            </w:rPr>
          </w:rPrChange>
        </w:rPr>
        <w:t>六、卫生管理和环境保护</w:t>
      </w:r>
    </w:p>
    <w:p w14:paraId="139A15B9"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61"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62"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363" w:author="云" w:date="2019-11-03T04:26:00Z">
            <w:rPr>
              <w:rFonts w:ascii="方正仿宋简体" w:eastAsia="方正仿宋简体" w:hint="eastAsia"/>
              <w:color w:val="000000"/>
              <w:sz w:val="28"/>
              <w:szCs w:val="28"/>
            </w:rPr>
          </w:rPrChange>
        </w:rPr>
        <w:t>、本协议履行期间，乙方应做好服务场地内的环境卫生工作，应保持卫生、整洁。</w:t>
      </w:r>
    </w:p>
    <w:p w14:paraId="19402896"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64"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65"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366" w:author="云" w:date="2019-11-03T04:26:00Z">
            <w:rPr>
              <w:rFonts w:ascii="方正仿宋简体" w:eastAsia="方正仿宋简体" w:hint="eastAsia"/>
              <w:color w:val="000000"/>
              <w:sz w:val="28"/>
              <w:szCs w:val="28"/>
            </w:rPr>
          </w:rPrChange>
        </w:rPr>
        <w:t>、乙方垃圾污物由乙方自行清理，乙方应按指定地点放置，不得随意丢弃。否则，因此产生的一切不利后果由乙方承担；导致甲方承担的，甲方有权向乙方追偿。</w:t>
      </w:r>
    </w:p>
    <w:p w14:paraId="4D61B5D1"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6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68"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369" w:author="云" w:date="2019-11-03T04:26:00Z">
            <w:rPr>
              <w:rFonts w:ascii="方正仿宋简体" w:eastAsia="方正仿宋简体" w:hint="eastAsia"/>
              <w:color w:val="000000"/>
              <w:sz w:val="28"/>
              <w:szCs w:val="28"/>
            </w:rPr>
          </w:rPrChange>
        </w:rPr>
        <w:t>、厨房用品、器具严格实行“一洗、二过、三消毒”清洁规程。</w:t>
      </w:r>
    </w:p>
    <w:p w14:paraId="3888FD06"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70"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71" w:author="云" w:date="2019-11-03T04:26:00Z">
            <w:rPr>
              <w:rFonts w:ascii="方正仿宋简体" w:eastAsia="方正仿宋简体" w:hint="eastAsia"/>
              <w:color w:val="000000"/>
              <w:sz w:val="28"/>
              <w:szCs w:val="28"/>
            </w:rPr>
          </w:rPrChange>
        </w:rPr>
        <w:t>4</w:t>
      </w:r>
      <w:r>
        <w:rPr>
          <w:rFonts w:ascii="黑体" w:eastAsia="黑体" w:hAnsi="黑体" w:cs="黑体" w:hint="eastAsia"/>
          <w:color w:val="000000"/>
          <w:sz w:val="28"/>
          <w:szCs w:val="28"/>
          <w:rPrChange w:id="372" w:author="云" w:date="2019-11-03T04:26:00Z">
            <w:rPr>
              <w:rFonts w:ascii="方正仿宋简体" w:eastAsia="方正仿宋简体" w:hint="eastAsia"/>
              <w:color w:val="000000"/>
              <w:sz w:val="28"/>
              <w:szCs w:val="28"/>
            </w:rPr>
          </w:rPrChange>
        </w:rPr>
        <w:t>、乙方应遵守国家和地方安全卫生相关规定，做到优秀服务、文明服务，严格把好饭菜的质量关，禁止腐烂变质的食物进入食堂。</w:t>
      </w:r>
    </w:p>
    <w:p w14:paraId="7A5FB0CF"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373"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374" w:author="云" w:date="2019-11-03T04:26:00Z">
            <w:rPr>
              <w:rFonts w:ascii="方正仿宋简体" w:eastAsia="方正仿宋简体" w:hint="eastAsia"/>
              <w:b/>
              <w:color w:val="000000"/>
              <w:sz w:val="28"/>
              <w:szCs w:val="28"/>
            </w:rPr>
          </w:rPrChange>
        </w:rPr>
        <w:t>七、违约责任</w:t>
      </w:r>
    </w:p>
    <w:p w14:paraId="440EE90A"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75"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76"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377" w:author="云" w:date="2019-11-03T04:26:00Z">
            <w:rPr>
              <w:rFonts w:ascii="方正仿宋简体" w:eastAsia="方正仿宋简体" w:hint="eastAsia"/>
              <w:color w:val="000000"/>
              <w:sz w:val="28"/>
              <w:szCs w:val="28"/>
            </w:rPr>
          </w:rPrChange>
        </w:rPr>
        <w:t>、甲、乙双方如欲提前终止本协议，须提前</w:t>
      </w:r>
      <w:r>
        <w:rPr>
          <w:rFonts w:ascii="黑体" w:eastAsia="黑体" w:hAnsi="黑体" w:cs="黑体" w:hint="eastAsia"/>
          <w:color w:val="000000"/>
          <w:sz w:val="28"/>
          <w:szCs w:val="28"/>
          <w:rPrChange w:id="378" w:author="云" w:date="2019-11-03T04:26:00Z">
            <w:rPr>
              <w:rFonts w:ascii="方正仿宋简体" w:eastAsia="方正仿宋简体" w:hint="eastAsia"/>
              <w:color w:val="000000"/>
              <w:sz w:val="28"/>
              <w:szCs w:val="28"/>
            </w:rPr>
          </w:rPrChange>
        </w:rPr>
        <w:t>30</w:t>
      </w:r>
      <w:r>
        <w:rPr>
          <w:rFonts w:ascii="黑体" w:eastAsia="黑体" w:hAnsi="黑体" w:cs="黑体" w:hint="eastAsia"/>
          <w:color w:val="000000"/>
          <w:sz w:val="28"/>
          <w:szCs w:val="28"/>
          <w:rPrChange w:id="379" w:author="云" w:date="2019-11-03T04:26:00Z">
            <w:rPr>
              <w:rFonts w:ascii="方正仿宋简体" w:eastAsia="方正仿宋简体" w:hint="eastAsia"/>
              <w:color w:val="000000"/>
              <w:sz w:val="28"/>
              <w:szCs w:val="28"/>
            </w:rPr>
          </w:rPrChange>
        </w:rPr>
        <w:t>天以书面形式通知对方，否则视为违约，违约方应向守约方支</w:t>
      </w:r>
      <w:r>
        <w:rPr>
          <w:rFonts w:ascii="黑体" w:eastAsia="黑体" w:hAnsi="黑体" w:cs="黑体" w:hint="eastAsia"/>
          <w:color w:val="000000"/>
          <w:sz w:val="28"/>
          <w:szCs w:val="28"/>
          <w:rPrChange w:id="380" w:author="云" w:date="2019-11-03T04:26:00Z">
            <w:rPr>
              <w:rFonts w:ascii="方正仿宋简体" w:eastAsia="方正仿宋简体" w:hint="eastAsia"/>
              <w:color w:val="000000"/>
              <w:sz w:val="28"/>
              <w:szCs w:val="28"/>
            </w:rPr>
          </w:rPrChange>
        </w:rPr>
        <w:t>付本协议终止前一个月的月服务费作为违约金；任何一方无故终止本协议，视为违约，违约方应向守约方支付本协议终止前一个月的月服务费作为违约金。违约金不足以弥补守约方损失的，违约方还应负责补足。</w:t>
      </w:r>
    </w:p>
    <w:p w14:paraId="0B0EF795"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81"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82"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383" w:author="云" w:date="2019-11-03T04:26:00Z">
            <w:rPr>
              <w:rFonts w:ascii="方正仿宋简体" w:eastAsia="方正仿宋简体" w:hint="eastAsia"/>
              <w:color w:val="000000"/>
              <w:sz w:val="28"/>
              <w:szCs w:val="28"/>
            </w:rPr>
          </w:rPrChange>
        </w:rPr>
        <w:t>、本协议履行过程中，乙方如擅自停工、消极怠工或毁约造成甲方员工无法用餐时，甲方有权不向乙方支付该月的月服务费用，并有权要求乙方每次支付违约金人民币</w:t>
      </w:r>
      <w:r>
        <w:rPr>
          <w:rFonts w:ascii="黑体" w:eastAsia="黑体" w:hAnsi="黑体" w:cs="黑体" w:hint="eastAsia"/>
          <w:color w:val="000000"/>
          <w:sz w:val="28"/>
          <w:szCs w:val="28"/>
          <w:rPrChange w:id="384" w:author="云" w:date="2019-11-03T04:26:00Z">
            <w:rPr>
              <w:rFonts w:ascii="方正仿宋简体" w:eastAsia="方正仿宋简体" w:hint="eastAsia"/>
              <w:color w:val="000000"/>
              <w:sz w:val="28"/>
              <w:szCs w:val="28"/>
            </w:rPr>
          </w:rPrChange>
        </w:rPr>
        <w:t>2000</w:t>
      </w:r>
      <w:r>
        <w:rPr>
          <w:rFonts w:ascii="黑体" w:eastAsia="黑体" w:hAnsi="黑体" w:cs="黑体" w:hint="eastAsia"/>
          <w:color w:val="000000"/>
          <w:sz w:val="28"/>
          <w:szCs w:val="28"/>
          <w:rPrChange w:id="385" w:author="云" w:date="2019-11-03T04:26:00Z">
            <w:rPr>
              <w:rFonts w:ascii="方正仿宋简体" w:eastAsia="方正仿宋简体" w:hint="eastAsia"/>
              <w:color w:val="000000"/>
              <w:sz w:val="28"/>
              <w:szCs w:val="28"/>
            </w:rPr>
          </w:rPrChange>
        </w:rPr>
        <w:t>元。违约金不足以弥补甲方损失的，乙方还应负责补足。</w:t>
      </w:r>
    </w:p>
    <w:p w14:paraId="583CC587"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386"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387"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388" w:author="云" w:date="2019-11-03T04:26:00Z">
            <w:rPr>
              <w:rFonts w:ascii="方正仿宋简体" w:eastAsia="方正仿宋简体" w:hint="eastAsia"/>
              <w:color w:val="000000"/>
              <w:sz w:val="28"/>
              <w:szCs w:val="28"/>
            </w:rPr>
          </w:rPrChange>
        </w:rPr>
        <w:t>、任何一方违反本协议的</w:t>
      </w:r>
      <w:del w:id="389" w:author="Zhou-XJ" w:date="2016-03-24T06:25:00Z">
        <w:r>
          <w:rPr>
            <w:rFonts w:ascii="黑体" w:eastAsia="黑体" w:hAnsi="黑体" w:cs="黑体" w:hint="eastAsia"/>
            <w:color w:val="000000"/>
            <w:sz w:val="28"/>
            <w:szCs w:val="28"/>
            <w:rPrChange w:id="390" w:author="云" w:date="2019-11-03T04:26:00Z">
              <w:rPr>
                <w:rFonts w:ascii="方正仿宋简体" w:eastAsia="方正仿宋简体" w:hint="eastAsia"/>
                <w:color w:val="000000"/>
                <w:sz w:val="28"/>
                <w:szCs w:val="28"/>
              </w:rPr>
            </w:rPrChange>
          </w:rPr>
          <w:delText>任一</w:delText>
        </w:r>
      </w:del>
      <w:ins w:id="391" w:author="Zhou-XJ" w:date="2016-03-24T06:25:00Z">
        <w:r>
          <w:rPr>
            <w:rFonts w:ascii="黑体" w:eastAsia="黑体" w:hAnsi="黑体" w:cs="黑体" w:hint="eastAsia"/>
            <w:color w:val="000000"/>
            <w:sz w:val="28"/>
            <w:szCs w:val="28"/>
            <w:rPrChange w:id="392" w:author="云" w:date="2019-11-03T04:26:00Z">
              <w:rPr>
                <w:rFonts w:ascii="方正仿宋简体" w:eastAsia="方正仿宋简体" w:hint="eastAsia"/>
                <w:color w:val="000000"/>
                <w:sz w:val="28"/>
                <w:szCs w:val="28"/>
              </w:rPr>
            </w:rPrChange>
          </w:rPr>
          <w:t>其他</w:t>
        </w:r>
      </w:ins>
      <w:r>
        <w:rPr>
          <w:rFonts w:ascii="黑体" w:eastAsia="黑体" w:hAnsi="黑体" w:cs="黑体" w:hint="eastAsia"/>
          <w:color w:val="000000"/>
          <w:sz w:val="28"/>
          <w:szCs w:val="28"/>
          <w:rPrChange w:id="393" w:author="云" w:date="2019-11-03T04:26:00Z">
            <w:rPr>
              <w:rFonts w:ascii="方正仿宋简体" w:eastAsia="方正仿宋简体" w:hint="eastAsia"/>
              <w:color w:val="000000"/>
              <w:sz w:val="28"/>
              <w:szCs w:val="28"/>
            </w:rPr>
          </w:rPrChange>
        </w:rPr>
        <w:t>约定即视为违约，违约方应向守约方支付违约金人民币</w:t>
      </w:r>
      <w:r>
        <w:rPr>
          <w:rFonts w:ascii="黑体" w:eastAsia="黑体" w:hAnsi="黑体" w:cs="黑体" w:hint="eastAsia"/>
          <w:color w:val="000000"/>
          <w:sz w:val="28"/>
          <w:szCs w:val="28"/>
          <w:rPrChange w:id="394" w:author="云" w:date="2019-11-03T04:26:00Z">
            <w:rPr>
              <w:rFonts w:ascii="方正仿宋简体" w:eastAsia="方正仿宋简体" w:hint="eastAsia"/>
              <w:color w:val="000000"/>
              <w:sz w:val="28"/>
              <w:szCs w:val="28"/>
            </w:rPr>
          </w:rPrChange>
        </w:rPr>
        <w:t>1000</w:t>
      </w:r>
      <w:r>
        <w:rPr>
          <w:rFonts w:ascii="黑体" w:eastAsia="黑体" w:hAnsi="黑体" w:cs="黑体" w:hint="eastAsia"/>
          <w:color w:val="000000"/>
          <w:sz w:val="28"/>
          <w:szCs w:val="28"/>
          <w:rPrChange w:id="395" w:author="云" w:date="2019-11-03T04:26:00Z">
            <w:rPr>
              <w:rFonts w:ascii="方正仿宋简体" w:eastAsia="方正仿宋简体" w:hint="eastAsia"/>
              <w:color w:val="000000"/>
              <w:sz w:val="28"/>
              <w:szCs w:val="28"/>
            </w:rPr>
          </w:rPrChange>
        </w:rPr>
        <w:t>元，违约金不足以弥补守约方损失的，违约方应负责补足。本协议另有约定</w:t>
      </w:r>
      <w:ins w:id="396" w:author="Zhou-XJ" w:date="2016-03-24T06:25:00Z">
        <w:r>
          <w:rPr>
            <w:rFonts w:ascii="黑体" w:eastAsia="黑体" w:hAnsi="黑体" w:cs="黑体" w:hint="eastAsia"/>
            <w:color w:val="000000"/>
            <w:sz w:val="28"/>
            <w:szCs w:val="28"/>
            <w:rPrChange w:id="397" w:author="云" w:date="2019-11-03T04:26:00Z">
              <w:rPr>
                <w:rFonts w:ascii="方正仿宋简体" w:eastAsia="方正仿宋简体" w:hint="eastAsia"/>
                <w:color w:val="000000"/>
                <w:sz w:val="28"/>
                <w:szCs w:val="28"/>
              </w:rPr>
            </w:rPrChange>
          </w:rPr>
          <w:t>的，从其约定</w:t>
        </w:r>
      </w:ins>
      <w:del w:id="398" w:author="Zhou-XJ" w:date="2016-03-24T06:25:00Z">
        <w:r>
          <w:rPr>
            <w:rFonts w:ascii="黑体" w:eastAsia="黑体" w:hAnsi="黑体" w:cs="黑体" w:hint="eastAsia"/>
            <w:color w:val="000000"/>
            <w:sz w:val="28"/>
            <w:szCs w:val="28"/>
            <w:rPrChange w:id="399" w:author="云" w:date="2019-11-03T04:26:00Z">
              <w:rPr>
                <w:rFonts w:ascii="方正仿宋简体" w:eastAsia="方正仿宋简体" w:hint="eastAsia"/>
                <w:color w:val="000000"/>
                <w:sz w:val="28"/>
                <w:szCs w:val="28"/>
              </w:rPr>
            </w:rPrChange>
          </w:rPr>
          <w:delText>除外</w:delText>
        </w:r>
      </w:del>
      <w:r>
        <w:rPr>
          <w:rFonts w:ascii="黑体" w:eastAsia="黑体" w:hAnsi="黑体" w:cs="黑体" w:hint="eastAsia"/>
          <w:color w:val="000000"/>
          <w:sz w:val="28"/>
          <w:szCs w:val="28"/>
          <w:rPrChange w:id="400" w:author="云" w:date="2019-11-03T04:26:00Z">
            <w:rPr>
              <w:rFonts w:ascii="方正仿宋简体" w:eastAsia="方正仿宋简体" w:hint="eastAsia"/>
              <w:color w:val="000000"/>
              <w:sz w:val="28"/>
              <w:szCs w:val="28"/>
            </w:rPr>
          </w:rPrChange>
        </w:rPr>
        <w:t>。</w:t>
      </w:r>
    </w:p>
    <w:p w14:paraId="2E72A0F0"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401"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402" w:author="云" w:date="2019-11-03T04:26:00Z">
            <w:rPr>
              <w:rFonts w:ascii="方正仿宋简体" w:eastAsia="方正仿宋简体" w:hint="eastAsia"/>
              <w:b/>
              <w:color w:val="000000"/>
              <w:sz w:val="28"/>
              <w:szCs w:val="28"/>
            </w:rPr>
          </w:rPrChange>
        </w:rPr>
        <w:t>八、其他约定</w:t>
      </w:r>
    </w:p>
    <w:p w14:paraId="7E94E94E"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0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04"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405" w:author="云" w:date="2019-11-03T04:26:00Z">
            <w:rPr>
              <w:rFonts w:ascii="方正仿宋简体" w:eastAsia="方正仿宋简体" w:hint="eastAsia"/>
              <w:color w:val="000000"/>
              <w:sz w:val="28"/>
              <w:szCs w:val="28"/>
            </w:rPr>
          </w:rPrChange>
        </w:rPr>
        <w:t>、甲方与乙方提供服务的人员之间无劳动关系，不对乙方人员进行管理；如因服务需要乙方工作人员需配带甲方单位工牌等标志，亦不表示甲方与该工作人员间存在劳动关系。</w:t>
      </w:r>
    </w:p>
    <w:p w14:paraId="31C75889"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06"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07"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408" w:author="云" w:date="2019-11-03T04:26:00Z">
            <w:rPr>
              <w:rFonts w:ascii="方正仿宋简体" w:eastAsia="方正仿宋简体" w:hint="eastAsia"/>
              <w:color w:val="000000"/>
              <w:sz w:val="28"/>
              <w:szCs w:val="28"/>
            </w:rPr>
          </w:rPrChange>
        </w:rPr>
        <w:t>、乙方应自行组织其员工按本协议约定提供服务，自行对员工进行组织、管理、培训、安全教育，自行要求员工以符合安全规范和技术规范的方式提供服务；在服务过程中，乙方及其员工应自行保管其工具或其它财物。</w:t>
      </w:r>
    </w:p>
    <w:p w14:paraId="479C5BB5"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09"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10"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411" w:author="云" w:date="2019-11-03T04:26:00Z">
            <w:rPr>
              <w:rFonts w:ascii="方正仿宋简体" w:eastAsia="方正仿宋简体" w:hint="eastAsia"/>
              <w:color w:val="000000"/>
              <w:sz w:val="28"/>
              <w:szCs w:val="28"/>
            </w:rPr>
          </w:rPrChange>
        </w:rPr>
        <w:t>、乙方工作人员在服务过程中受到人身伤害或财产损失的，或导致他方遭受人身伤害或财产损失的，由乙方自行承担相关责任；导致甲方承担的，甲方有权向乙方追偿。</w:t>
      </w:r>
    </w:p>
    <w:p w14:paraId="547703B9"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12"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13" w:author="云" w:date="2019-11-03T04:26:00Z">
            <w:rPr>
              <w:rFonts w:ascii="方正仿宋简体" w:eastAsia="方正仿宋简体" w:hint="eastAsia"/>
              <w:color w:val="000000"/>
              <w:sz w:val="28"/>
              <w:szCs w:val="28"/>
            </w:rPr>
          </w:rPrChange>
        </w:rPr>
        <w:t>4</w:t>
      </w:r>
      <w:r>
        <w:rPr>
          <w:rFonts w:ascii="黑体" w:eastAsia="黑体" w:hAnsi="黑体" w:cs="黑体" w:hint="eastAsia"/>
          <w:color w:val="000000"/>
          <w:sz w:val="28"/>
          <w:szCs w:val="28"/>
          <w:rPrChange w:id="414" w:author="云" w:date="2019-11-03T04:26:00Z">
            <w:rPr>
              <w:rFonts w:ascii="方正仿宋简体" w:eastAsia="方正仿宋简体" w:hint="eastAsia"/>
              <w:color w:val="000000"/>
              <w:sz w:val="28"/>
              <w:szCs w:val="28"/>
            </w:rPr>
          </w:rPrChange>
        </w:rPr>
        <w:t>、乙方应健立健全各项规章制度及有关岗位责任制和操作规程，并敦促工作人员严格按制度和操作规程工作。制度内容主要包括：工作时间、工作职责、防火、防毒、防盗、卫生管理等方面。</w:t>
      </w:r>
    </w:p>
    <w:p w14:paraId="74D6A94B"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15"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16" w:author="云" w:date="2019-11-03T04:26:00Z">
            <w:rPr>
              <w:rFonts w:ascii="方正仿宋简体" w:eastAsia="方正仿宋简体" w:hint="eastAsia"/>
              <w:color w:val="000000"/>
              <w:sz w:val="28"/>
              <w:szCs w:val="28"/>
            </w:rPr>
          </w:rPrChange>
        </w:rPr>
        <w:t>5</w:t>
      </w:r>
      <w:r>
        <w:rPr>
          <w:rFonts w:ascii="黑体" w:eastAsia="黑体" w:hAnsi="黑体" w:cs="黑体" w:hint="eastAsia"/>
          <w:color w:val="000000"/>
          <w:sz w:val="28"/>
          <w:szCs w:val="28"/>
          <w:rPrChange w:id="417" w:author="云" w:date="2019-11-03T04:26:00Z">
            <w:rPr>
              <w:rFonts w:ascii="方正仿宋简体" w:eastAsia="方正仿宋简体" w:hint="eastAsia"/>
              <w:color w:val="000000"/>
              <w:sz w:val="28"/>
              <w:szCs w:val="28"/>
            </w:rPr>
          </w:rPrChange>
        </w:rPr>
        <w:t>、本协议履行期间，乙方服务场地全天均应有员工值班，严防火灾、中毒、盗窃等安全责任事故发生。若发生安全责任事故，</w:t>
      </w:r>
      <w:del w:id="418" w:author="Zhou-XJ" w:date="2016-03-24T06:26:00Z">
        <w:r>
          <w:rPr>
            <w:rFonts w:ascii="黑体" w:eastAsia="黑体" w:hAnsi="黑体" w:cs="黑体" w:hint="eastAsia"/>
            <w:color w:val="000000"/>
            <w:sz w:val="28"/>
            <w:szCs w:val="28"/>
            <w:rPrChange w:id="419" w:author="云" w:date="2019-11-03T04:26:00Z">
              <w:rPr>
                <w:rFonts w:ascii="方正仿宋简体" w:eastAsia="方正仿宋简体" w:hint="eastAsia"/>
                <w:color w:val="000000"/>
                <w:sz w:val="28"/>
                <w:szCs w:val="28"/>
              </w:rPr>
            </w:rPrChange>
          </w:rPr>
          <w:delText>全部后果</w:delText>
        </w:r>
      </w:del>
      <w:ins w:id="420" w:author="Zhou-XJ" w:date="2016-03-24T06:26:00Z">
        <w:r>
          <w:rPr>
            <w:rFonts w:ascii="黑体" w:eastAsia="黑体" w:hAnsi="黑体" w:cs="黑体" w:hint="eastAsia"/>
            <w:color w:val="000000"/>
            <w:sz w:val="28"/>
            <w:szCs w:val="28"/>
            <w:rPrChange w:id="421" w:author="云" w:date="2019-11-03T04:26:00Z">
              <w:rPr>
                <w:rFonts w:ascii="方正仿宋简体" w:eastAsia="方正仿宋简体" w:hint="eastAsia"/>
                <w:color w:val="000000"/>
                <w:sz w:val="28"/>
                <w:szCs w:val="28"/>
              </w:rPr>
            </w:rPrChange>
          </w:rPr>
          <w:t>一切责任</w:t>
        </w:r>
      </w:ins>
      <w:r>
        <w:rPr>
          <w:rFonts w:ascii="黑体" w:eastAsia="黑体" w:hAnsi="黑体" w:cs="黑体" w:hint="eastAsia"/>
          <w:color w:val="000000"/>
          <w:sz w:val="28"/>
          <w:szCs w:val="28"/>
          <w:rPrChange w:id="422" w:author="云" w:date="2019-11-03T04:26:00Z">
            <w:rPr>
              <w:rFonts w:ascii="方正仿宋简体" w:eastAsia="方正仿宋简体" w:hint="eastAsia"/>
              <w:color w:val="000000"/>
              <w:sz w:val="28"/>
              <w:szCs w:val="28"/>
            </w:rPr>
          </w:rPrChange>
        </w:rPr>
        <w:t>由乙方承担。甲方有权对乙方的防范工作进行监督和检查。</w:t>
      </w:r>
    </w:p>
    <w:p w14:paraId="6A29A152"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2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24" w:author="云" w:date="2019-11-03T04:26:00Z">
            <w:rPr>
              <w:rFonts w:ascii="方正仿宋简体" w:eastAsia="方正仿宋简体" w:hint="eastAsia"/>
              <w:color w:val="000000"/>
              <w:sz w:val="28"/>
              <w:szCs w:val="28"/>
            </w:rPr>
          </w:rPrChange>
        </w:rPr>
        <w:t>6</w:t>
      </w:r>
      <w:r>
        <w:rPr>
          <w:rFonts w:ascii="黑体" w:eastAsia="黑体" w:hAnsi="黑体" w:cs="黑体" w:hint="eastAsia"/>
          <w:color w:val="000000"/>
          <w:sz w:val="28"/>
          <w:szCs w:val="28"/>
          <w:rPrChange w:id="425" w:author="云" w:date="2019-11-03T04:26:00Z">
            <w:rPr>
              <w:rFonts w:ascii="方正仿宋简体" w:eastAsia="方正仿宋简体" w:hint="eastAsia"/>
              <w:color w:val="000000"/>
              <w:sz w:val="28"/>
              <w:szCs w:val="28"/>
            </w:rPr>
          </w:rPrChange>
        </w:rPr>
        <w:t>、乙方使用服务场地应以服务甲方为唯一目的，不得对外营业，不得改变用途，不得转租。</w:t>
      </w:r>
    </w:p>
    <w:p w14:paraId="5A1EC963"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26"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27" w:author="云" w:date="2019-11-03T04:26:00Z">
            <w:rPr>
              <w:rFonts w:ascii="方正仿宋简体" w:eastAsia="方正仿宋简体" w:hint="eastAsia"/>
              <w:color w:val="000000"/>
              <w:sz w:val="28"/>
              <w:szCs w:val="28"/>
            </w:rPr>
          </w:rPrChange>
        </w:rPr>
        <w:t>7</w:t>
      </w:r>
      <w:r>
        <w:rPr>
          <w:rFonts w:ascii="黑体" w:eastAsia="黑体" w:hAnsi="黑体" w:cs="黑体" w:hint="eastAsia"/>
          <w:color w:val="000000"/>
          <w:sz w:val="28"/>
          <w:szCs w:val="28"/>
          <w:rPrChange w:id="428" w:author="云" w:date="2019-11-03T04:26:00Z">
            <w:rPr>
              <w:rFonts w:ascii="方正仿宋简体" w:eastAsia="方正仿宋简体" w:hint="eastAsia"/>
              <w:color w:val="000000"/>
              <w:sz w:val="28"/>
              <w:szCs w:val="28"/>
            </w:rPr>
          </w:rPrChange>
        </w:rPr>
        <w:t>、乙方与第三方发生的一切债权、债务等纠纷均由乙方自行解决，与甲方无关。</w:t>
      </w:r>
    </w:p>
    <w:p w14:paraId="6A20CBCE"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429"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430" w:author="云" w:date="2019-11-03T04:26:00Z">
            <w:rPr>
              <w:rFonts w:ascii="方正仿宋简体" w:eastAsia="方正仿宋简体" w:hint="eastAsia"/>
              <w:b/>
              <w:color w:val="000000"/>
              <w:sz w:val="28"/>
              <w:szCs w:val="28"/>
            </w:rPr>
          </w:rPrChange>
        </w:rPr>
        <w:t>九、不可抗力</w:t>
      </w:r>
    </w:p>
    <w:p w14:paraId="07378CCF" w14:textId="77777777" w:rsidR="00A30F31" w:rsidRDefault="00A30F31">
      <w:pPr>
        <w:pStyle w:val="aa"/>
        <w:widowControl w:val="0"/>
        <w:wordWrap w:val="0"/>
        <w:spacing w:line="360" w:lineRule="auto"/>
        <w:rPr>
          <w:rFonts w:ascii="黑体" w:eastAsia="黑体" w:hAnsi="黑体" w:cs="黑体" w:hint="eastAsia"/>
          <w:color w:val="000000"/>
          <w:sz w:val="28"/>
          <w:szCs w:val="28"/>
          <w:rPrChange w:id="431"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32" w:author="云" w:date="2019-11-03T04:26:00Z">
            <w:rPr>
              <w:rFonts w:ascii="方正仿宋简体" w:eastAsia="方正仿宋简体" w:hint="eastAsia"/>
              <w:color w:val="000000"/>
              <w:sz w:val="28"/>
              <w:szCs w:val="28"/>
            </w:rPr>
          </w:rPrChange>
        </w:rPr>
        <w:t xml:space="preserve">    </w:t>
      </w:r>
      <w:ins w:id="433" w:author="Zhou-XJ" w:date="2016-03-24T06:26:00Z">
        <w:r>
          <w:rPr>
            <w:rFonts w:ascii="黑体" w:eastAsia="黑体" w:hAnsi="黑体" w:cs="黑体" w:hint="eastAsia"/>
            <w:color w:val="000000"/>
            <w:sz w:val="28"/>
            <w:szCs w:val="28"/>
            <w:rPrChange w:id="434" w:author="云" w:date="2019-11-03T04:26:00Z">
              <w:rPr>
                <w:rFonts w:ascii="方正仿宋简体" w:eastAsia="方正仿宋简体" w:hint="eastAsia"/>
                <w:color w:val="000000"/>
                <w:sz w:val="28"/>
                <w:szCs w:val="28"/>
              </w:rPr>
            </w:rPrChange>
          </w:rPr>
          <w:t xml:space="preserve">    </w:t>
        </w:r>
      </w:ins>
      <w:r>
        <w:rPr>
          <w:rFonts w:ascii="黑体" w:eastAsia="黑体" w:hAnsi="黑体" w:cs="黑体" w:hint="eastAsia"/>
          <w:color w:val="000000"/>
          <w:sz w:val="28"/>
          <w:szCs w:val="28"/>
          <w:rPrChange w:id="435" w:author="云" w:date="2019-11-03T04:26:00Z">
            <w:rPr>
              <w:rFonts w:ascii="方正仿宋简体" w:eastAsia="方正仿宋简体" w:hint="eastAsia"/>
              <w:color w:val="000000"/>
              <w:sz w:val="28"/>
              <w:szCs w:val="28"/>
            </w:rPr>
          </w:rPrChange>
        </w:rPr>
        <w:t>因自然灾害、政府行为等不可抗力事件，导致本协议部分或全部无法履行、迟延履行的，双方及时协商解决且互不承担违约责任。</w:t>
      </w:r>
    </w:p>
    <w:p w14:paraId="7921950C"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436"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437" w:author="云" w:date="2019-11-03T04:26:00Z">
            <w:rPr>
              <w:rFonts w:ascii="方正仿宋简体" w:eastAsia="方正仿宋简体" w:hint="eastAsia"/>
              <w:b/>
              <w:color w:val="000000"/>
              <w:sz w:val="28"/>
              <w:szCs w:val="28"/>
            </w:rPr>
          </w:rPrChange>
        </w:rPr>
        <w:t>十、争议解决</w:t>
      </w:r>
    </w:p>
    <w:p w14:paraId="185FE1E0"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38"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39" w:author="云" w:date="2019-11-03T04:26:00Z">
            <w:rPr>
              <w:rFonts w:ascii="方正仿宋简体" w:eastAsia="方正仿宋简体" w:hint="eastAsia"/>
              <w:color w:val="000000"/>
              <w:sz w:val="28"/>
              <w:szCs w:val="28"/>
            </w:rPr>
          </w:rPrChange>
        </w:rPr>
        <w:t>本协议履行期间发生的争议，双方可协商解决，协商不成的，双方均有权向甲方住所地有管辖权的人民法院提起诉讼。</w:t>
      </w:r>
    </w:p>
    <w:p w14:paraId="3169133C" w14:textId="77777777" w:rsidR="00A30F31" w:rsidRDefault="00A30F31">
      <w:pPr>
        <w:pStyle w:val="aa"/>
        <w:widowControl w:val="0"/>
        <w:wordWrap w:val="0"/>
        <w:spacing w:line="360" w:lineRule="auto"/>
        <w:rPr>
          <w:rFonts w:ascii="黑体" w:eastAsia="黑体" w:hAnsi="黑体" w:cs="黑体" w:hint="eastAsia"/>
          <w:b/>
          <w:color w:val="000000"/>
          <w:sz w:val="28"/>
          <w:szCs w:val="28"/>
          <w:rPrChange w:id="440" w:author="云" w:date="2019-11-03T04:26:00Z">
            <w:rPr>
              <w:rFonts w:ascii="方正仿宋简体" w:eastAsia="方正仿宋简体" w:hint="eastAsia"/>
              <w:b/>
              <w:color w:val="000000"/>
              <w:sz w:val="28"/>
              <w:szCs w:val="28"/>
            </w:rPr>
          </w:rPrChange>
        </w:rPr>
      </w:pPr>
      <w:r>
        <w:rPr>
          <w:rFonts w:ascii="黑体" w:eastAsia="黑体" w:hAnsi="黑体" w:cs="黑体" w:hint="eastAsia"/>
          <w:b/>
          <w:color w:val="000000"/>
          <w:sz w:val="28"/>
          <w:szCs w:val="28"/>
          <w:rPrChange w:id="441" w:author="云" w:date="2019-11-03T04:26:00Z">
            <w:rPr>
              <w:rFonts w:ascii="方正仿宋简体" w:eastAsia="方正仿宋简体" w:hint="eastAsia"/>
              <w:b/>
              <w:color w:val="000000"/>
              <w:sz w:val="28"/>
              <w:szCs w:val="28"/>
            </w:rPr>
          </w:rPrChange>
        </w:rPr>
        <w:t>十一、附则</w:t>
      </w:r>
    </w:p>
    <w:p w14:paraId="2713BBDE"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42"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43" w:author="云" w:date="2019-11-03T04:26:00Z">
            <w:rPr>
              <w:rFonts w:ascii="方正仿宋简体" w:eastAsia="方正仿宋简体" w:hint="eastAsia"/>
              <w:color w:val="000000"/>
              <w:sz w:val="28"/>
              <w:szCs w:val="28"/>
            </w:rPr>
          </w:rPrChange>
        </w:rPr>
        <w:t>1</w:t>
      </w:r>
      <w:r>
        <w:rPr>
          <w:rFonts w:ascii="黑体" w:eastAsia="黑体" w:hAnsi="黑体" w:cs="黑体" w:hint="eastAsia"/>
          <w:color w:val="000000"/>
          <w:sz w:val="28"/>
          <w:szCs w:val="28"/>
          <w:rPrChange w:id="444" w:author="云" w:date="2019-11-03T04:26:00Z">
            <w:rPr>
              <w:rFonts w:ascii="方正仿宋简体" w:eastAsia="方正仿宋简体" w:hint="eastAsia"/>
              <w:color w:val="000000"/>
              <w:sz w:val="28"/>
              <w:szCs w:val="28"/>
            </w:rPr>
          </w:rPrChange>
        </w:rPr>
        <w:t>、本协议未尽事宜，双方协商解决并签订补充协议，补充协议为本协议重要组成部分。</w:t>
      </w:r>
    </w:p>
    <w:p w14:paraId="3B1AE9AC" w14:textId="77777777" w:rsidR="00A30F31" w:rsidRDefault="00A30F31">
      <w:pPr>
        <w:pStyle w:val="aa"/>
        <w:widowControl w:val="0"/>
        <w:wordWrap w:val="0"/>
        <w:spacing w:line="360" w:lineRule="auto"/>
        <w:ind w:firstLineChars="200" w:firstLine="560"/>
        <w:rPr>
          <w:ins w:id="445" w:author="Zhou-XJ" w:date="2016-03-24T06:27:00Z"/>
          <w:rFonts w:ascii="黑体" w:eastAsia="黑体" w:hAnsi="黑体" w:cs="黑体" w:hint="eastAsia"/>
          <w:color w:val="000000"/>
          <w:sz w:val="28"/>
          <w:szCs w:val="28"/>
          <w:rPrChange w:id="446" w:author="云" w:date="2019-11-03T04:26:00Z">
            <w:rPr>
              <w:ins w:id="447" w:author="Zhou-XJ" w:date="2016-03-24T06:27:00Z"/>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48"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449" w:author="云" w:date="2019-11-03T04:26:00Z">
            <w:rPr>
              <w:rFonts w:ascii="方正仿宋简体" w:eastAsia="方正仿宋简体" w:hint="eastAsia"/>
              <w:color w:val="000000"/>
              <w:sz w:val="28"/>
              <w:szCs w:val="28"/>
            </w:rPr>
          </w:rPrChange>
        </w:rPr>
        <w:t>、</w:t>
      </w:r>
      <w:ins w:id="450" w:author="Zhou-XJ" w:date="2016-03-24T06:27:00Z">
        <w:r>
          <w:rPr>
            <w:rFonts w:ascii="黑体" w:eastAsia="黑体" w:hAnsi="黑体" w:cs="黑体" w:hint="eastAsia"/>
            <w:color w:val="000000"/>
            <w:sz w:val="28"/>
            <w:szCs w:val="28"/>
            <w:rPrChange w:id="451" w:author="云" w:date="2019-11-03T04:26:00Z">
              <w:rPr>
                <w:rFonts w:ascii="方正仿宋简体" w:eastAsia="方正仿宋简体" w:hint="eastAsia"/>
                <w:color w:val="000000"/>
                <w:sz w:val="28"/>
                <w:szCs w:val="28"/>
              </w:rPr>
            </w:rPrChange>
          </w:rPr>
          <w:t>本协议附件为本协议重要组成部分，与本协议具有同等法律效力。</w:t>
        </w:r>
      </w:ins>
    </w:p>
    <w:p w14:paraId="128343E7"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52" w:author="云" w:date="2019-11-03T04:26:00Z">
            <w:rPr>
              <w:rFonts w:ascii="方正仿宋简体" w:eastAsia="方正仿宋简体" w:hint="eastAsia"/>
              <w:color w:val="000000"/>
              <w:sz w:val="28"/>
              <w:szCs w:val="28"/>
            </w:rPr>
          </w:rPrChange>
        </w:rPr>
      </w:pPr>
      <w:ins w:id="453" w:author="Zhou-XJ" w:date="2016-03-24T06:27:00Z">
        <w:r>
          <w:rPr>
            <w:rFonts w:ascii="黑体" w:eastAsia="黑体" w:hAnsi="黑体" w:cs="黑体" w:hint="eastAsia"/>
            <w:color w:val="000000"/>
            <w:sz w:val="28"/>
            <w:szCs w:val="28"/>
            <w:rPrChange w:id="454"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455" w:author="云" w:date="2019-11-03T04:26:00Z">
              <w:rPr>
                <w:rFonts w:ascii="方正仿宋简体" w:eastAsia="方正仿宋简体" w:hint="eastAsia"/>
                <w:color w:val="000000"/>
                <w:sz w:val="28"/>
                <w:szCs w:val="28"/>
              </w:rPr>
            </w:rPrChange>
          </w:rPr>
          <w:t>、</w:t>
        </w:r>
      </w:ins>
      <w:r>
        <w:rPr>
          <w:rFonts w:ascii="黑体" w:eastAsia="黑体" w:hAnsi="黑体" w:cs="黑体" w:hint="eastAsia"/>
          <w:color w:val="000000"/>
          <w:sz w:val="28"/>
          <w:szCs w:val="28"/>
          <w:rPrChange w:id="456" w:author="云" w:date="2019-11-03T04:26:00Z">
            <w:rPr>
              <w:rFonts w:ascii="方正仿宋简体" w:eastAsia="方正仿宋简体" w:hint="eastAsia"/>
              <w:color w:val="000000"/>
              <w:sz w:val="28"/>
              <w:szCs w:val="28"/>
            </w:rPr>
          </w:rPrChange>
        </w:rPr>
        <w:t>本协议自双方签字盖章或盖章之日起即生效。</w:t>
      </w:r>
    </w:p>
    <w:p w14:paraId="50D0B548" w14:textId="77777777" w:rsidR="00A30F31" w:rsidRDefault="00A30F31">
      <w:pPr>
        <w:pStyle w:val="aa"/>
        <w:widowControl w:val="0"/>
        <w:wordWrap w:val="0"/>
        <w:spacing w:line="360" w:lineRule="auto"/>
        <w:ind w:firstLineChars="200" w:firstLine="560"/>
        <w:rPr>
          <w:rFonts w:ascii="黑体" w:eastAsia="黑体" w:hAnsi="黑体" w:cs="黑体" w:hint="eastAsia"/>
          <w:color w:val="000000"/>
          <w:sz w:val="28"/>
          <w:szCs w:val="28"/>
          <w:rPrChange w:id="457" w:author="云" w:date="2019-11-03T04:26:00Z">
            <w:rPr>
              <w:rFonts w:ascii="方正仿宋简体" w:eastAsia="方正仿宋简体" w:hint="eastAsia"/>
              <w:color w:val="000000"/>
              <w:sz w:val="28"/>
              <w:szCs w:val="28"/>
            </w:rPr>
          </w:rPrChange>
        </w:rPr>
      </w:pPr>
      <w:del w:id="458" w:author="Zhou-XJ" w:date="2016-03-24T06:27:00Z">
        <w:r>
          <w:rPr>
            <w:rFonts w:ascii="黑体" w:eastAsia="黑体" w:hAnsi="黑体" w:cs="黑体" w:hint="eastAsia"/>
            <w:color w:val="000000"/>
            <w:sz w:val="28"/>
            <w:szCs w:val="28"/>
            <w:rPrChange w:id="459" w:author="云" w:date="2019-11-03T04:26:00Z">
              <w:rPr>
                <w:rFonts w:ascii="方正仿宋简体" w:eastAsia="方正仿宋简体" w:hint="eastAsia"/>
                <w:color w:val="000000"/>
                <w:sz w:val="28"/>
                <w:szCs w:val="28"/>
              </w:rPr>
            </w:rPrChange>
          </w:rPr>
          <w:delText>3</w:delText>
        </w:r>
      </w:del>
      <w:ins w:id="460" w:author="Zhou-XJ" w:date="2016-03-24T06:27:00Z">
        <w:r>
          <w:rPr>
            <w:rFonts w:ascii="黑体" w:eastAsia="黑体" w:hAnsi="黑体" w:cs="黑体" w:hint="eastAsia"/>
            <w:color w:val="000000"/>
            <w:sz w:val="28"/>
            <w:szCs w:val="28"/>
            <w:rPrChange w:id="461" w:author="云" w:date="2019-11-03T04:26:00Z">
              <w:rPr>
                <w:rFonts w:ascii="方正仿宋简体" w:eastAsia="方正仿宋简体" w:hint="eastAsia"/>
                <w:color w:val="000000"/>
                <w:sz w:val="28"/>
                <w:szCs w:val="28"/>
              </w:rPr>
            </w:rPrChange>
          </w:rPr>
          <w:t>4</w:t>
        </w:r>
      </w:ins>
      <w:r>
        <w:rPr>
          <w:rFonts w:ascii="黑体" w:eastAsia="黑体" w:hAnsi="黑体" w:cs="黑体" w:hint="eastAsia"/>
          <w:color w:val="000000"/>
          <w:sz w:val="28"/>
          <w:szCs w:val="28"/>
          <w:rPrChange w:id="462" w:author="云" w:date="2019-11-03T04:26:00Z">
            <w:rPr>
              <w:rFonts w:ascii="方正仿宋简体" w:eastAsia="方正仿宋简体" w:hint="eastAsia"/>
              <w:color w:val="000000"/>
              <w:sz w:val="28"/>
              <w:szCs w:val="28"/>
            </w:rPr>
          </w:rPrChange>
        </w:rPr>
        <w:t>、本合同</w:t>
      </w:r>
      <w:del w:id="463" w:author="li" w:date="2016-03-29T08:58:00Z">
        <w:r>
          <w:rPr>
            <w:rFonts w:ascii="黑体" w:eastAsia="黑体" w:hAnsi="黑体" w:cs="黑体" w:hint="eastAsia"/>
            <w:color w:val="000000"/>
            <w:sz w:val="28"/>
            <w:szCs w:val="28"/>
            <w:rPrChange w:id="464" w:author="云" w:date="2019-11-03T04:26:00Z">
              <w:rPr>
                <w:rFonts w:ascii="方正仿宋简体" w:eastAsia="方正仿宋简体" w:hint="eastAsia"/>
                <w:color w:val="000000"/>
                <w:sz w:val="28"/>
                <w:szCs w:val="28"/>
              </w:rPr>
            </w:rPrChange>
          </w:rPr>
          <w:delText>一式四份</w:delText>
        </w:r>
      </w:del>
      <w:ins w:id="465" w:author="li" w:date="2016-03-29T08:58:00Z">
        <w:r>
          <w:rPr>
            <w:rFonts w:ascii="黑体" w:eastAsia="黑体" w:hAnsi="黑体" w:cs="黑体" w:hint="eastAsia"/>
            <w:color w:val="000000"/>
            <w:sz w:val="28"/>
            <w:szCs w:val="28"/>
            <w:rPrChange w:id="466" w:author="云" w:date="2019-11-03T04:26:00Z">
              <w:rPr>
                <w:rFonts w:ascii="方正仿宋简体" w:eastAsia="方正仿宋简体" w:hint="eastAsia"/>
                <w:color w:val="000000"/>
                <w:sz w:val="28"/>
                <w:szCs w:val="28"/>
              </w:rPr>
            </w:rPrChange>
          </w:rPr>
          <w:t>一式</w:t>
        </w:r>
        <w:r>
          <w:rPr>
            <w:rFonts w:ascii="黑体" w:eastAsia="黑体" w:hAnsi="黑体" w:cs="黑体" w:hint="eastAsia"/>
            <w:color w:val="000000"/>
            <w:sz w:val="28"/>
            <w:szCs w:val="28"/>
            <w:rPrChange w:id="467" w:author="云" w:date="2019-11-03T04:26:00Z">
              <w:rPr>
                <w:rFonts w:ascii="Times New Roman" w:eastAsia="方正仿宋简体" w:hAnsi="Times New Roman" w:cs="Times New Roman" w:hint="eastAsia"/>
                <w:color w:val="000000"/>
                <w:sz w:val="28"/>
                <w:szCs w:val="28"/>
              </w:rPr>
            </w:rPrChange>
          </w:rPr>
          <w:t>三</w:t>
        </w:r>
        <w:r>
          <w:rPr>
            <w:rFonts w:ascii="黑体" w:eastAsia="黑体" w:hAnsi="黑体" w:cs="黑体" w:hint="eastAsia"/>
            <w:color w:val="000000"/>
            <w:sz w:val="28"/>
            <w:szCs w:val="28"/>
            <w:rPrChange w:id="468" w:author="云" w:date="2019-11-03T04:26:00Z">
              <w:rPr>
                <w:rFonts w:ascii="方正仿宋简体" w:eastAsia="方正仿宋简体" w:hint="eastAsia"/>
                <w:color w:val="000000"/>
                <w:sz w:val="28"/>
                <w:szCs w:val="28"/>
              </w:rPr>
            </w:rPrChange>
          </w:rPr>
          <w:t>份</w:t>
        </w:r>
      </w:ins>
      <w:r>
        <w:rPr>
          <w:rFonts w:ascii="黑体" w:eastAsia="黑体" w:hAnsi="黑体" w:cs="黑体" w:hint="eastAsia"/>
          <w:color w:val="000000"/>
          <w:sz w:val="28"/>
          <w:szCs w:val="28"/>
          <w:rPrChange w:id="469" w:author="云" w:date="2019-11-03T04:26:00Z">
            <w:rPr>
              <w:rFonts w:ascii="方正仿宋简体" w:eastAsia="方正仿宋简体" w:hint="eastAsia"/>
              <w:color w:val="000000"/>
              <w:sz w:val="28"/>
              <w:szCs w:val="28"/>
            </w:rPr>
          </w:rPrChange>
        </w:rPr>
        <w:t>，甲方执</w:t>
      </w:r>
      <w:del w:id="470" w:author="li" w:date="2016-03-29T08:58:00Z">
        <w:r>
          <w:rPr>
            <w:rFonts w:ascii="黑体" w:eastAsia="黑体" w:hAnsi="黑体" w:cs="黑体" w:hint="eastAsia"/>
            <w:color w:val="000000"/>
            <w:sz w:val="28"/>
            <w:szCs w:val="28"/>
            <w:rPrChange w:id="471" w:author="云" w:date="2019-11-03T04:26:00Z">
              <w:rPr>
                <w:rFonts w:ascii="方正仿宋简体" w:eastAsia="方正仿宋简体" w:hint="eastAsia"/>
                <w:color w:val="000000"/>
                <w:sz w:val="28"/>
                <w:szCs w:val="28"/>
              </w:rPr>
            </w:rPrChange>
          </w:rPr>
          <w:delText>三份</w:delText>
        </w:r>
      </w:del>
      <w:ins w:id="472" w:author="li" w:date="2016-03-29T08:58:00Z">
        <w:r>
          <w:rPr>
            <w:rFonts w:ascii="黑体" w:eastAsia="黑体" w:hAnsi="黑体" w:cs="黑体" w:hint="eastAsia"/>
            <w:color w:val="000000"/>
            <w:sz w:val="28"/>
            <w:szCs w:val="28"/>
            <w:rPrChange w:id="473" w:author="云" w:date="2019-11-03T04:26:00Z">
              <w:rPr>
                <w:rFonts w:ascii="Times New Roman" w:eastAsia="方正仿宋简体" w:hAnsi="Times New Roman" w:cs="Times New Roman" w:hint="eastAsia"/>
                <w:color w:val="000000"/>
                <w:sz w:val="28"/>
                <w:szCs w:val="28"/>
              </w:rPr>
            </w:rPrChange>
          </w:rPr>
          <w:t>贰</w:t>
        </w:r>
        <w:r>
          <w:rPr>
            <w:rFonts w:ascii="黑体" w:eastAsia="黑体" w:hAnsi="黑体" w:cs="黑体" w:hint="eastAsia"/>
            <w:color w:val="000000"/>
            <w:sz w:val="28"/>
            <w:szCs w:val="28"/>
            <w:rPrChange w:id="474" w:author="云" w:date="2019-11-03T04:26:00Z">
              <w:rPr>
                <w:rFonts w:ascii="方正仿宋简体" w:eastAsia="方正仿宋简体" w:hint="eastAsia"/>
                <w:color w:val="000000"/>
                <w:sz w:val="28"/>
                <w:szCs w:val="28"/>
              </w:rPr>
            </w:rPrChange>
          </w:rPr>
          <w:t>份</w:t>
        </w:r>
      </w:ins>
      <w:r>
        <w:rPr>
          <w:rFonts w:ascii="黑体" w:eastAsia="黑体" w:hAnsi="黑体" w:cs="黑体" w:hint="eastAsia"/>
          <w:color w:val="000000"/>
          <w:sz w:val="28"/>
          <w:szCs w:val="28"/>
          <w:rPrChange w:id="475" w:author="云" w:date="2019-11-03T04:26:00Z">
            <w:rPr>
              <w:rFonts w:ascii="方正仿宋简体" w:eastAsia="方正仿宋简体" w:hint="eastAsia"/>
              <w:color w:val="000000"/>
              <w:sz w:val="28"/>
              <w:szCs w:val="28"/>
            </w:rPr>
          </w:rPrChange>
        </w:rPr>
        <w:t>、乙方执一份，具有同等法律效力。</w:t>
      </w:r>
    </w:p>
    <w:p w14:paraId="71C7661E" w14:textId="77777777" w:rsidR="00A30F31" w:rsidRDefault="00A30F31">
      <w:pPr>
        <w:pStyle w:val="aa"/>
        <w:wordWrap w:val="0"/>
        <w:spacing w:line="360" w:lineRule="atLeast"/>
        <w:ind w:firstLineChars="50" w:firstLine="140"/>
        <w:rPr>
          <w:del w:id="476" w:author="Zhou-XJ" w:date="2016-03-24T06:27:00Z"/>
          <w:rFonts w:ascii="黑体" w:eastAsia="黑体" w:hAnsi="黑体" w:cs="黑体" w:hint="eastAsia"/>
          <w:color w:val="000000"/>
          <w:sz w:val="28"/>
          <w:szCs w:val="28"/>
          <w:rPrChange w:id="477" w:author="云" w:date="2019-11-03T04:26:00Z">
            <w:rPr>
              <w:del w:id="478" w:author="Zhou-XJ" w:date="2016-03-24T06:27:00Z"/>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79" w:author="云" w:date="2019-11-03T04:26:00Z">
            <w:rPr>
              <w:rFonts w:ascii="方正仿宋简体" w:eastAsia="方正仿宋简体" w:hint="eastAsia"/>
              <w:color w:val="000000"/>
              <w:sz w:val="28"/>
              <w:szCs w:val="28"/>
            </w:rPr>
          </w:rPrChange>
        </w:rPr>
        <w:t>（本页以下无协议正文</w:t>
      </w:r>
      <w:ins w:id="480" w:author="Zhou-XJ" w:date="2016-03-24T06:27:00Z">
        <w:r>
          <w:rPr>
            <w:rFonts w:ascii="黑体" w:eastAsia="黑体" w:hAnsi="黑体" w:cs="黑体" w:hint="eastAsia"/>
            <w:color w:val="000000"/>
            <w:sz w:val="28"/>
            <w:szCs w:val="28"/>
            <w:rPrChange w:id="481" w:author="云" w:date="2019-11-03T04:26:00Z">
              <w:rPr>
                <w:rFonts w:ascii="方正仿宋简体" w:eastAsia="方正仿宋简体" w:hint="eastAsia"/>
                <w:color w:val="000000"/>
                <w:sz w:val="28"/>
                <w:szCs w:val="28"/>
              </w:rPr>
            </w:rPrChange>
          </w:rPr>
          <w:t>，</w:t>
        </w:r>
      </w:ins>
      <w:del w:id="482" w:author="Zhou-XJ" w:date="2016-03-24T06:27:00Z">
        <w:r>
          <w:rPr>
            <w:rFonts w:ascii="黑体" w:eastAsia="黑体" w:hAnsi="黑体" w:cs="黑体" w:hint="eastAsia"/>
            <w:color w:val="000000"/>
            <w:sz w:val="28"/>
            <w:szCs w:val="28"/>
            <w:rPrChange w:id="483" w:author="云" w:date="2019-11-03T04:26:00Z">
              <w:rPr>
                <w:rFonts w:ascii="方正仿宋简体" w:eastAsia="方正仿宋简体" w:hint="eastAsia"/>
                <w:color w:val="000000"/>
                <w:sz w:val="28"/>
                <w:szCs w:val="28"/>
              </w:rPr>
            </w:rPrChange>
          </w:rPr>
          <w:delText>）</w:delText>
        </w:r>
      </w:del>
    </w:p>
    <w:p w14:paraId="09A57A5F" w14:textId="77777777" w:rsidR="00A30F31" w:rsidRDefault="00A30F31">
      <w:pPr>
        <w:pStyle w:val="aa"/>
        <w:wordWrap w:val="0"/>
        <w:spacing w:line="360" w:lineRule="atLeast"/>
        <w:ind w:firstLineChars="50" w:firstLine="160"/>
        <w:rPr>
          <w:del w:id="484" w:author="Zhou-XJ" w:date="2016-03-24T06:27:00Z"/>
          <w:rFonts w:ascii="黑体" w:eastAsia="黑体" w:hAnsi="黑体" w:cs="黑体" w:hint="eastAsia"/>
          <w:color w:val="000000"/>
          <w:sz w:val="32"/>
          <w:szCs w:val="32"/>
          <w:rPrChange w:id="485" w:author="云" w:date="2019-11-03T04:26:00Z">
            <w:rPr>
              <w:del w:id="486" w:author="Zhou-XJ" w:date="2016-03-24T06:27:00Z"/>
              <w:rFonts w:ascii="方正仿宋简体" w:eastAsia="方正仿宋简体" w:hint="eastAsia"/>
              <w:color w:val="000000"/>
              <w:sz w:val="32"/>
              <w:szCs w:val="32"/>
            </w:rPr>
          </w:rPrChange>
        </w:rPr>
      </w:pPr>
    </w:p>
    <w:p w14:paraId="2C545086" w14:textId="77777777" w:rsidR="00A30F31" w:rsidRDefault="00A30F31">
      <w:pPr>
        <w:pStyle w:val="aa"/>
        <w:wordWrap w:val="0"/>
        <w:spacing w:line="360" w:lineRule="atLeast"/>
        <w:ind w:firstLineChars="50" w:firstLine="140"/>
        <w:rPr>
          <w:rFonts w:ascii="黑体" w:eastAsia="黑体" w:hAnsi="黑体" w:cs="黑体" w:hint="eastAsia"/>
          <w:color w:val="000000"/>
          <w:sz w:val="28"/>
          <w:szCs w:val="28"/>
          <w:rPrChange w:id="487" w:author="云" w:date="2019-11-03T04:26:00Z">
            <w:rPr>
              <w:rFonts w:ascii="方正仿宋简体" w:eastAsia="方正仿宋简体" w:hint="eastAsia"/>
              <w:color w:val="000000"/>
              <w:sz w:val="28"/>
              <w:szCs w:val="28"/>
            </w:rPr>
          </w:rPrChange>
        </w:rPr>
      </w:pPr>
      <w:del w:id="488" w:author="Zhou-XJ" w:date="2016-03-24T06:27:00Z">
        <w:r>
          <w:rPr>
            <w:rFonts w:ascii="黑体" w:eastAsia="黑体" w:hAnsi="黑体" w:cs="黑体" w:hint="eastAsia"/>
            <w:color w:val="000000"/>
            <w:sz w:val="28"/>
            <w:szCs w:val="28"/>
            <w:rPrChange w:id="489" w:author="云" w:date="2019-11-03T04:26:00Z">
              <w:rPr>
                <w:rFonts w:ascii="方正仿宋简体" w:eastAsia="方正仿宋简体" w:hint="eastAsia"/>
                <w:color w:val="000000"/>
                <w:sz w:val="28"/>
                <w:szCs w:val="28"/>
              </w:rPr>
            </w:rPrChange>
          </w:rPr>
          <w:delText>（本页</w:delText>
        </w:r>
      </w:del>
      <w:r>
        <w:rPr>
          <w:rFonts w:ascii="黑体" w:eastAsia="黑体" w:hAnsi="黑体" w:cs="黑体" w:hint="eastAsia"/>
          <w:color w:val="000000"/>
          <w:sz w:val="28"/>
          <w:szCs w:val="28"/>
          <w:rPrChange w:id="490" w:author="云" w:date="2019-11-03T04:26:00Z">
            <w:rPr>
              <w:rFonts w:ascii="方正仿宋简体" w:eastAsia="方正仿宋简体" w:hint="eastAsia"/>
              <w:color w:val="000000"/>
              <w:sz w:val="28"/>
              <w:szCs w:val="28"/>
            </w:rPr>
          </w:rPrChange>
        </w:rPr>
        <w:t>为协议签署</w:t>
      </w:r>
      <w:del w:id="491" w:author="Zhou-XJ" w:date="2016-03-24T06:27:00Z">
        <w:r>
          <w:rPr>
            <w:rFonts w:ascii="黑体" w:eastAsia="黑体" w:hAnsi="黑体" w:cs="黑体" w:hint="eastAsia"/>
            <w:color w:val="000000"/>
            <w:sz w:val="28"/>
            <w:szCs w:val="28"/>
            <w:rPrChange w:id="492" w:author="云" w:date="2019-11-03T04:26:00Z">
              <w:rPr>
                <w:rFonts w:ascii="方正仿宋简体" w:eastAsia="方正仿宋简体" w:hint="eastAsia"/>
                <w:color w:val="000000"/>
                <w:sz w:val="28"/>
                <w:szCs w:val="28"/>
              </w:rPr>
            </w:rPrChange>
          </w:rPr>
          <w:delText>页</w:delText>
        </w:r>
      </w:del>
      <w:ins w:id="493" w:author="Zhou-XJ" w:date="2016-03-24T06:27:00Z">
        <w:r>
          <w:rPr>
            <w:rFonts w:ascii="黑体" w:eastAsia="黑体" w:hAnsi="黑体" w:cs="黑体" w:hint="eastAsia"/>
            <w:color w:val="000000"/>
            <w:sz w:val="28"/>
            <w:szCs w:val="28"/>
            <w:rPrChange w:id="494" w:author="云" w:date="2019-11-03T04:26:00Z">
              <w:rPr>
                <w:rFonts w:ascii="方正仿宋简体" w:eastAsia="方正仿宋简体" w:hint="eastAsia"/>
                <w:color w:val="000000"/>
                <w:sz w:val="28"/>
                <w:szCs w:val="28"/>
              </w:rPr>
            </w:rPrChange>
          </w:rPr>
          <w:t>部分</w:t>
        </w:r>
      </w:ins>
      <w:r>
        <w:rPr>
          <w:rFonts w:ascii="黑体" w:eastAsia="黑体" w:hAnsi="黑体" w:cs="黑体" w:hint="eastAsia"/>
          <w:color w:val="000000"/>
          <w:sz w:val="28"/>
          <w:szCs w:val="28"/>
          <w:rPrChange w:id="495" w:author="云" w:date="2019-11-03T04:26:00Z">
            <w:rPr>
              <w:rFonts w:ascii="方正仿宋简体" w:eastAsia="方正仿宋简体" w:hint="eastAsia"/>
              <w:color w:val="000000"/>
              <w:sz w:val="28"/>
              <w:szCs w:val="28"/>
            </w:rPr>
          </w:rPrChange>
        </w:rPr>
        <w:t>）</w:t>
      </w:r>
    </w:p>
    <w:p w14:paraId="39A1FF7E" w14:textId="77777777" w:rsidR="00A30F31" w:rsidRDefault="00A30F31">
      <w:pPr>
        <w:pStyle w:val="aa"/>
        <w:wordWrap w:val="0"/>
        <w:spacing w:line="360" w:lineRule="atLeast"/>
        <w:ind w:firstLineChars="50" w:firstLine="140"/>
        <w:rPr>
          <w:rFonts w:ascii="黑体" w:eastAsia="黑体" w:hAnsi="黑体" w:cs="黑体" w:hint="eastAsia"/>
          <w:color w:val="000000"/>
          <w:sz w:val="28"/>
          <w:szCs w:val="28"/>
          <w:rPrChange w:id="496" w:author="云" w:date="2019-11-03T04:26:00Z">
            <w:rPr>
              <w:rFonts w:ascii="方正仿宋简体" w:eastAsia="方正仿宋简体" w:hint="eastAsia"/>
              <w:color w:val="000000"/>
              <w:sz w:val="28"/>
              <w:szCs w:val="28"/>
            </w:rPr>
          </w:rPrChange>
        </w:rPr>
      </w:pPr>
    </w:p>
    <w:p w14:paraId="16D3644F" w14:textId="77777777" w:rsidR="00A30F31" w:rsidRDefault="00A30F31">
      <w:pPr>
        <w:pStyle w:val="aa"/>
        <w:wordWrap w:val="0"/>
        <w:spacing w:line="360" w:lineRule="atLeast"/>
        <w:ind w:firstLineChars="50" w:firstLine="140"/>
        <w:rPr>
          <w:rFonts w:ascii="黑体" w:eastAsia="黑体" w:hAnsi="黑体" w:cs="黑体" w:hint="eastAsia"/>
          <w:color w:val="000000"/>
          <w:sz w:val="28"/>
          <w:szCs w:val="28"/>
          <w:rPrChange w:id="49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498" w:author="云" w:date="2019-11-03T04:26:00Z">
            <w:rPr>
              <w:rFonts w:ascii="方正仿宋简体" w:eastAsia="方正仿宋简体" w:hint="eastAsia"/>
              <w:color w:val="000000"/>
              <w:sz w:val="28"/>
              <w:szCs w:val="28"/>
            </w:rPr>
          </w:rPrChange>
        </w:rPr>
        <w:t>甲方：</w:t>
      </w:r>
      <w:r>
        <w:rPr>
          <w:rFonts w:ascii="黑体" w:eastAsia="黑体" w:hAnsi="黑体" w:cs="黑体" w:hint="eastAsia"/>
          <w:color w:val="000000"/>
          <w:sz w:val="28"/>
          <w:szCs w:val="28"/>
          <w:rPrChange w:id="499" w:author="云" w:date="2019-11-03T04:26:00Z">
            <w:rPr>
              <w:rFonts w:ascii="方正仿宋简体" w:eastAsia="方正仿宋简体" w:hint="eastAsia"/>
              <w:color w:val="000000"/>
              <w:sz w:val="28"/>
              <w:szCs w:val="28"/>
            </w:rPr>
          </w:rPrChange>
        </w:rPr>
        <w:t xml:space="preserve">                                    </w:t>
      </w:r>
      <w:ins w:id="500" w:author="li" w:date="2016-03-29T08:56:00Z">
        <w:r>
          <w:rPr>
            <w:rFonts w:ascii="黑体" w:eastAsia="黑体" w:hAnsi="黑体" w:cs="黑体" w:hint="eastAsia"/>
            <w:color w:val="000000"/>
            <w:sz w:val="28"/>
            <w:szCs w:val="28"/>
            <w:rPrChange w:id="501" w:author="云" w:date="2019-11-03T04:26:00Z">
              <w:rPr>
                <w:rFonts w:ascii="Times New Roman" w:eastAsia="方正仿宋简体" w:hAnsi="Times New Roman" w:cs="Times New Roman" w:hint="eastAsia"/>
                <w:color w:val="000000"/>
                <w:sz w:val="28"/>
                <w:szCs w:val="28"/>
              </w:rPr>
            </w:rPrChange>
          </w:rPr>
          <w:t xml:space="preserve">                     </w:t>
        </w:r>
      </w:ins>
      <w:r>
        <w:rPr>
          <w:rFonts w:ascii="黑体" w:eastAsia="黑体" w:hAnsi="黑体" w:cs="黑体" w:hint="eastAsia"/>
          <w:color w:val="000000"/>
          <w:sz w:val="28"/>
          <w:szCs w:val="28"/>
          <w:rPrChange w:id="502" w:author="云" w:date="2019-11-03T04:26:00Z">
            <w:rPr>
              <w:rFonts w:ascii="方正仿宋简体" w:eastAsia="方正仿宋简体" w:hint="eastAsia"/>
              <w:color w:val="000000"/>
              <w:sz w:val="28"/>
              <w:szCs w:val="28"/>
            </w:rPr>
          </w:rPrChange>
        </w:rPr>
        <w:t>乙方：</w:t>
      </w:r>
    </w:p>
    <w:p w14:paraId="46BBF4E1" w14:textId="77777777" w:rsidR="00A30F31" w:rsidRDefault="00A30F31">
      <w:pPr>
        <w:pStyle w:val="aa"/>
        <w:wordWrap w:val="0"/>
        <w:spacing w:line="360" w:lineRule="atLeast"/>
        <w:rPr>
          <w:rFonts w:ascii="黑体" w:eastAsia="黑体" w:hAnsi="黑体" w:cs="黑体" w:hint="eastAsia"/>
          <w:color w:val="000000"/>
          <w:sz w:val="28"/>
          <w:szCs w:val="28"/>
          <w:rPrChange w:id="50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504" w:author="云" w:date="2019-11-03T04:26:00Z">
            <w:rPr>
              <w:rFonts w:ascii="方正仿宋简体" w:eastAsia="方正仿宋简体" w:hint="eastAsia"/>
              <w:color w:val="000000"/>
              <w:sz w:val="28"/>
              <w:szCs w:val="28"/>
            </w:rPr>
          </w:rPrChange>
        </w:rPr>
        <w:t>（盖章）</w:t>
      </w:r>
      <w:r>
        <w:rPr>
          <w:rFonts w:ascii="黑体" w:eastAsia="黑体" w:hAnsi="黑体" w:cs="黑体" w:hint="eastAsia"/>
          <w:color w:val="000000"/>
          <w:sz w:val="28"/>
          <w:szCs w:val="28"/>
          <w:rPrChange w:id="505" w:author="云" w:date="2019-11-03T04:26:00Z">
            <w:rPr>
              <w:rFonts w:ascii="方正仿宋简体" w:eastAsia="方正仿宋简体" w:hint="eastAsia"/>
              <w:color w:val="000000"/>
              <w:sz w:val="28"/>
              <w:szCs w:val="28"/>
            </w:rPr>
          </w:rPrChange>
        </w:rPr>
        <w:t xml:space="preserve">                                 </w:t>
      </w:r>
      <w:ins w:id="506" w:author="li" w:date="2016-03-29T08:56:00Z">
        <w:r>
          <w:rPr>
            <w:rFonts w:ascii="黑体" w:eastAsia="黑体" w:hAnsi="黑体" w:cs="黑体" w:hint="eastAsia"/>
            <w:color w:val="000000"/>
            <w:sz w:val="28"/>
            <w:szCs w:val="28"/>
            <w:rPrChange w:id="507" w:author="云" w:date="2019-11-03T04:26:00Z">
              <w:rPr>
                <w:rFonts w:ascii="Times New Roman" w:eastAsia="方正仿宋简体" w:hAnsi="Times New Roman" w:cs="Times New Roman" w:hint="eastAsia"/>
                <w:color w:val="000000"/>
                <w:sz w:val="28"/>
                <w:szCs w:val="28"/>
              </w:rPr>
            </w:rPrChange>
          </w:rPr>
          <w:t xml:space="preserve">          </w:t>
        </w:r>
      </w:ins>
      <w:r>
        <w:rPr>
          <w:rFonts w:ascii="黑体" w:eastAsia="黑体" w:hAnsi="黑体" w:cs="黑体" w:hint="eastAsia"/>
          <w:color w:val="000000"/>
          <w:sz w:val="28"/>
          <w:szCs w:val="28"/>
          <w:rPrChange w:id="508" w:author="云" w:date="2019-11-03T04:26:00Z">
            <w:rPr>
              <w:rFonts w:ascii="方正仿宋简体" w:eastAsia="方正仿宋简体" w:hint="eastAsia"/>
              <w:color w:val="000000"/>
              <w:sz w:val="28"/>
              <w:szCs w:val="28"/>
            </w:rPr>
          </w:rPrChange>
        </w:rPr>
        <w:t xml:space="preserve"> </w:t>
      </w:r>
      <w:ins w:id="509" w:author="li" w:date="2016-03-29T08:56:00Z">
        <w:r>
          <w:rPr>
            <w:rFonts w:ascii="黑体" w:eastAsia="黑体" w:hAnsi="黑体" w:cs="黑体" w:hint="eastAsia"/>
            <w:color w:val="000000"/>
            <w:sz w:val="28"/>
            <w:szCs w:val="28"/>
            <w:rPrChange w:id="510" w:author="云" w:date="2019-11-03T04:26:00Z">
              <w:rPr>
                <w:rFonts w:ascii="Times New Roman" w:eastAsia="方正仿宋简体" w:hAnsi="Times New Roman" w:cs="Times New Roman" w:hint="eastAsia"/>
                <w:color w:val="000000"/>
                <w:sz w:val="28"/>
                <w:szCs w:val="28"/>
              </w:rPr>
            </w:rPrChange>
          </w:rPr>
          <w:t xml:space="preserve">          </w:t>
        </w:r>
      </w:ins>
      <w:r>
        <w:rPr>
          <w:rFonts w:ascii="黑体" w:eastAsia="黑体" w:hAnsi="黑体" w:cs="黑体" w:hint="eastAsia"/>
          <w:color w:val="000000"/>
          <w:sz w:val="28"/>
          <w:szCs w:val="28"/>
          <w:rPrChange w:id="511" w:author="云" w:date="2019-11-03T04:26:00Z">
            <w:rPr>
              <w:rFonts w:ascii="方正仿宋简体" w:eastAsia="方正仿宋简体" w:hint="eastAsia"/>
              <w:color w:val="000000"/>
              <w:sz w:val="28"/>
              <w:szCs w:val="28"/>
            </w:rPr>
          </w:rPrChange>
        </w:rPr>
        <w:t>（盖章）</w:t>
      </w:r>
    </w:p>
    <w:p w14:paraId="33AE2ED6" w14:textId="77777777" w:rsidR="00A30F31" w:rsidRDefault="00A30F31">
      <w:pPr>
        <w:pStyle w:val="aa"/>
        <w:wordWrap w:val="0"/>
        <w:spacing w:line="360" w:lineRule="atLeast"/>
        <w:rPr>
          <w:rFonts w:ascii="黑体" w:eastAsia="黑体" w:hAnsi="黑体" w:cs="黑体" w:hint="eastAsia"/>
          <w:color w:val="000000"/>
          <w:sz w:val="28"/>
          <w:szCs w:val="28"/>
          <w:rPrChange w:id="512"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513" w:author="云" w:date="2019-11-03T04:26:00Z">
            <w:rPr>
              <w:rFonts w:ascii="方正仿宋简体" w:eastAsia="方正仿宋简体" w:hint="eastAsia"/>
              <w:color w:val="000000"/>
              <w:sz w:val="28"/>
              <w:szCs w:val="28"/>
            </w:rPr>
          </w:rPrChange>
        </w:rPr>
        <w:t>法定代表人或</w:t>
      </w:r>
      <w:r>
        <w:rPr>
          <w:rFonts w:ascii="黑体" w:eastAsia="黑体" w:hAnsi="黑体" w:cs="黑体" w:hint="eastAsia"/>
          <w:color w:val="000000"/>
          <w:sz w:val="28"/>
          <w:szCs w:val="28"/>
          <w:rPrChange w:id="514" w:author="云" w:date="2019-11-03T04:26:00Z">
            <w:rPr>
              <w:rFonts w:ascii="方正仿宋简体" w:eastAsia="方正仿宋简体" w:hint="eastAsia"/>
              <w:color w:val="000000"/>
              <w:sz w:val="28"/>
              <w:szCs w:val="28"/>
            </w:rPr>
          </w:rPrChange>
        </w:rPr>
        <w:t xml:space="preserve">                              </w:t>
      </w:r>
      <w:ins w:id="515" w:author="li" w:date="2016-03-29T08:56:00Z">
        <w:r>
          <w:rPr>
            <w:rFonts w:ascii="黑体" w:eastAsia="黑体" w:hAnsi="黑体" w:cs="黑体" w:hint="eastAsia"/>
            <w:color w:val="000000"/>
            <w:sz w:val="28"/>
            <w:szCs w:val="28"/>
            <w:rPrChange w:id="516" w:author="云" w:date="2019-11-03T04:26:00Z">
              <w:rPr>
                <w:rFonts w:ascii="Times New Roman" w:eastAsia="方正仿宋简体" w:hAnsi="Times New Roman" w:cs="Times New Roman" w:hint="eastAsia"/>
                <w:color w:val="000000"/>
                <w:sz w:val="28"/>
                <w:szCs w:val="28"/>
              </w:rPr>
            </w:rPrChange>
          </w:rPr>
          <w:t xml:space="preserve">                  </w:t>
        </w:r>
      </w:ins>
      <w:r>
        <w:rPr>
          <w:rFonts w:ascii="黑体" w:eastAsia="黑体" w:hAnsi="黑体" w:cs="黑体" w:hint="eastAsia"/>
          <w:color w:val="000000"/>
          <w:sz w:val="28"/>
          <w:szCs w:val="28"/>
          <w:rPrChange w:id="517" w:author="云" w:date="2019-11-03T04:26:00Z">
            <w:rPr>
              <w:rFonts w:ascii="方正仿宋简体" w:eastAsia="方正仿宋简体" w:hint="eastAsia"/>
              <w:color w:val="000000"/>
              <w:sz w:val="28"/>
              <w:szCs w:val="28"/>
            </w:rPr>
          </w:rPrChange>
        </w:rPr>
        <w:t>法定代表人或</w:t>
      </w:r>
    </w:p>
    <w:p w14:paraId="3C478C14" w14:textId="77777777" w:rsidR="00A30F31" w:rsidRDefault="00A30F31">
      <w:pPr>
        <w:pStyle w:val="aa"/>
        <w:wordWrap w:val="0"/>
        <w:spacing w:line="360" w:lineRule="atLeast"/>
        <w:rPr>
          <w:rFonts w:ascii="黑体" w:eastAsia="黑体" w:hAnsi="黑体" w:cs="黑体" w:hint="eastAsia"/>
          <w:color w:val="000000"/>
          <w:sz w:val="28"/>
          <w:szCs w:val="28"/>
          <w:rPrChange w:id="518"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519" w:author="云" w:date="2019-11-03T04:26:00Z">
            <w:rPr>
              <w:rFonts w:ascii="方正仿宋简体" w:eastAsia="方正仿宋简体" w:hint="eastAsia"/>
              <w:color w:val="000000"/>
              <w:sz w:val="28"/>
              <w:szCs w:val="28"/>
            </w:rPr>
          </w:rPrChange>
        </w:rPr>
        <w:t>授权代理人：</w:t>
      </w:r>
      <w:r>
        <w:rPr>
          <w:rFonts w:ascii="黑体" w:eastAsia="黑体" w:hAnsi="黑体" w:cs="黑体" w:hint="eastAsia"/>
          <w:color w:val="000000"/>
          <w:sz w:val="28"/>
          <w:szCs w:val="28"/>
          <w:rPrChange w:id="520" w:author="云" w:date="2019-11-03T04:26:00Z">
            <w:rPr>
              <w:rFonts w:ascii="方正仿宋简体" w:eastAsia="方正仿宋简体" w:hint="eastAsia"/>
              <w:color w:val="000000"/>
              <w:sz w:val="28"/>
              <w:szCs w:val="28"/>
            </w:rPr>
          </w:rPrChange>
        </w:rPr>
        <w:t xml:space="preserve">                             </w:t>
      </w:r>
      <w:ins w:id="521" w:author="li" w:date="2016-03-29T08:56:00Z">
        <w:r>
          <w:rPr>
            <w:rFonts w:ascii="黑体" w:eastAsia="黑体" w:hAnsi="黑体" w:cs="黑体" w:hint="eastAsia"/>
            <w:color w:val="000000"/>
            <w:sz w:val="28"/>
            <w:szCs w:val="28"/>
            <w:rPrChange w:id="522" w:author="云" w:date="2019-11-03T04:26:00Z">
              <w:rPr>
                <w:rFonts w:ascii="Times New Roman" w:eastAsia="方正仿宋简体" w:hAnsi="Times New Roman" w:cs="Times New Roman" w:hint="eastAsia"/>
                <w:color w:val="000000"/>
                <w:sz w:val="28"/>
                <w:szCs w:val="28"/>
              </w:rPr>
            </w:rPrChange>
          </w:rPr>
          <w:t xml:space="preserve">                   </w:t>
        </w:r>
      </w:ins>
      <w:r>
        <w:rPr>
          <w:rFonts w:ascii="黑体" w:eastAsia="黑体" w:hAnsi="黑体" w:cs="黑体" w:hint="eastAsia"/>
          <w:color w:val="000000"/>
          <w:sz w:val="28"/>
          <w:szCs w:val="28"/>
          <w:rPrChange w:id="523"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524" w:author="云" w:date="2019-11-03T04:26:00Z">
            <w:rPr>
              <w:rFonts w:ascii="方正仿宋简体" w:eastAsia="方正仿宋简体" w:hint="eastAsia"/>
              <w:color w:val="000000"/>
              <w:sz w:val="28"/>
              <w:szCs w:val="28"/>
            </w:rPr>
          </w:rPrChange>
        </w:rPr>
        <w:t>授权代理人：</w:t>
      </w:r>
    </w:p>
    <w:p w14:paraId="1FD5A7EB" w14:textId="77777777" w:rsidR="00A30F31" w:rsidRDefault="00A30F31">
      <w:pPr>
        <w:pStyle w:val="aa"/>
        <w:wordWrap w:val="0"/>
        <w:spacing w:line="360" w:lineRule="atLeast"/>
        <w:rPr>
          <w:rFonts w:ascii="黑体" w:eastAsia="黑体" w:hAnsi="黑体" w:cs="黑体" w:hint="eastAsia"/>
          <w:color w:val="000000"/>
          <w:sz w:val="28"/>
          <w:szCs w:val="28"/>
          <w:rPrChange w:id="525"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526" w:author="云" w:date="2019-11-03T04:26:00Z">
            <w:rPr>
              <w:rFonts w:ascii="方正仿宋简体" w:eastAsia="方正仿宋简体" w:hint="eastAsia"/>
              <w:color w:val="000000"/>
              <w:sz w:val="28"/>
              <w:szCs w:val="28"/>
            </w:rPr>
          </w:rPrChange>
        </w:rPr>
        <w:t>日期：</w:t>
      </w:r>
      <w:r>
        <w:rPr>
          <w:rFonts w:ascii="黑体" w:eastAsia="黑体" w:hAnsi="黑体" w:cs="黑体" w:hint="eastAsia"/>
          <w:color w:val="000000"/>
          <w:sz w:val="28"/>
          <w:szCs w:val="28"/>
          <w:rPrChange w:id="527"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528" w:author="云" w:date="2019-11-03T04:26:00Z">
            <w:rPr>
              <w:rFonts w:ascii="方正仿宋简体" w:eastAsia="方正仿宋简体" w:hint="eastAsia"/>
              <w:color w:val="000000"/>
              <w:sz w:val="28"/>
              <w:szCs w:val="28"/>
            </w:rPr>
          </w:rPrChange>
        </w:rPr>
        <w:t>年</w:t>
      </w:r>
      <w:r>
        <w:rPr>
          <w:rFonts w:ascii="黑体" w:eastAsia="黑体" w:hAnsi="黑体" w:cs="黑体" w:hint="eastAsia"/>
          <w:color w:val="000000"/>
          <w:sz w:val="28"/>
          <w:szCs w:val="28"/>
          <w:rPrChange w:id="529"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530" w:author="云" w:date="2019-11-03T04:26:00Z">
            <w:rPr>
              <w:rFonts w:ascii="方正仿宋简体" w:eastAsia="方正仿宋简体" w:hint="eastAsia"/>
              <w:color w:val="000000"/>
              <w:sz w:val="28"/>
              <w:szCs w:val="28"/>
            </w:rPr>
          </w:rPrChange>
        </w:rPr>
        <w:t>月</w:t>
      </w:r>
      <w:r>
        <w:rPr>
          <w:rFonts w:ascii="黑体" w:eastAsia="黑体" w:hAnsi="黑体" w:cs="黑体" w:hint="eastAsia"/>
          <w:color w:val="000000"/>
          <w:sz w:val="28"/>
          <w:szCs w:val="28"/>
          <w:rPrChange w:id="531"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532" w:author="云" w:date="2019-11-03T04:26:00Z">
            <w:rPr>
              <w:rFonts w:ascii="方正仿宋简体" w:eastAsia="方正仿宋简体" w:hint="eastAsia"/>
              <w:color w:val="000000"/>
              <w:sz w:val="28"/>
              <w:szCs w:val="28"/>
            </w:rPr>
          </w:rPrChange>
        </w:rPr>
        <w:t>日</w:t>
      </w:r>
      <w:r>
        <w:rPr>
          <w:rFonts w:ascii="黑体" w:eastAsia="黑体" w:hAnsi="黑体" w:cs="黑体" w:hint="eastAsia"/>
          <w:color w:val="000000"/>
          <w:sz w:val="28"/>
          <w:szCs w:val="28"/>
          <w:rPrChange w:id="533" w:author="云" w:date="2019-11-03T04:26:00Z">
            <w:rPr>
              <w:rFonts w:ascii="方正仿宋简体" w:eastAsia="方正仿宋简体" w:hint="eastAsia"/>
              <w:color w:val="000000"/>
              <w:sz w:val="28"/>
              <w:szCs w:val="28"/>
            </w:rPr>
          </w:rPrChange>
        </w:rPr>
        <w:t xml:space="preserve">                </w:t>
      </w:r>
      <w:ins w:id="534" w:author="li" w:date="2016-03-29T08:56:00Z">
        <w:r>
          <w:rPr>
            <w:rFonts w:ascii="黑体" w:eastAsia="黑体" w:hAnsi="黑体" w:cs="黑体" w:hint="eastAsia"/>
            <w:color w:val="000000"/>
            <w:sz w:val="28"/>
            <w:szCs w:val="28"/>
            <w:rPrChange w:id="535" w:author="云" w:date="2019-11-03T04:26:00Z">
              <w:rPr>
                <w:rFonts w:ascii="Times New Roman" w:eastAsia="方正仿宋简体" w:hAnsi="Times New Roman" w:cs="Times New Roman" w:hint="eastAsia"/>
                <w:color w:val="000000"/>
                <w:sz w:val="28"/>
                <w:szCs w:val="28"/>
              </w:rPr>
            </w:rPrChange>
          </w:rPr>
          <w:t xml:space="preserve">                   </w:t>
        </w:r>
      </w:ins>
      <w:r>
        <w:rPr>
          <w:rFonts w:ascii="黑体" w:eastAsia="黑体" w:hAnsi="黑体" w:cs="黑体" w:hint="eastAsia"/>
          <w:color w:val="000000"/>
          <w:sz w:val="28"/>
          <w:szCs w:val="28"/>
          <w:rPrChange w:id="536"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537" w:author="云" w:date="2019-11-03T04:26:00Z">
            <w:rPr>
              <w:rFonts w:ascii="方正仿宋简体" w:eastAsia="方正仿宋简体" w:hint="eastAsia"/>
              <w:color w:val="000000"/>
              <w:sz w:val="28"/>
              <w:szCs w:val="28"/>
            </w:rPr>
          </w:rPrChange>
        </w:rPr>
        <w:t>日期：</w:t>
      </w:r>
      <w:r>
        <w:rPr>
          <w:rFonts w:ascii="黑体" w:eastAsia="黑体" w:hAnsi="黑体" w:cs="黑体" w:hint="eastAsia"/>
          <w:color w:val="000000"/>
          <w:sz w:val="28"/>
          <w:szCs w:val="28"/>
          <w:rPrChange w:id="538"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539" w:author="云" w:date="2019-11-03T04:26:00Z">
            <w:rPr>
              <w:rFonts w:ascii="方正仿宋简体" w:eastAsia="方正仿宋简体" w:hint="eastAsia"/>
              <w:color w:val="000000"/>
              <w:sz w:val="28"/>
              <w:szCs w:val="28"/>
            </w:rPr>
          </w:rPrChange>
        </w:rPr>
        <w:t>年</w:t>
      </w:r>
      <w:r>
        <w:rPr>
          <w:rFonts w:ascii="黑体" w:eastAsia="黑体" w:hAnsi="黑体" w:cs="黑体" w:hint="eastAsia"/>
          <w:color w:val="000000"/>
          <w:sz w:val="28"/>
          <w:szCs w:val="28"/>
          <w:rPrChange w:id="540"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541" w:author="云" w:date="2019-11-03T04:26:00Z">
            <w:rPr>
              <w:rFonts w:ascii="方正仿宋简体" w:eastAsia="方正仿宋简体" w:hint="eastAsia"/>
              <w:color w:val="000000"/>
              <w:sz w:val="28"/>
              <w:szCs w:val="28"/>
            </w:rPr>
          </w:rPrChange>
        </w:rPr>
        <w:t>月</w:t>
      </w:r>
      <w:r>
        <w:rPr>
          <w:rFonts w:ascii="黑体" w:eastAsia="黑体" w:hAnsi="黑体" w:cs="黑体" w:hint="eastAsia"/>
          <w:color w:val="000000"/>
          <w:sz w:val="28"/>
          <w:szCs w:val="28"/>
          <w:rPrChange w:id="542" w:author="云" w:date="2019-11-03T04:26:00Z">
            <w:rPr>
              <w:rFonts w:ascii="方正仿宋简体" w:eastAsia="方正仿宋简体" w:hint="eastAsia"/>
              <w:color w:val="000000"/>
              <w:sz w:val="28"/>
              <w:szCs w:val="28"/>
            </w:rPr>
          </w:rPrChange>
        </w:rPr>
        <w:t xml:space="preserve">    </w:t>
      </w:r>
      <w:r>
        <w:rPr>
          <w:rFonts w:ascii="黑体" w:eastAsia="黑体" w:hAnsi="黑体" w:cs="黑体" w:hint="eastAsia"/>
          <w:color w:val="000000"/>
          <w:sz w:val="28"/>
          <w:szCs w:val="28"/>
          <w:rPrChange w:id="543" w:author="云" w:date="2019-11-03T04:26:00Z">
            <w:rPr>
              <w:rFonts w:ascii="方正仿宋简体" w:eastAsia="方正仿宋简体" w:hint="eastAsia"/>
              <w:color w:val="000000"/>
              <w:sz w:val="28"/>
              <w:szCs w:val="28"/>
            </w:rPr>
          </w:rPrChange>
        </w:rPr>
        <w:t>日</w:t>
      </w:r>
    </w:p>
    <w:p w14:paraId="6297B53D" w14:textId="77777777" w:rsidR="00A30F31" w:rsidRDefault="00A30F31">
      <w:pPr>
        <w:pStyle w:val="aa"/>
        <w:wordWrap w:val="0"/>
        <w:spacing w:line="360" w:lineRule="atLeast"/>
        <w:rPr>
          <w:rFonts w:ascii="黑体" w:eastAsia="黑体" w:hAnsi="黑体" w:cs="黑体" w:hint="eastAsia"/>
          <w:color w:val="000000"/>
          <w:sz w:val="27"/>
          <w:szCs w:val="27"/>
          <w:rPrChange w:id="544" w:author="云" w:date="2019-11-03T04:26:00Z">
            <w:rPr>
              <w:color w:val="000000"/>
              <w:sz w:val="27"/>
              <w:szCs w:val="27"/>
            </w:rPr>
          </w:rPrChange>
        </w:rPr>
      </w:pPr>
    </w:p>
    <w:p w14:paraId="7110E150" w14:textId="77777777" w:rsidR="00A30F31" w:rsidRDefault="00A30F31">
      <w:pPr>
        <w:rPr>
          <w:rFonts w:ascii="黑体" w:eastAsia="黑体" w:hAnsi="黑体" w:cs="黑体" w:hint="eastAsia"/>
          <w:rPrChange w:id="545" w:author="云" w:date="2019-11-03T04:26:00Z">
            <w:rPr/>
          </w:rPrChange>
        </w:rPr>
      </w:pPr>
    </w:p>
    <w:p w14:paraId="2FA0B971" w14:textId="77777777" w:rsidR="00A30F31" w:rsidRDefault="00A30F31">
      <w:pPr>
        <w:rPr>
          <w:ins w:id="546" w:author="li" w:date="2016-03-25T09:04:00Z"/>
          <w:rFonts w:ascii="黑体" w:eastAsia="黑体" w:hAnsi="黑体" w:cs="黑体" w:hint="eastAsia"/>
          <w:rPrChange w:id="547" w:author="云" w:date="2019-11-03T04:26:00Z">
            <w:rPr>
              <w:ins w:id="548" w:author="li" w:date="2016-03-25T09:04:00Z"/>
              <w:rFonts w:hint="eastAsia"/>
            </w:rPr>
          </w:rPrChange>
        </w:rPr>
      </w:pPr>
    </w:p>
    <w:p w14:paraId="43F6F5CC" w14:textId="77777777" w:rsidR="00A30F31" w:rsidRDefault="00A30F31">
      <w:pPr>
        <w:rPr>
          <w:ins w:id="549" w:author="li" w:date="2016-03-25T09:04:00Z"/>
          <w:rFonts w:ascii="黑体" w:eastAsia="黑体" w:hAnsi="黑体" w:cs="黑体" w:hint="eastAsia"/>
          <w:rPrChange w:id="550" w:author="云" w:date="2019-11-03T04:26:00Z">
            <w:rPr>
              <w:ins w:id="551" w:author="li" w:date="2016-03-25T09:04:00Z"/>
              <w:rFonts w:hint="eastAsia"/>
            </w:rPr>
          </w:rPrChange>
        </w:rPr>
      </w:pPr>
    </w:p>
    <w:p w14:paraId="74407377" w14:textId="77777777" w:rsidR="00A30F31" w:rsidRDefault="00A30F31">
      <w:pPr>
        <w:rPr>
          <w:ins w:id="552" w:author="li" w:date="2016-03-29T08:56:00Z"/>
          <w:rFonts w:ascii="黑体" w:eastAsia="黑体" w:hAnsi="黑体" w:cs="黑体" w:hint="eastAsia"/>
          <w:rPrChange w:id="553" w:author="云" w:date="2019-11-03T04:26:00Z">
            <w:rPr>
              <w:ins w:id="554" w:author="li" w:date="2016-03-29T08:56:00Z"/>
              <w:rFonts w:ascii="Times New Roman" w:hAnsi="Times New Roman" w:hint="eastAsia"/>
            </w:rPr>
          </w:rPrChange>
        </w:rPr>
      </w:pPr>
    </w:p>
    <w:p w14:paraId="679A8CB2" w14:textId="77777777" w:rsidR="00A30F31" w:rsidRDefault="00A30F31">
      <w:pPr>
        <w:rPr>
          <w:ins w:id="555" w:author="li" w:date="2016-03-29T08:56:00Z"/>
          <w:rFonts w:ascii="黑体" w:eastAsia="黑体" w:hAnsi="黑体" w:cs="黑体" w:hint="eastAsia"/>
          <w:rPrChange w:id="556" w:author="云" w:date="2019-11-03T04:26:00Z">
            <w:rPr>
              <w:ins w:id="557" w:author="li" w:date="2016-03-29T08:56:00Z"/>
              <w:rFonts w:ascii="Times New Roman" w:hAnsi="Times New Roman" w:hint="eastAsia"/>
            </w:rPr>
          </w:rPrChange>
        </w:rPr>
      </w:pPr>
    </w:p>
    <w:p w14:paraId="2F147B3B" w14:textId="77777777" w:rsidR="00A30F31" w:rsidRDefault="00A30F31">
      <w:pPr>
        <w:rPr>
          <w:ins w:id="558" w:author="li" w:date="2016-03-29T08:56:00Z"/>
          <w:rFonts w:ascii="黑体" w:eastAsia="黑体" w:hAnsi="黑体" w:cs="黑体" w:hint="eastAsia"/>
          <w:rPrChange w:id="559" w:author="云" w:date="2019-11-03T04:26:00Z">
            <w:rPr>
              <w:ins w:id="560" w:author="li" w:date="2016-03-29T08:56:00Z"/>
              <w:rFonts w:ascii="Times New Roman" w:hAnsi="Times New Roman" w:hint="eastAsia"/>
            </w:rPr>
          </w:rPrChange>
        </w:rPr>
      </w:pPr>
    </w:p>
    <w:p w14:paraId="3FC855DC" w14:textId="77777777" w:rsidR="00A30F31" w:rsidRDefault="00A30F31">
      <w:pPr>
        <w:rPr>
          <w:ins w:id="561" w:author="li" w:date="2016-03-29T08:56:00Z"/>
          <w:rFonts w:ascii="黑体" w:eastAsia="黑体" w:hAnsi="黑体" w:cs="黑体" w:hint="eastAsia"/>
          <w:rPrChange w:id="562" w:author="云" w:date="2019-11-03T04:26:00Z">
            <w:rPr>
              <w:ins w:id="563" w:author="li" w:date="2016-03-29T08:56:00Z"/>
              <w:rFonts w:ascii="Times New Roman" w:hAnsi="Times New Roman" w:hint="eastAsia"/>
            </w:rPr>
          </w:rPrChange>
        </w:rPr>
      </w:pPr>
    </w:p>
    <w:p w14:paraId="0392A115" w14:textId="77777777" w:rsidR="00A30F31" w:rsidRDefault="00A30F31">
      <w:pPr>
        <w:rPr>
          <w:ins w:id="564" w:author="li" w:date="2016-03-29T08:56:00Z"/>
          <w:rFonts w:ascii="黑体" w:eastAsia="黑体" w:hAnsi="黑体" w:cs="黑体" w:hint="eastAsia"/>
          <w:rPrChange w:id="565" w:author="云" w:date="2019-11-03T04:26:00Z">
            <w:rPr>
              <w:ins w:id="566" w:author="li" w:date="2016-03-29T08:56:00Z"/>
              <w:rFonts w:ascii="Times New Roman" w:hAnsi="Times New Roman" w:hint="eastAsia"/>
            </w:rPr>
          </w:rPrChange>
        </w:rPr>
      </w:pPr>
    </w:p>
    <w:p w14:paraId="2B3A5309" w14:textId="77777777" w:rsidR="00A30F31" w:rsidRDefault="00A30F31">
      <w:pPr>
        <w:rPr>
          <w:ins w:id="567" w:author="li" w:date="2016-03-29T08:56:00Z"/>
          <w:rFonts w:ascii="黑体" w:eastAsia="黑体" w:hAnsi="黑体" w:cs="黑体" w:hint="eastAsia"/>
          <w:rPrChange w:id="568" w:author="云" w:date="2019-11-03T04:26:00Z">
            <w:rPr>
              <w:ins w:id="569" w:author="li" w:date="2016-03-29T08:56:00Z"/>
              <w:rFonts w:ascii="Times New Roman" w:hAnsi="Times New Roman" w:hint="eastAsia"/>
            </w:rPr>
          </w:rPrChange>
        </w:rPr>
      </w:pPr>
    </w:p>
    <w:p w14:paraId="779040C8" w14:textId="77777777" w:rsidR="00A30F31" w:rsidRDefault="00A30F31">
      <w:pPr>
        <w:rPr>
          <w:ins w:id="570" w:author="li" w:date="2016-03-29T08:56:00Z"/>
          <w:del w:id="571" w:author="liu" w:date="2016-12-01T11:51:00Z"/>
          <w:rFonts w:ascii="黑体" w:eastAsia="黑体" w:hAnsi="黑体" w:cs="黑体" w:hint="eastAsia"/>
          <w:rPrChange w:id="572" w:author="云" w:date="2019-11-03T04:26:00Z">
            <w:rPr>
              <w:ins w:id="573" w:author="li" w:date="2016-03-29T08:56:00Z"/>
              <w:del w:id="574" w:author="liu" w:date="2016-12-01T11:51:00Z"/>
              <w:rFonts w:ascii="Times New Roman" w:hAnsi="Times New Roman" w:hint="eastAsia"/>
            </w:rPr>
          </w:rPrChange>
        </w:rPr>
      </w:pPr>
    </w:p>
    <w:p w14:paraId="7412218E" w14:textId="77777777" w:rsidR="00A30F31" w:rsidRDefault="00A30F31">
      <w:pPr>
        <w:rPr>
          <w:ins w:id="575" w:author="li" w:date="2016-03-29T08:56:00Z"/>
          <w:del w:id="576" w:author="liu" w:date="2016-12-01T11:51:00Z"/>
          <w:rFonts w:ascii="黑体" w:eastAsia="黑体" w:hAnsi="黑体" w:cs="黑体" w:hint="eastAsia"/>
          <w:rPrChange w:id="577" w:author="云" w:date="2019-11-03T04:26:00Z">
            <w:rPr>
              <w:ins w:id="578" w:author="li" w:date="2016-03-29T08:56:00Z"/>
              <w:del w:id="579" w:author="liu" w:date="2016-12-01T11:51:00Z"/>
              <w:rFonts w:ascii="Times New Roman" w:hAnsi="Times New Roman" w:hint="eastAsia"/>
            </w:rPr>
          </w:rPrChange>
        </w:rPr>
      </w:pPr>
    </w:p>
    <w:p w14:paraId="769E29D0" w14:textId="77777777" w:rsidR="00A30F31" w:rsidRDefault="00A30F31">
      <w:pPr>
        <w:rPr>
          <w:ins w:id="580" w:author="li" w:date="2016-03-29T08:56:00Z"/>
          <w:del w:id="581" w:author="liu" w:date="2016-12-01T11:51:00Z"/>
          <w:rFonts w:ascii="黑体" w:eastAsia="黑体" w:hAnsi="黑体" w:cs="黑体" w:hint="eastAsia"/>
          <w:rPrChange w:id="582" w:author="云" w:date="2019-11-03T04:26:00Z">
            <w:rPr>
              <w:ins w:id="583" w:author="li" w:date="2016-03-29T08:56:00Z"/>
              <w:del w:id="584" w:author="liu" w:date="2016-12-01T11:51:00Z"/>
              <w:rFonts w:ascii="Times New Roman" w:hAnsi="Times New Roman" w:hint="eastAsia"/>
            </w:rPr>
          </w:rPrChange>
        </w:rPr>
      </w:pPr>
    </w:p>
    <w:p w14:paraId="2CB6F9B0" w14:textId="77777777" w:rsidR="00A30F31" w:rsidRDefault="00A30F31">
      <w:pPr>
        <w:rPr>
          <w:ins w:id="585" w:author="li" w:date="2016-03-25T09:04:00Z"/>
          <w:rFonts w:ascii="黑体" w:eastAsia="黑体" w:hAnsi="黑体" w:cs="黑体" w:hint="eastAsia"/>
          <w:rPrChange w:id="586" w:author="云" w:date="2019-11-03T04:26:00Z">
            <w:rPr>
              <w:ins w:id="587" w:author="li" w:date="2016-03-25T09:04:00Z"/>
              <w:rFonts w:hint="eastAsia"/>
            </w:rPr>
          </w:rPrChange>
        </w:rPr>
      </w:pPr>
    </w:p>
    <w:p w14:paraId="0295A8C9" w14:textId="77777777" w:rsidR="00A30F31" w:rsidRDefault="00A30F31">
      <w:pPr>
        <w:rPr>
          <w:del w:id="588" w:author="li" w:date="2016-03-29T08:50:00Z"/>
          <w:rFonts w:ascii="黑体" w:eastAsia="黑体" w:hAnsi="黑体" w:cs="黑体" w:hint="eastAsia"/>
          <w:rPrChange w:id="589" w:author="云" w:date="2019-11-03T04:26:00Z">
            <w:rPr>
              <w:del w:id="590" w:author="li" w:date="2016-03-29T08:50:00Z"/>
            </w:rPr>
          </w:rPrChange>
        </w:rPr>
      </w:pPr>
    </w:p>
    <w:p w14:paraId="4278E450" w14:textId="77777777" w:rsidR="00A30F31" w:rsidRDefault="00A30F31">
      <w:pPr>
        <w:rPr>
          <w:del w:id="591" w:author="li" w:date="2016-03-25T08:53:00Z"/>
          <w:rFonts w:ascii="黑体" w:eastAsia="黑体" w:hAnsi="黑体" w:cs="黑体" w:hint="eastAsia"/>
          <w:rPrChange w:id="592" w:author="云" w:date="2019-11-03T04:26:00Z">
            <w:rPr>
              <w:del w:id="593" w:author="li" w:date="2016-03-25T08:53:00Z"/>
            </w:rPr>
          </w:rPrChange>
        </w:rPr>
      </w:pPr>
    </w:p>
    <w:p w14:paraId="32DB9ADF" w14:textId="77777777" w:rsidR="00A30F31" w:rsidRDefault="00A30F31">
      <w:pPr>
        <w:rPr>
          <w:del w:id="594" w:author="li" w:date="2016-03-25T08:53:00Z"/>
          <w:rFonts w:ascii="黑体" w:eastAsia="黑体" w:hAnsi="黑体" w:cs="黑体" w:hint="eastAsia"/>
          <w:rPrChange w:id="595" w:author="云" w:date="2019-11-03T04:26:00Z">
            <w:rPr>
              <w:del w:id="596" w:author="li" w:date="2016-03-25T08:53:00Z"/>
            </w:rPr>
          </w:rPrChange>
        </w:rPr>
      </w:pPr>
    </w:p>
    <w:p w14:paraId="2DD12445" w14:textId="77777777" w:rsidR="00A30F31" w:rsidRDefault="00A30F31">
      <w:pPr>
        <w:rPr>
          <w:del w:id="597" w:author="li" w:date="2016-03-25T08:53:00Z"/>
          <w:rFonts w:ascii="黑体" w:eastAsia="黑体" w:hAnsi="黑体" w:cs="黑体" w:hint="eastAsia"/>
          <w:rPrChange w:id="598" w:author="云" w:date="2019-11-03T04:26:00Z">
            <w:rPr>
              <w:del w:id="599" w:author="li" w:date="2016-03-25T08:53:00Z"/>
            </w:rPr>
          </w:rPrChange>
        </w:rPr>
      </w:pPr>
    </w:p>
    <w:p w14:paraId="4B693AF1" w14:textId="77777777" w:rsidR="00A30F31" w:rsidRDefault="00A30F31">
      <w:pPr>
        <w:rPr>
          <w:del w:id="600" w:author="li" w:date="2016-03-25T08:53:00Z"/>
          <w:rFonts w:ascii="黑体" w:eastAsia="黑体" w:hAnsi="黑体" w:cs="黑体" w:hint="eastAsia"/>
          <w:rPrChange w:id="601" w:author="云" w:date="2019-11-03T04:26:00Z">
            <w:rPr>
              <w:del w:id="602" w:author="li" w:date="2016-03-25T08:53:00Z"/>
            </w:rPr>
          </w:rPrChange>
        </w:rPr>
      </w:pPr>
    </w:p>
    <w:p w14:paraId="1F06FB28" w14:textId="77777777" w:rsidR="00A30F31" w:rsidRDefault="00A30F31">
      <w:pPr>
        <w:rPr>
          <w:del w:id="603" w:author="li" w:date="2016-03-25T08:53:00Z"/>
          <w:rFonts w:ascii="黑体" w:eastAsia="黑体" w:hAnsi="黑体" w:cs="黑体" w:hint="eastAsia"/>
          <w:rPrChange w:id="604" w:author="云" w:date="2019-11-03T04:26:00Z">
            <w:rPr>
              <w:del w:id="605" w:author="li" w:date="2016-03-25T08:53:00Z"/>
            </w:rPr>
          </w:rPrChange>
        </w:rPr>
      </w:pPr>
    </w:p>
    <w:p w14:paraId="69DDEB92" w14:textId="77777777" w:rsidR="00A30F31" w:rsidRDefault="00A30F31">
      <w:pPr>
        <w:rPr>
          <w:del w:id="606" w:author="li" w:date="2016-03-25T08:53:00Z"/>
          <w:rFonts w:ascii="黑体" w:eastAsia="黑体" w:hAnsi="黑体" w:cs="黑体" w:hint="eastAsia"/>
          <w:rPrChange w:id="607" w:author="云" w:date="2019-11-03T04:26:00Z">
            <w:rPr>
              <w:del w:id="608" w:author="li" w:date="2016-03-25T08:53:00Z"/>
            </w:rPr>
          </w:rPrChange>
        </w:rPr>
      </w:pPr>
    </w:p>
    <w:p w14:paraId="01A3292B" w14:textId="77777777" w:rsidR="00A30F31" w:rsidRDefault="00A30F31">
      <w:pPr>
        <w:rPr>
          <w:del w:id="609" w:author="li" w:date="2016-03-25T08:53:00Z"/>
          <w:rFonts w:ascii="黑体" w:eastAsia="黑体" w:hAnsi="黑体" w:cs="黑体" w:hint="eastAsia"/>
          <w:rPrChange w:id="610" w:author="云" w:date="2019-11-03T04:26:00Z">
            <w:rPr>
              <w:del w:id="611" w:author="li" w:date="2016-03-25T08:53:00Z"/>
            </w:rPr>
          </w:rPrChange>
        </w:rPr>
      </w:pPr>
    </w:p>
    <w:p w14:paraId="6B6F0406" w14:textId="77777777" w:rsidR="00A30F31" w:rsidRDefault="00A30F31">
      <w:pPr>
        <w:rPr>
          <w:del w:id="612" w:author="li" w:date="2016-03-25T08:53:00Z"/>
          <w:rFonts w:ascii="黑体" w:eastAsia="黑体" w:hAnsi="黑体" w:cs="黑体" w:hint="eastAsia"/>
          <w:rPrChange w:id="613" w:author="云" w:date="2019-11-03T04:26:00Z">
            <w:rPr>
              <w:del w:id="614" w:author="li" w:date="2016-03-25T08:53:00Z"/>
            </w:rPr>
          </w:rPrChange>
        </w:rPr>
      </w:pPr>
    </w:p>
    <w:p w14:paraId="1CFA5D3C" w14:textId="77777777" w:rsidR="00A30F31" w:rsidRDefault="00A30F31">
      <w:pPr>
        <w:rPr>
          <w:del w:id="615" w:author="li" w:date="2016-03-25T08:53:00Z"/>
          <w:rFonts w:ascii="黑体" w:eastAsia="黑体" w:hAnsi="黑体" w:cs="黑体" w:hint="eastAsia"/>
          <w:rPrChange w:id="616" w:author="云" w:date="2019-11-03T04:26:00Z">
            <w:rPr>
              <w:del w:id="617" w:author="li" w:date="2016-03-25T08:53:00Z"/>
            </w:rPr>
          </w:rPrChange>
        </w:rPr>
      </w:pPr>
    </w:p>
    <w:p w14:paraId="4BD779F9" w14:textId="77777777" w:rsidR="00A30F31" w:rsidRDefault="00A30F31">
      <w:pPr>
        <w:rPr>
          <w:rFonts w:ascii="黑体" w:eastAsia="黑体" w:hAnsi="黑体" w:cs="黑体" w:hint="eastAsia"/>
          <w:color w:val="000000"/>
          <w:sz w:val="28"/>
          <w:szCs w:val="28"/>
          <w:rPrChange w:id="618"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619" w:author="云" w:date="2019-11-03T04:26:00Z">
            <w:rPr>
              <w:rFonts w:ascii="方正仿宋简体" w:eastAsia="方正仿宋简体" w:hint="eastAsia"/>
              <w:color w:val="000000"/>
              <w:sz w:val="28"/>
              <w:szCs w:val="28"/>
            </w:rPr>
          </w:rPrChange>
        </w:rPr>
        <w:t>附件一</w:t>
      </w:r>
    </w:p>
    <w:p w14:paraId="246F219F" w14:textId="77777777" w:rsidR="00A30F31" w:rsidRDefault="00A30F31">
      <w:pPr>
        <w:rPr>
          <w:rFonts w:ascii="黑体" w:eastAsia="黑体" w:hAnsi="黑体" w:cs="黑体" w:hint="eastAsia"/>
          <w:color w:val="000000"/>
          <w:sz w:val="32"/>
          <w:szCs w:val="32"/>
          <w:rPrChange w:id="620"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621" w:author="云" w:date="2019-11-03T04:26:00Z">
            <w:rPr>
              <w:rFonts w:ascii="方正仿宋简体" w:eastAsia="方正仿宋简体" w:hint="eastAsia"/>
              <w:color w:val="000000"/>
              <w:sz w:val="28"/>
              <w:szCs w:val="28"/>
            </w:rPr>
          </w:rPrChange>
        </w:rPr>
        <w:t xml:space="preserve">   </w:t>
      </w:r>
      <w:ins w:id="622" w:author="li" w:date="2016-03-29T08:56:00Z">
        <w:r>
          <w:rPr>
            <w:rFonts w:ascii="黑体" w:eastAsia="黑体" w:hAnsi="黑体" w:cs="黑体" w:hint="eastAsia"/>
            <w:color w:val="000000"/>
            <w:sz w:val="28"/>
            <w:szCs w:val="28"/>
            <w:rPrChange w:id="623" w:author="云" w:date="2019-11-03T04:26:00Z">
              <w:rPr>
                <w:rFonts w:ascii="Times New Roman" w:eastAsia="方正仿宋简体" w:hAnsi="Times New Roman" w:hint="eastAsia"/>
                <w:color w:val="000000"/>
                <w:sz w:val="28"/>
                <w:szCs w:val="28"/>
              </w:rPr>
            </w:rPrChange>
          </w:rPr>
          <w:t xml:space="preserve">                           </w:t>
        </w:r>
      </w:ins>
      <w:del w:id="624" w:author="li" w:date="2016-03-29T08:56:00Z">
        <w:r>
          <w:rPr>
            <w:rFonts w:ascii="黑体" w:eastAsia="黑体" w:hAnsi="黑体" w:cs="黑体" w:hint="eastAsia"/>
            <w:color w:val="000000"/>
            <w:sz w:val="32"/>
            <w:szCs w:val="32"/>
            <w:rPrChange w:id="625" w:author="云" w:date="2019-11-03T04:26:00Z">
              <w:rPr>
                <w:rFonts w:ascii="方正仿宋简体" w:eastAsia="方正仿宋简体" w:hint="eastAsia"/>
                <w:color w:val="000000"/>
                <w:sz w:val="28"/>
                <w:szCs w:val="28"/>
              </w:rPr>
            </w:rPrChange>
          </w:rPr>
          <w:delText xml:space="preserve">  </w:delText>
        </w:r>
        <w:r>
          <w:rPr>
            <w:rFonts w:ascii="黑体" w:eastAsia="黑体" w:hAnsi="黑体" w:cs="黑体" w:hint="eastAsia"/>
            <w:color w:val="000000"/>
            <w:sz w:val="32"/>
            <w:szCs w:val="32"/>
            <w:rPrChange w:id="626" w:author="云" w:date="2019-11-03T04:26:00Z">
              <w:rPr>
                <w:rFonts w:ascii="方正仿宋简体" w:eastAsia="方正仿宋简体" w:hint="eastAsia"/>
                <w:color w:val="000000"/>
                <w:sz w:val="28"/>
                <w:szCs w:val="28"/>
              </w:rPr>
            </w:rPrChange>
          </w:rPr>
          <w:delText>西安曲江大明宫物业管理有限公司</w:delText>
        </w:r>
      </w:del>
      <w:r>
        <w:rPr>
          <w:rFonts w:ascii="黑体" w:eastAsia="黑体" w:hAnsi="黑体" w:cs="黑体" w:hint="eastAsia"/>
          <w:color w:val="000000"/>
          <w:sz w:val="32"/>
          <w:szCs w:val="32"/>
          <w:rPrChange w:id="627" w:author="云" w:date="2019-11-03T04:26:00Z">
            <w:rPr>
              <w:rFonts w:ascii="方正仿宋简体" w:eastAsia="方正仿宋简体" w:hint="eastAsia"/>
              <w:color w:val="000000"/>
              <w:sz w:val="28"/>
              <w:szCs w:val="28"/>
            </w:rPr>
          </w:rPrChange>
        </w:rPr>
        <w:t>员工餐厅</w:t>
      </w:r>
      <w:ins w:id="628" w:author="li" w:date="2016-03-29T08:57:00Z">
        <w:r>
          <w:rPr>
            <w:rFonts w:ascii="黑体" w:eastAsia="黑体" w:hAnsi="黑体" w:cs="黑体" w:hint="eastAsia"/>
            <w:color w:val="000000"/>
            <w:sz w:val="32"/>
            <w:szCs w:val="32"/>
            <w:rPrChange w:id="629" w:author="云" w:date="2019-11-03T04:26:00Z">
              <w:rPr>
                <w:rFonts w:ascii="方正小标宋简体" w:eastAsia="方正小标宋简体" w:hAnsi="Times New Roman" w:hint="eastAsia"/>
                <w:color w:val="000000"/>
                <w:sz w:val="32"/>
                <w:szCs w:val="32"/>
              </w:rPr>
            </w:rPrChange>
          </w:rPr>
          <w:t>服务</w:t>
        </w:r>
      </w:ins>
      <w:r>
        <w:rPr>
          <w:rFonts w:ascii="黑体" w:eastAsia="黑体" w:hAnsi="黑体" w:cs="黑体" w:hint="eastAsia"/>
          <w:color w:val="000000"/>
          <w:sz w:val="32"/>
          <w:szCs w:val="32"/>
          <w:rPrChange w:id="630" w:author="云" w:date="2019-11-03T04:26:00Z">
            <w:rPr>
              <w:rFonts w:ascii="方正仿宋简体" w:eastAsia="方正仿宋简体" w:hint="eastAsia"/>
              <w:color w:val="000000"/>
              <w:sz w:val="28"/>
              <w:szCs w:val="28"/>
            </w:rPr>
          </w:rPrChange>
        </w:rPr>
        <w:t>外包其他管理条款</w:t>
      </w:r>
    </w:p>
    <w:p w14:paraId="56699445" w14:textId="77777777" w:rsidR="00A30F31" w:rsidRDefault="00A30F31">
      <w:pPr>
        <w:rPr>
          <w:rFonts w:ascii="黑体" w:eastAsia="黑体" w:hAnsi="黑体" w:cs="黑体" w:hint="eastAsia"/>
          <w:color w:val="000000"/>
          <w:sz w:val="28"/>
          <w:szCs w:val="28"/>
          <w:rPrChange w:id="631" w:author="云" w:date="2019-11-03T04:26:00Z">
            <w:rPr>
              <w:rFonts w:ascii="方正仿宋简体" w:eastAsia="方正仿宋简体" w:hint="eastAsia"/>
              <w:color w:val="000000"/>
              <w:sz w:val="28"/>
              <w:szCs w:val="28"/>
            </w:rPr>
          </w:rPrChange>
        </w:rPr>
      </w:pPr>
    </w:p>
    <w:p w14:paraId="2B6A0E28" w14:textId="77777777" w:rsidR="00A30F31" w:rsidRDefault="00A30F31">
      <w:pPr>
        <w:pStyle w:val="aa"/>
        <w:wordWrap w:val="0"/>
        <w:spacing w:line="360" w:lineRule="atLeast"/>
        <w:rPr>
          <w:rFonts w:ascii="黑体" w:eastAsia="黑体" w:hAnsi="黑体" w:cs="黑体" w:hint="eastAsia"/>
          <w:color w:val="000000"/>
          <w:sz w:val="28"/>
          <w:szCs w:val="28"/>
          <w:rPrChange w:id="632"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633" w:author="云" w:date="2019-11-03T04:26:00Z">
            <w:rPr>
              <w:rFonts w:ascii="方正仿宋简体" w:eastAsia="方正仿宋简体" w:hint="eastAsia"/>
              <w:color w:val="000000"/>
              <w:sz w:val="28"/>
              <w:szCs w:val="28"/>
            </w:rPr>
          </w:rPrChange>
        </w:rPr>
        <w:t xml:space="preserve">    1</w:t>
      </w:r>
      <w:r>
        <w:rPr>
          <w:rFonts w:ascii="黑体" w:eastAsia="黑体" w:hAnsi="黑体" w:cs="黑体" w:hint="eastAsia"/>
          <w:color w:val="000000"/>
          <w:sz w:val="28"/>
          <w:szCs w:val="28"/>
          <w:rPrChange w:id="634" w:author="云" w:date="2019-11-03T04:26:00Z">
            <w:rPr>
              <w:rFonts w:ascii="方正仿宋简体" w:eastAsia="方正仿宋简体" w:hint="eastAsia"/>
              <w:color w:val="000000"/>
              <w:sz w:val="28"/>
              <w:szCs w:val="28"/>
            </w:rPr>
          </w:rPrChange>
        </w:rPr>
        <w:t>、西安曲江大明宫物业管理有限公司</w:t>
      </w:r>
      <w:ins w:id="635" w:author="Zhou-XJ" w:date="2016-03-24T06:30:00Z">
        <w:r>
          <w:rPr>
            <w:rFonts w:ascii="黑体" w:eastAsia="黑体" w:hAnsi="黑体" w:cs="黑体" w:hint="eastAsia"/>
            <w:color w:val="000000"/>
            <w:sz w:val="28"/>
            <w:szCs w:val="28"/>
            <w:rPrChange w:id="636" w:author="云" w:date="2019-11-03T04:26:00Z">
              <w:rPr>
                <w:rFonts w:ascii="方正仿宋简体" w:eastAsia="方正仿宋简体" w:hint="eastAsia"/>
                <w:color w:val="000000"/>
                <w:sz w:val="28"/>
                <w:szCs w:val="28"/>
              </w:rPr>
            </w:rPrChange>
          </w:rPr>
          <w:t>（以下简称“甲方”）</w:t>
        </w:r>
      </w:ins>
      <w:r>
        <w:rPr>
          <w:rFonts w:ascii="黑体" w:eastAsia="黑体" w:hAnsi="黑体" w:cs="黑体" w:hint="eastAsia"/>
          <w:color w:val="000000"/>
          <w:sz w:val="28"/>
          <w:szCs w:val="28"/>
          <w:rPrChange w:id="637" w:author="云" w:date="2019-11-03T04:26:00Z">
            <w:rPr>
              <w:rFonts w:ascii="方正仿宋简体" w:eastAsia="方正仿宋简体" w:hint="eastAsia"/>
              <w:color w:val="000000"/>
              <w:sz w:val="28"/>
              <w:szCs w:val="28"/>
            </w:rPr>
          </w:rPrChange>
        </w:rPr>
        <w:t>员工餐厅采取包干制，由西安市未央区春天食</w:t>
      </w:r>
      <w:r>
        <w:rPr>
          <w:rFonts w:ascii="黑体" w:eastAsia="黑体" w:hAnsi="黑体" w:cs="黑体" w:hint="eastAsia"/>
          <w:color w:val="000000"/>
          <w:sz w:val="28"/>
          <w:szCs w:val="28"/>
          <w:rPrChange w:id="638" w:author="云" w:date="2019-11-03T04:26:00Z">
            <w:rPr>
              <w:rFonts w:eastAsia="方正仿宋简体" w:hint="eastAsia"/>
              <w:bCs/>
              <w:color w:val="000000"/>
              <w:sz w:val="32"/>
              <w:szCs w:val="32"/>
            </w:rPr>
          </w:rPrChange>
        </w:rPr>
        <w:t>材供应部（</w:t>
      </w:r>
      <w:ins w:id="639" w:author="Zhou-XJ" w:date="2016-03-24T06:30:00Z">
        <w:r>
          <w:rPr>
            <w:rFonts w:ascii="黑体" w:eastAsia="黑体" w:hAnsi="黑体" w:cs="黑体" w:hint="eastAsia"/>
            <w:color w:val="000000"/>
            <w:sz w:val="28"/>
            <w:szCs w:val="28"/>
            <w:rPrChange w:id="640" w:author="云" w:date="2019-11-03T04:26:00Z">
              <w:rPr>
                <w:rFonts w:eastAsia="方正仿宋简体" w:hint="eastAsia"/>
                <w:bCs/>
                <w:color w:val="000000"/>
                <w:sz w:val="32"/>
                <w:szCs w:val="32"/>
              </w:rPr>
            </w:rPrChange>
          </w:rPr>
          <w:t>以下简称“</w:t>
        </w:r>
      </w:ins>
      <w:ins w:id="641" w:author="大地系统" w:date="2017-01-05T15:14:00Z">
        <w:r>
          <w:rPr>
            <w:rFonts w:ascii="黑体" w:eastAsia="黑体" w:hAnsi="黑体" w:cs="黑体" w:hint="eastAsia"/>
            <w:color w:val="000000"/>
            <w:sz w:val="28"/>
            <w:szCs w:val="28"/>
            <w:rPrChange w:id="642" w:author="云" w:date="2019-11-03T04:26:00Z">
              <w:rPr>
                <w:rFonts w:ascii="Times New Roman" w:eastAsia="方正仿宋简体" w:hAnsi="Times New Roman" w:cs="Times New Roman" w:hint="eastAsia"/>
                <w:color w:val="000000"/>
                <w:sz w:val="28"/>
                <w:szCs w:val="28"/>
              </w:rPr>
            </w:rPrChange>
          </w:rPr>
          <w:t>乙</w:t>
        </w:r>
      </w:ins>
      <w:del w:id="643" w:author="大地系统" w:date="2017-01-05T15:14:00Z">
        <w:r>
          <w:rPr>
            <w:rFonts w:ascii="黑体" w:eastAsia="黑体" w:hAnsi="黑体" w:cs="黑体" w:hint="eastAsia"/>
            <w:color w:val="000000"/>
            <w:sz w:val="28"/>
            <w:szCs w:val="28"/>
            <w:rPrChange w:id="644" w:author="云" w:date="2019-11-03T04:26:00Z">
              <w:rPr>
                <w:rFonts w:ascii="方正仿宋简体" w:eastAsia="方正仿宋简体" w:hint="eastAsia"/>
                <w:color w:val="000000"/>
                <w:sz w:val="28"/>
                <w:szCs w:val="28"/>
              </w:rPr>
            </w:rPrChange>
          </w:rPr>
          <w:delText>乙</w:delText>
        </w:r>
      </w:del>
      <w:ins w:id="645" w:author="大地系统" w:date="2017-01-05T15:14:00Z">
        <w:r>
          <w:rPr>
            <w:rFonts w:ascii="黑体" w:eastAsia="黑体" w:hAnsi="黑体" w:cs="黑体" w:hint="eastAsia"/>
            <w:color w:val="000000"/>
            <w:sz w:val="28"/>
            <w:szCs w:val="28"/>
            <w:rPrChange w:id="646" w:author="云" w:date="2019-11-03T04:26:00Z">
              <w:rPr>
                <w:rFonts w:ascii="Times New Roman" w:eastAsia="方正仿宋简体" w:hAnsi="Times New Roman" w:cs="Times New Roman" w:hint="eastAsia"/>
                <w:color w:val="000000"/>
                <w:sz w:val="28"/>
                <w:szCs w:val="28"/>
              </w:rPr>
            </w:rPrChange>
          </w:rPr>
          <w:t>方</w:t>
        </w:r>
      </w:ins>
      <w:del w:id="647" w:author="大地系统" w:date="2017-01-05T15:14:00Z">
        <w:r>
          <w:rPr>
            <w:rFonts w:ascii="黑体" w:eastAsia="黑体" w:hAnsi="黑体" w:cs="黑体" w:hint="eastAsia"/>
            <w:color w:val="000000"/>
            <w:sz w:val="28"/>
            <w:szCs w:val="28"/>
            <w:rPrChange w:id="648" w:author="云" w:date="2019-11-03T04:26:00Z">
              <w:rPr>
                <w:rFonts w:ascii="方正仿宋简体" w:eastAsia="方正仿宋简体" w:hint="eastAsia"/>
                <w:color w:val="000000"/>
                <w:sz w:val="28"/>
                <w:szCs w:val="28"/>
              </w:rPr>
            </w:rPrChange>
          </w:rPr>
          <w:delText>方</w:delText>
        </w:r>
      </w:del>
      <w:ins w:id="649" w:author="Zhou-XJ" w:date="2016-03-24T06:30:00Z">
        <w:r>
          <w:rPr>
            <w:rFonts w:ascii="黑体" w:eastAsia="黑体" w:hAnsi="黑体" w:cs="黑体" w:hint="eastAsia"/>
            <w:color w:val="000000"/>
            <w:sz w:val="28"/>
            <w:szCs w:val="28"/>
            <w:rPrChange w:id="650" w:author="云" w:date="2019-11-03T04:26:00Z">
              <w:rPr>
                <w:rFonts w:ascii="方正仿宋简体" w:eastAsia="方正仿宋简体" w:hint="eastAsia"/>
                <w:color w:val="000000"/>
                <w:sz w:val="28"/>
                <w:szCs w:val="28"/>
              </w:rPr>
            </w:rPrChange>
          </w:rPr>
          <w:t>”</w:t>
        </w:r>
      </w:ins>
      <w:r>
        <w:rPr>
          <w:rFonts w:ascii="黑体" w:eastAsia="黑体" w:hAnsi="黑体" w:cs="黑体" w:hint="eastAsia"/>
          <w:color w:val="000000"/>
          <w:sz w:val="28"/>
          <w:szCs w:val="28"/>
          <w:rPrChange w:id="651" w:author="云" w:date="2019-11-03T04:26:00Z">
            <w:rPr>
              <w:rFonts w:ascii="方正仿宋简体" w:eastAsia="方正仿宋简体" w:hint="eastAsia"/>
              <w:color w:val="000000"/>
              <w:sz w:val="28"/>
              <w:szCs w:val="28"/>
            </w:rPr>
          </w:rPrChange>
        </w:rPr>
        <w:t>）负责完成</w:t>
      </w:r>
      <w:del w:id="652" w:author="Zhou-XJ" w:date="2016-03-24T06:30:00Z">
        <w:r>
          <w:rPr>
            <w:rFonts w:ascii="黑体" w:eastAsia="黑体" w:hAnsi="黑体" w:cs="黑体" w:hint="eastAsia"/>
            <w:color w:val="000000"/>
            <w:sz w:val="28"/>
            <w:szCs w:val="28"/>
            <w:rPrChange w:id="653" w:author="云" w:date="2019-11-03T04:26:00Z">
              <w:rPr>
                <w:rFonts w:ascii="方正仿宋简体" w:eastAsia="方正仿宋简体" w:hint="eastAsia"/>
                <w:color w:val="000000"/>
                <w:sz w:val="28"/>
                <w:szCs w:val="28"/>
              </w:rPr>
            </w:rPrChange>
          </w:rPr>
          <w:delText>西安曲江大明宫物业管理有限公司（</w:delText>
        </w:r>
      </w:del>
      <w:r>
        <w:rPr>
          <w:rFonts w:ascii="黑体" w:eastAsia="黑体" w:hAnsi="黑体" w:cs="黑体" w:hint="eastAsia"/>
          <w:color w:val="000000"/>
          <w:sz w:val="28"/>
          <w:szCs w:val="28"/>
          <w:rPrChange w:id="654" w:author="云" w:date="2019-11-03T04:26:00Z">
            <w:rPr>
              <w:rFonts w:ascii="方正仿宋简体" w:eastAsia="方正仿宋简体" w:hint="eastAsia"/>
              <w:color w:val="000000"/>
              <w:sz w:val="28"/>
              <w:szCs w:val="28"/>
            </w:rPr>
          </w:rPrChange>
        </w:rPr>
        <w:t>甲方</w:t>
      </w:r>
      <w:del w:id="655" w:author="Zhou-XJ" w:date="2016-03-24T06:30:00Z">
        <w:r>
          <w:rPr>
            <w:rFonts w:ascii="黑体" w:eastAsia="黑体" w:hAnsi="黑体" w:cs="黑体" w:hint="eastAsia"/>
            <w:color w:val="000000"/>
            <w:sz w:val="28"/>
            <w:szCs w:val="28"/>
            <w:rPrChange w:id="656" w:author="云" w:date="2019-11-03T04:26:00Z">
              <w:rPr>
                <w:rFonts w:ascii="方正仿宋简体" w:eastAsia="方正仿宋简体" w:hint="eastAsia"/>
                <w:color w:val="000000"/>
                <w:sz w:val="28"/>
                <w:szCs w:val="28"/>
              </w:rPr>
            </w:rPrChange>
          </w:rPr>
          <w:delText>）</w:delText>
        </w:r>
      </w:del>
      <w:r>
        <w:rPr>
          <w:rFonts w:ascii="黑体" w:eastAsia="黑体" w:hAnsi="黑体" w:cs="黑体" w:hint="eastAsia"/>
          <w:color w:val="000000"/>
          <w:sz w:val="28"/>
          <w:szCs w:val="28"/>
          <w:rPrChange w:id="657" w:author="云" w:date="2019-11-03T04:26:00Z">
            <w:rPr>
              <w:rFonts w:ascii="方正仿宋简体" w:eastAsia="方正仿宋简体" w:hint="eastAsia"/>
              <w:color w:val="000000"/>
              <w:sz w:val="28"/>
              <w:szCs w:val="28"/>
            </w:rPr>
          </w:rPrChange>
        </w:rPr>
        <w:t>员工食堂原材料供应及菜品出品等工作。原材料供应及菜品出品的过程中所需要的一切材料用品由乙方负责采购，并承担相应费用。</w:t>
      </w:r>
    </w:p>
    <w:p w14:paraId="1EADEE5F"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658"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659" w:author="云" w:date="2019-11-03T04:26:00Z">
            <w:rPr>
              <w:rFonts w:ascii="方正仿宋简体" w:eastAsia="方正仿宋简体" w:hint="eastAsia"/>
              <w:color w:val="000000"/>
              <w:sz w:val="28"/>
              <w:szCs w:val="28"/>
            </w:rPr>
          </w:rPrChange>
        </w:rPr>
        <w:t>2</w:t>
      </w:r>
      <w:r>
        <w:rPr>
          <w:rFonts w:ascii="黑体" w:eastAsia="黑体" w:hAnsi="黑体" w:cs="黑体" w:hint="eastAsia"/>
          <w:color w:val="000000"/>
          <w:sz w:val="28"/>
          <w:szCs w:val="28"/>
          <w:rPrChange w:id="660" w:author="云" w:date="2019-11-03T04:26:00Z">
            <w:rPr>
              <w:rFonts w:ascii="方正仿宋简体" w:eastAsia="方正仿宋简体" w:hint="eastAsia"/>
              <w:color w:val="000000"/>
              <w:sz w:val="28"/>
              <w:szCs w:val="28"/>
            </w:rPr>
          </w:rPrChange>
        </w:rPr>
        <w:t>、乙方必须保证膳食的质量，米饭不得出现半生不熟的情况，否则甲方有权</w:t>
      </w:r>
      <w:del w:id="661" w:author="Zhou-XJ" w:date="2016-03-24T06:28:00Z">
        <w:r>
          <w:rPr>
            <w:rFonts w:ascii="黑体" w:eastAsia="黑体" w:hAnsi="黑体" w:cs="黑体" w:hint="eastAsia"/>
            <w:color w:val="000000"/>
            <w:sz w:val="28"/>
            <w:szCs w:val="28"/>
            <w:rPrChange w:id="662" w:author="云" w:date="2019-11-03T04:26:00Z">
              <w:rPr>
                <w:rFonts w:ascii="方正仿宋简体" w:eastAsia="方正仿宋简体" w:hint="eastAsia"/>
                <w:color w:val="000000"/>
                <w:sz w:val="28"/>
                <w:szCs w:val="28"/>
              </w:rPr>
            </w:rPrChange>
          </w:rPr>
          <w:delText>对</w:delText>
        </w:r>
      </w:del>
      <w:ins w:id="663" w:author="Zhou-XJ" w:date="2016-03-24T06:28:00Z">
        <w:r>
          <w:rPr>
            <w:rFonts w:ascii="黑体" w:eastAsia="黑体" w:hAnsi="黑体" w:cs="黑体" w:hint="eastAsia"/>
            <w:color w:val="000000"/>
            <w:sz w:val="28"/>
            <w:szCs w:val="28"/>
            <w:rPrChange w:id="664" w:author="云" w:date="2019-11-03T04:26:00Z">
              <w:rPr>
                <w:rFonts w:ascii="方正仿宋简体" w:eastAsia="方正仿宋简体" w:hint="eastAsia"/>
                <w:color w:val="000000"/>
                <w:sz w:val="28"/>
                <w:szCs w:val="28"/>
              </w:rPr>
            </w:rPrChange>
          </w:rPr>
          <w:t>要求</w:t>
        </w:r>
      </w:ins>
      <w:r>
        <w:rPr>
          <w:rFonts w:ascii="黑体" w:eastAsia="黑体" w:hAnsi="黑体" w:cs="黑体" w:hint="eastAsia"/>
          <w:color w:val="000000"/>
          <w:sz w:val="28"/>
          <w:szCs w:val="28"/>
          <w:rPrChange w:id="665" w:author="云" w:date="2019-11-03T04:26:00Z">
            <w:rPr>
              <w:rFonts w:ascii="方正仿宋简体" w:eastAsia="方正仿宋简体" w:hint="eastAsia"/>
              <w:color w:val="000000"/>
              <w:sz w:val="28"/>
              <w:szCs w:val="28"/>
            </w:rPr>
          </w:rPrChange>
        </w:rPr>
        <w:t>乙方</w:t>
      </w:r>
      <w:ins w:id="666" w:author="Zhou-XJ" w:date="2016-03-24T06:28:00Z">
        <w:r>
          <w:rPr>
            <w:rFonts w:ascii="黑体" w:eastAsia="黑体" w:hAnsi="黑体" w:cs="黑体" w:hint="eastAsia"/>
            <w:color w:val="000000"/>
            <w:sz w:val="28"/>
            <w:szCs w:val="28"/>
            <w:rPrChange w:id="667" w:author="云" w:date="2019-11-03T04:26:00Z">
              <w:rPr>
                <w:rFonts w:ascii="方正仿宋简体" w:eastAsia="方正仿宋简体" w:hint="eastAsia"/>
                <w:color w:val="000000"/>
                <w:sz w:val="28"/>
                <w:szCs w:val="28"/>
              </w:rPr>
            </w:rPrChange>
          </w:rPr>
          <w:t>按</w:t>
        </w:r>
      </w:ins>
      <w:del w:id="668" w:author="Zhou-XJ" w:date="2016-03-24T06:28:00Z">
        <w:r>
          <w:rPr>
            <w:rFonts w:ascii="黑体" w:eastAsia="黑体" w:hAnsi="黑体" w:cs="黑体" w:hint="eastAsia"/>
            <w:color w:val="000000"/>
            <w:sz w:val="28"/>
            <w:szCs w:val="28"/>
            <w:rPrChange w:id="669" w:author="云" w:date="2019-11-03T04:26:00Z">
              <w:rPr>
                <w:rFonts w:ascii="方正仿宋简体" w:eastAsia="方正仿宋简体" w:hint="eastAsia"/>
                <w:color w:val="000000"/>
                <w:sz w:val="28"/>
                <w:szCs w:val="28"/>
              </w:rPr>
            </w:rPrChange>
          </w:rPr>
          <w:delText>做出</w:delText>
        </w:r>
      </w:del>
      <w:r>
        <w:rPr>
          <w:rFonts w:ascii="黑体" w:eastAsia="黑体" w:hAnsi="黑体" w:cs="黑体" w:hint="eastAsia"/>
          <w:color w:val="000000"/>
          <w:sz w:val="28"/>
          <w:szCs w:val="28"/>
          <w:rPrChange w:id="670" w:author="云" w:date="2019-11-03T04:26:00Z">
            <w:rPr>
              <w:rFonts w:ascii="方正仿宋简体" w:eastAsia="方正仿宋简体" w:hint="eastAsia"/>
              <w:color w:val="000000"/>
              <w:sz w:val="28"/>
              <w:szCs w:val="28"/>
            </w:rPr>
          </w:rPrChange>
        </w:rPr>
        <w:t>1000</w:t>
      </w:r>
      <w:r>
        <w:rPr>
          <w:rFonts w:ascii="黑体" w:eastAsia="黑体" w:hAnsi="黑体" w:cs="黑体" w:hint="eastAsia"/>
          <w:color w:val="000000"/>
          <w:sz w:val="28"/>
          <w:szCs w:val="28"/>
          <w:rPrChange w:id="671" w:author="云" w:date="2019-11-03T04:26:00Z">
            <w:rPr>
              <w:rFonts w:ascii="方正仿宋简体" w:eastAsia="方正仿宋简体" w:hint="eastAsia"/>
              <w:color w:val="000000"/>
              <w:sz w:val="28"/>
              <w:szCs w:val="28"/>
            </w:rPr>
          </w:rPrChange>
        </w:rPr>
        <w:t>元</w:t>
      </w:r>
      <w:r>
        <w:rPr>
          <w:rFonts w:ascii="黑体" w:eastAsia="黑体" w:hAnsi="黑体" w:cs="黑体" w:hint="eastAsia"/>
          <w:color w:val="000000"/>
          <w:sz w:val="28"/>
          <w:szCs w:val="28"/>
          <w:rPrChange w:id="672"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673" w:author="云" w:date="2019-11-03T04:26:00Z">
            <w:rPr>
              <w:rFonts w:ascii="方正仿宋简体" w:eastAsia="方正仿宋简体" w:hint="eastAsia"/>
              <w:color w:val="000000"/>
              <w:sz w:val="28"/>
              <w:szCs w:val="28"/>
            </w:rPr>
          </w:rPrChange>
        </w:rPr>
        <w:t>次的</w:t>
      </w:r>
      <w:del w:id="674" w:author="Zhou-XJ" w:date="2016-03-24T06:28:00Z">
        <w:r>
          <w:rPr>
            <w:rFonts w:ascii="黑体" w:eastAsia="黑体" w:hAnsi="黑体" w:cs="黑体" w:hint="eastAsia"/>
            <w:color w:val="000000"/>
            <w:sz w:val="28"/>
            <w:szCs w:val="28"/>
            <w:rPrChange w:id="675" w:author="云" w:date="2019-11-03T04:26:00Z">
              <w:rPr>
                <w:rFonts w:ascii="方正仿宋简体" w:eastAsia="方正仿宋简体" w:hint="eastAsia"/>
                <w:color w:val="000000"/>
                <w:sz w:val="28"/>
                <w:szCs w:val="28"/>
              </w:rPr>
            </w:rPrChange>
          </w:rPr>
          <w:delText>处罚决定</w:delText>
        </w:r>
      </w:del>
      <w:ins w:id="676" w:author="Zhou-XJ" w:date="2016-03-24T06:28:00Z">
        <w:r>
          <w:rPr>
            <w:rFonts w:ascii="黑体" w:eastAsia="黑体" w:hAnsi="黑体" w:cs="黑体" w:hint="eastAsia"/>
            <w:color w:val="000000"/>
            <w:sz w:val="28"/>
            <w:szCs w:val="28"/>
            <w:rPrChange w:id="677" w:author="云" w:date="2019-11-03T04:26:00Z">
              <w:rPr>
                <w:rFonts w:ascii="方正仿宋简体" w:eastAsia="方正仿宋简体" w:hint="eastAsia"/>
                <w:color w:val="000000"/>
                <w:sz w:val="28"/>
                <w:szCs w:val="28"/>
              </w:rPr>
            </w:rPrChange>
          </w:rPr>
          <w:t>标准承担违约责任</w:t>
        </w:r>
      </w:ins>
      <w:r>
        <w:rPr>
          <w:rFonts w:ascii="黑体" w:eastAsia="黑体" w:hAnsi="黑体" w:cs="黑体" w:hint="eastAsia"/>
          <w:color w:val="000000"/>
          <w:sz w:val="28"/>
          <w:szCs w:val="28"/>
          <w:rPrChange w:id="678" w:author="云" w:date="2019-11-03T04:26:00Z">
            <w:rPr>
              <w:rFonts w:ascii="方正仿宋简体" w:eastAsia="方正仿宋简体" w:hint="eastAsia"/>
              <w:color w:val="000000"/>
              <w:sz w:val="28"/>
              <w:szCs w:val="28"/>
            </w:rPr>
          </w:rPrChange>
        </w:rPr>
        <w:t>。</w:t>
      </w:r>
    </w:p>
    <w:p w14:paraId="119E8430"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679"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680" w:author="云" w:date="2019-11-03T04:26:00Z">
            <w:rPr>
              <w:rFonts w:ascii="方正仿宋简体" w:eastAsia="方正仿宋简体" w:hint="eastAsia"/>
              <w:color w:val="000000"/>
              <w:sz w:val="28"/>
              <w:szCs w:val="28"/>
            </w:rPr>
          </w:rPrChange>
        </w:rPr>
        <w:t>3</w:t>
      </w:r>
      <w:r>
        <w:rPr>
          <w:rFonts w:ascii="黑体" w:eastAsia="黑体" w:hAnsi="黑体" w:cs="黑体" w:hint="eastAsia"/>
          <w:color w:val="000000"/>
          <w:sz w:val="28"/>
          <w:szCs w:val="28"/>
          <w:rPrChange w:id="681" w:author="云" w:date="2019-11-03T04:26:00Z">
            <w:rPr>
              <w:rFonts w:ascii="方正仿宋简体" w:eastAsia="方正仿宋简体" w:hint="eastAsia"/>
              <w:color w:val="000000"/>
              <w:sz w:val="28"/>
              <w:szCs w:val="28"/>
            </w:rPr>
          </w:rPrChange>
        </w:rPr>
        <w:t>、乙方必须保证用膳食的卫生安全符合《中华人民共和国食品安全法》以及食品药品监督管理局针对餐饮行业的相关规定。如若出现食品中毒等重大卫生安全事件，甲方有权终止协议，并依具体情况向乙方提出赔偿要求。</w:t>
      </w:r>
    </w:p>
    <w:p w14:paraId="0941D878"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682"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683" w:author="云" w:date="2019-11-03T04:26:00Z">
            <w:rPr>
              <w:rFonts w:ascii="方正仿宋简体" w:eastAsia="方正仿宋简体" w:hint="eastAsia"/>
              <w:color w:val="000000"/>
              <w:sz w:val="28"/>
              <w:szCs w:val="28"/>
            </w:rPr>
          </w:rPrChange>
        </w:rPr>
        <w:t>4</w:t>
      </w:r>
      <w:r>
        <w:rPr>
          <w:rFonts w:ascii="黑体" w:eastAsia="黑体" w:hAnsi="黑体" w:cs="黑体" w:hint="eastAsia"/>
          <w:color w:val="000000"/>
          <w:sz w:val="28"/>
          <w:szCs w:val="28"/>
          <w:rPrChange w:id="684" w:author="云" w:date="2019-11-03T04:26:00Z">
            <w:rPr>
              <w:rFonts w:ascii="方正仿宋简体" w:eastAsia="方正仿宋简体" w:hint="eastAsia"/>
              <w:color w:val="000000"/>
              <w:sz w:val="28"/>
              <w:szCs w:val="28"/>
            </w:rPr>
          </w:rPrChange>
        </w:rPr>
        <w:t>、乙方必须保证用餐区及操作区的卫生情况，甲方有权不定期对餐厅进行卫生检查，如若出现卫生不符合规定甲方有权</w:t>
      </w:r>
      <w:del w:id="685" w:author="Zhou-XJ" w:date="2016-03-24T06:28:00Z">
        <w:r>
          <w:rPr>
            <w:rFonts w:ascii="黑体" w:eastAsia="黑体" w:hAnsi="黑体" w:cs="黑体" w:hint="eastAsia"/>
            <w:color w:val="000000"/>
            <w:sz w:val="28"/>
            <w:szCs w:val="28"/>
            <w:rPrChange w:id="686" w:author="云" w:date="2019-11-03T04:26:00Z">
              <w:rPr>
                <w:rFonts w:ascii="方正仿宋简体" w:eastAsia="方正仿宋简体" w:hint="eastAsia"/>
                <w:color w:val="000000"/>
                <w:sz w:val="28"/>
                <w:szCs w:val="28"/>
              </w:rPr>
            </w:rPrChange>
          </w:rPr>
          <w:delText>对</w:delText>
        </w:r>
      </w:del>
      <w:ins w:id="687" w:author="Zhou-XJ" w:date="2016-03-24T06:28:00Z">
        <w:r>
          <w:rPr>
            <w:rFonts w:ascii="黑体" w:eastAsia="黑体" w:hAnsi="黑体" w:cs="黑体" w:hint="eastAsia"/>
            <w:color w:val="000000"/>
            <w:sz w:val="28"/>
            <w:szCs w:val="28"/>
            <w:rPrChange w:id="688" w:author="云" w:date="2019-11-03T04:26:00Z">
              <w:rPr>
                <w:rFonts w:ascii="方正仿宋简体" w:eastAsia="方正仿宋简体" w:hint="eastAsia"/>
                <w:color w:val="000000"/>
                <w:sz w:val="28"/>
                <w:szCs w:val="28"/>
              </w:rPr>
            </w:rPrChange>
          </w:rPr>
          <w:t>要求</w:t>
        </w:r>
      </w:ins>
      <w:r>
        <w:rPr>
          <w:rFonts w:ascii="黑体" w:eastAsia="黑体" w:hAnsi="黑体" w:cs="黑体" w:hint="eastAsia"/>
          <w:color w:val="000000"/>
          <w:sz w:val="28"/>
          <w:szCs w:val="28"/>
          <w:rPrChange w:id="689" w:author="云" w:date="2019-11-03T04:26:00Z">
            <w:rPr>
              <w:rFonts w:ascii="方正仿宋简体" w:eastAsia="方正仿宋简体" w:hint="eastAsia"/>
              <w:color w:val="000000"/>
              <w:sz w:val="28"/>
              <w:szCs w:val="28"/>
            </w:rPr>
          </w:rPrChange>
        </w:rPr>
        <w:t>乙方</w:t>
      </w:r>
      <w:ins w:id="690" w:author="Zhou-XJ" w:date="2016-03-24T06:28:00Z">
        <w:r>
          <w:rPr>
            <w:rFonts w:ascii="黑体" w:eastAsia="黑体" w:hAnsi="黑体" w:cs="黑体" w:hint="eastAsia"/>
            <w:color w:val="000000"/>
            <w:sz w:val="28"/>
            <w:szCs w:val="28"/>
            <w:rPrChange w:id="691" w:author="云" w:date="2019-11-03T04:26:00Z">
              <w:rPr>
                <w:rFonts w:ascii="方正仿宋简体" w:eastAsia="方正仿宋简体" w:hint="eastAsia"/>
                <w:color w:val="000000"/>
                <w:sz w:val="28"/>
                <w:szCs w:val="28"/>
              </w:rPr>
            </w:rPrChange>
          </w:rPr>
          <w:t>按</w:t>
        </w:r>
      </w:ins>
      <w:del w:id="692" w:author="Zhou-XJ" w:date="2016-03-24T06:28:00Z">
        <w:r>
          <w:rPr>
            <w:rFonts w:ascii="黑体" w:eastAsia="黑体" w:hAnsi="黑体" w:cs="黑体" w:hint="eastAsia"/>
            <w:color w:val="000000"/>
            <w:sz w:val="28"/>
            <w:szCs w:val="28"/>
            <w:rPrChange w:id="693" w:author="云" w:date="2019-11-03T04:26:00Z">
              <w:rPr>
                <w:rFonts w:ascii="方正仿宋简体" w:eastAsia="方正仿宋简体" w:hint="eastAsia"/>
                <w:color w:val="000000"/>
                <w:sz w:val="28"/>
                <w:szCs w:val="28"/>
              </w:rPr>
            </w:rPrChange>
          </w:rPr>
          <w:delText>做出</w:delText>
        </w:r>
      </w:del>
      <w:r>
        <w:rPr>
          <w:rFonts w:ascii="黑体" w:eastAsia="黑体" w:hAnsi="黑体" w:cs="黑体" w:hint="eastAsia"/>
          <w:color w:val="000000"/>
          <w:sz w:val="28"/>
          <w:szCs w:val="28"/>
          <w:rPrChange w:id="694" w:author="云" w:date="2019-11-03T04:26:00Z">
            <w:rPr>
              <w:rFonts w:ascii="方正仿宋简体" w:eastAsia="方正仿宋简体" w:hint="eastAsia"/>
              <w:color w:val="000000"/>
              <w:sz w:val="28"/>
              <w:szCs w:val="28"/>
            </w:rPr>
          </w:rPrChange>
        </w:rPr>
        <w:t>500</w:t>
      </w:r>
      <w:r>
        <w:rPr>
          <w:rFonts w:ascii="黑体" w:eastAsia="黑体" w:hAnsi="黑体" w:cs="黑体" w:hint="eastAsia"/>
          <w:color w:val="000000"/>
          <w:sz w:val="28"/>
          <w:szCs w:val="28"/>
          <w:rPrChange w:id="695" w:author="云" w:date="2019-11-03T04:26:00Z">
            <w:rPr>
              <w:rFonts w:ascii="方正仿宋简体" w:eastAsia="方正仿宋简体" w:hint="eastAsia"/>
              <w:color w:val="000000"/>
              <w:sz w:val="28"/>
              <w:szCs w:val="28"/>
            </w:rPr>
          </w:rPrChange>
        </w:rPr>
        <w:t>元</w:t>
      </w:r>
      <w:r>
        <w:rPr>
          <w:rFonts w:ascii="黑体" w:eastAsia="黑体" w:hAnsi="黑体" w:cs="黑体" w:hint="eastAsia"/>
          <w:color w:val="000000"/>
          <w:sz w:val="28"/>
          <w:szCs w:val="28"/>
          <w:rPrChange w:id="696"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697" w:author="云" w:date="2019-11-03T04:26:00Z">
            <w:rPr>
              <w:rFonts w:ascii="方正仿宋简体" w:eastAsia="方正仿宋简体" w:hint="eastAsia"/>
              <w:color w:val="000000"/>
              <w:sz w:val="28"/>
              <w:szCs w:val="28"/>
            </w:rPr>
          </w:rPrChange>
        </w:rPr>
        <w:t>次的</w:t>
      </w:r>
      <w:del w:id="698" w:author="Zhou-XJ" w:date="2016-03-24T06:29:00Z">
        <w:r>
          <w:rPr>
            <w:rFonts w:ascii="黑体" w:eastAsia="黑体" w:hAnsi="黑体" w:cs="黑体" w:hint="eastAsia"/>
            <w:color w:val="000000"/>
            <w:sz w:val="28"/>
            <w:szCs w:val="28"/>
            <w:rPrChange w:id="699" w:author="云" w:date="2019-11-03T04:26:00Z">
              <w:rPr>
                <w:rFonts w:ascii="方正仿宋简体" w:eastAsia="方正仿宋简体" w:hint="eastAsia"/>
                <w:color w:val="000000"/>
                <w:sz w:val="28"/>
                <w:szCs w:val="28"/>
              </w:rPr>
            </w:rPrChange>
          </w:rPr>
          <w:delText>处罚决定</w:delText>
        </w:r>
      </w:del>
      <w:ins w:id="700" w:author="Zhou-XJ" w:date="2016-03-24T06:29:00Z">
        <w:r>
          <w:rPr>
            <w:rFonts w:ascii="黑体" w:eastAsia="黑体" w:hAnsi="黑体" w:cs="黑体" w:hint="eastAsia"/>
            <w:color w:val="000000"/>
            <w:sz w:val="28"/>
            <w:szCs w:val="28"/>
            <w:rPrChange w:id="701" w:author="云" w:date="2019-11-03T04:26:00Z">
              <w:rPr>
                <w:rFonts w:ascii="方正仿宋简体" w:eastAsia="方正仿宋简体" w:hint="eastAsia"/>
                <w:color w:val="000000"/>
                <w:sz w:val="28"/>
                <w:szCs w:val="28"/>
              </w:rPr>
            </w:rPrChange>
          </w:rPr>
          <w:t>标准承担违约责任</w:t>
        </w:r>
      </w:ins>
      <w:r>
        <w:rPr>
          <w:rFonts w:ascii="黑体" w:eastAsia="黑体" w:hAnsi="黑体" w:cs="黑体" w:hint="eastAsia"/>
          <w:color w:val="000000"/>
          <w:sz w:val="28"/>
          <w:szCs w:val="28"/>
          <w:rPrChange w:id="702" w:author="云" w:date="2019-11-03T04:26:00Z">
            <w:rPr>
              <w:rFonts w:ascii="方正仿宋简体" w:eastAsia="方正仿宋简体" w:hint="eastAsia"/>
              <w:color w:val="000000"/>
              <w:sz w:val="28"/>
              <w:szCs w:val="28"/>
            </w:rPr>
          </w:rPrChange>
        </w:rPr>
        <w:t>。</w:t>
      </w:r>
    </w:p>
    <w:p w14:paraId="3E1A1B75"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703"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704" w:author="云" w:date="2019-11-03T04:26:00Z">
            <w:rPr>
              <w:rFonts w:ascii="方正仿宋简体" w:eastAsia="方正仿宋简体" w:hint="eastAsia"/>
              <w:color w:val="000000"/>
              <w:sz w:val="28"/>
              <w:szCs w:val="28"/>
            </w:rPr>
          </w:rPrChange>
        </w:rPr>
        <w:t>5</w:t>
      </w:r>
      <w:r>
        <w:rPr>
          <w:rFonts w:ascii="黑体" w:eastAsia="黑体" w:hAnsi="黑体" w:cs="黑体" w:hint="eastAsia"/>
          <w:color w:val="000000"/>
          <w:sz w:val="28"/>
          <w:szCs w:val="28"/>
          <w:rPrChange w:id="705" w:author="云" w:date="2019-11-03T04:26:00Z">
            <w:rPr>
              <w:rFonts w:ascii="方正仿宋简体" w:eastAsia="方正仿宋简体" w:hint="eastAsia"/>
              <w:color w:val="000000"/>
              <w:sz w:val="28"/>
              <w:szCs w:val="28"/>
            </w:rPr>
          </w:rPrChange>
        </w:rPr>
        <w:t>、乙方必须保证每日三餐膳食的新鲜、质量，不得出现剩余菜品用于下次就餐的情况，否则甲方有权对此提出警告，</w:t>
      </w:r>
      <w:ins w:id="706" w:author="Zhou-XJ" w:date="2016-03-24T06:29:00Z">
        <w:r>
          <w:rPr>
            <w:rFonts w:ascii="黑体" w:eastAsia="黑体" w:hAnsi="黑体" w:cs="黑体" w:hint="eastAsia"/>
            <w:color w:val="000000"/>
            <w:sz w:val="28"/>
            <w:szCs w:val="28"/>
            <w:rPrChange w:id="707" w:author="云" w:date="2019-11-03T04:26:00Z">
              <w:rPr>
                <w:rFonts w:ascii="方正仿宋简体" w:eastAsia="方正仿宋简体" w:hint="eastAsia"/>
                <w:color w:val="000000"/>
                <w:sz w:val="28"/>
                <w:szCs w:val="28"/>
              </w:rPr>
            </w:rPrChange>
          </w:rPr>
          <w:t>出现第</w:t>
        </w:r>
      </w:ins>
      <w:r>
        <w:rPr>
          <w:rFonts w:ascii="黑体" w:eastAsia="黑体" w:hAnsi="黑体" w:cs="黑体" w:hint="eastAsia"/>
          <w:color w:val="000000"/>
          <w:sz w:val="28"/>
          <w:szCs w:val="28"/>
          <w:rPrChange w:id="708" w:author="云" w:date="2019-11-03T04:26:00Z">
            <w:rPr>
              <w:rFonts w:ascii="方正仿宋简体" w:eastAsia="方正仿宋简体" w:hint="eastAsia"/>
              <w:color w:val="000000"/>
              <w:sz w:val="28"/>
              <w:szCs w:val="28"/>
            </w:rPr>
          </w:rPrChange>
        </w:rPr>
        <w:t>三次</w:t>
      </w:r>
      <w:ins w:id="709" w:author="Zhou-XJ" w:date="2016-03-24T06:29:00Z">
        <w:r>
          <w:rPr>
            <w:rFonts w:ascii="黑体" w:eastAsia="黑体" w:hAnsi="黑体" w:cs="黑体" w:hint="eastAsia"/>
            <w:color w:val="000000"/>
            <w:sz w:val="28"/>
            <w:szCs w:val="28"/>
            <w:rPrChange w:id="710" w:author="云" w:date="2019-11-03T04:26:00Z">
              <w:rPr>
                <w:rFonts w:ascii="方正仿宋简体" w:eastAsia="方正仿宋简体" w:hint="eastAsia"/>
                <w:color w:val="000000"/>
                <w:sz w:val="28"/>
                <w:szCs w:val="28"/>
              </w:rPr>
            </w:rPrChange>
          </w:rPr>
          <w:t>及以上的，</w:t>
        </w:r>
      </w:ins>
      <w:del w:id="711" w:author="Zhou-XJ" w:date="2016-03-24T06:29:00Z">
        <w:r>
          <w:rPr>
            <w:rFonts w:ascii="黑体" w:eastAsia="黑体" w:hAnsi="黑体" w:cs="黑体" w:hint="eastAsia"/>
            <w:color w:val="000000"/>
            <w:sz w:val="28"/>
            <w:szCs w:val="28"/>
            <w:rPrChange w:id="712" w:author="云" w:date="2019-11-03T04:26:00Z">
              <w:rPr>
                <w:rFonts w:ascii="方正仿宋简体" w:eastAsia="方正仿宋简体" w:hint="eastAsia"/>
                <w:color w:val="000000"/>
                <w:sz w:val="28"/>
                <w:szCs w:val="28"/>
              </w:rPr>
            </w:rPrChange>
          </w:rPr>
          <w:delText>后执行</w:delText>
        </w:r>
      </w:del>
      <w:ins w:id="713" w:author="Zhou-XJ" w:date="2016-03-24T06:29:00Z">
        <w:r>
          <w:rPr>
            <w:rFonts w:ascii="黑体" w:eastAsia="黑体" w:hAnsi="黑体" w:cs="黑体" w:hint="eastAsia"/>
            <w:color w:val="000000"/>
            <w:sz w:val="28"/>
            <w:szCs w:val="28"/>
            <w:rPrChange w:id="714" w:author="云" w:date="2019-11-03T04:26:00Z">
              <w:rPr>
                <w:rFonts w:ascii="方正仿宋简体" w:eastAsia="方正仿宋简体" w:hint="eastAsia"/>
                <w:color w:val="000000"/>
                <w:sz w:val="28"/>
                <w:szCs w:val="28"/>
              </w:rPr>
            </w:rPrChange>
          </w:rPr>
          <w:t>乙方应按</w:t>
        </w:r>
      </w:ins>
      <w:r>
        <w:rPr>
          <w:rFonts w:ascii="黑体" w:eastAsia="黑体" w:hAnsi="黑体" w:cs="黑体" w:hint="eastAsia"/>
          <w:color w:val="000000"/>
          <w:sz w:val="28"/>
          <w:szCs w:val="28"/>
          <w:rPrChange w:id="715" w:author="云" w:date="2019-11-03T04:26:00Z">
            <w:rPr>
              <w:rFonts w:ascii="方正仿宋简体" w:eastAsia="方正仿宋简体" w:hint="eastAsia"/>
              <w:color w:val="000000"/>
              <w:sz w:val="28"/>
              <w:szCs w:val="28"/>
            </w:rPr>
          </w:rPrChange>
        </w:rPr>
        <w:t>3000</w:t>
      </w:r>
      <w:r>
        <w:rPr>
          <w:rFonts w:ascii="黑体" w:eastAsia="黑体" w:hAnsi="黑体" w:cs="黑体" w:hint="eastAsia"/>
          <w:color w:val="000000"/>
          <w:sz w:val="28"/>
          <w:szCs w:val="28"/>
          <w:rPrChange w:id="716" w:author="云" w:date="2019-11-03T04:26:00Z">
            <w:rPr>
              <w:rFonts w:ascii="方正仿宋简体" w:eastAsia="方正仿宋简体" w:hint="eastAsia"/>
              <w:color w:val="000000"/>
              <w:sz w:val="28"/>
              <w:szCs w:val="28"/>
            </w:rPr>
          </w:rPrChange>
        </w:rPr>
        <w:t>元</w:t>
      </w:r>
      <w:r>
        <w:rPr>
          <w:rFonts w:ascii="黑体" w:eastAsia="黑体" w:hAnsi="黑体" w:cs="黑体" w:hint="eastAsia"/>
          <w:color w:val="000000"/>
          <w:sz w:val="28"/>
          <w:szCs w:val="28"/>
          <w:rPrChange w:id="717" w:author="云" w:date="2019-11-03T04:26:00Z">
            <w:rPr>
              <w:rFonts w:ascii="方正仿宋简体" w:eastAsia="方正仿宋简体" w:hint="eastAsia"/>
              <w:color w:val="000000"/>
              <w:sz w:val="28"/>
              <w:szCs w:val="28"/>
            </w:rPr>
          </w:rPrChange>
        </w:rPr>
        <w:t>/</w:t>
      </w:r>
      <w:r>
        <w:rPr>
          <w:rFonts w:ascii="黑体" w:eastAsia="黑体" w:hAnsi="黑体" w:cs="黑体" w:hint="eastAsia"/>
          <w:color w:val="000000"/>
          <w:sz w:val="28"/>
          <w:szCs w:val="28"/>
          <w:rPrChange w:id="718" w:author="云" w:date="2019-11-03T04:26:00Z">
            <w:rPr>
              <w:rFonts w:ascii="方正仿宋简体" w:eastAsia="方正仿宋简体" w:hint="eastAsia"/>
              <w:color w:val="000000"/>
              <w:sz w:val="28"/>
              <w:szCs w:val="28"/>
            </w:rPr>
          </w:rPrChange>
        </w:rPr>
        <w:t>次</w:t>
      </w:r>
      <w:ins w:id="719" w:author="Zhou-XJ" w:date="2016-03-24T06:29:00Z">
        <w:r>
          <w:rPr>
            <w:rFonts w:ascii="黑体" w:eastAsia="黑体" w:hAnsi="黑体" w:cs="黑体" w:hint="eastAsia"/>
            <w:color w:val="000000"/>
            <w:sz w:val="28"/>
            <w:szCs w:val="28"/>
            <w:rPrChange w:id="720" w:author="云" w:date="2019-11-03T04:26:00Z">
              <w:rPr>
                <w:rFonts w:ascii="方正仿宋简体" w:eastAsia="方正仿宋简体" w:hint="eastAsia"/>
                <w:color w:val="000000"/>
                <w:sz w:val="28"/>
                <w:szCs w:val="28"/>
              </w:rPr>
            </w:rPrChange>
          </w:rPr>
          <w:t>的标准承担违约责任</w:t>
        </w:r>
      </w:ins>
      <w:del w:id="721" w:author="Zhou-XJ" w:date="2016-03-24T06:29:00Z">
        <w:r>
          <w:rPr>
            <w:rFonts w:ascii="黑体" w:eastAsia="黑体" w:hAnsi="黑体" w:cs="黑体" w:hint="eastAsia"/>
            <w:color w:val="000000"/>
            <w:sz w:val="28"/>
            <w:szCs w:val="28"/>
            <w:rPrChange w:id="722" w:author="云" w:date="2019-11-03T04:26:00Z">
              <w:rPr>
                <w:rFonts w:ascii="方正仿宋简体" w:eastAsia="方正仿宋简体" w:hint="eastAsia"/>
                <w:color w:val="000000"/>
                <w:sz w:val="28"/>
                <w:szCs w:val="28"/>
              </w:rPr>
            </w:rPrChange>
          </w:rPr>
          <w:delText>罚款</w:delText>
        </w:r>
      </w:del>
      <w:r>
        <w:rPr>
          <w:rFonts w:ascii="黑体" w:eastAsia="黑体" w:hAnsi="黑体" w:cs="黑体" w:hint="eastAsia"/>
          <w:color w:val="000000"/>
          <w:sz w:val="28"/>
          <w:szCs w:val="28"/>
          <w:rPrChange w:id="723" w:author="云" w:date="2019-11-03T04:26:00Z">
            <w:rPr>
              <w:rFonts w:ascii="方正仿宋简体" w:eastAsia="方正仿宋简体" w:hint="eastAsia"/>
              <w:color w:val="000000"/>
              <w:sz w:val="28"/>
              <w:szCs w:val="28"/>
            </w:rPr>
          </w:rPrChange>
        </w:rPr>
        <w:t>。</w:t>
      </w:r>
    </w:p>
    <w:p w14:paraId="0A9C2343"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724"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725" w:author="云" w:date="2019-11-03T04:26:00Z">
            <w:rPr>
              <w:rFonts w:ascii="方正仿宋简体" w:eastAsia="方正仿宋简体" w:hint="eastAsia"/>
              <w:color w:val="000000"/>
              <w:sz w:val="28"/>
              <w:szCs w:val="28"/>
            </w:rPr>
          </w:rPrChange>
        </w:rPr>
        <w:t>6</w:t>
      </w:r>
      <w:r>
        <w:rPr>
          <w:rFonts w:ascii="黑体" w:eastAsia="黑体" w:hAnsi="黑体" w:cs="黑体" w:hint="eastAsia"/>
          <w:color w:val="000000"/>
          <w:sz w:val="28"/>
          <w:szCs w:val="28"/>
          <w:rPrChange w:id="726" w:author="云" w:date="2019-11-03T04:26:00Z">
            <w:rPr>
              <w:rFonts w:ascii="方正仿宋简体" w:eastAsia="方正仿宋简体" w:hint="eastAsia"/>
              <w:color w:val="000000"/>
              <w:sz w:val="28"/>
              <w:szCs w:val="28"/>
            </w:rPr>
          </w:rPrChange>
        </w:rPr>
        <w:t>、甲方有权对餐厅必备厨具用品提出需求，并由乙方进行采购承担费用。</w:t>
      </w:r>
    </w:p>
    <w:p w14:paraId="230166F5"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727"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728" w:author="云" w:date="2019-11-03T04:26:00Z">
            <w:rPr>
              <w:rFonts w:ascii="方正仿宋简体" w:eastAsia="方正仿宋简体" w:hint="eastAsia"/>
              <w:color w:val="000000"/>
              <w:sz w:val="28"/>
              <w:szCs w:val="28"/>
            </w:rPr>
          </w:rPrChange>
        </w:rPr>
        <w:t>7</w:t>
      </w:r>
      <w:r>
        <w:rPr>
          <w:rFonts w:ascii="黑体" w:eastAsia="黑体" w:hAnsi="黑体" w:cs="黑体" w:hint="eastAsia"/>
          <w:color w:val="000000"/>
          <w:sz w:val="28"/>
          <w:szCs w:val="28"/>
          <w:rPrChange w:id="729" w:author="云" w:date="2019-11-03T04:26:00Z">
            <w:rPr>
              <w:rFonts w:ascii="方正仿宋简体" w:eastAsia="方正仿宋简体" w:hint="eastAsia"/>
              <w:color w:val="000000"/>
              <w:sz w:val="28"/>
              <w:szCs w:val="28"/>
            </w:rPr>
          </w:rPrChange>
        </w:rPr>
        <w:t>、在节假日等特殊时期，甲方对膳食有特殊合理要求的，乙方必须按照甲方要求认真准备，不得出现抵制、敷衍的恶</w:t>
      </w:r>
      <w:del w:id="730" w:author="Zhou-XJ" w:date="2016-03-24T06:30:00Z">
        <w:r>
          <w:rPr>
            <w:rFonts w:ascii="黑体" w:eastAsia="黑体" w:hAnsi="黑体" w:cs="黑体" w:hint="eastAsia"/>
            <w:color w:val="000000"/>
            <w:sz w:val="28"/>
            <w:szCs w:val="28"/>
            <w:rPrChange w:id="731" w:author="云" w:date="2019-11-03T04:26:00Z">
              <w:rPr>
                <w:rFonts w:ascii="方正仿宋简体" w:eastAsia="方正仿宋简体" w:hint="eastAsia"/>
                <w:color w:val="000000"/>
                <w:sz w:val="28"/>
                <w:szCs w:val="28"/>
              </w:rPr>
            </w:rPrChange>
          </w:rPr>
          <w:delText>略</w:delText>
        </w:r>
      </w:del>
      <w:ins w:id="732" w:author="Zhou-XJ" w:date="2016-03-24T06:30:00Z">
        <w:r>
          <w:rPr>
            <w:rFonts w:ascii="黑体" w:eastAsia="黑体" w:hAnsi="黑体" w:cs="黑体" w:hint="eastAsia"/>
            <w:color w:val="000000"/>
            <w:sz w:val="28"/>
            <w:szCs w:val="28"/>
            <w:rPrChange w:id="733" w:author="云" w:date="2019-11-03T04:26:00Z">
              <w:rPr>
                <w:rFonts w:ascii="方正仿宋简体" w:eastAsia="方正仿宋简体" w:hint="eastAsia"/>
                <w:color w:val="000000"/>
                <w:sz w:val="28"/>
                <w:szCs w:val="28"/>
              </w:rPr>
            </w:rPrChange>
          </w:rPr>
          <w:t>劣</w:t>
        </w:r>
      </w:ins>
      <w:r>
        <w:rPr>
          <w:rFonts w:ascii="黑体" w:eastAsia="黑体" w:hAnsi="黑体" w:cs="黑体" w:hint="eastAsia"/>
          <w:color w:val="000000"/>
          <w:sz w:val="28"/>
          <w:szCs w:val="28"/>
          <w:rPrChange w:id="734" w:author="云" w:date="2019-11-03T04:26:00Z">
            <w:rPr>
              <w:rFonts w:ascii="方正仿宋简体" w:eastAsia="方正仿宋简体" w:hint="eastAsia"/>
              <w:color w:val="000000"/>
              <w:sz w:val="28"/>
              <w:szCs w:val="28"/>
            </w:rPr>
          </w:rPrChange>
        </w:rPr>
        <w:t>态度，要做到礼貌待人，否则，甲方有权</w:t>
      </w:r>
      <w:del w:id="735" w:author="Zhou-XJ" w:date="2016-03-24T06:31:00Z">
        <w:r>
          <w:rPr>
            <w:rFonts w:ascii="黑体" w:eastAsia="黑体" w:hAnsi="黑体" w:cs="黑体" w:hint="eastAsia"/>
            <w:color w:val="000000"/>
            <w:sz w:val="28"/>
            <w:szCs w:val="28"/>
            <w:rPrChange w:id="736" w:author="云" w:date="2019-11-03T04:26:00Z">
              <w:rPr>
                <w:rFonts w:ascii="方正仿宋简体" w:eastAsia="方正仿宋简体" w:hint="eastAsia"/>
                <w:color w:val="000000"/>
                <w:sz w:val="28"/>
                <w:szCs w:val="28"/>
              </w:rPr>
            </w:rPrChange>
          </w:rPr>
          <w:delText>对</w:delText>
        </w:r>
      </w:del>
      <w:ins w:id="737" w:author="Zhou-XJ" w:date="2016-03-24T06:31:00Z">
        <w:r>
          <w:rPr>
            <w:rFonts w:ascii="黑体" w:eastAsia="黑体" w:hAnsi="黑体" w:cs="黑体" w:hint="eastAsia"/>
            <w:color w:val="000000"/>
            <w:sz w:val="28"/>
            <w:szCs w:val="28"/>
            <w:rPrChange w:id="738" w:author="云" w:date="2019-11-03T04:26:00Z">
              <w:rPr>
                <w:rFonts w:ascii="方正仿宋简体" w:eastAsia="方正仿宋简体" w:hint="eastAsia"/>
                <w:color w:val="000000"/>
                <w:sz w:val="28"/>
                <w:szCs w:val="28"/>
              </w:rPr>
            </w:rPrChange>
          </w:rPr>
          <w:t>要求</w:t>
        </w:r>
      </w:ins>
      <w:r>
        <w:rPr>
          <w:rFonts w:ascii="黑体" w:eastAsia="黑体" w:hAnsi="黑体" w:cs="黑体" w:hint="eastAsia"/>
          <w:color w:val="000000"/>
          <w:sz w:val="28"/>
          <w:szCs w:val="28"/>
          <w:rPrChange w:id="739" w:author="云" w:date="2019-11-03T04:26:00Z">
            <w:rPr>
              <w:rFonts w:ascii="方正仿宋简体" w:eastAsia="方正仿宋简体" w:hint="eastAsia"/>
              <w:color w:val="000000"/>
              <w:sz w:val="28"/>
              <w:szCs w:val="28"/>
            </w:rPr>
          </w:rPrChange>
        </w:rPr>
        <w:t>乙方</w:t>
      </w:r>
      <w:del w:id="740" w:author="Zhou-XJ" w:date="2016-03-24T06:31:00Z">
        <w:r>
          <w:rPr>
            <w:rFonts w:ascii="黑体" w:eastAsia="黑体" w:hAnsi="黑体" w:cs="黑体" w:hint="eastAsia"/>
            <w:color w:val="000000"/>
            <w:sz w:val="28"/>
            <w:szCs w:val="28"/>
            <w:rPrChange w:id="741" w:author="云" w:date="2019-11-03T04:26:00Z">
              <w:rPr>
                <w:rFonts w:ascii="方正仿宋简体" w:eastAsia="方正仿宋简体" w:hint="eastAsia"/>
                <w:color w:val="000000"/>
                <w:sz w:val="28"/>
                <w:szCs w:val="28"/>
              </w:rPr>
            </w:rPrChange>
          </w:rPr>
          <w:delText>进行罚款</w:delText>
        </w:r>
      </w:del>
      <w:ins w:id="742" w:author="Zhou-XJ" w:date="2016-03-24T06:31:00Z">
        <w:r>
          <w:rPr>
            <w:rFonts w:ascii="黑体" w:eastAsia="黑体" w:hAnsi="黑体" w:cs="黑体" w:hint="eastAsia"/>
            <w:color w:val="000000"/>
            <w:sz w:val="28"/>
            <w:szCs w:val="28"/>
            <w:rPrChange w:id="743" w:author="云" w:date="2019-11-03T04:26:00Z">
              <w:rPr>
                <w:rFonts w:ascii="方正仿宋简体" w:eastAsia="方正仿宋简体" w:hint="eastAsia"/>
                <w:color w:val="000000"/>
                <w:sz w:val="28"/>
                <w:szCs w:val="28"/>
              </w:rPr>
            </w:rPrChange>
          </w:rPr>
          <w:t>承担违约金</w:t>
        </w:r>
      </w:ins>
      <w:r>
        <w:rPr>
          <w:rFonts w:ascii="黑体" w:eastAsia="黑体" w:hAnsi="黑体" w:cs="黑体" w:hint="eastAsia"/>
          <w:color w:val="000000"/>
          <w:sz w:val="28"/>
          <w:szCs w:val="28"/>
          <w:rPrChange w:id="744" w:author="云" w:date="2019-11-03T04:26:00Z">
            <w:rPr>
              <w:rFonts w:ascii="方正仿宋简体" w:eastAsia="方正仿宋简体" w:hint="eastAsia"/>
              <w:color w:val="000000"/>
              <w:sz w:val="28"/>
              <w:szCs w:val="28"/>
            </w:rPr>
          </w:rPrChange>
        </w:rPr>
        <w:t>或解</w:t>
      </w:r>
      <w:ins w:id="745" w:author="Zhou-XJ" w:date="2016-03-24T06:31:00Z">
        <w:r>
          <w:rPr>
            <w:rFonts w:ascii="黑体" w:eastAsia="黑体" w:hAnsi="黑体" w:cs="黑体" w:hint="eastAsia"/>
            <w:color w:val="000000"/>
            <w:sz w:val="28"/>
            <w:szCs w:val="28"/>
            <w:rPrChange w:id="746" w:author="云" w:date="2019-11-03T04:26:00Z">
              <w:rPr>
                <w:rFonts w:ascii="方正仿宋简体" w:eastAsia="方正仿宋简体" w:hint="eastAsia"/>
                <w:color w:val="000000"/>
                <w:sz w:val="28"/>
                <w:szCs w:val="28"/>
              </w:rPr>
            </w:rPrChange>
          </w:rPr>
          <w:t>除协议</w:t>
        </w:r>
      </w:ins>
      <w:del w:id="747" w:author="Zhou-XJ" w:date="2016-03-24T06:31:00Z">
        <w:r>
          <w:rPr>
            <w:rFonts w:ascii="黑体" w:eastAsia="黑体" w:hAnsi="黑体" w:cs="黑体" w:hint="eastAsia"/>
            <w:color w:val="000000"/>
            <w:sz w:val="28"/>
            <w:szCs w:val="28"/>
            <w:rPrChange w:id="748" w:author="云" w:date="2019-11-03T04:26:00Z">
              <w:rPr>
                <w:rFonts w:ascii="方正仿宋简体" w:eastAsia="方正仿宋简体" w:hint="eastAsia"/>
                <w:color w:val="000000"/>
                <w:sz w:val="28"/>
                <w:szCs w:val="28"/>
              </w:rPr>
            </w:rPrChange>
          </w:rPr>
          <w:delText>约</w:delText>
        </w:r>
      </w:del>
      <w:r>
        <w:rPr>
          <w:rFonts w:ascii="黑体" w:eastAsia="黑体" w:hAnsi="黑体" w:cs="黑体" w:hint="eastAsia"/>
          <w:color w:val="000000"/>
          <w:sz w:val="28"/>
          <w:szCs w:val="28"/>
          <w:rPrChange w:id="749" w:author="云" w:date="2019-11-03T04:26:00Z">
            <w:rPr>
              <w:rFonts w:ascii="方正仿宋简体" w:eastAsia="方正仿宋简体" w:hint="eastAsia"/>
              <w:color w:val="000000"/>
              <w:sz w:val="28"/>
              <w:szCs w:val="28"/>
            </w:rPr>
          </w:rPrChange>
        </w:rPr>
        <w:t>。</w:t>
      </w:r>
    </w:p>
    <w:p w14:paraId="07D77F87"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750" w:author="云" w:date="2019-11-03T04:26:00Z">
            <w:rPr>
              <w:rFonts w:ascii="方正仿宋简体" w:eastAsia="方正仿宋简体" w:hint="eastAsia"/>
              <w:color w:val="000000"/>
              <w:sz w:val="28"/>
              <w:szCs w:val="28"/>
            </w:rPr>
          </w:rPrChange>
        </w:rPr>
      </w:pPr>
      <w:r>
        <w:rPr>
          <w:rFonts w:ascii="黑体" w:eastAsia="黑体" w:hAnsi="黑体" w:cs="黑体" w:hint="eastAsia"/>
          <w:color w:val="000000"/>
          <w:sz w:val="28"/>
          <w:szCs w:val="28"/>
          <w:rPrChange w:id="751" w:author="云" w:date="2019-11-03T04:26:00Z">
            <w:rPr>
              <w:rFonts w:ascii="方正仿宋简体" w:eastAsia="方正仿宋简体" w:hint="eastAsia"/>
              <w:color w:val="000000"/>
              <w:sz w:val="28"/>
              <w:szCs w:val="28"/>
            </w:rPr>
          </w:rPrChange>
        </w:rPr>
        <w:t>8</w:t>
      </w:r>
      <w:r>
        <w:rPr>
          <w:rFonts w:ascii="黑体" w:eastAsia="黑体" w:hAnsi="黑体" w:cs="黑体" w:hint="eastAsia"/>
          <w:color w:val="000000"/>
          <w:sz w:val="28"/>
          <w:szCs w:val="28"/>
          <w:rPrChange w:id="752" w:author="云" w:date="2019-11-03T04:26:00Z">
            <w:rPr>
              <w:rFonts w:ascii="方正仿宋简体" w:eastAsia="方正仿宋简体" w:hint="eastAsia"/>
              <w:color w:val="000000"/>
              <w:sz w:val="28"/>
              <w:szCs w:val="28"/>
            </w:rPr>
          </w:rPrChange>
        </w:rPr>
        <w:t>、如若遇到停水、停电等突发性事件，</w:t>
      </w:r>
      <w:ins w:id="753" w:author="Zhou-XJ" w:date="2016-03-24T06:31:00Z">
        <w:r>
          <w:rPr>
            <w:rFonts w:ascii="黑体" w:eastAsia="黑体" w:hAnsi="黑体" w:cs="黑体" w:hint="eastAsia"/>
            <w:color w:val="000000"/>
            <w:sz w:val="28"/>
            <w:szCs w:val="28"/>
            <w:rPrChange w:id="754" w:author="云" w:date="2019-11-03T04:26:00Z">
              <w:rPr>
                <w:rFonts w:ascii="方正仿宋简体" w:eastAsia="方正仿宋简体" w:hint="eastAsia"/>
                <w:color w:val="000000"/>
                <w:sz w:val="28"/>
                <w:szCs w:val="28"/>
              </w:rPr>
            </w:rPrChange>
          </w:rPr>
          <w:t>导致甲方员工无法正常用餐的，因此</w:t>
        </w:r>
      </w:ins>
      <w:del w:id="755" w:author="Zhou-XJ" w:date="2016-03-24T06:32:00Z">
        <w:r>
          <w:rPr>
            <w:rFonts w:ascii="黑体" w:eastAsia="黑体" w:hAnsi="黑体" w:cs="黑体" w:hint="eastAsia"/>
            <w:color w:val="000000"/>
            <w:sz w:val="28"/>
            <w:szCs w:val="28"/>
            <w:rPrChange w:id="756" w:author="云" w:date="2019-11-03T04:26:00Z">
              <w:rPr>
                <w:rFonts w:ascii="方正仿宋简体" w:eastAsia="方正仿宋简体" w:hint="eastAsia"/>
                <w:color w:val="000000"/>
                <w:sz w:val="28"/>
                <w:szCs w:val="28"/>
              </w:rPr>
            </w:rPrChange>
          </w:rPr>
          <w:delText>在此期间</w:delText>
        </w:r>
      </w:del>
      <w:r>
        <w:rPr>
          <w:rFonts w:ascii="黑体" w:eastAsia="黑体" w:hAnsi="黑体" w:cs="黑体" w:hint="eastAsia"/>
          <w:color w:val="000000"/>
          <w:sz w:val="28"/>
          <w:szCs w:val="28"/>
          <w:rPrChange w:id="757" w:author="云" w:date="2019-11-03T04:26:00Z">
            <w:rPr>
              <w:rFonts w:ascii="方正仿宋简体" w:eastAsia="方正仿宋简体" w:hint="eastAsia"/>
              <w:color w:val="000000"/>
              <w:sz w:val="28"/>
              <w:szCs w:val="28"/>
            </w:rPr>
          </w:rPrChange>
        </w:rPr>
        <w:t>产生的员工就餐补贴由乙方承担。</w:t>
      </w:r>
    </w:p>
    <w:p w14:paraId="71440C32" w14:textId="77777777" w:rsidR="00A30F31" w:rsidRDefault="00A30F31">
      <w:pPr>
        <w:widowControl w:val="0"/>
        <w:spacing w:after="0" w:line="360" w:lineRule="auto"/>
        <w:ind w:firstLineChars="200" w:firstLine="560"/>
        <w:rPr>
          <w:rFonts w:ascii="黑体" w:eastAsia="黑体" w:hAnsi="黑体" w:cs="黑体" w:hint="eastAsia"/>
          <w:color w:val="000000"/>
          <w:sz w:val="28"/>
          <w:szCs w:val="28"/>
          <w:rPrChange w:id="758" w:author="云" w:date="2019-11-03T04:26:00Z">
            <w:rPr>
              <w:rFonts w:ascii="方正仿宋简体" w:eastAsia="方正仿宋简体" w:hint="eastAsia"/>
              <w:color w:val="000000"/>
              <w:sz w:val="28"/>
              <w:szCs w:val="28"/>
            </w:rPr>
          </w:rPrChange>
        </w:rPr>
      </w:pPr>
    </w:p>
    <w:p w14:paraId="5A94D62B" w14:textId="77777777" w:rsidR="00A30F31" w:rsidRDefault="00A30F31">
      <w:pPr>
        <w:pStyle w:val="aa"/>
        <w:wordWrap w:val="0"/>
        <w:spacing w:line="360" w:lineRule="atLeast"/>
        <w:rPr>
          <w:rFonts w:ascii="黑体" w:eastAsia="黑体" w:hAnsi="黑体" w:cs="黑体" w:hint="eastAsia"/>
          <w:color w:val="000000"/>
          <w:sz w:val="28"/>
          <w:szCs w:val="28"/>
          <w:rPrChange w:id="759" w:author="云" w:date="2019-11-03T04:26:00Z">
            <w:rPr>
              <w:rFonts w:ascii="方正仿宋简体" w:eastAsia="方正仿宋简体" w:hint="eastAsia"/>
              <w:color w:val="000000"/>
              <w:sz w:val="28"/>
              <w:szCs w:val="28"/>
            </w:rPr>
          </w:rPrChange>
        </w:rPr>
      </w:pPr>
    </w:p>
    <w:p w14:paraId="1AE92124" w14:textId="77777777" w:rsidR="00A30F31" w:rsidRDefault="00A30F31">
      <w:pPr>
        <w:rPr>
          <w:rFonts w:ascii="黑体" w:eastAsia="黑体" w:hAnsi="黑体" w:cs="黑体" w:hint="eastAsia"/>
          <w:color w:val="000000"/>
          <w:sz w:val="28"/>
          <w:szCs w:val="28"/>
          <w:rPrChange w:id="760" w:author="云" w:date="2019-11-03T04:26:00Z">
            <w:rPr>
              <w:rFonts w:ascii="方正仿宋简体" w:eastAsia="方正仿宋简体" w:hint="eastAsia"/>
              <w:color w:val="000000"/>
              <w:sz w:val="28"/>
              <w:szCs w:val="28"/>
            </w:rPr>
          </w:rPrChange>
        </w:rPr>
      </w:pPr>
    </w:p>
    <w:sectPr w:rsidR="00A30F31">
      <w:headerReference w:type="default" r:id="rId9"/>
      <w:footerReference w:type="default" r:id="rId10"/>
      <w:pgSz w:w="11906" w:h="16838"/>
      <w:pgMar w:top="1440" w:right="1797" w:bottom="1344" w:left="1797" w:header="709" w:footer="709" w:gutter="0"/>
      <w:cols w:space="720"/>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Zhou-XJ" w:date="2016-03-24T06:14:00Z" w:initials="he">
    <w:p w14:paraId="65A9FF8C" w14:textId="77777777" w:rsidR="00A30F31" w:rsidRDefault="00331708">
      <w:pPr>
        <w:pStyle w:val="ac"/>
      </w:pPr>
      <w:r>
        <w:rPr>
          <w:rStyle w:val="a3"/>
        </w:rPr>
        <w:annotationRef/>
      </w:r>
      <w:r w:rsidR="00A30F31">
        <w:rPr>
          <w:rFonts w:hint="eastAsia"/>
        </w:rPr>
        <w:t>核实乙方证照，会签时带复印件</w:t>
      </w:r>
    </w:p>
  </w:comment>
  <w:comment w:id="317" w:author="Zhou-XJ" w:date="2016-03-24T06:23:00Z" w:initials="he">
    <w:p w14:paraId="45BD942C" w14:textId="77777777" w:rsidR="00A30F31" w:rsidRDefault="00331708">
      <w:pPr>
        <w:pStyle w:val="ac"/>
      </w:pPr>
      <w:r>
        <w:rPr>
          <w:rStyle w:val="a3"/>
        </w:rPr>
        <w:annotationRef/>
      </w:r>
      <w:r w:rsidR="00A30F31">
        <w:rPr>
          <w:rFonts w:hint="eastAsia"/>
        </w:rPr>
        <w:t>核实有无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9FF8C" w15:done="0"/>
  <w15:commentEx w15:paraId="45BD94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9FF8C" w16cid:durableId="00000001"/>
  <w16cid:commentId w16cid:paraId="45BD942C" w16cid:durableId="00000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688F" w14:textId="77777777" w:rsidR="00A30F31" w:rsidRDefault="00A30F31">
      <w:pPr>
        <w:spacing w:after="0"/>
      </w:pPr>
      <w:r>
        <w:separator/>
      </w:r>
    </w:p>
  </w:endnote>
  <w:endnote w:type="continuationSeparator" w:id="0">
    <w:p w14:paraId="1D1EE843" w14:textId="77777777" w:rsidR="00A30F31" w:rsidRDefault="00A30F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方正仿宋简体">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5447" w14:textId="77777777" w:rsidR="00A30F31" w:rsidRDefault="00A30F31">
    <w:pPr>
      <w:pStyle w:val="a7"/>
      <w:jc w:val="center"/>
      <w:rPr>
        <w:ins w:id="762" w:author="li" w:date="2016-03-29T09:01:00Z"/>
        <w:del w:id="763" w:author="云" w:date="2019-11-01T03:31:00Z"/>
      </w:rPr>
    </w:pPr>
    <w:ins w:id="764" w:author="云" w:date="2019-11-01T03:31:00Z">
      <w:r>
        <w:rPr>
          <w:rFonts w:hint="eastAsia"/>
        </w:rPr>
        <w:t xml:space="preserve"> </w:t>
      </w:r>
    </w:ins>
    <w:ins w:id="765" w:author="li" w:date="2016-03-29T09:01:00Z">
      <w:del w:id="766" w:author="云" w:date="2019-11-01T03:31:00Z">
        <w:r>
          <w:fldChar w:fldCharType="begin"/>
        </w:r>
        <w:r>
          <w:delInstrText xml:space="preserve"> PAGE   \* MERGEFORMAT </w:delInstrText>
        </w:r>
        <w:r>
          <w:fldChar w:fldCharType="separate"/>
        </w:r>
      </w:del>
    </w:ins>
    <w:del w:id="767" w:author="云" w:date="2019-11-01T03:31:00Z">
      <w:r>
        <w:rPr>
          <w:lang w:val="zh-CN" w:eastAsia="zh-CN"/>
        </w:rPr>
        <w:delText>1</w:delText>
      </w:r>
    </w:del>
    <w:ins w:id="768" w:author="li" w:date="2016-03-29T09:01:00Z">
      <w:del w:id="769" w:author="云" w:date="2019-11-01T03:31:00Z">
        <w:r>
          <w:fldChar w:fldCharType="end"/>
        </w:r>
      </w:del>
    </w:ins>
  </w:p>
  <w:p w14:paraId="3F21E5C2" w14:textId="77777777" w:rsidR="00A30F31" w:rsidRDefault="00A30F3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EEB0A" w14:textId="77777777" w:rsidR="00A30F31" w:rsidRDefault="00A30F31">
      <w:pPr>
        <w:spacing w:after="0"/>
      </w:pPr>
      <w:r>
        <w:separator/>
      </w:r>
    </w:p>
  </w:footnote>
  <w:footnote w:type="continuationSeparator" w:id="0">
    <w:p w14:paraId="6FD81562" w14:textId="77777777" w:rsidR="00A30F31" w:rsidRDefault="00A30F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4A76" w14:textId="77777777" w:rsidR="00A30F31" w:rsidRDefault="00A30F31">
    <w:pPr>
      <w:pStyle w:val="a5"/>
      <w:rPr>
        <w:rFonts w:hint="eastAsia"/>
      </w:rPr>
    </w:pPr>
    <w:ins w:id="761" w:author="云" w:date="2019-11-01T03:31:00Z">
      <w:r>
        <w:rPr>
          <w:rFonts w:hint="eastAsia"/>
        </w:rPr>
        <w:t>实用文档</w:t>
      </w:r>
    </w:ins>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characterSpacingControl w:val="doNotCompress"/>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doNotLeaveBackslashAlon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6AF8"/>
    <w:rsid w:val="00046E60"/>
    <w:rsid w:val="000727B8"/>
    <w:rsid w:val="000C6F7F"/>
    <w:rsid w:val="000E0909"/>
    <w:rsid w:val="000F009F"/>
    <w:rsid w:val="00137F89"/>
    <w:rsid w:val="001C3050"/>
    <w:rsid w:val="00245CA3"/>
    <w:rsid w:val="003312F1"/>
    <w:rsid w:val="00331708"/>
    <w:rsid w:val="003761DC"/>
    <w:rsid w:val="003D1892"/>
    <w:rsid w:val="003E12F6"/>
    <w:rsid w:val="003E5BED"/>
    <w:rsid w:val="003E719A"/>
    <w:rsid w:val="003F481B"/>
    <w:rsid w:val="00404465"/>
    <w:rsid w:val="00410587"/>
    <w:rsid w:val="0041572B"/>
    <w:rsid w:val="004455A2"/>
    <w:rsid w:val="004A51F9"/>
    <w:rsid w:val="004B7AF9"/>
    <w:rsid w:val="004C5D16"/>
    <w:rsid w:val="00507ACE"/>
    <w:rsid w:val="00532E86"/>
    <w:rsid w:val="00553A9E"/>
    <w:rsid w:val="0056534D"/>
    <w:rsid w:val="00597E6B"/>
    <w:rsid w:val="005C181E"/>
    <w:rsid w:val="005D5CC9"/>
    <w:rsid w:val="005F370F"/>
    <w:rsid w:val="006005BA"/>
    <w:rsid w:val="00607202"/>
    <w:rsid w:val="00617D66"/>
    <w:rsid w:val="006238CD"/>
    <w:rsid w:val="00645625"/>
    <w:rsid w:val="006B19F7"/>
    <w:rsid w:val="006C1B4C"/>
    <w:rsid w:val="006F1308"/>
    <w:rsid w:val="006F20E5"/>
    <w:rsid w:val="00727A83"/>
    <w:rsid w:val="00744691"/>
    <w:rsid w:val="007741FC"/>
    <w:rsid w:val="007E542A"/>
    <w:rsid w:val="0080784D"/>
    <w:rsid w:val="00816495"/>
    <w:rsid w:val="00821868"/>
    <w:rsid w:val="008A145B"/>
    <w:rsid w:val="008A2F11"/>
    <w:rsid w:val="008C250C"/>
    <w:rsid w:val="00955628"/>
    <w:rsid w:val="009847C6"/>
    <w:rsid w:val="009869D9"/>
    <w:rsid w:val="00A30F31"/>
    <w:rsid w:val="00A75FA8"/>
    <w:rsid w:val="00A90F68"/>
    <w:rsid w:val="00B32ED6"/>
    <w:rsid w:val="00BE7C6E"/>
    <w:rsid w:val="00BF3BA7"/>
    <w:rsid w:val="00C41A1C"/>
    <w:rsid w:val="00C9216E"/>
    <w:rsid w:val="00CB050D"/>
    <w:rsid w:val="00CB48F8"/>
    <w:rsid w:val="00D649AE"/>
    <w:rsid w:val="00D808FF"/>
    <w:rsid w:val="00DA5CA6"/>
    <w:rsid w:val="00DA6CD4"/>
    <w:rsid w:val="00DB0096"/>
    <w:rsid w:val="00DE3F82"/>
    <w:rsid w:val="00DE6B68"/>
    <w:rsid w:val="00E42987"/>
    <w:rsid w:val="00EB089C"/>
    <w:rsid w:val="00EC67E8"/>
    <w:rsid w:val="00EE5128"/>
    <w:rsid w:val="00F23181"/>
    <w:rsid w:val="00F62633"/>
    <w:rsid w:val="00F7406A"/>
    <w:rsid w:val="00F76569"/>
    <w:rsid w:val="00F80999"/>
    <w:rsid w:val="00F954DC"/>
    <w:rsid w:val="00FA379E"/>
    <w:rsid w:val="0ABF1CF2"/>
    <w:rsid w:val="132F0B1D"/>
    <w:rsid w:val="176F2080"/>
    <w:rsid w:val="20403F66"/>
    <w:rsid w:val="23D10FED"/>
    <w:rsid w:val="35160C31"/>
    <w:rsid w:val="47DD13C0"/>
    <w:rsid w:val="4F551F10"/>
    <w:rsid w:val="58A65DED"/>
    <w:rsid w:val="613C4C97"/>
    <w:rsid w:val="63F83420"/>
    <w:rsid w:val="68CE05D4"/>
    <w:rsid w:val="69C843A2"/>
    <w:rsid w:val="6AE6311D"/>
    <w:rsid w:val="7FC84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E7B97C3"/>
  <w15:chartTrackingRefBased/>
  <w15:docId w15:val="{7ACEA32B-4F88-4E0F-A09C-5DEFD79F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semiHidden="1"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after="200"/>
    </w:pPr>
    <w:rPr>
      <w:rFonts w:ascii="Tahoma" w:hAnsi="Tahoma"/>
      <w:sz w:val="22"/>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Pr>
      <w:sz w:val="21"/>
      <w:szCs w:val="21"/>
    </w:rPr>
  </w:style>
  <w:style w:type="character" w:customStyle="1" w:styleId="a4">
    <w:name w:val="页眉 字符"/>
    <w:link w:val="a5"/>
    <w:uiPriority w:val="99"/>
    <w:rPr>
      <w:rFonts w:ascii="Tahoma" w:hAnsi="Tahoma"/>
      <w:sz w:val="18"/>
      <w:szCs w:val="18"/>
    </w:rPr>
  </w:style>
  <w:style w:type="character" w:customStyle="1" w:styleId="a6">
    <w:name w:val="页脚 字符"/>
    <w:link w:val="a7"/>
    <w:uiPriority w:val="99"/>
    <w:rPr>
      <w:rFonts w:ascii="Tahoma" w:hAnsi="Tahoma"/>
      <w:sz w:val="18"/>
      <w:szCs w:val="18"/>
    </w:rPr>
  </w:style>
  <w:style w:type="character" w:customStyle="1" w:styleId="a8">
    <w:name w:val="无间隔 字符"/>
    <w:link w:val="a9"/>
    <w:uiPriority w:val="1"/>
    <w:rPr>
      <w:rFonts w:eastAsia="宋体"/>
      <w:sz w:val="22"/>
      <w:szCs w:val="22"/>
      <w:lang w:val="en-US" w:eastAsia="zh-CN" w:bidi="ar-SA"/>
    </w:rPr>
  </w:style>
  <w:style w:type="paragraph" w:styleId="aa">
    <w:name w:val="Normal (Web)"/>
    <w:basedOn w:val="a"/>
    <w:uiPriority w:val="99"/>
    <w:unhideWhenUsed/>
    <w:pPr>
      <w:adjustRightInd/>
      <w:snapToGrid/>
      <w:spacing w:after="0"/>
    </w:pPr>
    <w:rPr>
      <w:rFonts w:ascii="宋体" w:eastAsia="宋体" w:hAnsi="宋体" w:cs="宋体"/>
      <w:sz w:val="24"/>
      <w:szCs w:val="24"/>
    </w:rPr>
  </w:style>
  <w:style w:type="paragraph" w:styleId="a5">
    <w:name w:val="header"/>
    <w:basedOn w:val="a"/>
    <w:link w:val="a4"/>
    <w:uiPriority w:val="99"/>
    <w:unhideWhenUsed/>
    <w:pPr>
      <w:pBdr>
        <w:bottom w:val="single" w:sz="6" w:space="1" w:color="auto"/>
      </w:pBdr>
      <w:tabs>
        <w:tab w:val="center" w:pos="4153"/>
        <w:tab w:val="right" w:pos="8306"/>
      </w:tabs>
      <w:jc w:val="center"/>
    </w:pPr>
    <w:rPr>
      <w:sz w:val="18"/>
      <w:szCs w:val="18"/>
    </w:rPr>
  </w:style>
  <w:style w:type="paragraph" w:styleId="a7">
    <w:name w:val="footer"/>
    <w:basedOn w:val="a"/>
    <w:link w:val="a6"/>
    <w:uiPriority w:val="99"/>
    <w:unhideWhenUsed/>
    <w:pPr>
      <w:tabs>
        <w:tab w:val="center" w:pos="4153"/>
        <w:tab w:val="right" w:pos="8306"/>
      </w:tabs>
    </w:pPr>
    <w:rPr>
      <w:sz w:val="18"/>
      <w:szCs w:val="18"/>
    </w:rPr>
  </w:style>
  <w:style w:type="paragraph" w:styleId="ab">
    <w:name w:val="annotation subject"/>
    <w:basedOn w:val="ac"/>
    <w:next w:val="ac"/>
    <w:semiHidden/>
    <w:rPr>
      <w:b/>
      <w:bCs/>
    </w:rPr>
  </w:style>
  <w:style w:type="paragraph" w:styleId="ad">
    <w:name w:val="Balloon Text"/>
    <w:basedOn w:val="a"/>
    <w:semiHidden/>
    <w:rPr>
      <w:sz w:val="18"/>
      <w:szCs w:val="18"/>
    </w:rPr>
  </w:style>
  <w:style w:type="paragraph" w:styleId="ac">
    <w:name w:val="annotation text"/>
    <w:basedOn w:val="a"/>
    <w:semiHidden/>
  </w:style>
  <w:style w:type="paragraph" w:styleId="a9">
    <w:name w:val="No Spacing"/>
    <w:link w:val="a8"/>
    <w:uiPriority w:val="1"/>
    <w:qFormat/>
    <w:rPr>
      <w:rFonts w:eastAsia="宋体"/>
      <w:sz w:val="22"/>
      <w:szCs w:val="22"/>
    </w:rPr>
  </w:style>
  <w:style w:type="paragraph" w:customStyle="1" w:styleId="noindent">
    <w:name w:val="noindent"/>
    <w:basedOn w:val="a"/>
    <w:pPr>
      <w:adjustRightInd/>
      <w:snapToGrid/>
      <w:spacing w:after="0"/>
    </w:pPr>
    <w:rPr>
      <w:rFonts w:ascii="宋体" w:eastAsia="宋体" w:hAnsi="宋体" w:cs="宋体"/>
      <w:sz w:val="24"/>
      <w:szCs w:val="24"/>
    </w:rPr>
  </w:style>
  <w:style w:type="paragraph" w:customStyle="1" w:styleId="pageinfo">
    <w:name w:val="page_info"/>
    <w:basedOn w:val="a"/>
    <w:pPr>
      <w:adjustRightInd/>
      <w:snapToGrid/>
      <w:spacing w:after="0"/>
      <w:jc w:val="right"/>
    </w:pPr>
    <w:rPr>
      <w:rFonts w:ascii="宋体" w:eastAsia="宋体" w:hAnsi="宋体" w:cs="宋体"/>
      <w:color w:val="999999"/>
      <w:sz w:val="24"/>
      <w:szCs w:val="24"/>
    </w:rPr>
  </w:style>
  <w:style w:type="paragraph" w:styleId="ae">
    <w:name w:val="Revision"/>
    <w:hidden/>
    <w:uiPriority w:val="99"/>
    <w:unhideWhenUsed/>
    <w:rsid w:val="00331708"/>
    <w:rPr>
      <w:rFonts w:ascii="Tahoma" w:hAnsi="Tahom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3916</Words>
  <Characters>22323</Characters>
  <Application>Microsoft Office Word</Application>
  <DocSecurity>4</DocSecurity>
  <PresentationFormat/>
  <Lines>186</Lines>
  <Paragraphs>52</Paragraphs>
  <Slides>0</Slides>
  <Notes>0</Notes>
  <HiddenSlides>0</HiddenSlides>
  <MMClips>0</MMClips>
  <ScaleCrop>false</ScaleCrop>
  <Manager/>
  <Company>MS</Company>
  <LinksUpToDate>false</LinksUpToDate>
  <CharactersWithSpaces>26187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食堂服务外包协议</dc:title>
  <dc:subject/>
  <dc:creator>USER</dc:creator>
  <cp:keywords/>
  <dc:description/>
  <cp:lastModifiedBy>Administrator</cp:lastModifiedBy>
  <cp:revision>2</cp:revision>
  <cp:lastPrinted>2017-01-05T06:35:00Z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