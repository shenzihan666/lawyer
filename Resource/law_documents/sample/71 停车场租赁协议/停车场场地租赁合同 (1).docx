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598A" w14:textId="77777777" w:rsidR="00EA3473" w:rsidRPr="00413AEC" w:rsidRDefault="00741582" w:rsidP="00EA3473">
      <w:pPr>
        <w:spacing w:line="360" w:lineRule="exact"/>
        <w:ind w:firstLineChars="99" w:firstLine="356"/>
        <w:jc w:val="center"/>
        <w:rPr>
          <w:rFonts w:ascii="方正小标宋简体" w:eastAsia="方正小标宋简体" w:hAnsi="宋体" w:hint="eastAsia"/>
          <w:b/>
          <w:color w:val="000000"/>
          <w:sz w:val="36"/>
          <w:szCs w:val="36"/>
        </w:rPr>
      </w:pPr>
      <w:r>
        <w:rPr>
          <w:rFonts w:ascii="方正小标宋简体" w:eastAsia="方正小标宋简体" w:hAnsi="宋体" w:hint="eastAsia"/>
          <w:b/>
          <w:color w:val="000000"/>
          <w:sz w:val="36"/>
          <w:szCs w:val="36"/>
        </w:rPr>
        <w:t>停车场</w:t>
      </w:r>
      <w:r w:rsidR="00EA3473" w:rsidRPr="00413AEC">
        <w:rPr>
          <w:rFonts w:ascii="方正小标宋简体" w:eastAsia="方正小标宋简体" w:hAnsi="宋体" w:hint="eastAsia"/>
          <w:b/>
          <w:color w:val="000000"/>
          <w:sz w:val="36"/>
          <w:szCs w:val="36"/>
        </w:rPr>
        <w:t>场地租赁合同</w:t>
      </w:r>
    </w:p>
    <w:p w14:paraId="2424D1CF" w14:textId="77777777" w:rsidR="00EA3473" w:rsidRPr="00413AEC" w:rsidRDefault="00EA3473" w:rsidP="00EA3473">
      <w:pPr>
        <w:spacing w:line="360" w:lineRule="exact"/>
        <w:ind w:firstLineChars="99" w:firstLine="208"/>
        <w:rPr>
          <w:rFonts w:ascii="宋体" w:hAnsi="宋体" w:hint="eastAsia"/>
          <w:color w:val="000000"/>
          <w:szCs w:val="21"/>
        </w:rPr>
      </w:pPr>
    </w:p>
    <w:p w14:paraId="3391C166" w14:textId="77777777" w:rsidR="00EA3473" w:rsidRPr="00413AEC" w:rsidRDefault="00EA3473" w:rsidP="00EA3473">
      <w:pPr>
        <w:spacing w:line="360" w:lineRule="exact"/>
        <w:ind w:firstLineChars="99" w:firstLine="208"/>
        <w:rPr>
          <w:rFonts w:ascii="宋体" w:hAnsi="宋体" w:hint="eastAsia"/>
          <w:color w:val="000000"/>
          <w:szCs w:val="21"/>
        </w:rPr>
      </w:pPr>
    </w:p>
    <w:p w14:paraId="79B53FAA" w14:textId="77777777" w:rsidR="00EA3473" w:rsidRPr="00413AEC" w:rsidRDefault="00EA3473" w:rsidP="00EA3473">
      <w:pPr>
        <w:spacing w:line="360" w:lineRule="exact"/>
        <w:ind w:firstLineChars="99" w:firstLine="208"/>
        <w:rPr>
          <w:rFonts w:ascii="宋体" w:hAnsi="宋体" w:hint="eastAsia"/>
          <w:color w:val="000000"/>
          <w:rPrChange w:id="0" w:author="MC SYSTEM" w:date="2007-09-11T14:05:00Z">
            <w:rPr>
              <w:rFonts w:ascii="宋体" w:hAnsi="宋体" w:hint="eastAsia"/>
            </w:rPr>
          </w:rPrChange>
        </w:rPr>
      </w:pPr>
      <w:r w:rsidRPr="00413AEC">
        <w:rPr>
          <w:rFonts w:ascii="宋体" w:hAnsi="宋体" w:hint="eastAsia"/>
          <w:color w:val="000000"/>
          <w:rPrChange w:id="1" w:author="MC SYSTEM" w:date="2007-09-11T14:05:00Z">
            <w:rPr>
              <w:rFonts w:ascii="宋体" w:hAnsi="宋体" w:hint="eastAsia"/>
            </w:rPr>
          </w:rPrChange>
        </w:rPr>
        <w:t>出租方：＿＿＿＿＿＿＿＿＿＿＿(以下简称甲方）</w:t>
      </w:r>
    </w:p>
    <w:p w14:paraId="39586641" w14:textId="77777777" w:rsidR="00EA3473" w:rsidRPr="00413AEC" w:rsidRDefault="00EA3473" w:rsidP="00EA3473">
      <w:pPr>
        <w:spacing w:line="360" w:lineRule="exact"/>
        <w:ind w:firstLineChars="99" w:firstLine="208"/>
        <w:rPr>
          <w:rFonts w:ascii="宋体" w:hAnsi="宋体" w:hint="eastAsia"/>
          <w:color w:val="000000"/>
          <w:rPrChange w:id="2" w:author="MC SYSTEM" w:date="2007-09-11T14:05:00Z">
            <w:rPr>
              <w:rFonts w:ascii="宋体" w:hAnsi="宋体" w:hint="eastAsia"/>
            </w:rPr>
          </w:rPrChange>
        </w:rPr>
      </w:pPr>
      <w:r w:rsidRPr="00413AEC">
        <w:rPr>
          <w:rFonts w:ascii="宋体" w:hAnsi="宋体" w:hint="eastAsia"/>
          <w:color w:val="000000"/>
          <w:rPrChange w:id="3" w:author="MC SYSTEM" w:date="2007-09-11T14:05:00Z">
            <w:rPr>
              <w:rFonts w:ascii="宋体" w:hAnsi="宋体" w:hint="eastAsia"/>
            </w:rPr>
          </w:rPrChange>
        </w:rPr>
        <w:t>承租方：＿＿＿＿＿＿＿＿＿＿＿(以下简称乙方）</w:t>
      </w:r>
    </w:p>
    <w:p w14:paraId="0F578B15" w14:textId="77777777" w:rsidR="00EA3473" w:rsidRPr="00413AEC" w:rsidRDefault="00EA3473" w:rsidP="00EA3473">
      <w:pPr>
        <w:spacing w:line="360" w:lineRule="exact"/>
        <w:ind w:firstLineChars="99" w:firstLine="208"/>
        <w:rPr>
          <w:rFonts w:ascii="宋体" w:hAnsi="宋体" w:hint="eastAsia"/>
          <w:color w:val="000000"/>
          <w:rPrChange w:id="4" w:author="MC SYSTEM" w:date="2007-09-11T14:05:00Z">
            <w:rPr>
              <w:rFonts w:ascii="宋体" w:hAnsi="宋体" w:hint="eastAsia"/>
            </w:rPr>
          </w:rPrChange>
        </w:rPr>
      </w:pPr>
    </w:p>
    <w:p w14:paraId="2C7F5256" w14:textId="77777777" w:rsidR="00EA3473" w:rsidRPr="00413AEC" w:rsidRDefault="00EA3473" w:rsidP="00EA3473">
      <w:pPr>
        <w:spacing w:line="360" w:lineRule="exact"/>
        <w:ind w:firstLineChars="200" w:firstLine="420"/>
        <w:rPr>
          <w:rFonts w:ascii="宋体" w:hAnsi="宋体" w:hint="eastAsia"/>
          <w:color w:val="000000"/>
          <w:rPrChange w:id="5" w:author="MC SYSTEM" w:date="2007-09-11T14:05:00Z">
            <w:rPr>
              <w:rFonts w:ascii="宋体" w:hAnsi="宋体" w:hint="eastAsia"/>
            </w:rPr>
          </w:rPrChange>
        </w:rPr>
      </w:pPr>
      <w:r w:rsidRPr="00413AEC">
        <w:rPr>
          <w:rFonts w:ascii="宋体" w:hAnsi="宋体" w:hint="eastAsia"/>
          <w:color w:val="000000"/>
          <w:rPrChange w:id="6" w:author="MC SYSTEM" w:date="2007-09-11T14:05:00Z">
            <w:rPr>
              <w:rFonts w:ascii="宋体" w:hAnsi="宋体" w:hint="eastAsia"/>
            </w:rPr>
          </w:rPrChange>
        </w:rPr>
        <w:t>根据有关法律法规，经友好协商，甲乙双方就场地租赁相关事宜达成如下协议：</w:t>
      </w:r>
    </w:p>
    <w:p w14:paraId="2B867F71" w14:textId="77777777" w:rsidR="00EA3473" w:rsidRPr="00413AEC" w:rsidRDefault="00EA3473" w:rsidP="00741582">
      <w:pPr>
        <w:spacing w:line="360" w:lineRule="exact"/>
        <w:ind w:firstLineChars="200" w:firstLine="422"/>
        <w:rPr>
          <w:rFonts w:ascii="宋体" w:hAnsi="宋体" w:hint="eastAsia"/>
          <w:color w:val="000000"/>
          <w:rPrChange w:id="7" w:author="MC SYSTEM" w:date="2007-09-11T14:05:00Z">
            <w:rPr>
              <w:rFonts w:ascii="宋体" w:hAnsi="宋体" w:hint="eastAsia"/>
            </w:rPr>
          </w:rPrChange>
        </w:rPr>
      </w:pPr>
      <w:r w:rsidRPr="00005507">
        <w:rPr>
          <w:rFonts w:ascii="宋体" w:hAnsi="宋体" w:hint="eastAsia"/>
          <w:b/>
          <w:color w:val="000000"/>
          <w:rPrChange w:id="8" w:author="MC SYSTEM" w:date="2007-09-11T14:05:00Z">
            <w:rPr>
              <w:rFonts w:ascii="宋体" w:hAnsi="宋体" w:hint="eastAsia"/>
            </w:rPr>
          </w:rPrChange>
        </w:rPr>
        <w:t>第一条</w:t>
      </w:r>
      <w:r w:rsidRPr="00005507">
        <w:rPr>
          <w:rFonts w:ascii="宋体" w:hAnsi="宋体" w:hint="eastAsia"/>
          <w:b/>
          <w:color w:val="000000"/>
        </w:rPr>
        <w:t xml:space="preserve"> </w:t>
      </w:r>
      <w:r w:rsidRPr="00413AEC">
        <w:rPr>
          <w:rFonts w:ascii="宋体" w:hAnsi="宋体" w:hint="eastAsia"/>
          <w:color w:val="000000"/>
          <w:rPrChange w:id="9" w:author="MC SYSTEM" w:date="2007-09-11T14:05:00Z">
            <w:rPr>
              <w:rFonts w:ascii="宋体" w:hAnsi="宋体" w:hint="eastAsia"/>
            </w:rPr>
          </w:rPrChange>
        </w:rPr>
        <w:t xml:space="preserve"> 位置、面积、功能及用途</w:t>
      </w:r>
    </w:p>
    <w:p w14:paraId="61D3CF7E" w14:textId="77777777" w:rsidR="00EA3473" w:rsidRPr="00413AEC" w:rsidRDefault="00EA3473" w:rsidP="00EA3473">
      <w:pPr>
        <w:spacing w:line="360" w:lineRule="exact"/>
        <w:ind w:firstLineChars="200" w:firstLine="420"/>
        <w:rPr>
          <w:rFonts w:ascii="宋体" w:hAnsi="宋体" w:hint="eastAsia"/>
          <w:color w:val="000000"/>
          <w:rPrChange w:id="10" w:author="MC SYSTEM" w:date="2007-09-11T14:05:00Z">
            <w:rPr>
              <w:rFonts w:ascii="宋体" w:hAnsi="宋体" w:hint="eastAsia"/>
            </w:rPr>
          </w:rPrChange>
        </w:rPr>
      </w:pPr>
      <w:r w:rsidRPr="00413AEC">
        <w:rPr>
          <w:rFonts w:ascii="宋体" w:hAnsi="宋体" w:hint="eastAsia"/>
          <w:color w:val="000000"/>
          <w:rPrChange w:id="11" w:author="MC SYSTEM" w:date="2007-09-11T14:05:00Z">
            <w:rPr>
              <w:rFonts w:ascii="宋体" w:hAnsi="宋体" w:hint="eastAsia"/>
            </w:rPr>
          </w:rPrChange>
        </w:rPr>
        <w:t>（一）甲方将位于__________________的厂房或仓库（以下称“租赁物”）出租给乙方。经甲乙双方确认，租赁物面积为_________平方米。</w:t>
      </w:r>
    </w:p>
    <w:p w14:paraId="15CBEC84" w14:textId="77777777" w:rsidR="00EA3473" w:rsidRPr="00413AEC" w:rsidRDefault="00EA3473" w:rsidP="00EA3473">
      <w:pPr>
        <w:spacing w:line="360" w:lineRule="exact"/>
        <w:ind w:firstLineChars="200" w:firstLine="420"/>
        <w:rPr>
          <w:rFonts w:ascii="宋体" w:hAnsi="宋体" w:hint="eastAsia"/>
          <w:color w:val="000000"/>
          <w:rPrChange w:id="12" w:author="MC SYSTEM" w:date="2007-09-11T14:05:00Z">
            <w:rPr>
              <w:rFonts w:ascii="宋体" w:hAnsi="宋体" w:hint="eastAsia"/>
            </w:rPr>
          </w:rPrChange>
        </w:rPr>
      </w:pPr>
      <w:r w:rsidRPr="00413AEC">
        <w:rPr>
          <w:rFonts w:ascii="宋体" w:hAnsi="宋体" w:hint="eastAsia"/>
          <w:color w:val="000000"/>
          <w:rPrChange w:id="13" w:author="MC SYSTEM" w:date="2007-09-11T14:05:00Z">
            <w:rPr>
              <w:rFonts w:ascii="宋体" w:hAnsi="宋体" w:hint="eastAsia"/>
            </w:rPr>
          </w:rPrChange>
        </w:rPr>
        <w:t>（二）</w:t>
      </w:r>
      <w:del w:id="14" w:author="MC SYSTEM" w:date="2007-09-11T13:43:00Z">
        <w:r w:rsidRPr="00413AEC" w:rsidDel="00BF54E6">
          <w:rPr>
            <w:rFonts w:ascii="宋体" w:hAnsi="宋体" w:hint="eastAsia"/>
            <w:color w:val="000000"/>
            <w:rPrChange w:id="15" w:author="MC SYSTEM" w:date="2007-09-11T14:05:00Z">
              <w:rPr>
                <w:rFonts w:ascii="宋体" w:hAnsi="宋体" w:hint="eastAsia"/>
              </w:rPr>
            </w:rPrChange>
          </w:rPr>
          <w:delText>租赁物的使用功能为_____________</w:delText>
        </w:r>
      </w:del>
      <w:ins w:id="16" w:author="MC SYSTEM" w:date="2007-09-11T13:44:00Z">
        <w:r w:rsidRPr="00413AEC">
          <w:rPr>
            <w:rFonts w:ascii="宋体" w:hAnsi="宋体" w:hint="eastAsia"/>
            <w:color w:val="000000"/>
            <w:rPrChange w:id="17" w:author="MC SYSTEM" w:date="2007-09-11T14:05:00Z">
              <w:rPr>
                <w:rFonts w:ascii="宋体" w:hAnsi="宋体" w:hint="eastAsia"/>
              </w:rPr>
            </w:rPrChange>
          </w:rPr>
          <w:t>用途以乙方营业执照核准的经</w:t>
        </w:r>
      </w:ins>
      <w:r w:rsidRPr="00413AEC">
        <w:rPr>
          <w:rFonts w:ascii="宋体" w:hAnsi="宋体" w:hint="eastAsia"/>
          <w:color w:val="000000"/>
        </w:rPr>
        <w:t>营</w:t>
      </w:r>
      <w:ins w:id="18" w:author="MC SYSTEM" w:date="2007-09-11T13:44:00Z">
        <w:r w:rsidRPr="00413AEC">
          <w:rPr>
            <w:rFonts w:ascii="宋体" w:hAnsi="宋体" w:hint="eastAsia"/>
            <w:color w:val="000000"/>
            <w:rPrChange w:id="19" w:author="MC SYSTEM" w:date="2007-09-11T14:05:00Z">
              <w:rPr>
                <w:rFonts w:ascii="宋体" w:hAnsi="宋体" w:hint="eastAsia"/>
              </w:rPr>
            </w:rPrChange>
          </w:rPr>
          <w:t>范围为准</w:t>
        </w:r>
      </w:ins>
      <w:r w:rsidRPr="00413AEC">
        <w:rPr>
          <w:rFonts w:ascii="宋体" w:hAnsi="宋体" w:hint="eastAsia"/>
          <w:color w:val="000000"/>
        </w:rPr>
        <w:t>。如乙方需转变使用功能，须经甲方书面同意。因改</w:t>
      </w:r>
      <w:r w:rsidRPr="00413AEC">
        <w:rPr>
          <w:rFonts w:ascii="宋体" w:hAnsi="宋体" w:hint="eastAsia"/>
          <w:color w:val="000000"/>
          <w:rPrChange w:id="20" w:author="MC SYSTEM" w:date="2007-09-11T14:05:00Z">
            <w:rPr>
              <w:rFonts w:ascii="宋体" w:hAnsi="宋体" w:hint="eastAsia"/>
            </w:rPr>
          </w:rPrChange>
        </w:rPr>
        <w:t>变使用功能所需办理的全部手续由乙方按有关规定申报，并承担全部因此产生的费用。甲方配合出具有关申报材料。</w:t>
      </w:r>
    </w:p>
    <w:p w14:paraId="4B3D5254" w14:textId="77777777" w:rsidR="00EA3473" w:rsidRPr="00413AEC" w:rsidRDefault="00EA3473" w:rsidP="00EA3473">
      <w:pPr>
        <w:spacing w:line="360" w:lineRule="exact"/>
        <w:ind w:firstLineChars="200" w:firstLine="420"/>
        <w:rPr>
          <w:rFonts w:ascii="宋体" w:hAnsi="宋体" w:hint="eastAsia"/>
          <w:color w:val="000000"/>
          <w:rPrChange w:id="21" w:author="MC SYSTEM" w:date="2007-09-11T14:05:00Z">
            <w:rPr>
              <w:rFonts w:ascii="宋体" w:hAnsi="宋体" w:hint="eastAsia"/>
            </w:rPr>
          </w:rPrChange>
        </w:rPr>
      </w:pPr>
      <w:r w:rsidRPr="00413AEC">
        <w:rPr>
          <w:rFonts w:ascii="宋体" w:hAnsi="宋体" w:hint="eastAsia"/>
          <w:color w:val="000000"/>
          <w:rPrChange w:id="22" w:author="MC SYSTEM" w:date="2007-09-11T14:05:00Z">
            <w:rPr>
              <w:rFonts w:ascii="宋体" w:hAnsi="宋体" w:hint="eastAsia"/>
            </w:rPr>
          </w:rPrChange>
        </w:rPr>
        <w:t>（三）租赁物以包租方式出租，由乙方自行管理并承担管理、修缮等费用。</w:t>
      </w:r>
    </w:p>
    <w:p w14:paraId="0A8C3A35" w14:textId="77777777" w:rsidR="00EA3473" w:rsidRPr="00413AEC" w:rsidRDefault="00EA3473" w:rsidP="00741582">
      <w:pPr>
        <w:spacing w:line="360" w:lineRule="exact"/>
        <w:ind w:firstLineChars="200" w:firstLine="422"/>
        <w:rPr>
          <w:rFonts w:ascii="宋体" w:hAnsi="宋体" w:hint="eastAsia"/>
          <w:color w:val="000000"/>
          <w:rPrChange w:id="23" w:author="MC SYSTEM" w:date="2007-09-11T14:05:00Z">
            <w:rPr>
              <w:rFonts w:ascii="宋体" w:hAnsi="宋体" w:hint="eastAsia"/>
            </w:rPr>
          </w:rPrChange>
        </w:rPr>
      </w:pPr>
      <w:r w:rsidRPr="00413AEC">
        <w:rPr>
          <w:rFonts w:ascii="宋体" w:hAnsi="宋体" w:hint="eastAsia"/>
          <w:b/>
          <w:color w:val="000000"/>
          <w:rPrChange w:id="24" w:author="MC SYSTEM" w:date="2007-09-11T14:05:00Z">
            <w:rPr>
              <w:rFonts w:ascii="宋体" w:hAnsi="宋体" w:hint="eastAsia"/>
            </w:rPr>
          </w:rPrChange>
        </w:rPr>
        <w:t>第二条</w:t>
      </w:r>
      <w:r w:rsidRPr="00413AEC">
        <w:rPr>
          <w:rFonts w:ascii="宋体" w:hAnsi="宋体" w:hint="eastAsia"/>
          <w:b/>
          <w:color w:val="000000"/>
        </w:rPr>
        <w:t xml:space="preserve"> </w:t>
      </w:r>
      <w:r w:rsidRPr="00413AEC">
        <w:rPr>
          <w:rFonts w:ascii="宋体" w:hAnsi="宋体" w:hint="eastAsia"/>
          <w:color w:val="000000"/>
          <w:rPrChange w:id="25" w:author="MC SYSTEM" w:date="2007-09-11T14:05:00Z">
            <w:rPr>
              <w:rFonts w:ascii="宋体" w:hAnsi="宋体" w:hint="eastAsia"/>
            </w:rPr>
          </w:rPrChange>
        </w:rPr>
        <w:t xml:space="preserve"> 租赁期限</w:t>
      </w:r>
    </w:p>
    <w:p w14:paraId="40A1C6FD" w14:textId="77777777" w:rsidR="00EA3473" w:rsidRPr="00413AEC" w:rsidRDefault="00EA3473" w:rsidP="00EA3473">
      <w:pPr>
        <w:spacing w:line="360" w:lineRule="exact"/>
        <w:ind w:firstLineChars="200" w:firstLine="420"/>
        <w:rPr>
          <w:rFonts w:ascii="宋体" w:hAnsi="宋体" w:hint="eastAsia"/>
          <w:color w:val="000000"/>
          <w:rPrChange w:id="26" w:author="MC SYSTEM" w:date="2007-09-11T14:05:00Z">
            <w:rPr>
              <w:rFonts w:ascii="宋体" w:hAnsi="宋体" w:hint="eastAsia"/>
            </w:rPr>
          </w:rPrChange>
        </w:rPr>
      </w:pPr>
      <w:r w:rsidRPr="00413AEC">
        <w:rPr>
          <w:rFonts w:ascii="宋体" w:hAnsi="宋体" w:hint="eastAsia"/>
          <w:color w:val="000000"/>
          <w:rPrChange w:id="27" w:author="MC SYSTEM" w:date="2007-09-11T14:05:00Z">
            <w:rPr>
              <w:rFonts w:ascii="宋体" w:hAnsi="宋体" w:hint="eastAsia"/>
            </w:rPr>
          </w:rPrChange>
        </w:rPr>
        <w:t>（一）租赁期限为_</w:t>
      </w:r>
      <w:r w:rsidRPr="00413AEC">
        <w:rPr>
          <w:rFonts w:ascii="宋体" w:hAnsi="宋体" w:hint="eastAsia"/>
          <w:color w:val="000000"/>
          <w:u w:val="single"/>
          <w:rPrChange w:id="28" w:author="MC SYSTEM" w:date="2007-09-11T14:05:00Z">
            <w:rPr>
              <w:rFonts w:ascii="宋体" w:hAnsi="宋体" w:hint="eastAsia"/>
            </w:rPr>
          </w:rPrChange>
        </w:rPr>
        <w:t>_</w:t>
      </w:r>
      <w:r w:rsidRPr="00413AEC">
        <w:rPr>
          <w:rFonts w:ascii="宋体" w:hAnsi="宋体" w:hint="eastAsia"/>
          <w:color w:val="000000"/>
          <w:u w:val="single"/>
        </w:rPr>
        <w:t xml:space="preserve">  </w:t>
      </w:r>
      <w:r w:rsidRPr="00413AEC">
        <w:rPr>
          <w:rFonts w:ascii="宋体" w:hAnsi="宋体" w:hint="eastAsia"/>
          <w:color w:val="000000"/>
          <w:rPrChange w:id="29" w:author="MC SYSTEM" w:date="2007-09-11T14:05:00Z">
            <w:rPr>
              <w:rFonts w:ascii="宋体" w:hAnsi="宋体" w:hint="eastAsia"/>
            </w:rPr>
          </w:rPrChange>
        </w:rPr>
        <w:t>_年，即从_____年___月___日起至_____年___月___日止。</w:t>
      </w:r>
    </w:p>
    <w:p w14:paraId="195BB98B" w14:textId="77777777" w:rsidR="00EA3473" w:rsidRPr="00413AEC" w:rsidRDefault="00EA3473" w:rsidP="00EA3473">
      <w:pPr>
        <w:spacing w:line="360" w:lineRule="exact"/>
        <w:ind w:firstLineChars="200" w:firstLine="420"/>
        <w:rPr>
          <w:rFonts w:ascii="宋体" w:hAnsi="宋体" w:hint="eastAsia"/>
          <w:color w:val="000000"/>
          <w:rPrChange w:id="30" w:author="MC SYSTEM" w:date="2007-09-11T14:05:00Z">
            <w:rPr>
              <w:rFonts w:ascii="宋体" w:hAnsi="宋体" w:hint="eastAsia"/>
            </w:rPr>
          </w:rPrChange>
        </w:rPr>
      </w:pPr>
      <w:r w:rsidRPr="00413AEC">
        <w:rPr>
          <w:rFonts w:ascii="宋体" w:hAnsi="宋体" w:hint="eastAsia"/>
          <w:color w:val="000000"/>
          <w:rPrChange w:id="31" w:author="MC SYSTEM" w:date="2007-09-11T14:05:00Z">
            <w:rPr>
              <w:rFonts w:ascii="宋体" w:hAnsi="宋体" w:hint="eastAsia"/>
            </w:rPr>
          </w:rPrChange>
        </w:rPr>
        <w:t>（二）租赁期限届满前_</w:t>
      </w:r>
      <w:r w:rsidRPr="00413AEC">
        <w:rPr>
          <w:rFonts w:ascii="宋体" w:hAnsi="宋体" w:hint="eastAsia"/>
          <w:color w:val="000000"/>
          <w:u w:val="single"/>
          <w:rPrChange w:id="32" w:author="MC SYSTEM" w:date="2007-09-11T14:05:00Z">
            <w:rPr>
              <w:rFonts w:ascii="宋体" w:hAnsi="宋体" w:hint="eastAsia"/>
            </w:rPr>
          </w:rPrChange>
        </w:rPr>
        <w:t>_</w:t>
      </w:r>
      <w:r w:rsidRPr="00413AEC">
        <w:rPr>
          <w:rFonts w:ascii="宋体" w:hAnsi="宋体" w:hint="eastAsia"/>
          <w:color w:val="000000"/>
          <w:u w:val="single"/>
        </w:rPr>
        <w:t xml:space="preserve">  </w:t>
      </w:r>
      <w:r w:rsidRPr="00413AEC">
        <w:rPr>
          <w:rFonts w:ascii="宋体" w:hAnsi="宋体" w:hint="eastAsia"/>
          <w:color w:val="000000"/>
          <w:rPrChange w:id="33" w:author="MC SYSTEM" w:date="2007-09-11T14:05:00Z">
            <w:rPr>
              <w:rFonts w:ascii="宋体" w:hAnsi="宋体" w:hint="eastAsia"/>
            </w:rPr>
          </w:rPrChange>
        </w:rPr>
        <w:t>_个月，甲乙双方</w:t>
      </w:r>
      <w:r w:rsidRPr="00413AEC">
        <w:rPr>
          <w:rFonts w:ascii="宋体" w:hAnsi="宋体" w:hint="eastAsia"/>
          <w:color w:val="000000"/>
        </w:rPr>
        <w:t>协商</w:t>
      </w:r>
      <w:r w:rsidRPr="00413AEC">
        <w:rPr>
          <w:rFonts w:ascii="宋体" w:hAnsi="宋体" w:hint="eastAsia"/>
          <w:color w:val="000000"/>
          <w:rPrChange w:id="34" w:author="MC SYSTEM" w:date="2007-09-11T14:05:00Z">
            <w:rPr>
              <w:rFonts w:ascii="宋体" w:hAnsi="宋体" w:hint="eastAsia"/>
            </w:rPr>
          </w:rPrChange>
        </w:rPr>
        <w:t>可由乙方继续租赁，但另行签订租赁合同。在同等承租条件下，乙方有权优先承租。</w:t>
      </w:r>
    </w:p>
    <w:p w14:paraId="6EE9D6F8" w14:textId="77777777" w:rsidR="00EA3473" w:rsidRPr="00413AEC" w:rsidRDefault="00EA3473" w:rsidP="00741582">
      <w:pPr>
        <w:spacing w:line="360" w:lineRule="exact"/>
        <w:ind w:firstLineChars="200" w:firstLine="422"/>
        <w:rPr>
          <w:rFonts w:ascii="宋体" w:hAnsi="宋体" w:hint="eastAsia"/>
          <w:color w:val="000000"/>
          <w:rPrChange w:id="35" w:author="MC SYSTEM" w:date="2007-09-11T14:05:00Z">
            <w:rPr>
              <w:rFonts w:ascii="宋体" w:hAnsi="宋体" w:hint="eastAsia"/>
            </w:rPr>
          </w:rPrChange>
        </w:rPr>
      </w:pPr>
      <w:r w:rsidRPr="00413AEC">
        <w:rPr>
          <w:rFonts w:ascii="宋体" w:hAnsi="宋体" w:hint="eastAsia"/>
          <w:b/>
          <w:color w:val="000000"/>
          <w:rPrChange w:id="36" w:author="MC SYSTEM" w:date="2007-09-11T14:05:00Z">
            <w:rPr>
              <w:rFonts w:ascii="宋体" w:hAnsi="宋体" w:hint="eastAsia"/>
            </w:rPr>
          </w:rPrChange>
        </w:rPr>
        <w:t>第三条</w:t>
      </w:r>
      <w:r w:rsidRPr="00413AEC">
        <w:rPr>
          <w:rFonts w:ascii="宋体" w:hAnsi="宋体" w:hint="eastAsia"/>
          <w:color w:val="000000"/>
          <w:rPrChange w:id="37" w:author="MC SYSTEM" w:date="2007-09-11T14:05:00Z">
            <w:rPr>
              <w:rFonts w:ascii="宋体" w:hAnsi="宋体" w:hint="eastAsia"/>
            </w:rPr>
          </w:rPrChange>
        </w:rPr>
        <w:t xml:space="preserve"> </w:t>
      </w:r>
      <w:r w:rsidRPr="00413AEC">
        <w:rPr>
          <w:rFonts w:ascii="宋体" w:hAnsi="宋体" w:hint="eastAsia"/>
          <w:color w:val="000000"/>
        </w:rPr>
        <w:t xml:space="preserve"> </w:t>
      </w:r>
      <w:r w:rsidRPr="00413AEC">
        <w:rPr>
          <w:rFonts w:ascii="宋体" w:hAnsi="宋体" w:hint="eastAsia"/>
          <w:color w:val="000000"/>
          <w:rPrChange w:id="38" w:author="MC SYSTEM" w:date="2007-09-11T14:05:00Z">
            <w:rPr>
              <w:rFonts w:ascii="宋体" w:hAnsi="宋体" w:hint="eastAsia"/>
            </w:rPr>
          </w:rPrChange>
        </w:rPr>
        <w:t>免租期及租赁物的交付</w:t>
      </w:r>
    </w:p>
    <w:p w14:paraId="1BE8E141" w14:textId="77777777" w:rsidR="00EA3473" w:rsidRPr="00413AEC" w:rsidRDefault="00EA3473" w:rsidP="00EA3473">
      <w:pPr>
        <w:spacing w:line="360" w:lineRule="exact"/>
        <w:ind w:firstLineChars="200" w:firstLine="420"/>
        <w:rPr>
          <w:rFonts w:ascii="宋体" w:hAnsi="宋体" w:hint="eastAsia"/>
          <w:color w:val="000000"/>
          <w:rPrChange w:id="39" w:author="MC SYSTEM" w:date="2007-09-11T14:05:00Z">
            <w:rPr>
              <w:rFonts w:ascii="宋体" w:hAnsi="宋体" w:hint="eastAsia"/>
            </w:rPr>
          </w:rPrChange>
        </w:rPr>
      </w:pPr>
      <w:r w:rsidRPr="00413AEC">
        <w:rPr>
          <w:rFonts w:ascii="宋体" w:hAnsi="宋体" w:hint="eastAsia"/>
          <w:color w:val="000000"/>
          <w:rPrChange w:id="40" w:author="MC SYSTEM" w:date="2007-09-11T14:05:00Z">
            <w:rPr>
              <w:rFonts w:ascii="宋体" w:hAnsi="宋体" w:hint="eastAsia"/>
            </w:rPr>
          </w:rPrChange>
        </w:rPr>
        <w:t>（一） 甲方给予乙方免交租金优惠期__</w:t>
      </w:r>
      <w:r w:rsidRPr="00413AEC">
        <w:rPr>
          <w:rFonts w:ascii="宋体" w:hAnsi="宋体" w:hint="eastAsia"/>
          <w:color w:val="000000"/>
          <w:u w:val="single"/>
        </w:rPr>
        <w:t xml:space="preserve">  </w:t>
      </w:r>
      <w:r w:rsidRPr="00413AEC">
        <w:rPr>
          <w:rFonts w:ascii="宋体" w:hAnsi="宋体" w:hint="eastAsia"/>
          <w:color w:val="000000"/>
          <w:rPrChange w:id="41" w:author="MC SYSTEM" w:date="2007-09-11T14:05:00Z">
            <w:rPr>
              <w:rFonts w:ascii="宋体" w:hAnsi="宋体" w:hint="eastAsia"/>
            </w:rPr>
          </w:rPrChange>
        </w:rPr>
        <w:t>_个月，从本合同生效之日起算。免租期届满次日起，甲方开始向乙方计收租金。</w:t>
      </w:r>
    </w:p>
    <w:p w14:paraId="50164983" w14:textId="77777777" w:rsidR="00EA3473" w:rsidRPr="00413AEC" w:rsidRDefault="00EA3473" w:rsidP="00EA3473">
      <w:pPr>
        <w:spacing w:line="360" w:lineRule="exact"/>
        <w:ind w:firstLineChars="200" w:firstLine="420"/>
        <w:rPr>
          <w:rFonts w:ascii="宋体" w:hAnsi="宋体" w:hint="eastAsia"/>
          <w:color w:val="000000"/>
          <w:rPrChange w:id="42" w:author="MC SYSTEM" w:date="2007-09-11T14:05:00Z">
            <w:rPr>
              <w:rFonts w:ascii="宋体" w:hAnsi="宋体" w:hint="eastAsia"/>
            </w:rPr>
          </w:rPrChange>
        </w:rPr>
      </w:pPr>
      <w:r w:rsidRPr="00413AEC">
        <w:rPr>
          <w:rFonts w:ascii="宋体" w:hAnsi="宋体" w:hint="eastAsia"/>
          <w:color w:val="000000"/>
          <w:rPrChange w:id="43" w:author="MC SYSTEM" w:date="2007-09-11T14:05:00Z">
            <w:rPr>
              <w:rFonts w:ascii="宋体" w:hAnsi="宋体" w:hint="eastAsia"/>
            </w:rPr>
          </w:rPrChange>
        </w:rPr>
        <w:t>（二） 本出租合同生效之日起__</w:t>
      </w:r>
      <w:r w:rsidRPr="00413AEC">
        <w:rPr>
          <w:rFonts w:ascii="宋体" w:hAnsi="宋体" w:hint="eastAsia"/>
          <w:color w:val="000000"/>
          <w:u w:val="single"/>
          <w:rPrChange w:id="44" w:author="MC SYSTEM" w:date="2007-09-11T14:05:00Z">
            <w:rPr>
              <w:rFonts w:ascii="宋体" w:hAnsi="宋体" w:hint="eastAsia"/>
            </w:rPr>
          </w:rPrChange>
        </w:rPr>
        <w:t>_</w:t>
      </w:r>
      <w:r w:rsidRPr="00413AEC">
        <w:rPr>
          <w:rFonts w:ascii="宋体" w:hAnsi="宋体" w:hint="eastAsia"/>
          <w:color w:val="000000"/>
          <w:u w:val="single"/>
        </w:rPr>
        <w:t xml:space="preserve">   </w:t>
      </w:r>
      <w:r w:rsidRPr="00413AEC">
        <w:rPr>
          <w:rFonts w:ascii="宋体" w:hAnsi="宋体" w:hint="eastAsia"/>
          <w:color w:val="000000"/>
          <w:rPrChange w:id="45" w:author="MC SYSTEM" w:date="2007-09-11T14:05:00Z">
            <w:rPr>
              <w:rFonts w:ascii="宋体" w:hAnsi="宋体" w:hint="eastAsia"/>
            </w:rPr>
          </w:rPrChange>
        </w:rPr>
        <w:t>日内，甲方将租赁物按现状向乙方交付。乙方同意按租赁物的现状承租。</w:t>
      </w:r>
    </w:p>
    <w:p w14:paraId="020F0AB3" w14:textId="77777777" w:rsidR="00EA3473" w:rsidRPr="00413AEC" w:rsidRDefault="00EA3473" w:rsidP="00741582">
      <w:pPr>
        <w:spacing w:line="360" w:lineRule="exact"/>
        <w:ind w:firstLineChars="200" w:firstLine="422"/>
        <w:rPr>
          <w:rFonts w:ascii="宋体" w:hAnsi="宋体" w:hint="eastAsia"/>
          <w:color w:val="000000"/>
          <w:rPrChange w:id="46" w:author="MC SYSTEM" w:date="2007-09-11T14:05:00Z">
            <w:rPr>
              <w:rFonts w:ascii="宋体" w:hAnsi="宋体" w:hint="eastAsia"/>
            </w:rPr>
          </w:rPrChange>
        </w:rPr>
      </w:pPr>
      <w:r w:rsidRPr="00413AEC">
        <w:rPr>
          <w:rFonts w:ascii="宋体" w:hAnsi="宋体" w:hint="eastAsia"/>
          <w:b/>
          <w:color w:val="000000"/>
          <w:rPrChange w:id="47" w:author="MC SYSTEM" w:date="2007-09-11T14:05:00Z">
            <w:rPr>
              <w:rFonts w:ascii="宋体" w:hAnsi="宋体" w:hint="eastAsia"/>
            </w:rPr>
          </w:rPrChange>
        </w:rPr>
        <w:t>第四条</w:t>
      </w:r>
      <w:r w:rsidRPr="00413AEC">
        <w:rPr>
          <w:rFonts w:ascii="宋体" w:hAnsi="宋体" w:hint="eastAsia"/>
          <w:color w:val="000000"/>
          <w:rPrChange w:id="48" w:author="MC SYSTEM" w:date="2007-09-11T14:05:00Z">
            <w:rPr>
              <w:rFonts w:ascii="宋体" w:hAnsi="宋体" w:hint="eastAsia"/>
            </w:rPr>
          </w:rPrChange>
        </w:rPr>
        <w:t xml:space="preserve"> </w:t>
      </w:r>
      <w:r w:rsidRPr="00413AEC">
        <w:rPr>
          <w:rFonts w:ascii="宋体" w:hAnsi="宋体" w:hint="eastAsia"/>
          <w:color w:val="000000"/>
        </w:rPr>
        <w:t xml:space="preserve"> </w:t>
      </w:r>
      <w:r w:rsidRPr="00413AEC">
        <w:rPr>
          <w:rFonts w:ascii="宋体" w:hAnsi="宋体" w:hint="eastAsia"/>
          <w:color w:val="000000"/>
          <w:rPrChange w:id="49" w:author="MC SYSTEM" w:date="2007-09-11T14:05:00Z">
            <w:rPr>
              <w:rFonts w:ascii="宋体" w:hAnsi="宋体" w:hint="eastAsia"/>
            </w:rPr>
          </w:rPrChange>
        </w:rPr>
        <w:t>有关租赁费用</w:t>
      </w:r>
    </w:p>
    <w:p w14:paraId="161A1BEB" w14:textId="77777777" w:rsidR="00EA3473" w:rsidRPr="00413AEC" w:rsidRDefault="00EA3473" w:rsidP="00EA3473">
      <w:pPr>
        <w:spacing w:line="360" w:lineRule="exact"/>
        <w:ind w:firstLineChars="225" w:firstLine="473"/>
        <w:rPr>
          <w:rFonts w:ascii="宋体" w:hAnsi="宋体" w:hint="eastAsia"/>
          <w:color w:val="000000"/>
          <w:rPrChange w:id="50" w:author="MC SYSTEM" w:date="2007-09-11T14:05:00Z">
            <w:rPr>
              <w:rFonts w:ascii="宋体" w:hAnsi="宋体" w:hint="eastAsia"/>
            </w:rPr>
          </w:rPrChange>
        </w:rPr>
      </w:pPr>
      <w:r w:rsidRPr="00413AEC">
        <w:rPr>
          <w:rFonts w:ascii="宋体" w:hAnsi="宋体" w:hint="eastAsia"/>
          <w:color w:val="000000"/>
          <w:rPrChange w:id="51" w:author="MC SYSTEM" w:date="2007-09-11T14:05:00Z">
            <w:rPr>
              <w:rFonts w:ascii="宋体" w:hAnsi="宋体" w:hint="eastAsia"/>
            </w:rPr>
          </w:rPrChange>
        </w:rPr>
        <w:t>1、保证金</w:t>
      </w:r>
    </w:p>
    <w:p w14:paraId="02ADC445" w14:textId="77777777" w:rsidR="00EA3473" w:rsidRPr="00413AEC" w:rsidRDefault="00EA3473" w:rsidP="00EA3473">
      <w:pPr>
        <w:spacing w:line="360" w:lineRule="exact"/>
        <w:ind w:firstLineChars="225" w:firstLine="473"/>
        <w:rPr>
          <w:rFonts w:ascii="宋体" w:hAnsi="宋体" w:hint="eastAsia"/>
          <w:color w:val="000000"/>
          <w:rPrChange w:id="52" w:author="MC SYSTEM" w:date="2007-09-11T14:05:00Z">
            <w:rPr>
              <w:rFonts w:ascii="宋体" w:hAnsi="宋体" w:hint="eastAsia"/>
            </w:rPr>
          </w:rPrChange>
        </w:rPr>
      </w:pPr>
      <w:r w:rsidRPr="00413AEC">
        <w:rPr>
          <w:rFonts w:ascii="宋体" w:hAnsi="宋体" w:hint="eastAsia"/>
          <w:color w:val="000000"/>
          <w:rPrChange w:id="53" w:author="MC SYSTEM" w:date="2007-09-11T14:05:00Z">
            <w:rPr>
              <w:rFonts w:ascii="宋体" w:hAnsi="宋体" w:hint="eastAsia"/>
            </w:rPr>
          </w:rPrChange>
        </w:rPr>
        <w:t>本合同的保证金为人民币_______元（大写：____________元）。</w:t>
      </w:r>
    </w:p>
    <w:p w14:paraId="5F4F3087" w14:textId="77777777" w:rsidR="00EA3473" w:rsidRPr="00413AEC" w:rsidRDefault="00EA3473" w:rsidP="00EA3473">
      <w:pPr>
        <w:spacing w:line="360" w:lineRule="exact"/>
        <w:ind w:firstLineChars="225" w:firstLine="473"/>
        <w:rPr>
          <w:rFonts w:ascii="宋体" w:hAnsi="宋体" w:hint="eastAsia"/>
          <w:color w:val="000000"/>
          <w:rPrChange w:id="54" w:author="MC SYSTEM" w:date="2007-09-11T14:05:00Z">
            <w:rPr>
              <w:rFonts w:ascii="宋体" w:hAnsi="宋体" w:hint="eastAsia"/>
            </w:rPr>
          </w:rPrChange>
        </w:rPr>
      </w:pPr>
      <w:r w:rsidRPr="00413AEC">
        <w:rPr>
          <w:rFonts w:ascii="宋体" w:hAnsi="宋体" w:hint="eastAsia"/>
          <w:color w:val="000000"/>
          <w:rPrChange w:id="55" w:author="MC SYSTEM" w:date="2007-09-11T14:05:00Z">
            <w:rPr>
              <w:rFonts w:ascii="宋体" w:hAnsi="宋体" w:hint="eastAsia"/>
            </w:rPr>
          </w:rPrChange>
        </w:rPr>
        <w:t>2、租金</w:t>
      </w:r>
    </w:p>
    <w:p w14:paraId="7C05A45A" w14:textId="77777777" w:rsidR="00EA3473" w:rsidRPr="00413AEC" w:rsidRDefault="00EA3473" w:rsidP="00EA3473">
      <w:pPr>
        <w:spacing w:line="360" w:lineRule="exact"/>
        <w:ind w:firstLineChars="225" w:firstLine="473"/>
        <w:rPr>
          <w:rFonts w:ascii="宋体" w:hAnsi="宋体" w:hint="eastAsia"/>
          <w:color w:val="000000"/>
          <w:rPrChange w:id="56" w:author="MC SYSTEM" w:date="2007-09-11T14:05:00Z">
            <w:rPr>
              <w:rFonts w:ascii="宋体" w:hAnsi="宋体" w:hint="eastAsia"/>
            </w:rPr>
          </w:rPrChange>
        </w:rPr>
      </w:pPr>
      <w:r w:rsidRPr="00413AEC">
        <w:rPr>
          <w:rFonts w:ascii="宋体" w:hAnsi="宋体" w:hint="eastAsia"/>
          <w:color w:val="000000"/>
          <w:rPrChange w:id="57" w:author="MC SYSTEM" w:date="2007-09-11T14:05:00Z">
            <w:rPr>
              <w:rFonts w:ascii="宋体" w:hAnsi="宋体" w:hint="eastAsia"/>
            </w:rPr>
          </w:rPrChange>
        </w:rPr>
        <w:t>从合同生效之日起至第</w:t>
      </w:r>
      <w:r w:rsidRPr="00413AEC">
        <w:rPr>
          <w:rFonts w:ascii="宋体" w:hAnsi="宋体" w:hint="eastAsia"/>
          <w:color w:val="000000"/>
          <w:u w:val="single"/>
          <w:rPrChange w:id="58" w:author="MC SYSTEM" w:date="2007-09-11T14:05:00Z">
            <w:rPr>
              <w:rFonts w:ascii="宋体" w:hAnsi="宋体" w:hint="eastAsia"/>
              <w:u w:val="single"/>
            </w:rPr>
          </w:rPrChange>
        </w:rPr>
        <w:t xml:space="preserve">　　</w:t>
      </w:r>
      <w:r w:rsidRPr="00413AEC">
        <w:rPr>
          <w:rFonts w:ascii="宋体" w:hAnsi="宋体" w:hint="eastAsia"/>
          <w:color w:val="000000"/>
          <w:rPrChange w:id="59" w:author="MC SYSTEM" w:date="2007-09-11T14:05:00Z">
            <w:rPr>
              <w:rFonts w:ascii="宋体" w:hAnsi="宋体" w:hint="eastAsia"/>
            </w:rPr>
          </w:rPrChange>
        </w:rPr>
        <w:t>年期满，租金标准为每平方米每月人民币_________元。从第</w:t>
      </w:r>
      <w:r w:rsidRPr="00413AEC">
        <w:rPr>
          <w:rFonts w:ascii="宋体" w:hAnsi="宋体" w:hint="eastAsia"/>
          <w:color w:val="000000"/>
          <w:u w:val="single"/>
          <w:rPrChange w:id="60" w:author="MC SYSTEM" w:date="2007-09-11T14:05:00Z">
            <w:rPr>
              <w:rFonts w:ascii="宋体" w:hAnsi="宋体" w:hint="eastAsia"/>
              <w:u w:val="single"/>
            </w:rPr>
          </w:rPrChange>
        </w:rPr>
        <w:t xml:space="preserve">　　</w:t>
      </w:r>
      <w:r w:rsidRPr="00413AEC">
        <w:rPr>
          <w:rFonts w:ascii="宋体" w:hAnsi="宋体" w:hint="eastAsia"/>
          <w:color w:val="000000"/>
          <w:rPrChange w:id="61" w:author="MC SYSTEM" w:date="2007-09-11T14:05:00Z">
            <w:rPr>
              <w:rFonts w:ascii="宋体" w:hAnsi="宋体" w:hint="eastAsia"/>
            </w:rPr>
          </w:rPrChange>
        </w:rPr>
        <w:t>年起至第</w:t>
      </w:r>
      <w:r w:rsidRPr="00413AEC">
        <w:rPr>
          <w:rFonts w:ascii="宋体" w:hAnsi="宋体" w:hint="eastAsia"/>
          <w:color w:val="000000"/>
          <w:u w:val="single"/>
          <w:rPrChange w:id="62" w:author="MC SYSTEM" w:date="2007-09-11T14:05:00Z">
            <w:rPr>
              <w:rFonts w:ascii="宋体" w:hAnsi="宋体" w:hint="eastAsia"/>
              <w:u w:val="single"/>
            </w:rPr>
          </w:rPrChange>
        </w:rPr>
        <w:t xml:space="preserve">　　</w:t>
      </w:r>
      <w:r w:rsidRPr="00413AEC">
        <w:rPr>
          <w:rFonts w:ascii="宋体" w:hAnsi="宋体" w:hint="eastAsia"/>
          <w:color w:val="000000"/>
          <w:rPrChange w:id="63" w:author="MC SYSTEM" w:date="2007-09-11T14:05:00Z">
            <w:rPr>
              <w:rFonts w:ascii="宋体" w:hAnsi="宋体" w:hint="eastAsia"/>
            </w:rPr>
          </w:rPrChange>
        </w:rPr>
        <w:t>年期满，每平方米每月租金将在上年的标准上增加＿＿%。从第</w:t>
      </w:r>
      <w:r w:rsidRPr="00413AEC">
        <w:rPr>
          <w:rFonts w:ascii="宋体" w:hAnsi="宋体" w:hint="eastAsia"/>
          <w:color w:val="000000"/>
          <w:u w:val="single"/>
          <w:rPrChange w:id="64" w:author="MC SYSTEM" w:date="2007-09-11T14:05:00Z">
            <w:rPr>
              <w:rFonts w:ascii="宋体" w:hAnsi="宋体" w:hint="eastAsia"/>
              <w:u w:val="single"/>
            </w:rPr>
          </w:rPrChange>
        </w:rPr>
        <w:t xml:space="preserve">　　</w:t>
      </w:r>
      <w:r w:rsidRPr="00413AEC">
        <w:rPr>
          <w:rFonts w:ascii="宋体" w:hAnsi="宋体" w:hint="eastAsia"/>
          <w:color w:val="000000"/>
          <w:rPrChange w:id="65" w:author="MC SYSTEM" w:date="2007-09-11T14:05:00Z">
            <w:rPr>
              <w:rFonts w:ascii="宋体" w:hAnsi="宋体" w:hint="eastAsia"/>
            </w:rPr>
          </w:rPrChange>
        </w:rPr>
        <w:t>年起，租金将以届时同等房屋的租金水平为依据，由甲乙双方另行商定。</w:t>
      </w:r>
    </w:p>
    <w:p w14:paraId="7F7F0475" w14:textId="77777777" w:rsidR="00EA3473" w:rsidRPr="00413AEC" w:rsidRDefault="00EA3473" w:rsidP="00EA3473">
      <w:pPr>
        <w:spacing w:line="360" w:lineRule="exact"/>
        <w:ind w:firstLineChars="225" w:firstLine="473"/>
        <w:rPr>
          <w:rFonts w:ascii="宋体" w:hAnsi="宋体" w:hint="eastAsia"/>
          <w:color w:val="000000"/>
          <w:rPrChange w:id="66" w:author="MC SYSTEM" w:date="2007-09-11T14:05:00Z">
            <w:rPr>
              <w:rFonts w:ascii="宋体" w:hAnsi="宋体" w:hint="eastAsia"/>
            </w:rPr>
          </w:rPrChange>
        </w:rPr>
      </w:pPr>
      <w:r w:rsidRPr="00413AEC">
        <w:rPr>
          <w:rFonts w:ascii="宋体" w:hAnsi="宋体" w:hint="eastAsia"/>
          <w:color w:val="000000"/>
          <w:rPrChange w:id="67" w:author="MC SYSTEM" w:date="2007-09-11T14:05:00Z">
            <w:rPr>
              <w:rFonts w:ascii="宋体" w:hAnsi="宋体" w:hint="eastAsia"/>
            </w:rPr>
          </w:rPrChange>
        </w:rPr>
        <w:t>3、物业管理费</w:t>
      </w:r>
    </w:p>
    <w:p w14:paraId="46DAEEC5" w14:textId="77777777" w:rsidR="00EA3473" w:rsidRPr="00413AEC" w:rsidRDefault="00EA3473" w:rsidP="00EA3473">
      <w:pPr>
        <w:spacing w:line="360" w:lineRule="exact"/>
        <w:ind w:firstLineChars="225" w:firstLine="473"/>
        <w:rPr>
          <w:rFonts w:ascii="宋体" w:hAnsi="宋体" w:hint="eastAsia"/>
          <w:color w:val="000000"/>
          <w:rPrChange w:id="68" w:author="MC SYSTEM" w:date="2007-09-11T14:05:00Z">
            <w:rPr>
              <w:rFonts w:ascii="宋体" w:hAnsi="宋体" w:hint="eastAsia"/>
            </w:rPr>
          </w:rPrChange>
        </w:rPr>
      </w:pPr>
      <w:r w:rsidRPr="00413AEC">
        <w:rPr>
          <w:rFonts w:ascii="宋体" w:hAnsi="宋体" w:hint="eastAsia"/>
          <w:color w:val="000000"/>
        </w:rPr>
        <w:t>物业管理费由乙</w:t>
      </w:r>
      <w:r w:rsidRPr="00413AEC">
        <w:rPr>
          <w:rFonts w:ascii="宋体" w:hAnsi="宋体" w:hint="eastAsia"/>
          <w:color w:val="000000"/>
          <w:rPrChange w:id="69" w:author="MC SYSTEM" w:date="2007-09-11T14:05:00Z">
            <w:rPr>
              <w:rFonts w:ascii="宋体" w:hAnsi="宋体" w:hint="eastAsia"/>
            </w:rPr>
          </w:rPrChange>
        </w:rPr>
        <w:t>方承担，具体数额以物业管理单位通知为准。</w:t>
      </w:r>
    </w:p>
    <w:p w14:paraId="5806D58E" w14:textId="77777777" w:rsidR="00EA3473" w:rsidRPr="00413AEC" w:rsidRDefault="00EA3473" w:rsidP="00EA3473">
      <w:pPr>
        <w:spacing w:line="360" w:lineRule="exact"/>
        <w:ind w:firstLineChars="225" w:firstLine="473"/>
        <w:rPr>
          <w:rFonts w:ascii="宋体" w:hAnsi="宋体" w:hint="eastAsia"/>
          <w:color w:val="000000"/>
          <w:rPrChange w:id="70" w:author="MC SYSTEM" w:date="2007-09-11T14:05:00Z">
            <w:rPr>
              <w:rFonts w:ascii="宋体" w:hAnsi="宋体" w:hint="eastAsia"/>
            </w:rPr>
          </w:rPrChange>
        </w:rPr>
      </w:pPr>
      <w:r w:rsidRPr="00413AEC">
        <w:rPr>
          <w:rFonts w:ascii="宋体" w:hAnsi="宋体" w:hint="eastAsia"/>
          <w:color w:val="000000"/>
          <w:rPrChange w:id="71" w:author="MC SYSTEM" w:date="2007-09-11T14:05:00Z">
            <w:rPr>
              <w:rFonts w:ascii="宋体" w:hAnsi="宋体" w:hint="eastAsia"/>
            </w:rPr>
          </w:rPrChange>
        </w:rPr>
        <w:t>4、供电增容费</w:t>
      </w:r>
    </w:p>
    <w:p w14:paraId="193B8832" w14:textId="77777777" w:rsidR="00EA3473" w:rsidRPr="00413AEC" w:rsidRDefault="00EA3473" w:rsidP="00EA3473">
      <w:pPr>
        <w:spacing w:line="360" w:lineRule="exact"/>
        <w:ind w:firstLineChars="225" w:firstLine="473"/>
        <w:rPr>
          <w:rFonts w:ascii="宋体" w:hAnsi="宋体" w:hint="eastAsia"/>
          <w:color w:val="000000"/>
          <w:rPrChange w:id="72" w:author="MC SYSTEM" w:date="2007-09-11T14:05:00Z">
            <w:rPr>
              <w:rFonts w:ascii="宋体" w:hAnsi="宋体" w:hint="eastAsia"/>
            </w:rPr>
          </w:rPrChange>
        </w:rPr>
      </w:pPr>
      <w:r w:rsidRPr="00413AEC">
        <w:rPr>
          <w:rFonts w:ascii="宋体" w:hAnsi="宋体" w:hint="eastAsia"/>
          <w:color w:val="000000"/>
          <w:rPrChange w:id="73" w:author="MC SYSTEM" w:date="2007-09-11T14:05:00Z">
            <w:rPr>
              <w:rFonts w:ascii="宋体" w:hAnsi="宋体" w:hint="eastAsia"/>
            </w:rPr>
          </w:rPrChange>
        </w:rPr>
        <w:t>乙方承租期间，如乙方需对供电增容，供电增容的手续由甲方负责申办。因办理供电增容所需的全部费用均由乙方承担。</w:t>
      </w:r>
    </w:p>
    <w:p w14:paraId="1BE4B750" w14:textId="77777777" w:rsidR="00EA3473" w:rsidRPr="00413AEC" w:rsidRDefault="00EA3473" w:rsidP="00741582">
      <w:pPr>
        <w:spacing w:line="360" w:lineRule="exact"/>
        <w:ind w:firstLineChars="225" w:firstLine="474"/>
        <w:rPr>
          <w:rFonts w:ascii="宋体" w:hAnsi="宋体" w:hint="eastAsia"/>
          <w:color w:val="000000"/>
          <w:rPrChange w:id="74" w:author="MC SYSTEM" w:date="2007-09-11T14:05:00Z">
            <w:rPr>
              <w:rFonts w:ascii="宋体" w:hAnsi="宋体" w:hint="eastAsia"/>
            </w:rPr>
          </w:rPrChange>
        </w:rPr>
      </w:pPr>
      <w:r w:rsidRPr="00413AEC">
        <w:rPr>
          <w:rFonts w:ascii="宋体" w:hAnsi="宋体" w:hint="eastAsia"/>
          <w:b/>
          <w:color w:val="000000"/>
          <w:rPrChange w:id="75" w:author="MC SYSTEM" w:date="2007-09-11T14:05:00Z">
            <w:rPr>
              <w:rFonts w:ascii="宋体" w:hAnsi="宋体" w:hint="eastAsia"/>
            </w:rPr>
          </w:rPrChange>
        </w:rPr>
        <w:t>第五条</w:t>
      </w:r>
      <w:r w:rsidRPr="00413AEC">
        <w:rPr>
          <w:rFonts w:ascii="宋体" w:hAnsi="宋体" w:hint="eastAsia"/>
          <w:b/>
          <w:color w:val="000000"/>
        </w:rPr>
        <w:t xml:space="preserve"> </w:t>
      </w:r>
      <w:r w:rsidRPr="00413AEC">
        <w:rPr>
          <w:rFonts w:ascii="宋体" w:hAnsi="宋体" w:hint="eastAsia"/>
          <w:color w:val="000000"/>
          <w:rPrChange w:id="76" w:author="MC SYSTEM" w:date="2007-09-11T14:05:00Z">
            <w:rPr>
              <w:rFonts w:ascii="宋体" w:hAnsi="宋体" w:hint="eastAsia"/>
            </w:rPr>
          </w:rPrChange>
        </w:rPr>
        <w:t xml:space="preserve"> 租赁费用的支付</w:t>
      </w:r>
    </w:p>
    <w:p w14:paraId="3059470A" w14:textId="77777777" w:rsidR="00EA3473" w:rsidRPr="00413AEC" w:rsidRDefault="00EA3473" w:rsidP="00EA3473">
      <w:pPr>
        <w:spacing w:line="360" w:lineRule="exact"/>
        <w:ind w:firstLineChars="225" w:firstLine="473"/>
        <w:rPr>
          <w:rFonts w:ascii="宋体" w:hAnsi="宋体" w:hint="eastAsia"/>
          <w:color w:val="000000"/>
          <w:rPrChange w:id="77" w:author="MC SYSTEM" w:date="2007-09-11T14:05:00Z">
            <w:rPr>
              <w:rFonts w:ascii="宋体" w:hAnsi="宋体" w:hint="eastAsia"/>
            </w:rPr>
          </w:rPrChange>
        </w:rPr>
      </w:pPr>
      <w:r w:rsidRPr="00413AEC">
        <w:rPr>
          <w:rFonts w:ascii="宋体" w:hAnsi="宋体" w:hint="eastAsia"/>
          <w:color w:val="000000"/>
          <w:rPrChange w:id="78" w:author="MC SYSTEM" w:date="2007-09-11T14:05:00Z">
            <w:rPr>
              <w:rFonts w:ascii="宋体" w:hAnsi="宋体" w:hint="eastAsia"/>
            </w:rPr>
          </w:rPrChange>
        </w:rPr>
        <w:t>1、本合同签订前，乙方应支付</w:t>
      </w:r>
      <w:r w:rsidRPr="00413AEC">
        <w:rPr>
          <w:rFonts w:ascii="宋体" w:hAnsi="宋体" w:hint="eastAsia"/>
          <w:color w:val="000000"/>
          <w:u w:val="single"/>
          <w:rPrChange w:id="79" w:author="MC SYSTEM" w:date="2007-09-11T14:05:00Z">
            <w:rPr>
              <w:rFonts w:ascii="宋体" w:hAnsi="宋体" w:hint="eastAsia"/>
              <w:u w:val="single"/>
            </w:rPr>
          </w:rPrChange>
        </w:rPr>
        <w:t xml:space="preserve">　　</w:t>
      </w:r>
      <w:r w:rsidRPr="00413AEC">
        <w:rPr>
          <w:rFonts w:ascii="宋体" w:hAnsi="宋体" w:hint="eastAsia"/>
          <w:color w:val="000000"/>
          <w:rPrChange w:id="80" w:author="MC SYSTEM" w:date="2007-09-11T14:05:00Z">
            <w:rPr>
              <w:rFonts w:ascii="宋体" w:hAnsi="宋体" w:hint="eastAsia"/>
            </w:rPr>
          </w:rPrChange>
        </w:rPr>
        <w:t>的保证金，其余保证金应于合同签订时支付。</w:t>
      </w:r>
    </w:p>
    <w:p w14:paraId="6C070F57" w14:textId="77777777" w:rsidR="00EA3473" w:rsidRPr="00413AEC" w:rsidRDefault="00EA3473" w:rsidP="00EA3473">
      <w:pPr>
        <w:spacing w:line="360" w:lineRule="exact"/>
        <w:ind w:firstLineChars="225" w:firstLine="473"/>
        <w:rPr>
          <w:rFonts w:ascii="宋体" w:hAnsi="宋体" w:hint="eastAsia"/>
          <w:color w:val="000000"/>
          <w:rPrChange w:id="81" w:author="MC SYSTEM" w:date="2007-09-11T14:05:00Z">
            <w:rPr>
              <w:rFonts w:ascii="宋体" w:hAnsi="宋体" w:hint="eastAsia"/>
            </w:rPr>
          </w:rPrChange>
        </w:rPr>
      </w:pPr>
      <w:r w:rsidRPr="00413AEC">
        <w:rPr>
          <w:rFonts w:ascii="宋体" w:hAnsi="宋体" w:hint="eastAsia"/>
          <w:color w:val="000000"/>
          <w:rPrChange w:id="82" w:author="MC SYSTEM" w:date="2007-09-11T14:05:00Z">
            <w:rPr>
              <w:rFonts w:ascii="宋体" w:hAnsi="宋体" w:hint="eastAsia"/>
            </w:rPr>
          </w:rPrChange>
        </w:rPr>
        <w:t>租赁期限届满，在乙方交清了全部应付的租金、物业管理费及因承租所产生的一切费用，并按本合同</w:t>
      </w:r>
      <w:r w:rsidRPr="00413AEC">
        <w:rPr>
          <w:rFonts w:ascii="宋体" w:hAnsi="宋体" w:hint="eastAsia"/>
          <w:color w:val="000000"/>
          <w:rPrChange w:id="83" w:author="MC SYSTEM" w:date="2007-09-11T14:05:00Z">
            <w:rPr>
              <w:rFonts w:ascii="宋体" w:hAnsi="宋体" w:hint="eastAsia"/>
            </w:rPr>
          </w:rPrChange>
        </w:rPr>
        <w:lastRenderedPageBreak/>
        <w:t>规定标准交还租赁物后___日内，甲方将保证金退还给乙方。</w:t>
      </w:r>
    </w:p>
    <w:p w14:paraId="65E46C19" w14:textId="77777777" w:rsidR="00EA3473" w:rsidRPr="00413AEC" w:rsidRDefault="00EA3473" w:rsidP="00EA3473">
      <w:pPr>
        <w:spacing w:line="360" w:lineRule="exact"/>
        <w:ind w:firstLineChars="225" w:firstLine="473"/>
        <w:rPr>
          <w:rFonts w:ascii="宋体" w:hAnsi="宋体" w:hint="eastAsia"/>
          <w:color w:val="000000"/>
          <w:rPrChange w:id="84" w:author="MC SYSTEM" w:date="2007-09-11T14:05:00Z">
            <w:rPr>
              <w:rFonts w:ascii="宋体" w:hAnsi="宋体" w:hint="eastAsia"/>
            </w:rPr>
          </w:rPrChange>
        </w:rPr>
      </w:pPr>
      <w:r w:rsidRPr="00413AEC">
        <w:rPr>
          <w:rFonts w:ascii="宋体" w:hAnsi="宋体" w:hint="eastAsia"/>
          <w:color w:val="000000"/>
          <w:rPrChange w:id="85" w:author="MC SYSTEM" w:date="2007-09-11T14:05:00Z">
            <w:rPr>
              <w:rFonts w:ascii="宋体" w:hAnsi="宋体" w:hint="eastAsia"/>
            </w:rPr>
          </w:rPrChange>
        </w:rPr>
        <w:t>2、乙方应于每月___日以前将当月租金支付至甲方指定的账号</w:t>
      </w:r>
      <w:ins w:id="86" w:author="MC SYSTEM" w:date="2007-09-11T13:53:00Z">
        <w:r w:rsidRPr="00413AEC">
          <w:rPr>
            <w:rFonts w:ascii="宋体" w:hAnsi="宋体" w:hint="eastAsia"/>
            <w:color w:val="000000"/>
            <w:u w:val="single"/>
            <w:rPrChange w:id="87" w:author="MC SYSTEM" w:date="2007-09-11T14:05:00Z">
              <w:rPr>
                <w:rFonts w:ascii="宋体" w:hAnsi="宋体" w:hint="eastAsia"/>
              </w:rPr>
            </w:rPrChange>
          </w:rPr>
          <w:t xml:space="preserve">                      </w:t>
        </w:r>
      </w:ins>
      <w:r w:rsidRPr="00413AEC">
        <w:rPr>
          <w:rFonts w:ascii="宋体" w:hAnsi="宋体" w:hint="eastAsia"/>
          <w:color w:val="000000"/>
          <w:rPrChange w:id="88" w:author="MC SYSTEM" w:date="2007-09-11T14:05:00Z">
            <w:rPr>
              <w:rFonts w:ascii="宋体" w:hAnsi="宋体" w:hint="eastAsia"/>
            </w:rPr>
          </w:rPrChange>
        </w:rPr>
        <w:t>。甲方变更指定账号应提前以书面通知乙方。</w:t>
      </w:r>
    </w:p>
    <w:p w14:paraId="0713DFB7" w14:textId="77777777" w:rsidR="00EA3473" w:rsidRPr="00413AEC" w:rsidRDefault="00EA3473" w:rsidP="00EA3473">
      <w:pPr>
        <w:spacing w:line="360" w:lineRule="exact"/>
        <w:ind w:firstLineChars="225" w:firstLine="473"/>
        <w:rPr>
          <w:rFonts w:ascii="宋体" w:hAnsi="宋体" w:hint="eastAsia"/>
          <w:color w:val="000000"/>
          <w:rPrChange w:id="89" w:author="MC SYSTEM" w:date="2007-09-11T14:05:00Z">
            <w:rPr>
              <w:rFonts w:ascii="宋体" w:hAnsi="宋体" w:hint="eastAsia"/>
            </w:rPr>
          </w:rPrChange>
        </w:rPr>
      </w:pPr>
      <w:r w:rsidRPr="00413AEC">
        <w:rPr>
          <w:rFonts w:ascii="宋体" w:hAnsi="宋体" w:hint="eastAsia"/>
          <w:color w:val="000000"/>
          <w:rPrChange w:id="90" w:author="MC SYSTEM" w:date="2007-09-11T14:05:00Z">
            <w:rPr>
              <w:rFonts w:ascii="宋体" w:hAnsi="宋体" w:hint="eastAsia"/>
            </w:rPr>
          </w:rPrChange>
        </w:rPr>
        <w:t>乙方未按期支付租金，应向甲方支付滞纳金。滞纳金按应支付而未支付租金总额日万分之____累计计算。</w:t>
      </w:r>
    </w:p>
    <w:p w14:paraId="207A20C9" w14:textId="77777777" w:rsidR="00EA3473" w:rsidRPr="00413AEC" w:rsidRDefault="00EA3473" w:rsidP="00EA3473">
      <w:pPr>
        <w:spacing w:line="360" w:lineRule="exact"/>
        <w:ind w:firstLineChars="225" w:firstLine="473"/>
        <w:rPr>
          <w:rFonts w:ascii="宋体" w:hAnsi="宋体" w:hint="eastAsia"/>
          <w:color w:val="000000"/>
          <w:rPrChange w:id="91" w:author="MC SYSTEM" w:date="2007-09-11T14:05:00Z">
            <w:rPr>
              <w:rFonts w:ascii="宋体" w:hAnsi="宋体" w:hint="eastAsia"/>
            </w:rPr>
          </w:rPrChange>
        </w:rPr>
      </w:pPr>
      <w:r w:rsidRPr="00413AEC">
        <w:rPr>
          <w:rFonts w:ascii="宋体" w:hAnsi="宋体" w:hint="eastAsia"/>
          <w:color w:val="000000"/>
          <w:rPrChange w:id="92" w:author="MC SYSTEM" w:date="2007-09-11T14:05:00Z">
            <w:rPr>
              <w:rFonts w:ascii="宋体" w:hAnsi="宋体" w:hint="eastAsia"/>
            </w:rPr>
          </w:rPrChange>
        </w:rPr>
        <w:t>3、 乙方应按物业管理单位通知的期限支付物业管理费。逾期支付物业管理费的，应向甲方支付滞纳金。滞纳金按应支付而未支付物业管理费总额日万分之____累计计算。</w:t>
      </w:r>
    </w:p>
    <w:p w14:paraId="0848866E" w14:textId="77777777" w:rsidR="00EA3473" w:rsidRPr="00413AEC" w:rsidRDefault="00EA3473" w:rsidP="00EA3473">
      <w:pPr>
        <w:spacing w:line="360" w:lineRule="exact"/>
        <w:ind w:firstLineChars="225" w:firstLine="473"/>
        <w:rPr>
          <w:rFonts w:ascii="宋体" w:hAnsi="宋体" w:hint="eastAsia"/>
          <w:color w:val="000000"/>
          <w:rPrChange w:id="93" w:author="MC SYSTEM" w:date="2007-09-11T14:05:00Z">
            <w:rPr>
              <w:rFonts w:ascii="宋体" w:hAnsi="宋体" w:hint="eastAsia"/>
            </w:rPr>
          </w:rPrChange>
        </w:rPr>
      </w:pPr>
      <w:r w:rsidRPr="00413AEC">
        <w:rPr>
          <w:rFonts w:ascii="宋体" w:hAnsi="宋体" w:hint="eastAsia"/>
          <w:color w:val="000000"/>
          <w:rPrChange w:id="94" w:author="MC SYSTEM" w:date="2007-09-11T14:05:00Z">
            <w:rPr>
              <w:rFonts w:ascii="宋体" w:hAnsi="宋体" w:hint="eastAsia"/>
            </w:rPr>
          </w:rPrChange>
        </w:rPr>
        <w:t>4、乙方承租期间，如乙方需对供电增容，甲方应</w:t>
      </w:r>
      <w:del w:id="95" w:author="MC SYSTEM" w:date="2007-09-11T13:55:00Z">
        <w:r w:rsidRPr="00413AEC" w:rsidDel="00BF54E6">
          <w:rPr>
            <w:rFonts w:ascii="宋体" w:hAnsi="宋体" w:hint="eastAsia"/>
            <w:color w:val="000000"/>
            <w:rPrChange w:id="96" w:author="MC SYSTEM" w:date="2007-09-11T14:05:00Z">
              <w:rPr>
                <w:rFonts w:ascii="宋体" w:hAnsi="宋体" w:hint="eastAsia"/>
              </w:rPr>
            </w:rPrChange>
          </w:rPr>
          <w:delText>立即</w:delText>
        </w:r>
      </w:del>
      <w:r w:rsidRPr="00413AEC">
        <w:rPr>
          <w:rFonts w:ascii="宋体" w:hAnsi="宋体" w:hint="eastAsia"/>
          <w:color w:val="000000"/>
          <w:rPrChange w:id="97" w:author="MC SYSTEM" w:date="2007-09-11T14:05:00Z">
            <w:rPr>
              <w:rFonts w:ascii="宋体" w:hAnsi="宋体" w:hint="eastAsia"/>
            </w:rPr>
          </w:rPrChange>
        </w:rPr>
        <w:t>予以申办。因申办供电增容所需的相关费用（包括但不限于增容），由乙方承担。乙方应在甲方申报有关手续时预付应承担费用。</w:t>
      </w:r>
    </w:p>
    <w:p w14:paraId="6159E168" w14:textId="77777777" w:rsidR="00EA3473" w:rsidRPr="00413AEC" w:rsidRDefault="00EA3473" w:rsidP="00741582">
      <w:pPr>
        <w:spacing w:line="360" w:lineRule="exact"/>
        <w:ind w:firstLineChars="225" w:firstLine="474"/>
        <w:rPr>
          <w:rFonts w:ascii="宋体" w:hAnsi="宋体" w:hint="eastAsia"/>
          <w:color w:val="000000"/>
          <w:rPrChange w:id="98" w:author="MC SYSTEM" w:date="2007-09-11T14:05:00Z">
            <w:rPr>
              <w:rFonts w:ascii="宋体" w:hAnsi="宋体" w:hint="eastAsia"/>
            </w:rPr>
          </w:rPrChange>
        </w:rPr>
      </w:pPr>
      <w:r w:rsidRPr="00413AEC">
        <w:rPr>
          <w:rFonts w:ascii="宋体" w:hAnsi="宋体" w:hint="eastAsia"/>
          <w:b/>
          <w:color w:val="000000"/>
          <w:rPrChange w:id="99" w:author="MC SYSTEM" w:date="2007-09-11T14:05:00Z">
            <w:rPr>
              <w:rFonts w:ascii="宋体" w:hAnsi="宋体" w:hint="eastAsia"/>
            </w:rPr>
          </w:rPrChange>
        </w:rPr>
        <w:t>第六条</w:t>
      </w:r>
      <w:r w:rsidRPr="00413AEC">
        <w:rPr>
          <w:rFonts w:ascii="宋体" w:hAnsi="宋体" w:hint="eastAsia"/>
          <w:color w:val="000000"/>
          <w:rPrChange w:id="100" w:author="MC SYSTEM" w:date="2007-09-11T14:05:00Z">
            <w:rPr>
              <w:rFonts w:ascii="宋体" w:hAnsi="宋体" w:hint="eastAsia"/>
            </w:rPr>
          </w:rPrChange>
        </w:rPr>
        <w:t xml:space="preserve"> </w:t>
      </w:r>
      <w:r w:rsidRPr="00413AEC">
        <w:rPr>
          <w:rFonts w:ascii="宋体" w:hAnsi="宋体" w:hint="eastAsia"/>
          <w:color w:val="000000"/>
        </w:rPr>
        <w:t xml:space="preserve"> </w:t>
      </w:r>
      <w:r w:rsidRPr="00413AEC">
        <w:rPr>
          <w:rFonts w:ascii="宋体" w:hAnsi="宋体" w:hint="eastAsia"/>
          <w:color w:val="000000"/>
          <w:rPrChange w:id="101" w:author="MC SYSTEM" w:date="2007-09-11T14:05:00Z">
            <w:rPr>
              <w:rFonts w:ascii="宋体" w:hAnsi="宋体" w:hint="eastAsia"/>
            </w:rPr>
          </w:rPrChange>
        </w:rPr>
        <w:t>租赁物的转让及优先购买权</w:t>
      </w:r>
    </w:p>
    <w:p w14:paraId="50293C81" w14:textId="77777777" w:rsidR="00EA3473" w:rsidRPr="00413AEC" w:rsidRDefault="00EA3473" w:rsidP="00EA3473">
      <w:pPr>
        <w:spacing w:line="360" w:lineRule="exact"/>
        <w:ind w:firstLineChars="225" w:firstLine="473"/>
        <w:rPr>
          <w:rFonts w:ascii="宋体" w:hAnsi="宋体" w:hint="eastAsia"/>
          <w:color w:val="000000"/>
          <w:rPrChange w:id="102" w:author="MC SYSTEM" w:date="2007-09-11T14:05:00Z">
            <w:rPr>
              <w:rFonts w:ascii="宋体" w:hAnsi="宋体" w:hint="eastAsia"/>
            </w:rPr>
          </w:rPrChange>
        </w:rPr>
      </w:pPr>
      <w:r w:rsidRPr="00413AEC">
        <w:rPr>
          <w:rFonts w:ascii="宋体" w:hAnsi="宋体" w:hint="eastAsia"/>
          <w:color w:val="000000"/>
          <w:rPrChange w:id="103" w:author="MC SYSTEM" w:date="2007-09-11T14:05:00Z">
            <w:rPr>
              <w:rFonts w:ascii="宋体" w:hAnsi="宋体" w:hint="eastAsia"/>
            </w:rPr>
          </w:rPrChange>
        </w:rPr>
        <w:t>在租赁期限内，如甲方转让租赁物的部分或全部所有权，甲方应提前通知乙方，并确保受让人继续履行本合同。在同等条件下，乙方有权优先受让租赁物。</w:t>
      </w:r>
    </w:p>
    <w:p w14:paraId="59030604" w14:textId="77777777" w:rsidR="00EA3473" w:rsidRPr="00413AEC" w:rsidRDefault="00EA3473" w:rsidP="00741582">
      <w:pPr>
        <w:spacing w:line="360" w:lineRule="exact"/>
        <w:ind w:firstLineChars="225" w:firstLine="474"/>
        <w:rPr>
          <w:rFonts w:ascii="宋体" w:hAnsi="宋体" w:hint="eastAsia"/>
          <w:color w:val="000000"/>
          <w:rPrChange w:id="104" w:author="MC SYSTEM" w:date="2007-09-11T14:05:00Z">
            <w:rPr>
              <w:rFonts w:ascii="宋体" w:hAnsi="宋体" w:hint="eastAsia"/>
            </w:rPr>
          </w:rPrChange>
        </w:rPr>
      </w:pPr>
      <w:r w:rsidRPr="00413AEC">
        <w:rPr>
          <w:rFonts w:ascii="宋体" w:hAnsi="宋体" w:hint="eastAsia"/>
          <w:b/>
          <w:color w:val="000000"/>
          <w:rPrChange w:id="105" w:author="MC SYSTEM" w:date="2007-09-11T14:05:00Z">
            <w:rPr>
              <w:rFonts w:ascii="宋体" w:hAnsi="宋体" w:hint="eastAsia"/>
            </w:rPr>
          </w:rPrChange>
        </w:rPr>
        <w:t>第七条</w:t>
      </w:r>
      <w:r w:rsidRPr="00413AEC">
        <w:rPr>
          <w:rFonts w:ascii="宋体" w:hAnsi="宋体" w:hint="eastAsia"/>
          <w:color w:val="000000"/>
          <w:rPrChange w:id="106" w:author="MC SYSTEM" w:date="2007-09-11T14:05:00Z">
            <w:rPr>
              <w:rFonts w:ascii="宋体" w:hAnsi="宋体" w:hint="eastAsia"/>
            </w:rPr>
          </w:rPrChange>
        </w:rPr>
        <w:t xml:space="preserve"> </w:t>
      </w:r>
      <w:r w:rsidRPr="00413AEC">
        <w:rPr>
          <w:rFonts w:ascii="宋体" w:hAnsi="宋体" w:hint="eastAsia"/>
          <w:color w:val="000000"/>
        </w:rPr>
        <w:t xml:space="preserve"> </w:t>
      </w:r>
      <w:r w:rsidRPr="00413AEC">
        <w:rPr>
          <w:rFonts w:ascii="宋体" w:hAnsi="宋体" w:hint="eastAsia"/>
          <w:color w:val="000000"/>
          <w:rPrChange w:id="107" w:author="MC SYSTEM" w:date="2007-09-11T14:05:00Z">
            <w:rPr>
              <w:rFonts w:ascii="宋体" w:hAnsi="宋体" w:hint="eastAsia"/>
            </w:rPr>
          </w:rPrChange>
        </w:rPr>
        <w:t>专用设施、场地的维修、保养</w:t>
      </w:r>
    </w:p>
    <w:p w14:paraId="640AA988" w14:textId="77777777" w:rsidR="00EA3473" w:rsidRPr="00413AEC" w:rsidRDefault="00EA3473" w:rsidP="00EA3473">
      <w:pPr>
        <w:spacing w:line="360" w:lineRule="exact"/>
        <w:ind w:firstLineChars="225" w:firstLine="473"/>
        <w:rPr>
          <w:rFonts w:ascii="宋体" w:hAnsi="宋体" w:hint="eastAsia"/>
          <w:color w:val="000000"/>
          <w:rPrChange w:id="108" w:author="MC SYSTEM" w:date="2007-09-11T14:05:00Z">
            <w:rPr>
              <w:rFonts w:ascii="宋体" w:hAnsi="宋体" w:hint="eastAsia"/>
            </w:rPr>
          </w:rPrChange>
        </w:rPr>
      </w:pPr>
      <w:r w:rsidRPr="00413AEC">
        <w:rPr>
          <w:rFonts w:ascii="宋体" w:hAnsi="宋体" w:hint="eastAsia"/>
          <w:color w:val="000000"/>
          <w:rPrChange w:id="109" w:author="MC SYSTEM" w:date="2007-09-11T14:05:00Z">
            <w:rPr>
              <w:rFonts w:ascii="宋体" w:hAnsi="宋体" w:hint="eastAsia"/>
            </w:rPr>
          </w:rPrChange>
        </w:rPr>
        <w:t>1、租赁期间，乙方享有租赁物所属设施的专用权。乙方应负责租赁物的专用设施的维护、保养、年审等事项，甲方有权对此进行抽查。乙方保证在本合同终止时，专用设施得以可靠运行状态随同租赁物归还甲方。</w:t>
      </w:r>
      <w:del w:id="110" w:author="MC SYSTEM" w:date="2007-09-11T13:56:00Z">
        <w:r w:rsidRPr="00413AEC" w:rsidDel="00BF54E6">
          <w:rPr>
            <w:rFonts w:ascii="宋体" w:hAnsi="宋体" w:hint="eastAsia"/>
            <w:color w:val="000000"/>
            <w:rPrChange w:id="111" w:author="MC SYSTEM" w:date="2007-09-11T14:05:00Z">
              <w:rPr>
                <w:rFonts w:ascii="宋体" w:hAnsi="宋体" w:hint="eastAsia"/>
              </w:rPr>
            </w:rPrChange>
          </w:rPr>
          <w:delText>。</w:delText>
        </w:r>
      </w:del>
    </w:p>
    <w:p w14:paraId="0816BDB2" w14:textId="77777777" w:rsidR="00EA3473" w:rsidRPr="00413AEC" w:rsidRDefault="00EA3473" w:rsidP="00EA3473">
      <w:pPr>
        <w:spacing w:line="360" w:lineRule="exact"/>
        <w:ind w:firstLineChars="225" w:firstLine="473"/>
        <w:rPr>
          <w:rFonts w:ascii="宋体" w:hAnsi="宋体" w:hint="eastAsia"/>
          <w:color w:val="000000"/>
          <w:rPrChange w:id="112" w:author="MC SYSTEM" w:date="2007-09-11T14:05:00Z">
            <w:rPr>
              <w:rFonts w:ascii="宋体" w:hAnsi="宋体" w:hint="eastAsia"/>
            </w:rPr>
          </w:rPrChange>
        </w:rPr>
      </w:pPr>
      <w:r w:rsidRPr="00413AEC">
        <w:rPr>
          <w:rFonts w:ascii="宋体" w:hAnsi="宋体" w:hint="eastAsia"/>
          <w:color w:val="000000"/>
          <w:rPrChange w:id="113" w:author="MC SYSTEM" w:date="2007-09-11T14:05:00Z">
            <w:rPr>
              <w:rFonts w:ascii="宋体" w:hAnsi="宋体" w:hint="eastAsia"/>
            </w:rPr>
          </w:rPrChange>
        </w:rPr>
        <w:t>2、乙方对租赁物附属物负有妥善使用及维护之责任，对各种可能出现的故障和危险应及时消除，以避免一切可能发生的隐患。</w:t>
      </w:r>
    </w:p>
    <w:p w14:paraId="6B780FBB" w14:textId="77777777" w:rsidR="00EA3473" w:rsidRPr="00413AEC" w:rsidRDefault="00EA3473" w:rsidP="00EA3473">
      <w:pPr>
        <w:spacing w:line="360" w:lineRule="exact"/>
        <w:ind w:firstLineChars="225" w:firstLine="473"/>
        <w:rPr>
          <w:rFonts w:ascii="宋体" w:hAnsi="宋体" w:hint="eastAsia"/>
          <w:color w:val="000000"/>
          <w:rPrChange w:id="114" w:author="MC SYSTEM" w:date="2007-09-11T14:05:00Z">
            <w:rPr>
              <w:rFonts w:ascii="宋体" w:hAnsi="宋体" w:hint="eastAsia"/>
            </w:rPr>
          </w:rPrChange>
        </w:rPr>
      </w:pPr>
      <w:r w:rsidRPr="00413AEC">
        <w:rPr>
          <w:rFonts w:ascii="宋体" w:hAnsi="宋体" w:hint="eastAsia"/>
          <w:color w:val="000000"/>
          <w:rPrChange w:id="115" w:author="MC SYSTEM" w:date="2007-09-11T14:05:00Z">
            <w:rPr>
              <w:rFonts w:ascii="宋体" w:hAnsi="宋体" w:hint="eastAsia"/>
            </w:rPr>
          </w:rPrChange>
        </w:rPr>
        <w:t>3、乙方应爱护租赁物。因乙方使用不当造成租赁物损坏或减损价值，乙方应负责维修，所需费用由乙方承担。</w:t>
      </w:r>
    </w:p>
    <w:p w14:paraId="7800705E" w14:textId="77777777" w:rsidR="00EA3473" w:rsidRPr="00413AEC" w:rsidRDefault="00EA3473" w:rsidP="00741582">
      <w:pPr>
        <w:spacing w:line="360" w:lineRule="exact"/>
        <w:ind w:firstLineChars="225" w:firstLine="474"/>
        <w:rPr>
          <w:rFonts w:ascii="宋体" w:hAnsi="宋体" w:hint="eastAsia"/>
          <w:color w:val="000000"/>
          <w:rPrChange w:id="116" w:author="MC SYSTEM" w:date="2007-09-11T14:05:00Z">
            <w:rPr>
              <w:rFonts w:ascii="宋体" w:hAnsi="宋体" w:hint="eastAsia"/>
            </w:rPr>
          </w:rPrChange>
        </w:rPr>
      </w:pPr>
      <w:r w:rsidRPr="00413AEC">
        <w:rPr>
          <w:rFonts w:ascii="宋体" w:hAnsi="宋体" w:hint="eastAsia"/>
          <w:b/>
          <w:color w:val="000000"/>
          <w:rPrChange w:id="117" w:author="MC SYSTEM" w:date="2007-09-11T14:05:00Z">
            <w:rPr>
              <w:rFonts w:ascii="宋体" w:hAnsi="宋体" w:hint="eastAsia"/>
            </w:rPr>
          </w:rPrChange>
        </w:rPr>
        <w:t>第八条</w:t>
      </w:r>
      <w:r w:rsidRPr="00413AEC">
        <w:rPr>
          <w:rFonts w:ascii="宋体" w:hAnsi="宋体" w:hint="eastAsia"/>
          <w:color w:val="000000"/>
          <w:rPrChange w:id="118" w:author="MC SYSTEM" w:date="2007-09-11T14:05:00Z">
            <w:rPr>
              <w:rFonts w:ascii="宋体" w:hAnsi="宋体" w:hint="eastAsia"/>
            </w:rPr>
          </w:rPrChange>
        </w:rPr>
        <w:t xml:space="preserve"> </w:t>
      </w:r>
      <w:r w:rsidRPr="00413AEC">
        <w:rPr>
          <w:rFonts w:ascii="宋体" w:hAnsi="宋体" w:hint="eastAsia"/>
          <w:color w:val="000000"/>
        </w:rPr>
        <w:t xml:space="preserve"> </w:t>
      </w:r>
      <w:r w:rsidRPr="00413AEC">
        <w:rPr>
          <w:rFonts w:ascii="宋体" w:hAnsi="宋体" w:hint="eastAsia"/>
          <w:color w:val="000000"/>
          <w:rPrChange w:id="119" w:author="MC SYSTEM" w:date="2007-09-11T14:05:00Z">
            <w:rPr>
              <w:rFonts w:ascii="宋体" w:hAnsi="宋体" w:hint="eastAsia"/>
            </w:rPr>
          </w:rPrChange>
        </w:rPr>
        <w:t>消防安全</w:t>
      </w:r>
    </w:p>
    <w:p w14:paraId="43E3B4AB" w14:textId="77777777" w:rsidR="00EA3473" w:rsidRPr="00413AEC" w:rsidRDefault="00EA3473" w:rsidP="00EA3473">
      <w:pPr>
        <w:spacing w:line="360" w:lineRule="exact"/>
        <w:ind w:firstLineChars="225" w:firstLine="473"/>
        <w:rPr>
          <w:rFonts w:ascii="宋体" w:hAnsi="宋体" w:hint="eastAsia"/>
          <w:color w:val="000000"/>
          <w:rPrChange w:id="120" w:author="MC SYSTEM" w:date="2007-09-11T14:05:00Z">
            <w:rPr>
              <w:rFonts w:ascii="宋体" w:hAnsi="宋体" w:hint="eastAsia"/>
            </w:rPr>
          </w:rPrChange>
        </w:rPr>
      </w:pPr>
      <w:r w:rsidRPr="00413AEC">
        <w:rPr>
          <w:rFonts w:ascii="宋体" w:hAnsi="宋体" w:hint="eastAsia"/>
          <w:color w:val="000000"/>
          <w:rPrChange w:id="121" w:author="MC SYSTEM" w:date="2007-09-11T14:05:00Z">
            <w:rPr>
              <w:rFonts w:ascii="宋体" w:hAnsi="宋体" w:hint="eastAsia"/>
            </w:rPr>
          </w:rPrChange>
        </w:rPr>
        <w:t>1、租赁期间，乙方须严格遵守《中华人民共和国消防条例》以及甲方的有关制度，积极配合甲方做好消防工作。否则，由此产生的一切责任及损失由乙方承担。</w:t>
      </w:r>
    </w:p>
    <w:p w14:paraId="1196DAF7" w14:textId="77777777" w:rsidR="00EA3473" w:rsidRPr="00413AEC" w:rsidRDefault="00EA3473" w:rsidP="00EA3473">
      <w:pPr>
        <w:spacing w:line="360" w:lineRule="exact"/>
        <w:ind w:firstLineChars="225" w:firstLine="473"/>
        <w:rPr>
          <w:rFonts w:ascii="宋体" w:hAnsi="宋体" w:hint="eastAsia"/>
          <w:color w:val="000000"/>
          <w:rPrChange w:id="122" w:author="MC SYSTEM" w:date="2007-09-11T14:05:00Z">
            <w:rPr>
              <w:rFonts w:ascii="宋体" w:hAnsi="宋体" w:hint="eastAsia"/>
            </w:rPr>
          </w:rPrChange>
        </w:rPr>
      </w:pPr>
      <w:r w:rsidRPr="00413AEC">
        <w:rPr>
          <w:rFonts w:ascii="宋体" w:hAnsi="宋体" w:hint="eastAsia"/>
          <w:color w:val="000000"/>
          <w:rPrChange w:id="123" w:author="MC SYSTEM" w:date="2007-09-11T14:05:00Z">
            <w:rPr>
              <w:rFonts w:ascii="宋体" w:hAnsi="宋体" w:hint="eastAsia"/>
            </w:rPr>
          </w:rPrChange>
        </w:rPr>
        <w:t>2、乙方应在租赁物内按有关规定配置灭火器，严禁将楼宇内消防设施用作其它用途。</w:t>
      </w:r>
    </w:p>
    <w:p w14:paraId="635AFD36" w14:textId="77777777" w:rsidR="00EA3473" w:rsidRPr="00413AEC" w:rsidRDefault="00EA3473" w:rsidP="00EA3473">
      <w:pPr>
        <w:spacing w:line="360" w:lineRule="exact"/>
        <w:ind w:firstLineChars="225" w:firstLine="473"/>
        <w:rPr>
          <w:rFonts w:ascii="宋体" w:hAnsi="宋体" w:hint="eastAsia"/>
          <w:color w:val="000000"/>
          <w:rPrChange w:id="124" w:author="MC SYSTEM" w:date="2007-09-11T14:05:00Z">
            <w:rPr>
              <w:rFonts w:ascii="宋体" w:hAnsi="宋体" w:hint="eastAsia"/>
            </w:rPr>
          </w:rPrChange>
        </w:rPr>
      </w:pPr>
      <w:r w:rsidRPr="00413AEC">
        <w:rPr>
          <w:rFonts w:ascii="宋体" w:hAnsi="宋体" w:hint="eastAsia"/>
          <w:color w:val="000000"/>
          <w:rPrChange w:id="125" w:author="MC SYSTEM" w:date="2007-09-11T14:05:00Z">
            <w:rPr>
              <w:rFonts w:ascii="宋体" w:hAnsi="宋体" w:hint="eastAsia"/>
            </w:rPr>
          </w:rPrChange>
        </w:rPr>
        <w:t>3、租赁期间，确因维修等事务需在租赁物内进行一级临时动火作业时（含电焊、风焊等明火作业），须按规定报消防主管部门批准。</w:t>
      </w:r>
    </w:p>
    <w:p w14:paraId="34B0E566" w14:textId="77777777" w:rsidR="00EA3473" w:rsidRPr="00413AEC" w:rsidRDefault="00EA3473" w:rsidP="00EA3473">
      <w:pPr>
        <w:spacing w:line="360" w:lineRule="exact"/>
        <w:ind w:firstLineChars="225" w:firstLine="473"/>
        <w:rPr>
          <w:rFonts w:ascii="宋体" w:hAnsi="宋体" w:hint="eastAsia"/>
          <w:color w:val="000000"/>
          <w:rPrChange w:id="126" w:author="MC SYSTEM" w:date="2007-09-11T14:05:00Z">
            <w:rPr>
              <w:rFonts w:ascii="宋体" w:hAnsi="宋体" w:hint="eastAsia"/>
            </w:rPr>
          </w:rPrChange>
        </w:rPr>
      </w:pPr>
      <w:r w:rsidRPr="00413AEC">
        <w:rPr>
          <w:rFonts w:ascii="宋体" w:hAnsi="宋体" w:hint="eastAsia"/>
          <w:color w:val="000000"/>
          <w:rPrChange w:id="127" w:author="MC SYSTEM" w:date="2007-09-11T14:05:00Z">
            <w:rPr>
              <w:rFonts w:ascii="宋体" w:hAnsi="宋体" w:hint="eastAsia"/>
            </w:rPr>
          </w:rPrChange>
        </w:rPr>
        <w:t>4、乙方应按消防部门有关规定全面负责租赁物内的防火安全。甲方有权检查租赁物的防火安全情况，但应事先书面通知乙方</w:t>
      </w:r>
      <w:ins w:id="128" w:author="MC SYSTEM" w:date="2007-09-11T13:57:00Z">
        <w:r w:rsidRPr="00413AEC">
          <w:rPr>
            <w:rFonts w:ascii="宋体" w:hAnsi="宋体" w:hint="eastAsia"/>
            <w:color w:val="000000"/>
            <w:rPrChange w:id="129" w:author="MC SYSTEM" w:date="2007-09-11T14:05:00Z">
              <w:rPr>
                <w:rFonts w:ascii="宋体" w:hAnsi="宋体" w:hint="eastAsia"/>
              </w:rPr>
            </w:rPrChange>
          </w:rPr>
          <w:t>，</w:t>
        </w:r>
      </w:ins>
      <w:del w:id="130" w:author="MC SYSTEM" w:date="2007-09-11T13:57:00Z">
        <w:r w:rsidRPr="00413AEC" w:rsidDel="00BF54E6">
          <w:rPr>
            <w:rFonts w:ascii="宋体" w:hAnsi="宋体" w:hint="eastAsia"/>
            <w:color w:val="000000"/>
            <w:rPrChange w:id="131" w:author="MC SYSTEM" w:date="2007-09-11T14:05:00Z">
              <w:rPr>
                <w:rFonts w:ascii="宋体" w:hAnsi="宋体" w:hint="eastAsia"/>
              </w:rPr>
            </w:rPrChange>
          </w:rPr>
          <w:delText>且不得影响乙方的正常生产。</w:delText>
        </w:r>
      </w:del>
      <w:r w:rsidRPr="00413AEC">
        <w:rPr>
          <w:rFonts w:ascii="宋体" w:hAnsi="宋体" w:hint="eastAsia"/>
          <w:color w:val="000000"/>
          <w:rPrChange w:id="132" w:author="MC SYSTEM" w:date="2007-09-11T14:05:00Z">
            <w:rPr>
              <w:rFonts w:ascii="宋体" w:hAnsi="宋体" w:hint="eastAsia"/>
            </w:rPr>
          </w:rPrChange>
        </w:rPr>
        <w:t>乙方不得无理拒绝或延迟同意。</w:t>
      </w:r>
    </w:p>
    <w:p w14:paraId="015D394C" w14:textId="77777777" w:rsidR="00EA3473" w:rsidRPr="00413AEC" w:rsidRDefault="00EA3473" w:rsidP="00741582">
      <w:pPr>
        <w:spacing w:line="360" w:lineRule="exact"/>
        <w:ind w:firstLineChars="225" w:firstLine="474"/>
        <w:rPr>
          <w:rFonts w:ascii="宋体" w:hAnsi="宋体" w:hint="eastAsia"/>
          <w:color w:val="000000"/>
          <w:rPrChange w:id="133" w:author="MC SYSTEM" w:date="2007-09-11T14:05:00Z">
            <w:rPr>
              <w:rFonts w:ascii="宋体" w:hAnsi="宋体" w:hint="eastAsia"/>
            </w:rPr>
          </w:rPrChange>
        </w:rPr>
      </w:pPr>
      <w:r w:rsidRPr="00413AEC">
        <w:rPr>
          <w:rFonts w:ascii="宋体" w:hAnsi="宋体" w:hint="eastAsia"/>
          <w:b/>
          <w:color w:val="000000"/>
          <w:rPrChange w:id="134" w:author="MC SYSTEM" w:date="2007-09-11T14:05:00Z">
            <w:rPr>
              <w:rFonts w:ascii="宋体" w:hAnsi="宋体" w:hint="eastAsia"/>
            </w:rPr>
          </w:rPrChange>
        </w:rPr>
        <w:t>第九条</w:t>
      </w:r>
      <w:r w:rsidRPr="00413AEC">
        <w:rPr>
          <w:rFonts w:ascii="宋体" w:hAnsi="宋体" w:hint="eastAsia"/>
          <w:color w:val="000000"/>
        </w:rPr>
        <w:t xml:space="preserve">  </w:t>
      </w:r>
      <w:r w:rsidRPr="00413AEC">
        <w:rPr>
          <w:rFonts w:ascii="宋体" w:hAnsi="宋体" w:hint="eastAsia"/>
          <w:color w:val="000000"/>
          <w:rPrChange w:id="135" w:author="MC SYSTEM" w:date="2007-09-11T14:05:00Z">
            <w:rPr>
              <w:rFonts w:ascii="宋体" w:hAnsi="宋体" w:hint="eastAsia"/>
            </w:rPr>
          </w:rPrChange>
        </w:rPr>
        <w:t>保险</w:t>
      </w:r>
    </w:p>
    <w:p w14:paraId="706BD7C5" w14:textId="77777777" w:rsidR="00EA3473" w:rsidRPr="00413AEC" w:rsidRDefault="00EA3473" w:rsidP="00EA3473">
      <w:pPr>
        <w:spacing w:line="360" w:lineRule="exact"/>
        <w:ind w:firstLineChars="225" w:firstLine="473"/>
        <w:rPr>
          <w:rFonts w:ascii="宋体" w:hAnsi="宋体" w:hint="eastAsia"/>
          <w:color w:val="000000"/>
          <w:rPrChange w:id="136" w:author="MC SYSTEM" w:date="2007-09-11T14:05:00Z">
            <w:rPr>
              <w:rFonts w:ascii="宋体" w:hAnsi="宋体" w:hint="eastAsia"/>
            </w:rPr>
          </w:rPrChange>
        </w:rPr>
      </w:pPr>
      <w:r w:rsidRPr="00413AEC">
        <w:rPr>
          <w:rFonts w:ascii="宋体" w:hAnsi="宋体" w:hint="eastAsia"/>
          <w:color w:val="000000"/>
          <w:rPrChange w:id="137" w:author="MC SYSTEM" w:date="2007-09-11T14:05:00Z">
            <w:rPr>
              <w:rFonts w:ascii="宋体" w:hAnsi="宋体" w:hint="eastAsia"/>
            </w:rPr>
          </w:rPrChange>
        </w:rPr>
        <w:t>租赁期限内，甲方负责承担费用购买租赁物的保险，乙方负责承担费用购买租赁物内乙方的财产及其它必要的保险（包括责任险）。若甲乙各方未购买上述保险，由此而产生的赔偿及责任，由甲乙双方各自承担。</w:t>
      </w:r>
    </w:p>
    <w:p w14:paraId="7441A57D" w14:textId="77777777" w:rsidR="00EA3473" w:rsidRPr="00413AEC" w:rsidRDefault="00EA3473" w:rsidP="00741582">
      <w:pPr>
        <w:spacing w:line="360" w:lineRule="exact"/>
        <w:ind w:firstLineChars="225" w:firstLine="474"/>
        <w:rPr>
          <w:rFonts w:ascii="宋体" w:hAnsi="宋体" w:hint="eastAsia"/>
          <w:color w:val="000000"/>
          <w:rPrChange w:id="138" w:author="MC SYSTEM" w:date="2007-09-11T14:05:00Z">
            <w:rPr>
              <w:rFonts w:ascii="宋体" w:hAnsi="宋体" w:hint="eastAsia"/>
            </w:rPr>
          </w:rPrChange>
        </w:rPr>
      </w:pPr>
      <w:r w:rsidRPr="00413AEC">
        <w:rPr>
          <w:rFonts w:ascii="宋体" w:hAnsi="宋体" w:hint="eastAsia"/>
          <w:b/>
          <w:color w:val="000000"/>
          <w:rPrChange w:id="139" w:author="MC SYSTEM" w:date="2007-09-11T14:05:00Z">
            <w:rPr>
              <w:rFonts w:ascii="宋体" w:hAnsi="宋体" w:hint="eastAsia"/>
            </w:rPr>
          </w:rPrChange>
        </w:rPr>
        <w:t>第十条</w:t>
      </w:r>
      <w:r w:rsidRPr="00413AEC">
        <w:rPr>
          <w:rFonts w:ascii="宋体" w:hAnsi="宋体" w:hint="eastAsia"/>
          <w:color w:val="000000"/>
        </w:rPr>
        <w:t xml:space="preserve">  </w:t>
      </w:r>
      <w:r w:rsidRPr="00413AEC">
        <w:rPr>
          <w:rFonts w:ascii="宋体" w:hAnsi="宋体" w:hint="eastAsia"/>
          <w:color w:val="000000"/>
          <w:rPrChange w:id="140" w:author="MC SYSTEM" w:date="2007-09-11T14:05:00Z">
            <w:rPr>
              <w:rFonts w:ascii="宋体" w:hAnsi="宋体" w:hint="eastAsia"/>
            </w:rPr>
          </w:rPrChange>
        </w:rPr>
        <w:t>物业管理</w:t>
      </w:r>
    </w:p>
    <w:p w14:paraId="15769AA2" w14:textId="77777777" w:rsidR="00EA3473" w:rsidRPr="00413AEC" w:rsidRDefault="00EA3473" w:rsidP="00EA3473">
      <w:pPr>
        <w:spacing w:line="360" w:lineRule="exact"/>
        <w:ind w:firstLineChars="225" w:firstLine="473"/>
        <w:rPr>
          <w:rFonts w:ascii="宋体" w:hAnsi="宋体" w:hint="eastAsia"/>
          <w:color w:val="000000"/>
          <w:rPrChange w:id="141" w:author="MC SYSTEM" w:date="2007-09-11T14:05:00Z">
            <w:rPr>
              <w:rFonts w:ascii="宋体" w:hAnsi="宋体" w:hint="eastAsia"/>
            </w:rPr>
          </w:rPrChange>
        </w:rPr>
      </w:pPr>
      <w:r w:rsidRPr="00413AEC">
        <w:rPr>
          <w:rFonts w:ascii="宋体" w:hAnsi="宋体" w:hint="eastAsia"/>
          <w:color w:val="000000"/>
          <w:rPrChange w:id="142" w:author="MC SYSTEM" w:date="2007-09-11T14:05:00Z">
            <w:rPr>
              <w:rFonts w:ascii="宋体" w:hAnsi="宋体" w:hint="eastAsia"/>
            </w:rPr>
          </w:rPrChange>
        </w:rPr>
        <w:t>1、租赁期满或合同提前终止时，乙方应将租赁物清扫干净，搬迁完毕，并将租赁物交还给甲方。如乙方归还租赁物时不清理杂物，甲方可自行清理，由此产生的费用由乙方承担。</w:t>
      </w:r>
    </w:p>
    <w:p w14:paraId="0216F3D3" w14:textId="77777777" w:rsidR="00EA3473" w:rsidRPr="00413AEC" w:rsidRDefault="00EA3473" w:rsidP="00EA3473">
      <w:pPr>
        <w:spacing w:line="360" w:lineRule="exact"/>
        <w:ind w:firstLineChars="225" w:firstLine="473"/>
        <w:rPr>
          <w:rFonts w:ascii="宋体" w:hAnsi="宋体" w:hint="eastAsia"/>
          <w:color w:val="000000"/>
          <w:rPrChange w:id="143" w:author="MC SYSTEM" w:date="2007-09-11T14:05:00Z">
            <w:rPr>
              <w:rFonts w:ascii="宋体" w:hAnsi="宋体" w:hint="eastAsia"/>
            </w:rPr>
          </w:rPrChange>
        </w:rPr>
      </w:pPr>
      <w:r w:rsidRPr="00413AEC">
        <w:rPr>
          <w:rFonts w:ascii="宋体" w:hAnsi="宋体" w:hint="eastAsia"/>
          <w:color w:val="000000"/>
          <w:rPrChange w:id="144" w:author="MC SYSTEM" w:date="2007-09-11T14:05:00Z">
            <w:rPr>
              <w:rFonts w:ascii="宋体" w:hAnsi="宋体" w:hint="eastAsia"/>
            </w:rPr>
          </w:rPrChange>
        </w:rPr>
        <w:t>2、承租期间，乙方必须遵守中华人民共和国的法律、</w:t>
      </w:r>
      <w:r w:rsidRPr="00413AEC">
        <w:rPr>
          <w:rFonts w:ascii="宋体" w:hAnsi="宋体" w:hint="eastAsia"/>
          <w:color w:val="000000"/>
          <w:u w:val="single"/>
          <w:rPrChange w:id="145" w:author="MC SYSTEM" w:date="2007-09-11T14:05:00Z">
            <w:rPr>
              <w:rFonts w:ascii="宋体" w:hAnsi="宋体" w:hint="eastAsia"/>
            </w:rPr>
          </w:rPrChange>
        </w:rPr>
        <w:t>__</w:t>
      </w:r>
      <w:ins w:id="146" w:author="MC SYSTEM" w:date="2007-09-11T13:59:00Z">
        <w:r w:rsidRPr="00413AEC">
          <w:rPr>
            <w:rFonts w:ascii="宋体" w:hAnsi="宋体" w:hint="eastAsia"/>
            <w:color w:val="000000"/>
            <w:u w:val="single"/>
            <w:rPrChange w:id="147" w:author="MC SYSTEM" w:date="2007-09-11T14:05:00Z">
              <w:rPr>
                <w:rFonts w:ascii="宋体" w:hAnsi="宋体" w:hint="eastAsia"/>
              </w:rPr>
            </w:rPrChange>
          </w:rPr>
          <w:t xml:space="preserve">           </w:t>
        </w:r>
      </w:ins>
      <w:r w:rsidRPr="00413AEC">
        <w:rPr>
          <w:rFonts w:ascii="宋体" w:hAnsi="宋体" w:hint="eastAsia"/>
          <w:color w:val="000000"/>
          <w:u w:val="single"/>
          <w:rPrChange w:id="148" w:author="MC SYSTEM" w:date="2007-09-11T14:05:00Z">
            <w:rPr>
              <w:rFonts w:ascii="宋体" w:hAnsi="宋体" w:hint="eastAsia"/>
            </w:rPr>
          </w:rPrChange>
        </w:rPr>
        <w:t>__</w:t>
      </w:r>
      <w:r w:rsidRPr="00413AEC">
        <w:rPr>
          <w:rFonts w:ascii="宋体" w:hAnsi="宋体" w:hint="eastAsia"/>
          <w:color w:val="000000"/>
          <w:rPrChange w:id="149" w:author="MC SYSTEM" w:date="2007-09-11T14:05:00Z">
            <w:rPr>
              <w:rFonts w:ascii="宋体" w:hAnsi="宋体" w:hint="eastAsia"/>
            </w:rPr>
          </w:rPrChange>
        </w:rPr>
        <w:t>市法规以及甲方有关租赁物物业管理的有关规定。如有违反，乙方应承担相应责任，并赔偿甲方受到的损失。</w:t>
      </w:r>
    </w:p>
    <w:p w14:paraId="45949741" w14:textId="77777777" w:rsidR="00EA3473" w:rsidRPr="00413AEC" w:rsidRDefault="00EA3473" w:rsidP="00741582">
      <w:pPr>
        <w:spacing w:line="360" w:lineRule="exact"/>
        <w:ind w:firstLineChars="225" w:firstLine="474"/>
        <w:rPr>
          <w:rFonts w:ascii="宋体" w:hAnsi="宋体" w:hint="eastAsia"/>
          <w:color w:val="000000"/>
          <w:rPrChange w:id="150" w:author="MC SYSTEM" w:date="2007-09-11T14:05:00Z">
            <w:rPr>
              <w:rFonts w:ascii="宋体" w:hAnsi="宋体" w:hint="eastAsia"/>
            </w:rPr>
          </w:rPrChange>
        </w:rPr>
      </w:pPr>
      <w:r w:rsidRPr="00413AEC">
        <w:rPr>
          <w:rFonts w:ascii="宋体" w:hAnsi="宋体" w:hint="eastAsia"/>
          <w:b/>
          <w:color w:val="000000"/>
          <w:rPrChange w:id="151" w:author="MC SYSTEM" w:date="2007-09-11T14:05:00Z">
            <w:rPr>
              <w:rFonts w:ascii="宋体" w:hAnsi="宋体" w:hint="eastAsia"/>
            </w:rPr>
          </w:rPrChange>
        </w:rPr>
        <w:t>第十一条</w:t>
      </w:r>
      <w:r w:rsidRPr="00413AEC">
        <w:rPr>
          <w:rFonts w:ascii="宋体" w:hAnsi="宋体" w:hint="eastAsia"/>
          <w:b/>
          <w:color w:val="000000"/>
        </w:rPr>
        <w:t xml:space="preserve"> </w:t>
      </w:r>
      <w:r w:rsidRPr="00413AEC">
        <w:rPr>
          <w:rFonts w:ascii="宋体" w:hAnsi="宋体" w:hint="eastAsia"/>
          <w:color w:val="000000"/>
          <w:rPrChange w:id="152" w:author="MC SYSTEM" w:date="2007-09-11T14:05:00Z">
            <w:rPr>
              <w:rFonts w:ascii="宋体" w:hAnsi="宋体" w:hint="eastAsia"/>
            </w:rPr>
          </w:rPrChange>
        </w:rPr>
        <w:t xml:space="preserve"> 装修条款</w:t>
      </w:r>
    </w:p>
    <w:p w14:paraId="707B7BE5" w14:textId="77777777" w:rsidR="00EA3473" w:rsidRPr="00413AEC" w:rsidRDefault="00EA3473" w:rsidP="00EA3473">
      <w:pPr>
        <w:spacing w:line="360" w:lineRule="exact"/>
        <w:ind w:firstLineChars="225" w:firstLine="473"/>
        <w:rPr>
          <w:rFonts w:ascii="宋体" w:hAnsi="宋体" w:hint="eastAsia"/>
          <w:color w:val="000000"/>
          <w:rPrChange w:id="153" w:author="MC SYSTEM" w:date="2007-09-11T14:05:00Z">
            <w:rPr>
              <w:rFonts w:ascii="宋体" w:hAnsi="宋体" w:hint="eastAsia"/>
            </w:rPr>
          </w:rPrChange>
        </w:rPr>
      </w:pPr>
      <w:r w:rsidRPr="00413AEC">
        <w:rPr>
          <w:rFonts w:ascii="宋体" w:hAnsi="宋体" w:hint="eastAsia"/>
          <w:color w:val="000000"/>
          <w:rPrChange w:id="154" w:author="MC SYSTEM" w:date="2007-09-11T14:05:00Z">
            <w:rPr>
              <w:rFonts w:ascii="宋体" w:hAnsi="宋体" w:hint="eastAsia"/>
            </w:rPr>
          </w:rPrChange>
        </w:rPr>
        <w:lastRenderedPageBreak/>
        <w:t>1、租赁期限内，如乙方需对租赁物进行装修、改建，须事先向甲方提交装修、改建设计方案，并经甲方书面同意。乙方应同时</w:t>
      </w:r>
      <w:ins w:id="155" w:author="MC SYSTEM" w:date="2007-09-11T14:02:00Z">
        <w:r w:rsidRPr="00413AEC">
          <w:rPr>
            <w:rFonts w:ascii="宋体" w:hAnsi="宋体" w:hint="eastAsia"/>
            <w:color w:val="000000"/>
            <w:rPrChange w:id="156" w:author="MC SYSTEM" w:date="2007-09-11T14:05:00Z">
              <w:rPr>
                <w:rFonts w:ascii="宋体" w:hAnsi="宋体" w:hint="eastAsia"/>
              </w:rPr>
            </w:rPrChange>
          </w:rPr>
          <w:t>报</w:t>
        </w:r>
      </w:ins>
      <w:del w:id="157" w:author="MC SYSTEM" w:date="2007-09-11T14:01:00Z">
        <w:r w:rsidRPr="00413AEC" w:rsidDel="00B25C48">
          <w:rPr>
            <w:rFonts w:ascii="宋体" w:hAnsi="宋体" w:hint="eastAsia"/>
            <w:color w:val="000000"/>
            <w:rPrChange w:id="158" w:author="MC SYSTEM" w:date="2007-09-11T14:05:00Z">
              <w:rPr>
                <w:rFonts w:ascii="宋体" w:hAnsi="宋体" w:hint="eastAsia"/>
              </w:rPr>
            </w:rPrChange>
          </w:rPr>
          <w:delText>向</w:delText>
        </w:r>
      </w:del>
      <w:r w:rsidRPr="00413AEC">
        <w:rPr>
          <w:rFonts w:ascii="宋体" w:hAnsi="宋体" w:hint="eastAsia"/>
          <w:color w:val="000000"/>
          <w:rPrChange w:id="159" w:author="MC SYSTEM" w:date="2007-09-11T14:05:00Z">
            <w:rPr>
              <w:rFonts w:ascii="宋体" w:hAnsi="宋体" w:hint="eastAsia"/>
            </w:rPr>
          </w:rPrChange>
        </w:rPr>
        <w:t>政府有关部门</w:t>
      </w:r>
      <w:del w:id="160" w:author="MC SYSTEM" w:date="2007-09-11T14:02:00Z">
        <w:r w:rsidRPr="00413AEC" w:rsidDel="00B25C48">
          <w:rPr>
            <w:rFonts w:ascii="宋体" w:hAnsi="宋体" w:hint="eastAsia"/>
            <w:color w:val="000000"/>
            <w:rPrChange w:id="161" w:author="MC SYSTEM" w:date="2007-09-11T14:05:00Z">
              <w:rPr>
                <w:rFonts w:ascii="宋体" w:hAnsi="宋体" w:hint="eastAsia"/>
              </w:rPr>
            </w:rPrChange>
          </w:rPr>
          <w:delText>申报同意</w:delText>
        </w:r>
      </w:del>
      <w:ins w:id="162" w:author="MC SYSTEM" w:date="2007-09-11T14:02:00Z">
        <w:r w:rsidRPr="00413AEC">
          <w:rPr>
            <w:rFonts w:ascii="宋体" w:hAnsi="宋体" w:hint="eastAsia"/>
            <w:color w:val="000000"/>
            <w:rPrChange w:id="163" w:author="MC SYSTEM" w:date="2007-09-11T14:05:00Z">
              <w:rPr>
                <w:rFonts w:ascii="宋体" w:hAnsi="宋体" w:hint="eastAsia"/>
              </w:rPr>
            </w:rPrChange>
          </w:rPr>
          <w:t>批准</w:t>
        </w:r>
      </w:ins>
      <w:r w:rsidRPr="00413AEC">
        <w:rPr>
          <w:rFonts w:ascii="宋体" w:hAnsi="宋体" w:hint="eastAsia"/>
          <w:color w:val="000000"/>
          <w:rPrChange w:id="164" w:author="MC SYSTEM" w:date="2007-09-11T14:05:00Z">
            <w:rPr>
              <w:rFonts w:ascii="宋体" w:hAnsi="宋体" w:hint="eastAsia"/>
            </w:rPr>
          </w:rPrChange>
        </w:rPr>
        <w:t>。</w:t>
      </w:r>
    </w:p>
    <w:p w14:paraId="4C4CE485" w14:textId="77777777" w:rsidR="00EA3473" w:rsidRPr="00413AEC" w:rsidRDefault="00EA3473" w:rsidP="00EA3473">
      <w:pPr>
        <w:spacing w:line="360" w:lineRule="exact"/>
        <w:ind w:firstLineChars="225" w:firstLine="473"/>
        <w:rPr>
          <w:rFonts w:ascii="宋体" w:hAnsi="宋体" w:hint="eastAsia"/>
          <w:color w:val="000000"/>
          <w:rPrChange w:id="165" w:author="MC SYSTEM" w:date="2007-09-11T14:05:00Z">
            <w:rPr>
              <w:rFonts w:ascii="宋体" w:hAnsi="宋体" w:hint="eastAsia"/>
            </w:rPr>
          </w:rPrChange>
        </w:rPr>
      </w:pPr>
      <w:r w:rsidRPr="00413AEC">
        <w:rPr>
          <w:rFonts w:ascii="宋体" w:hAnsi="宋体" w:hint="eastAsia"/>
          <w:color w:val="000000"/>
          <w:rPrChange w:id="166" w:author="MC SYSTEM" w:date="2007-09-11T14:05:00Z">
            <w:rPr>
              <w:rFonts w:ascii="宋体" w:hAnsi="宋体" w:hint="eastAsia"/>
            </w:rPr>
          </w:rPrChange>
        </w:rPr>
        <w:t>如装修、改建方案可能对公用部分及其它相邻用户影响，甲方有权要求乙方进行修改或采取补救措施。改建、装修费用由乙方自行承担。</w:t>
      </w:r>
    </w:p>
    <w:p w14:paraId="3CE7A48C" w14:textId="77777777" w:rsidR="00EA3473" w:rsidRPr="00413AEC" w:rsidRDefault="00EA3473" w:rsidP="00EA3473">
      <w:pPr>
        <w:spacing w:line="360" w:lineRule="exact"/>
        <w:ind w:firstLineChars="225" w:firstLine="473"/>
        <w:rPr>
          <w:rFonts w:ascii="宋体" w:hAnsi="宋体" w:hint="eastAsia"/>
          <w:color w:val="000000"/>
          <w:rPrChange w:id="167" w:author="MC SYSTEM" w:date="2007-09-11T14:05:00Z">
            <w:rPr>
              <w:rFonts w:ascii="宋体" w:hAnsi="宋体" w:hint="eastAsia"/>
            </w:rPr>
          </w:rPrChange>
        </w:rPr>
      </w:pPr>
      <w:r w:rsidRPr="00413AEC">
        <w:rPr>
          <w:rFonts w:ascii="宋体" w:hAnsi="宋体" w:hint="eastAsia"/>
          <w:color w:val="000000"/>
          <w:rPrChange w:id="168" w:author="MC SYSTEM" w:date="2007-09-11T14:05:00Z">
            <w:rPr>
              <w:rFonts w:ascii="宋体" w:hAnsi="宋体" w:hint="eastAsia"/>
            </w:rPr>
          </w:rPrChange>
        </w:rPr>
        <w:t>2、如乙方的装修、改建方案可能对租赁物主结构造成影响的，乙方施工前应经甲方及原设计单位书面同意后方能进行。乙方未取得书面同意即开始施工的，应负责恢复租赁物原状并赔偿甲方受到的损失。</w:t>
      </w:r>
    </w:p>
    <w:p w14:paraId="1DA06DB9" w14:textId="77777777" w:rsidR="00EA3473" w:rsidRPr="00413AEC" w:rsidRDefault="00EA3473" w:rsidP="00EA3473">
      <w:pPr>
        <w:spacing w:line="360" w:lineRule="exact"/>
        <w:ind w:firstLineChars="225" w:firstLine="473"/>
        <w:rPr>
          <w:rFonts w:ascii="宋体" w:hAnsi="宋体" w:hint="eastAsia"/>
          <w:color w:val="000000"/>
          <w:u w:val="single"/>
        </w:rPr>
      </w:pPr>
      <w:r w:rsidRPr="00413AEC">
        <w:rPr>
          <w:rFonts w:ascii="宋体" w:hAnsi="宋体" w:hint="eastAsia"/>
          <w:color w:val="000000"/>
          <w:rPrChange w:id="169" w:author="MC SYSTEM" w:date="2007-09-11T14:05:00Z">
            <w:rPr>
              <w:rFonts w:ascii="宋体" w:hAnsi="宋体" w:hint="eastAsia"/>
            </w:rPr>
          </w:rPrChange>
        </w:rPr>
        <w:t>3、因乙方对租赁物进行装修、改建而使租赁物增值的，本合同终止时，</w:t>
      </w:r>
      <w:r w:rsidRPr="00413AEC">
        <w:rPr>
          <w:rFonts w:ascii="宋体" w:hAnsi="宋体" w:hint="eastAsia"/>
          <w:color w:val="000000"/>
        </w:rPr>
        <w:t>处理办法：</w:t>
      </w:r>
      <w:r w:rsidRPr="00413AEC">
        <w:rPr>
          <w:rFonts w:ascii="宋体" w:hAnsi="宋体" w:hint="eastAsia"/>
          <w:color w:val="000000"/>
          <w:u w:val="single"/>
        </w:rPr>
        <w:t xml:space="preserve">       </w:t>
      </w:r>
      <w:r>
        <w:rPr>
          <w:rFonts w:ascii="宋体" w:hAnsi="宋体" w:hint="eastAsia"/>
          <w:color w:val="000000"/>
          <w:u w:val="single"/>
        </w:rPr>
        <w:t xml:space="preserve">         </w:t>
      </w:r>
      <w:r w:rsidRPr="00413AEC">
        <w:rPr>
          <w:rFonts w:ascii="宋体" w:hAnsi="宋体" w:hint="eastAsia"/>
          <w:color w:val="000000"/>
          <w:u w:val="single"/>
        </w:rPr>
        <w:t xml:space="preserve">  </w:t>
      </w:r>
    </w:p>
    <w:p w14:paraId="2E9E0409" w14:textId="77777777" w:rsidR="00EA3473" w:rsidRPr="00413AEC" w:rsidRDefault="00EA3473" w:rsidP="00EA3473">
      <w:pPr>
        <w:spacing w:line="360" w:lineRule="exact"/>
        <w:rPr>
          <w:rFonts w:ascii="宋体" w:hAnsi="宋体" w:hint="eastAsia"/>
          <w:color w:val="000000"/>
          <w:rPrChange w:id="170" w:author="MC SYSTEM" w:date="2007-09-11T14:05:00Z">
            <w:rPr>
              <w:rFonts w:ascii="宋体" w:hAnsi="宋体" w:hint="eastAsia"/>
            </w:rPr>
          </w:rPrChange>
        </w:rPr>
      </w:pPr>
      <w:r w:rsidRPr="00413AEC">
        <w:rPr>
          <w:rFonts w:ascii="宋体" w:hAnsi="宋体" w:hint="eastAsia"/>
          <w:color w:val="000000"/>
          <w:u w:val="single"/>
        </w:rPr>
        <w:t xml:space="preserve">                                                                                       </w:t>
      </w:r>
    </w:p>
    <w:p w14:paraId="7F0D9F16" w14:textId="77777777" w:rsidR="00EA3473" w:rsidRPr="00413AEC" w:rsidRDefault="00EA3473" w:rsidP="00741582">
      <w:pPr>
        <w:spacing w:line="360" w:lineRule="exact"/>
        <w:ind w:firstLineChars="225" w:firstLine="474"/>
        <w:rPr>
          <w:rFonts w:ascii="宋体" w:hAnsi="宋体" w:hint="eastAsia"/>
          <w:color w:val="000000"/>
          <w:rPrChange w:id="171" w:author="MC SYSTEM" w:date="2007-09-11T14:05:00Z">
            <w:rPr>
              <w:rFonts w:ascii="宋体" w:hAnsi="宋体" w:hint="eastAsia"/>
            </w:rPr>
          </w:rPrChange>
        </w:rPr>
      </w:pPr>
      <w:r w:rsidRPr="00413AEC">
        <w:rPr>
          <w:rFonts w:ascii="宋体" w:hAnsi="宋体" w:hint="eastAsia"/>
          <w:b/>
          <w:color w:val="000000"/>
          <w:rPrChange w:id="172" w:author="MC SYSTEM" w:date="2007-09-11T14:05:00Z">
            <w:rPr>
              <w:rFonts w:ascii="宋体" w:hAnsi="宋体" w:hint="eastAsia"/>
            </w:rPr>
          </w:rPrChange>
        </w:rPr>
        <w:t>第十二条</w:t>
      </w:r>
      <w:r w:rsidRPr="00413AEC">
        <w:rPr>
          <w:rFonts w:ascii="宋体" w:hAnsi="宋体" w:hint="eastAsia"/>
          <w:color w:val="000000"/>
          <w:rPrChange w:id="173" w:author="MC SYSTEM" w:date="2007-09-11T14:05:00Z">
            <w:rPr>
              <w:rFonts w:ascii="宋体" w:hAnsi="宋体" w:hint="eastAsia"/>
            </w:rPr>
          </w:rPrChange>
        </w:rPr>
        <w:t xml:space="preserve"> </w:t>
      </w:r>
      <w:r w:rsidRPr="00413AEC">
        <w:rPr>
          <w:rFonts w:ascii="宋体" w:hAnsi="宋体" w:hint="eastAsia"/>
          <w:color w:val="000000"/>
        </w:rPr>
        <w:t xml:space="preserve"> </w:t>
      </w:r>
      <w:r w:rsidRPr="00413AEC">
        <w:rPr>
          <w:rFonts w:ascii="宋体" w:hAnsi="宋体" w:hint="eastAsia"/>
          <w:color w:val="000000"/>
          <w:rPrChange w:id="174" w:author="MC SYSTEM" w:date="2007-09-11T14:05:00Z">
            <w:rPr>
              <w:rFonts w:ascii="宋体" w:hAnsi="宋体" w:hint="eastAsia"/>
            </w:rPr>
          </w:rPrChange>
        </w:rPr>
        <w:t>租赁物的转租</w:t>
      </w:r>
    </w:p>
    <w:p w14:paraId="489D1CAE" w14:textId="77777777" w:rsidR="00EA3473" w:rsidRPr="00413AEC" w:rsidRDefault="00EA3473" w:rsidP="00EA3473">
      <w:pPr>
        <w:spacing w:line="360" w:lineRule="exact"/>
        <w:ind w:firstLineChars="225" w:firstLine="473"/>
        <w:rPr>
          <w:rFonts w:ascii="宋体" w:hAnsi="宋体" w:hint="eastAsia"/>
          <w:color w:val="000000"/>
          <w:rPrChange w:id="175" w:author="MC SYSTEM" w:date="2007-09-11T14:05:00Z">
            <w:rPr>
              <w:rFonts w:ascii="宋体" w:hAnsi="宋体" w:hint="eastAsia"/>
            </w:rPr>
          </w:rPrChange>
        </w:rPr>
      </w:pPr>
      <w:r w:rsidRPr="00413AEC">
        <w:rPr>
          <w:rFonts w:ascii="宋体" w:hAnsi="宋体" w:hint="eastAsia"/>
          <w:color w:val="000000"/>
        </w:rPr>
        <w:t>经甲方书面同意，乙方可将租赁物</w:t>
      </w:r>
      <w:r w:rsidRPr="00413AEC">
        <w:rPr>
          <w:rFonts w:ascii="宋体" w:hAnsi="宋体" w:hint="eastAsia"/>
          <w:color w:val="000000"/>
          <w:rPrChange w:id="176" w:author="MC SYSTEM" w:date="2007-09-11T14:05:00Z">
            <w:rPr>
              <w:rFonts w:ascii="宋体" w:hAnsi="宋体" w:hint="eastAsia"/>
            </w:rPr>
          </w:rPrChange>
        </w:rPr>
        <w:t>转租</w:t>
      </w:r>
      <w:r w:rsidRPr="00413AEC">
        <w:rPr>
          <w:rFonts w:ascii="宋体" w:hAnsi="宋体" w:hint="eastAsia"/>
          <w:color w:val="000000"/>
        </w:rPr>
        <w:t>（</w:t>
      </w:r>
      <w:r w:rsidRPr="00413AEC">
        <w:rPr>
          <w:rFonts w:ascii="楷体_GB2312" w:eastAsia="楷体_GB2312" w:hAnsi="宋体" w:hint="eastAsia"/>
          <w:color w:val="000000"/>
          <w:u w:val="single"/>
        </w:rPr>
        <w:t>注:可根据实际情况确定</w:t>
      </w:r>
      <w:r w:rsidRPr="00413AEC">
        <w:rPr>
          <w:rFonts w:ascii="宋体" w:hAnsi="宋体" w:hint="eastAsia"/>
          <w:color w:val="000000"/>
        </w:rPr>
        <w:t>）</w:t>
      </w:r>
      <w:r w:rsidRPr="00413AEC">
        <w:rPr>
          <w:rFonts w:ascii="宋体" w:hAnsi="宋体" w:hint="eastAsia"/>
          <w:color w:val="000000"/>
          <w:rPrChange w:id="177" w:author="MC SYSTEM" w:date="2007-09-11T14:05:00Z">
            <w:rPr>
              <w:rFonts w:ascii="宋体" w:hAnsi="宋体" w:hint="eastAsia"/>
            </w:rPr>
          </w:rPrChange>
        </w:rPr>
        <w:t>。本合同规定的甲乙双方的权利和义务不因乙方的转租行为而改变或减损。</w:t>
      </w:r>
    </w:p>
    <w:p w14:paraId="4E622BA2" w14:textId="77777777" w:rsidR="00EA3473" w:rsidRPr="00413AEC" w:rsidRDefault="00EA3473" w:rsidP="00EA3473">
      <w:pPr>
        <w:spacing w:line="360" w:lineRule="exact"/>
        <w:ind w:firstLineChars="225" w:firstLine="473"/>
        <w:rPr>
          <w:rFonts w:ascii="宋体" w:hAnsi="宋体" w:hint="eastAsia"/>
          <w:color w:val="000000"/>
          <w:rPrChange w:id="178" w:author="MC SYSTEM" w:date="2007-09-11T14:05:00Z">
            <w:rPr>
              <w:rFonts w:ascii="宋体" w:hAnsi="宋体" w:hint="eastAsia"/>
            </w:rPr>
          </w:rPrChange>
        </w:rPr>
      </w:pPr>
      <w:r w:rsidRPr="00413AEC">
        <w:rPr>
          <w:rFonts w:ascii="宋体" w:hAnsi="宋体" w:hint="eastAsia"/>
          <w:color w:val="000000"/>
          <w:rPrChange w:id="179" w:author="MC SYSTEM" w:date="2007-09-11T14:05:00Z">
            <w:rPr>
              <w:rFonts w:ascii="宋体" w:hAnsi="宋体" w:hint="eastAsia"/>
            </w:rPr>
          </w:rPrChange>
        </w:rPr>
        <w:t xml:space="preserve"> 乙方转租租赁物，必须遵守下列条款：</w:t>
      </w:r>
    </w:p>
    <w:p w14:paraId="2730B953" w14:textId="77777777" w:rsidR="00EA3473" w:rsidRPr="00413AEC" w:rsidRDefault="00EA3473" w:rsidP="00EA3473">
      <w:pPr>
        <w:spacing w:line="360" w:lineRule="exact"/>
        <w:ind w:firstLineChars="225" w:firstLine="473"/>
        <w:rPr>
          <w:rFonts w:ascii="宋体" w:hAnsi="宋体" w:hint="eastAsia"/>
          <w:color w:val="000000"/>
          <w:rPrChange w:id="180" w:author="MC SYSTEM" w:date="2007-09-11T14:05:00Z">
            <w:rPr>
              <w:rFonts w:ascii="宋体" w:hAnsi="宋体" w:hint="eastAsia"/>
            </w:rPr>
          </w:rPrChange>
        </w:rPr>
      </w:pPr>
      <w:r w:rsidRPr="00413AEC">
        <w:rPr>
          <w:rFonts w:ascii="宋体" w:hAnsi="宋体" w:hint="eastAsia"/>
          <w:color w:val="000000"/>
          <w:rPrChange w:id="181" w:author="MC SYSTEM" w:date="2007-09-11T14:05:00Z">
            <w:rPr>
              <w:rFonts w:ascii="宋体" w:hAnsi="宋体" w:hint="eastAsia"/>
            </w:rPr>
          </w:rPrChange>
        </w:rPr>
        <w:t>（1）转租期限不得超过乙方剩余的承租期限；</w:t>
      </w:r>
    </w:p>
    <w:p w14:paraId="134265F8" w14:textId="77777777" w:rsidR="00EA3473" w:rsidRPr="00413AEC" w:rsidRDefault="00EA3473" w:rsidP="00EA3473">
      <w:pPr>
        <w:spacing w:line="360" w:lineRule="exact"/>
        <w:ind w:firstLineChars="225" w:firstLine="473"/>
        <w:rPr>
          <w:rFonts w:ascii="宋体" w:hAnsi="宋体" w:hint="eastAsia"/>
          <w:color w:val="000000"/>
          <w:rPrChange w:id="182" w:author="MC SYSTEM" w:date="2007-09-11T14:05:00Z">
            <w:rPr>
              <w:rFonts w:ascii="宋体" w:hAnsi="宋体" w:hint="eastAsia"/>
            </w:rPr>
          </w:rPrChange>
        </w:rPr>
      </w:pPr>
      <w:r w:rsidRPr="00413AEC">
        <w:rPr>
          <w:rFonts w:ascii="宋体" w:hAnsi="宋体" w:hint="eastAsia"/>
          <w:color w:val="000000"/>
          <w:rPrChange w:id="183" w:author="MC SYSTEM" w:date="2007-09-11T14:05:00Z">
            <w:rPr>
              <w:rFonts w:ascii="宋体" w:hAnsi="宋体" w:hint="eastAsia"/>
            </w:rPr>
          </w:rPrChange>
        </w:rPr>
        <w:t>（2）转租租赁物的用途不得超出本合同规定的用途；</w:t>
      </w:r>
    </w:p>
    <w:p w14:paraId="754E9323" w14:textId="77777777" w:rsidR="00EA3473" w:rsidRPr="00413AEC" w:rsidRDefault="00EA3473" w:rsidP="00EA3473">
      <w:pPr>
        <w:spacing w:line="360" w:lineRule="exact"/>
        <w:ind w:firstLineChars="225" w:firstLine="473"/>
        <w:rPr>
          <w:rFonts w:ascii="宋体" w:hAnsi="宋体" w:hint="eastAsia"/>
          <w:color w:val="000000"/>
          <w:rPrChange w:id="184" w:author="MC SYSTEM" w:date="2007-09-11T14:05:00Z">
            <w:rPr>
              <w:rFonts w:ascii="宋体" w:hAnsi="宋体" w:hint="eastAsia"/>
            </w:rPr>
          </w:rPrChange>
        </w:rPr>
      </w:pPr>
      <w:r w:rsidRPr="00413AEC">
        <w:rPr>
          <w:rFonts w:ascii="宋体" w:hAnsi="宋体" w:hint="eastAsia"/>
          <w:color w:val="000000"/>
          <w:rPrChange w:id="185" w:author="MC SYSTEM" w:date="2007-09-11T14:05:00Z">
            <w:rPr>
              <w:rFonts w:ascii="宋体" w:hAnsi="宋体" w:hint="eastAsia"/>
            </w:rPr>
          </w:rPrChange>
        </w:rPr>
        <w:t>（3）乙方应在转租合同中声明，如本合同提前终止，转租合同同时终止。</w:t>
      </w:r>
    </w:p>
    <w:p w14:paraId="626FA0D2" w14:textId="77777777" w:rsidR="00EA3473" w:rsidRPr="00413AEC" w:rsidRDefault="00EA3473" w:rsidP="00EA3473">
      <w:pPr>
        <w:spacing w:line="360" w:lineRule="exact"/>
        <w:ind w:firstLineChars="225" w:firstLine="473"/>
        <w:rPr>
          <w:rFonts w:ascii="宋体" w:hAnsi="宋体" w:hint="eastAsia"/>
          <w:color w:val="000000"/>
          <w:rPrChange w:id="186" w:author="MC SYSTEM" w:date="2007-09-11T14:05:00Z">
            <w:rPr>
              <w:rFonts w:ascii="宋体" w:hAnsi="宋体" w:hint="eastAsia"/>
            </w:rPr>
          </w:rPrChange>
        </w:rPr>
      </w:pPr>
      <w:r w:rsidRPr="00413AEC">
        <w:rPr>
          <w:rFonts w:ascii="宋体" w:hAnsi="宋体" w:hint="eastAsia"/>
          <w:color w:val="000000"/>
          <w:rPrChange w:id="187" w:author="MC SYSTEM" w:date="2007-09-11T14:05:00Z">
            <w:rPr>
              <w:rFonts w:ascii="宋体" w:hAnsi="宋体" w:hint="eastAsia"/>
            </w:rPr>
          </w:rPrChange>
        </w:rPr>
        <w:t>（4）乙方须要求次承租人签署保证书，保证其同意履行乙方与甲方合同中有关转租行为的规定，并承诺与乙方就本合同的履行对甲方承担连带责任。在本合同终止时，次承租人无条件迁离租赁物。乙方应将次承租人签署的保证书，在转租协议签订后的   日内交甲方存档。</w:t>
      </w:r>
    </w:p>
    <w:p w14:paraId="6F7982E9" w14:textId="77777777" w:rsidR="00EA3473" w:rsidRPr="00413AEC" w:rsidRDefault="00EA3473" w:rsidP="00EA3473">
      <w:pPr>
        <w:spacing w:line="360" w:lineRule="exact"/>
        <w:ind w:firstLineChars="225" w:firstLine="473"/>
        <w:rPr>
          <w:rFonts w:ascii="宋体" w:hAnsi="宋体" w:hint="eastAsia"/>
          <w:color w:val="000000"/>
          <w:rPrChange w:id="188" w:author="MC SYSTEM" w:date="2007-09-11T14:05:00Z">
            <w:rPr>
              <w:rFonts w:ascii="宋体" w:hAnsi="宋体" w:hint="eastAsia"/>
            </w:rPr>
          </w:rPrChange>
        </w:rPr>
      </w:pPr>
      <w:r w:rsidRPr="00413AEC">
        <w:rPr>
          <w:rFonts w:ascii="宋体" w:hAnsi="宋体" w:hint="eastAsia"/>
          <w:color w:val="000000"/>
          <w:rPrChange w:id="189" w:author="MC SYSTEM" w:date="2007-09-11T14:05:00Z">
            <w:rPr>
              <w:rFonts w:ascii="宋体" w:hAnsi="宋体" w:hint="eastAsia"/>
            </w:rPr>
          </w:rPrChange>
        </w:rPr>
        <w:t>（5）无论本合同是否提前终止，乙方因转租行为产生的一切纠纷概由乙方负责处理。</w:t>
      </w:r>
    </w:p>
    <w:p w14:paraId="23A010B1" w14:textId="77777777" w:rsidR="00EA3473" w:rsidRPr="00413AEC" w:rsidRDefault="00EA3473" w:rsidP="00EA3473">
      <w:pPr>
        <w:spacing w:line="360" w:lineRule="exact"/>
        <w:ind w:firstLineChars="225" w:firstLine="473"/>
        <w:rPr>
          <w:rFonts w:ascii="宋体" w:hAnsi="宋体" w:hint="eastAsia"/>
          <w:color w:val="000000"/>
          <w:rPrChange w:id="190" w:author="MC SYSTEM" w:date="2007-09-11T14:05:00Z">
            <w:rPr>
              <w:rFonts w:ascii="宋体" w:hAnsi="宋体" w:hint="eastAsia"/>
            </w:rPr>
          </w:rPrChange>
        </w:rPr>
      </w:pPr>
      <w:r w:rsidRPr="00413AEC">
        <w:rPr>
          <w:rFonts w:ascii="宋体" w:hAnsi="宋体" w:hint="eastAsia"/>
          <w:color w:val="000000"/>
          <w:rPrChange w:id="191" w:author="MC SYSTEM" w:date="2007-09-11T14:05:00Z">
            <w:rPr>
              <w:rFonts w:ascii="宋体" w:hAnsi="宋体" w:hint="eastAsia"/>
            </w:rPr>
          </w:rPrChange>
        </w:rPr>
        <w:t>（6）因转租而产生的税、费，由乙方负责。</w:t>
      </w:r>
    </w:p>
    <w:p w14:paraId="4EAD2D71" w14:textId="77777777" w:rsidR="00EA3473" w:rsidRPr="00413AEC" w:rsidRDefault="00EA3473" w:rsidP="00741582">
      <w:pPr>
        <w:spacing w:line="360" w:lineRule="exact"/>
        <w:ind w:firstLineChars="225" w:firstLine="474"/>
        <w:rPr>
          <w:rFonts w:ascii="宋体" w:hAnsi="宋体" w:hint="eastAsia"/>
          <w:color w:val="000000"/>
          <w:rPrChange w:id="192" w:author="MC SYSTEM" w:date="2007-09-11T14:05:00Z">
            <w:rPr>
              <w:rFonts w:ascii="宋体" w:hAnsi="宋体" w:hint="eastAsia"/>
            </w:rPr>
          </w:rPrChange>
        </w:rPr>
      </w:pPr>
      <w:r w:rsidRPr="00413AEC">
        <w:rPr>
          <w:rFonts w:ascii="宋体" w:hAnsi="宋体" w:hint="eastAsia"/>
          <w:b/>
          <w:color w:val="000000"/>
          <w:rPrChange w:id="193" w:author="MC SYSTEM" w:date="2007-09-11T14:05:00Z">
            <w:rPr>
              <w:rFonts w:ascii="宋体" w:hAnsi="宋体" w:hint="eastAsia"/>
            </w:rPr>
          </w:rPrChange>
        </w:rPr>
        <w:t>第十三条</w:t>
      </w:r>
      <w:r w:rsidRPr="00413AEC">
        <w:rPr>
          <w:rFonts w:ascii="宋体" w:hAnsi="宋体" w:hint="eastAsia"/>
          <w:b/>
          <w:color w:val="000000"/>
        </w:rPr>
        <w:t xml:space="preserve"> </w:t>
      </w:r>
      <w:r w:rsidRPr="00413AEC">
        <w:rPr>
          <w:rFonts w:ascii="宋体" w:hAnsi="宋体" w:hint="eastAsia"/>
          <w:color w:val="000000"/>
          <w:rPrChange w:id="194" w:author="MC SYSTEM" w:date="2007-09-11T14:05:00Z">
            <w:rPr>
              <w:rFonts w:ascii="宋体" w:hAnsi="宋体" w:hint="eastAsia"/>
            </w:rPr>
          </w:rPrChange>
        </w:rPr>
        <w:t xml:space="preserve"> 合同提前终止</w:t>
      </w:r>
    </w:p>
    <w:p w14:paraId="64B52B67" w14:textId="77777777" w:rsidR="00EA3473" w:rsidRPr="00413AEC" w:rsidRDefault="00EA3473" w:rsidP="00EA3473">
      <w:pPr>
        <w:spacing w:line="360" w:lineRule="exact"/>
        <w:ind w:firstLineChars="225" w:firstLine="473"/>
        <w:rPr>
          <w:rFonts w:ascii="宋体" w:hAnsi="宋体" w:hint="eastAsia"/>
          <w:color w:val="000000"/>
          <w:rPrChange w:id="195" w:author="MC SYSTEM" w:date="2007-09-11T14:05:00Z">
            <w:rPr>
              <w:rFonts w:ascii="宋体" w:hAnsi="宋体" w:hint="eastAsia"/>
            </w:rPr>
          </w:rPrChange>
        </w:rPr>
      </w:pPr>
      <w:r w:rsidRPr="00413AEC">
        <w:rPr>
          <w:rFonts w:ascii="宋体" w:hAnsi="宋体" w:hint="eastAsia"/>
          <w:color w:val="000000"/>
          <w:rPrChange w:id="196" w:author="MC SYSTEM" w:date="2007-09-11T14:05:00Z">
            <w:rPr>
              <w:rFonts w:ascii="宋体" w:hAnsi="宋体" w:hint="eastAsia"/>
            </w:rPr>
          </w:rPrChange>
        </w:rPr>
        <w:t>1、租赁期限内，如乙方欠交租金或物业管理费，在收到甲方的书面缴款通知之日起_____日内付清有关款项，甲方有权停止乙方使用租赁物内的有关设施。由此造成的一切损失（包括但不限于乙方及次承租人的损失）由乙方全部承担。</w:t>
      </w:r>
    </w:p>
    <w:p w14:paraId="154F0914" w14:textId="77777777" w:rsidR="00EA3473" w:rsidRPr="00413AEC" w:rsidRDefault="00EA3473" w:rsidP="00EA3473">
      <w:pPr>
        <w:spacing w:line="360" w:lineRule="exact"/>
        <w:ind w:firstLineChars="225" w:firstLine="473"/>
        <w:rPr>
          <w:rFonts w:ascii="宋体" w:hAnsi="宋体" w:hint="eastAsia"/>
          <w:color w:val="000000"/>
          <w:rPrChange w:id="197" w:author="MC SYSTEM" w:date="2007-09-11T14:05:00Z">
            <w:rPr>
              <w:rFonts w:ascii="宋体" w:hAnsi="宋体" w:hint="eastAsia"/>
            </w:rPr>
          </w:rPrChange>
        </w:rPr>
      </w:pPr>
      <w:r w:rsidRPr="00413AEC">
        <w:rPr>
          <w:rFonts w:ascii="宋体" w:hAnsi="宋体" w:hint="eastAsia"/>
          <w:color w:val="000000"/>
          <w:rPrChange w:id="198" w:author="MC SYSTEM" w:date="2007-09-11T14:05:00Z">
            <w:rPr>
              <w:rFonts w:ascii="宋体" w:hAnsi="宋体" w:hint="eastAsia"/>
            </w:rPr>
          </w:rPrChange>
        </w:rPr>
        <w:t>2、 若乙方欠交租金或物业管理费超过_____个月，甲方有权终止本合同，并可向乙方索赔。</w:t>
      </w:r>
    </w:p>
    <w:p w14:paraId="141C0502" w14:textId="77777777" w:rsidR="00EA3473" w:rsidRPr="00413AEC" w:rsidRDefault="00EA3473" w:rsidP="00EA3473">
      <w:pPr>
        <w:spacing w:line="360" w:lineRule="exact"/>
        <w:ind w:firstLineChars="225" w:firstLine="473"/>
        <w:rPr>
          <w:rFonts w:ascii="宋体" w:hAnsi="宋体" w:hint="eastAsia"/>
          <w:color w:val="000000"/>
          <w:rPrChange w:id="199" w:author="MC SYSTEM" w:date="2007-09-11T14:05:00Z">
            <w:rPr>
              <w:rFonts w:ascii="宋体" w:hAnsi="宋体" w:hint="eastAsia"/>
            </w:rPr>
          </w:rPrChange>
        </w:rPr>
      </w:pPr>
      <w:r w:rsidRPr="00413AEC">
        <w:rPr>
          <w:rFonts w:ascii="宋体" w:hAnsi="宋体" w:hint="eastAsia"/>
          <w:color w:val="000000"/>
          <w:rPrChange w:id="200" w:author="MC SYSTEM" w:date="2007-09-11T14:05:00Z">
            <w:rPr>
              <w:rFonts w:ascii="宋体" w:hAnsi="宋体" w:hint="eastAsia"/>
            </w:rPr>
          </w:rPrChange>
        </w:rPr>
        <w:t>在甲方以传真或信函等书面方式通知乙方（包括次承租人）之日起，本合同终止。甲方有权留置乙方所有或掌管的租赁物内的财产（包括次承租人的财产），并有权在终止合同的书面通知发出之日起</w:t>
      </w:r>
      <w:r w:rsidRPr="00413AEC">
        <w:rPr>
          <w:rFonts w:ascii="宋体" w:hAnsi="宋体" w:hint="eastAsia"/>
          <w:color w:val="000000"/>
          <w:u w:val="single"/>
          <w:rPrChange w:id="201" w:author="MC SYSTEM" w:date="2007-09-11T14:05:00Z">
            <w:rPr>
              <w:rFonts w:ascii="宋体" w:hAnsi="宋体" w:hint="eastAsia"/>
            </w:rPr>
          </w:rPrChange>
        </w:rPr>
        <w:t xml:space="preserve"> </w:t>
      </w:r>
      <w:r w:rsidRPr="00413AEC">
        <w:rPr>
          <w:rFonts w:ascii="宋体" w:hAnsi="宋体" w:hint="eastAsia"/>
          <w:color w:val="000000"/>
          <w:u w:val="single"/>
        </w:rPr>
        <w:t xml:space="preserve">   </w:t>
      </w:r>
      <w:r w:rsidRPr="00413AEC">
        <w:rPr>
          <w:rFonts w:ascii="宋体" w:hAnsi="宋体" w:hint="eastAsia"/>
          <w:color w:val="000000"/>
          <w:u w:val="single"/>
          <w:rPrChange w:id="202" w:author="MC SYSTEM" w:date="2007-09-11T14:05:00Z">
            <w:rPr>
              <w:rFonts w:ascii="宋体" w:hAnsi="宋体" w:hint="eastAsia"/>
            </w:rPr>
          </w:rPrChange>
        </w:rPr>
        <w:t xml:space="preserve"> </w:t>
      </w:r>
      <w:r w:rsidRPr="00413AEC">
        <w:rPr>
          <w:rFonts w:ascii="宋体" w:hAnsi="宋体" w:hint="eastAsia"/>
          <w:color w:val="000000"/>
          <w:rPrChange w:id="203" w:author="MC SYSTEM" w:date="2007-09-11T14:05:00Z">
            <w:rPr>
              <w:rFonts w:ascii="宋体" w:hAnsi="宋体" w:hint="eastAsia"/>
            </w:rPr>
          </w:rPrChange>
        </w:rPr>
        <w:t>日后，申请拍卖留置的财产用于清偿乙方应支付的所有费用，包括损失。</w:t>
      </w:r>
    </w:p>
    <w:p w14:paraId="11F8CECF" w14:textId="77777777" w:rsidR="00EA3473" w:rsidRPr="00413AEC" w:rsidRDefault="00EA3473" w:rsidP="00EA3473">
      <w:pPr>
        <w:spacing w:line="360" w:lineRule="exact"/>
        <w:ind w:firstLineChars="225" w:firstLine="473"/>
        <w:rPr>
          <w:rFonts w:ascii="宋体" w:hAnsi="宋体" w:hint="eastAsia"/>
          <w:color w:val="000000"/>
          <w:rPrChange w:id="204" w:author="MC SYSTEM" w:date="2007-09-11T14:05:00Z">
            <w:rPr>
              <w:rFonts w:ascii="宋体" w:hAnsi="宋体" w:hint="eastAsia"/>
            </w:rPr>
          </w:rPrChange>
        </w:rPr>
      </w:pPr>
      <w:r w:rsidRPr="00413AEC">
        <w:rPr>
          <w:rFonts w:ascii="宋体" w:hAnsi="宋体" w:hint="eastAsia"/>
          <w:color w:val="000000"/>
          <w:rPrChange w:id="205" w:author="MC SYSTEM" w:date="2007-09-11T14:05:00Z">
            <w:rPr>
              <w:rFonts w:ascii="宋体" w:hAnsi="宋体" w:hint="eastAsia"/>
            </w:rPr>
          </w:rPrChange>
        </w:rPr>
        <w:t>3、未经甲方书面同意乙方不得提前终止本合同。如乙方确需提前终止本合同，须提前</w:t>
      </w:r>
      <w:r w:rsidRPr="00413AEC">
        <w:rPr>
          <w:rFonts w:ascii="宋体" w:hAnsi="宋体" w:hint="eastAsia"/>
          <w:color w:val="000000"/>
          <w:u w:val="single"/>
        </w:rPr>
        <w:t xml:space="preserve">    </w:t>
      </w:r>
      <w:r w:rsidRPr="00413AEC">
        <w:rPr>
          <w:rFonts w:ascii="宋体" w:hAnsi="宋体" w:hint="eastAsia"/>
          <w:color w:val="000000"/>
          <w:rPrChange w:id="206" w:author="MC SYSTEM" w:date="2007-09-11T14:05:00Z">
            <w:rPr>
              <w:rFonts w:ascii="宋体" w:hAnsi="宋体" w:hint="eastAsia"/>
            </w:rPr>
          </w:rPrChange>
        </w:rPr>
        <w:t>个月书面通知甲方，且须履行完毕以下手续：（1）向甲方交回租赁物；（2）交清承租期的租金及其它因本合同所产生的费用；（3）向甲方支付______元的</w:t>
      </w:r>
      <w:r w:rsidRPr="00413AEC">
        <w:rPr>
          <w:rFonts w:ascii="宋体" w:hAnsi="宋体" w:hint="eastAsia"/>
          <w:color w:val="000000"/>
        </w:rPr>
        <w:t>违约金</w:t>
      </w:r>
      <w:r w:rsidRPr="00413AEC">
        <w:rPr>
          <w:rFonts w:ascii="宋体" w:hAnsi="宋体" w:hint="eastAsia"/>
          <w:color w:val="000000"/>
          <w:rPrChange w:id="207" w:author="MC SYSTEM" w:date="2007-09-11T14:05:00Z">
            <w:rPr>
              <w:rFonts w:ascii="宋体" w:hAnsi="宋体" w:hint="eastAsia"/>
            </w:rPr>
          </w:rPrChange>
        </w:rPr>
        <w:t>。</w:t>
      </w:r>
    </w:p>
    <w:p w14:paraId="11228DB4" w14:textId="77777777" w:rsidR="00EA3473" w:rsidRPr="00413AEC" w:rsidRDefault="00EA3473" w:rsidP="00EA3473">
      <w:pPr>
        <w:spacing w:line="360" w:lineRule="exact"/>
        <w:ind w:firstLineChars="225" w:firstLine="473"/>
        <w:rPr>
          <w:rFonts w:ascii="宋体" w:hAnsi="宋体" w:hint="eastAsia"/>
          <w:color w:val="000000"/>
          <w:rPrChange w:id="208" w:author="MC SYSTEM" w:date="2007-09-11T14:05:00Z">
            <w:rPr>
              <w:rFonts w:ascii="宋体" w:hAnsi="宋体" w:hint="eastAsia"/>
            </w:rPr>
          </w:rPrChange>
        </w:rPr>
      </w:pPr>
      <w:r w:rsidRPr="00413AEC">
        <w:rPr>
          <w:rFonts w:ascii="宋体" w:hAnsi="宋体" w:hint="eastAsia"/>
          <w:color w:val="000000"/>
          <w:rPrChange w:id="209" w:author="MC SYSTEM" w:date="2007-09-11T14:05:00Z">
            <w:rPr>
              <w:rFonts w:ascii="宋体" w:hAnsi="宋体" w:hint="eastAsia"/>
            </w:rPr>
          </w:rPrChange>
        </w:rPr>
        <w:t>甲方在乙方履行完毕上述义务后</w:t>
      </w:r>
      <w:r w:rsidRPr="00413AEC">
        <w:rPr>
          <w:rFonts w:ascii="宋体" w:hAnsi="宋体" w:hint="eastAsia"/>
          <w:color w:val="000000"/>
          <w:u w:val="single"/>
          <w:rPrChange w:id="210" w:author="MC SYSTEM" w:date="2007-09-11T14:05:00Z">
            <w:rPr>
              <w:rFonts w:ascii="宋体" w:hAnsi="宋体" w:hint="eastAsia"/>
            </w:rPr>
          </w:rPrChange>
        </w:rPr>
        <w:t xml:space="preserve"> </w:t>
      </w:r>
      <w:r w:rsidRPr="00413AEC">
        <w:rPr>
          <w:rFonts w:ascii="宋体" w:hAnsi="宋体" w:hint="eastAsia"/>
          <w:color w:val="000000"/>
          <w:u w:val="single"/>
        </w:rPr>
        <w:t xml:space="preserve">   </w:t>
      </w:r>
      <w:r w:rsidRPr="00413AEC">
        <w:rPr>
          <w:rFonts w:ascii="宋体" w:hAnsi="宋体" w:hint="eastAsia"/>
          <w:color w:val="000000"/>
          <w:u w:val="single"/>
          <w:rPrChange w:id="211" w:author="MC SYSTEM" w:date="2007-09-11T14:05:00Z">
            <w:rPr>
              <w:rFonts w:ascii="宋体" w:hAnsi="宋体" w:hint="eastAsia"/>
            </w:rPr>
          </w:rPrChange>
        </w:rPr>
        <w:t xml:space="preserve">  </w:t>
      </w:r>
      <w:r w:rsidRPr="00413AEC">
        <w:rPr>
          <w:rFonts w:ascii="宋体" w:hAnsi="宋体" w:hint="eastAsia"/>
          <w:color w:val="000000"/>
          <w:rPrChange w:id="212" w:author="MC SYSTEM" w:date="2007-09-11T14:05:00Z">
            <w:rPr>
              <w:rFonts w:ascii="宋体" w:hAnsi="宋体" w:hint="eastAsia"/>
            </w:rPr>
          </w:rPrChange>
        </w:rPr>
        <w:t>日内将乙方的保证金无息退还乙方。</w:t>
      </w:r>
    </w:p>
    <w:p w14:paraId="75A2F633" w14:textId="77777777" w:rsidR="00EA3473" w:rsidRPr="00413AEC" w:rsidRDefault="00EA3473" w:rsidP="00741582">
      <w:pPr>
        <w:spacing w:line="360" w:lineRule="exact"/>
        <w:ind w:firstLineChars="225" w:firstLine="474"/>
        <w:rPr>
          <w:rFonts w:ascii="宋体" w:hAnsi="宋体" w:hint="eastAsia"/>
          <w:color w:val="000000"/>
          <w:rPrChange w:id="213" w:author="MC SYSTEM" w:date="2007-09-11T14:05:00Z">
            <w:rPr>
              <w:rFonts w:ascii="宋体" w:hAnsi="宋体" w:hint="eastAsia"/>
            </w:rPr>
          </w:rPrChange>
        </w:rPr>
      </w:pPr>
      <w:r w:rsidRPr="00413AEC">
        <w:rPr>
          <w:rFonts w:ascii="宋体" w:hAnsi="宋体" w:hint="eastAsia"/>
          <w:b/>
          <w:color w:val="000000"/>
          <w:rPrChange w:id="214" w:author="MC SYSTEM" w:date="2007-09-11T14:05:00Z">
            <w:rPr>
              <w:rFonts w:ascii="宋体" w:hAnsi="宋体" w:hint="eastAsia"/>
            </w:rPr>
          </w:rPrChange>
        </w:rPr>
        <w:t>第十四条</w:t>
      </w:r>
      <w:r w:rsidRPr="00413AEC">
        <w:rPr>
          <w:rFonts w:ascii="宋体" w:hAnsi="宋体" w:hint="eastAsia"/>
          <w:b/>
          <w:color w:val="000000"/>
        </w:rPr>
        <w:t xml:space="preserve">  </w:t>
      </w:r>
      <w:r w:rsidRPr="00413AEC">
        <w:rPr>
          <w:rFonts w:ascii="宋体" w:hAnsi="宋体" w:hint="eastAsia"/>
          <w:color w:val="000000"/>
          <w:rPrChange w:id="215" w:author="MC SYSTEM" w:date="2007-09-11T14:05:00Z">
            <w:rPr>
              <w:rFonts w:ascii="宋体" w:hAnsi="宋体" w:hint="eastAsia"/>
            </w:rPr>
          </w:rPrChange>
        </w:rPr>
        <w:t>免责条款</w:t>
      </w:r>
    </w:p>
    <w:p w14:paraId="07CBEB22" w14:textId="77777777" w:rsidR="00EA3473" w:rsidRPr="00413AEC" w:rsidRDefault="00EA3473" w:rsidP="00EA3473">
      <w:pPr>
        <w:spacing w:line="360" w:lineRule="exact"/>
        <w:ind w:firstLineChars="225" w:firstLine="473"/>
        <w:rPr>
          <w:rFonts w:ascii="宋体" w:hAnsi="宋体" w:hint="eastAsia"/>
          <w:color w:val="000000"/>
          <w:rPrChange w:id="216" w:author="MC SYSTEM" w:date="2007-09-11T14:05:00Z">
            <w:rPr>
              <w:rFonts w:ascii="宋体" w:hAnsi="宋体" w:hint="eastAsia"/>
            </w:rPr>
          </w:rPrChange>
        </w:rPr>
      </w:pPr>
      <w:r w:rsidRPr="00413AEC">
        <w:rPr>
          <w:rFonts w:ascii="宋体" w:hAnsi="宋体" w:hint="eastAsia"/>
          <w:color w:val="000000"/>
          <w:rPrChange w:id="217" w:author="MC SYSTEM" w:date="2007-09-11T14:05:00Z">
            <w:rPr>
              <w:rFonts w:ascii="宋体" w:hAnsi="宋体" w:hint="eastAsia"/>
            </w:rPr>
          </w:rPrChange>
        </w:rPr>
        <w:t>1、若因政府有关租赁行为的法律法规的修改或</w:t>
      </w:r>
      <w:r w:rsidRPr="00413AEC">
        <w:rPr>
          <w:rFonts w:ascii="宋体" w:hAnsi="宋体" w:hint="eastAsia"/>
          <w:color w:val="000000"/>
          <w:u w:val="single"/>
          <w:rPrChange w:id="218" w:author="MC SYSTEM" w:date="2007-09-11T14:05:00Z">
            <w:rPr>
              <w:rFonts w:ascii="宋体" w:hAnsi="宋体" w:hint="eastAsia"/>
            </w:rPr>
          </w:rPrChange>
        </w:rPr>
        <w:t xml:space="preserve"> </w:t>
      </w:r>
      <w:r w:rsidRPr="00413AEC">
        <w:rPr>
          <w:rFonts w:ascii="宋体" w:hAnsi="宋体" w:hint="eastAsia"/>
          <w:color w:val="000000"/>
          <w:u w:val="single"/>
        </w:rPr>
        <w:t xml:space="preserve">        </w:t>
      </w:r>
      <w:r w:rsidRPr="00413AEC">
        <w:rPr>
          <w:rFonts w:ascii="宋体" w:hAnsi="宋体" w:hint="eastAsia"/>
          <w:color w:val="000000"/>
          <w:u w:val="single"/>
          <w:rPrChange w:id="219" w:author="MC SYSTEM" w:date="2007-09-11T14:05:00Z">
            <w:rPr>
              <w:rFonts w:ascii="宋体" w:hAnsi="宋体" w:hint="eastAsia"/>
            </w:rPr>
          </w:rPrChange>
        </w:rPr>
        <w:t xml:space="preserve"> </w:t>
      </w:r>
      <w:r w:rsidRPr="00413AEC">
        <w:rPr>
          <w:rFonts w:ascii="宋体" w:hAnsi="宋体" w:hint="eastAsia"/>
          <w:color w:val="000000"/>
          <w:rPrChange w:id="220" w:author="MC SYSTEM" w:date="2007-09-11T14:05:00Z">
            <w:rPr>
              <w:rFonts w:ascii="宋体" w:hAnsi="宋体" w:hint="eastAsia"/>
            </w:rPr>
          </w:rPrChange>
        </w:rPr>
        <w:t>导致甲方无法继续履行时，本合同自动终止且互不承担责任。</w:t>
      </w:r>
    </w:p>
    <w:p w14:paraId="35081A58" w14:textId="77777777" w:rsidR="00EA3473" w:rsidRPr="00413AEC" w:rsidRDefault="00EA3473" w:rsidP="00EA3473">
      <w:pPr>
        <w:spacing w:line="360" w:lineRule="exact"/>
        <w:ind w:firstLineChars="225" w:firstLine="473"/>
        <w:rPr>
          <w:rFonts w:ascii="宋体" w:hAnsi="宋体" w:hint="eastAsia"/>
          <w:color w:val="000000"/>
          <w:rPrChange w:id="221" w:author="MC SYSTEM" w:date="2007-09-11T14:05:00Z">
            <w:rPr>
              <w:rFonts w:ascii="宋体" w:hAnsi="宋体" w:hint="eastAsia"/>
            </w:rPr>
          </w:rPrChange>
        </w:rPr>
      </w:pPr>
      <w:r w:rsidRPr="00413AEC">
        <w:rPr>
          <w:rFonts w:ascii="宋体" w:hAnsi="宋体" w:hint="eastAsia"/>
          <w:color w:val="000000"/>
          <w:rPrChange w:id="222" w:author="MC SYSTEM" w:date="2007-09-11T14:05:00Z">
            <w:rPr>
              <w:rFonts w:ascii="宋体" w:hAnsi="宋体" w:hint="eastAsia"/>
            </w:rPr>
          </w:rPrChange>
        </w:rPr>
        <w:t>2、凡因发生严重自然灾害、战争或其他不能预见的、其发生和后果不能防止或避免的不可抗力致使任何一方不能履行本合同时，遇有上述不可抗力的一方，应立即用邮递或传真通知对方，并应在</w:t>
      </w:r>
      <w:r w:rsidRPr="00413AEC">
        <w:rPr>
          <w:rFonts w:ascii="宋体" w:hAnsi="宋体" w:hint="eastAsia"/>
          <w:color w:val="000000"/>
          <w:u w:val="single"/>
          <w:rPrChange w:id="223" w:author="MC SYSTEM" w:date="2007-09-11T14:05:00Z">
            <w:rPr>
              <w:rFonts w:ascii="宋体" w:hAnsi="宋体" w:hint="eastAsia"/>
            </w:rPr>
          </w:rPrChange>
        </w:rPr>
        <w:t xml:space="preserve">  </w:t>
      </w:r>
      <w:r w:rsidRPr="00413AEC">
        <w:rPr>
          <w:rFonts w:ascii="宋体" w:hAnsi="宋体" w:hint="eastAsia"/>
          <w:color w:val="000000"/>
          <w:u w:val="single"/>
        </w:rPr>
        <w:t xml:space="preserve">  </w:t>
      </w:r>
      <w:r w:rsidRPr="00413AEC">
        <w:rPr>
          <w:rFonts w:ascii="宋体" w:hAnsi="宋体" w:hint="eastAsia"/>
          <w:color w:val="000000"/>
          <w:u w:val="single"/>
          <w:rPrChange w:id="224" w:author="MC SYSTEM" w:date="2007-09-11T14:05:00Z">
            <w:rPr>
              <w:rFonts w:ascii="宋体" w:hAnsi="宋体" w:hint="eastAsia"/>
            </w:rPr>
          </w:rPrChange>
        </w:rPr>
        <w:t xml:space="preserve">  </w:t>
      </w:r>
      <w:r w:rsidRPr="00413AEC">
        <w:rPr>
          <w:rFonts w:ascii="宋体" w:hAnsi="宋体" w:hint="eastAsia"/>
          <w:color w:val="000000"/>
          <w:rPrChange w:id="225" w:author="MC SYSTEM" w:date="2007-09-11T14:05:00Z">
            <w:rPr>
              <w:rFonts w:ascii="宋体" w:hAnsi="宋体" w:hint="eastAsia"/>
            </w:rPr>
          </w:rPrChange>
        </w:rPr>
        <w:t>日内，提供不可抗力的详情及合同不能履行，或部分不能履行，或需延期履行理由的证明文件。该项证明文件应由不可抗力发生地区的公证机关出具，如无法获得公证出具的证明文件，则提供其他有力证明。遭受不可抗力的一方免除相应的责任。</w:t>
      </w:r>
    </w:p>
    <w:p w14:paraId="12E77524" w14:textId="77777777" w:rsidR="00EA3473" w:rsidRPr="00413AEC" w:rsidRDefault="00EA3473" w:rsidP="00741582">
      <w:pPr>
        <w:spacing w:line="360" w:lineRule="exact"/>
        <w:ind w:firstLineChars="196" w:firstLine="413"/>
        <w:rPr>
          <w:rFonts w:ascii="宋体" w:hAnsi="宋体" w:hint="eastAsia"/>
          <w:color w:val="000000"/>
          <w:rPrChange w:id="226" w:author="MC SYSTEM" w:date="2007-09-11T14:05:00Z">
            <w:rPr>
              <w:rFonts w:ascii="宋体" w:hAnsi="宋体" w:hint="eastAsia"/>
            </w:rPr>
          </w:rPrChange>
        </w:rPr>
      </w:pPr>
      <w:r w:rsidRPr="00413AEC">
        <w:rPr>
          <w:rFonts w:ascii="宋体" w:hAnsi="宋体" w:hint="eastAsia"/>
          <w:b/>
          <w:color w:val="000000"/>
          <w:rPrChange w:id="227" w:author="MC SYSTEM" w:date="2007-09-11T14:05:00Z">
            <w:rPr>
              <w:rFonts w:ascii="宋体" w:hAnsi="宋体" w:hint="eastAsia"/>
            </w:rPr>
          </w:rPrChange>
        </w:rPr>
        <w:t xml:space="preserve">第十五条 </w:t>
      </w:r>
      <w:r w:rsidRPr="00413AEC">
        <w:rPr>
          <w:rFonts w:ascii="宋体" w:hAnsi="宋体" w:hint="eastAsia"/>
          <w:b/>
          <w:color w:val="000000"/>
        </w:rPr>
        <w:t xml:space="preserve"> </w:t>
      </w:r>
      <w:r w:rsidRPr="00413AEC">
        <w:rPr>
          <w:rFonts w:ascii="宋体" w:hAnsi="宋体" w:hint="eastAsia"/>
          <w:color w:val="000000"/>
          <w:rPrChange w:id="228" w:author="MC SYSTEM" w:date="2007-09-11T14:05:00Z">
            <w:rPr>
              <w:rFonts w:ascii="宋体" w:hAnsi="宋体" w:hint="eastAsia"/>
            </w:rPr>
          </w:rPrChange>
        </w:rPr>
        <w:t>合同的终止</w:t>
      </w:r>
    </w:p>
    <w:p w14:paraId="5485B161" w14:textId="77777777" w:rsidR="00EA3473" w:rsidRPr="00413AEC" w:rsidRDefault="00EA3473" w:rsidP="00EA3473">
      <w:pPr>
        <w:spacing w:line="360" w:lineRule="exact"/>
        <w:ind w:firstLineChars="200" w:firstLine="420"/>
        <w:rPr>
          <w:rFonts w:ascii="宋体" w:hAnsi="宋体" w:hint="eastAsia"/>
          <w:color w:val="000000"/>
          <w:rPrChange w:id="229" w:author="MC SYSTEM" w:date="2007-09-11T14:05:00Z">
            <w:rPr>
              <w:rFonts w:ascii="宋体" w:hAnsi="宋体" w:hint="eastAsia"/>
            </w:rPr>
          </w:rPrChange>
        </w:rPr>
      </w:pPr>
      <w:r w:rsidRPr="00413AEC">
        <w:rPr>
          <w:rFonts w:ascii="宋体" w:hAnsi="宋体" w:hint="eastAsia"/>
          <w:color w:val="000000"/>
          <w:rPrChange w:id="230" w:author="MC SYSTEM" w:date="2007-09-11T14:05:00Z">
            <w:rPr>
              <w:rFonts w:ascii="宋体" w:hAnsi="宋体" w:hint="eastAsia"/>
            </w:rPr>
          </w:rPrChange>
        </w:rPr>
        <w:t>本合同提前终止或有效期届满，甲乙双方未达成续租协议的，乙方应于终止之日或租赁期限届满之日迁离租赁物，并将其交还甲方。</w:t>
      </w:r>
    </w:p>
    <w:p w14:paraId="27F2C522" w14:textId="77777777" w:rsidR="00EA3473" w:rsidRPr="00413AEC" w:rsidRDefault="00EA3473" w:rsidP="00741582">
      <w:pPr>
        <w:spacing w:line="360" w:lineRule="exact"/>
        <w:ind w:firstLineChars="225" w:firstLine="474"/>
        <w:rPr>
          <w:rFonts w:ascii="宋体" w:hAnsi="宋体" w:hint="eastAsia"/>
          <w:color w:val="000000"/>
          <w:rPrChange w:id="231" w:author="MC SYSTEM" w:date="2007-09-11T14:05:00Z">
            <w:rPr>
              <w:rFonts w:ascii="宋体" w:hAnsi="宋体" w:hint="eastAsia"/>
            </w:rPr>
          </w:rPrChange>
        </w:rPr>
      </w:pPr>
      <w:r w:rsidRPr="00413AEC">
        <w:rPr>
          <w:rFonts w:ascii="宋体" w:hAnsi="宋体" w:hint="eastAsia"/>
          <w:b/>
          <w:color w:val="000000"/>
          <w:rPrChange w:id="232" w:author="MC SYSTEM" w:date="2007-09-11T14:05:00Z">
            <w:rPr>
              <w:rFonts w:ascii="宋体" w:hAnsi="宋体" w:hint="eastAsia"/>
            </w:rPr>
          </w:rPrChange>
        </w:rPr>
        <w:t>第十六条</w:t>
      </w:r>
      <w:r w:rsidRPr="00413AEC">
        <w:rPr>
          <w:rFonts w:ascii="宋体" w:hAnsi="宋体" w:hint="eastAsia"/>
          <w:b/>
          <w:color w:val="000000"/>
        </w:rPr>
        <w:t xml:space="preserve"> </w:t>
      </w:r>
      <w:r w:rsidRPr="00413AEC">
        <w:rPr>
          <w:rFonts w:ascii="宋体" w:hAnsi="宋体" w:hint="eastAsia"/>
          <w:color w:val="000000"/>
          <w:rPrChange w:id="233" w:author="MC SYSTEM" w:date="2007-09-11T14:05:00Z">
            <w:rPr>
              <w:rFonts w:ascii="宋体" w:hAnsi="宋体" w:hint="eastAsia"/>
            </w:rPr>
          </w:rPrChange>
        </w:rPr>
        <w:t xml:space="preserve"> 广 告</w:t>
      </w:r>
    </w:p>
    <w:p w14:paraId="27817C99" w14:textId="77777777" w:rsidR="00EA3473" w:rsidRPr="00413AEC" w:rsidRDefault="00EA3473" w:rsidP="00EA3473">
      <w:pPr>
        <w:spacing w:line="360" w:lineRule="exact"/>
        <w:ind w:firstLineChars="225" w:firstLine="473"/>
        <w:rPr>
          <w:rFonts w:ascii="宋体" w:hAnsi="宋体" w:hint="eastAsia"/>
          <w:color w:val="000000"/>
          <w:rPrChange w:id="234" w:author="MC SYSTEM" w:date="2007-09-11T14:05:00Z">
            <w:rPr>
              <w:rFonts w:ascii="宋体" w:hAnsi="宋体" w:hint="eastAsia"/>
            </w:rPr>
          </w:rPrChange>
        </w:rPr>
      </w:pPr>
      <w:r w:rsidRPr="00413AEC">
        <w:rPr>
          <w:rFonts w:ascii="宋体" w:hAnsi="宋体" w:hint="eastAsia"/>
          <w:color w:val="000000"/>
          <w:rPrChange w:id="235" w:author="MC SYSTEM" w:date="2007-09-11T14:05:00Z">
            <w:rPr>
              <w:rFonts w:ascii="宋体" w:hAnsi="宋体" w:hint="eastAsia"/>
            </w:rPr>
          </w:rPrChange>
        </w:rPr>
        <w:t>1、若乙方需在租赁物建筑物的本体设立广告牌，须按政府的有关规定完成相关的报批手续并报甲方备案。设立广告所产生的收益分配由双方另行协商。</w:t>
      </w:r>
    </w:p>
    <w:p w14:paraId="2D95CBDB" w14:textId="77777777" w:rsidR="00EA3473" w:rsidRPr="00413AEC" w:rsidRDefault="00EA3473" w:rsidP="00EA3473">
      <w:pPr>
        <w:spacing w:line="360" w:lineRule="exact"/>
        <w:ind w:firstLineChars="225" w:firstLine="473"/>
        <w:rPr>
          <w:rFonts w:ascii="宋体" w:hAnsi="宋体" w:hint="eastAsia"/>
          <w:color w:val="000000"/>
          <w:rPrChange w:id="236" w:author="MC SYSTEM" w:date="2007-09-11T14:05:00Z">
            <w:rPr>
              <w:rFonts w:ascii="宋体" w:hAnsi="宋体" w:hint="eastAsia"/>
            </w:rPr>
          </w:rPrChange>
        </w:rPr>
      </w:pPr>
      <w:r w:rsidRPr="00413AEC">
        <w:rPr>
          <w:rFonts w:ascii="宋体" w:hAnsi="宋体" w:hint="eastAsia"/>
          <w:color w:val="000000"/>
          <w:rPrChange w:id="237" w:author="MC SYSTEM" w:date="2007-09-11T14:05:00Z">
            <w:rPr>
              <w:rFonts w:ascii="宋体" w:hAnsi="宋体" w:hint="eastAsia"/>
            </w:rPr>
          </w:rPrChange>
        </w:rPr>
        <w:t>2、若乙方需在租赁物建筑物的周围设立广告牌，需经甲方书面同意并按政府有关规定执行。设立广告所产生的收益分配由双方另行协商。</w:t>
      </w:r>
    </w:p>
    <w:p w14:paraId="66BA54F7" w14:textId="77777777" w:rsidR="00EA3473" w:rsidRPr="00413AEC" w:rsidRDefault="00EA3473" w:rsidP="00741582">
      <w:pPr>
        <w:spacing w:line="360" w:lineRule="exact"/>
        <w:ind w:firstLineChars="225" w:firstLine="474"/>
        <w:rPr>
          <w:rFonts w:ascii="宋体" w:hAnsi="宋体" w:hint="eastAsia"/>
          <w:color w:val="000000"/>
          <w:rPrChange w:id="238" w:author="MC SYSTEM" w:date="2007-09-11T14:05:00Z">
            <w:rPr>
              <w:rFonts w:ascii="宋体" w:hAnsi="宋体" w:hint="eastAsia"/>
            </w:rPr>
          </w:rPrChange>
        </w:rPr>
      </w:pPr>
      <w:r w:rsidRPr="00413AEC">
        <w:rPr>
          <w:rFonts w:ascii="宋体" w:hAnsi="宋体" w:hint="eastAsia"/>
          <w:b/>
          <w:color w:val="000000"/>
          <w:rPrChange w:id="239" w:author="MC SYSTEM" w:date="2007-09-11T14:05:00Z">
            <w:rPr>
              <w:rFonts w:ascii="宋体" w:hAnsi="宋体" w:hint="eastAsia"/>
            </w:rPr>
          </w:rPrChange>
        </w:rPr>
        <w:t>第十七条</w:t>
      </w:r>
      <w:r w:rsidRPr="00413AEC">
        <w:rPr>
          <w:rFonts w:ascii="宋体" w:hAnsi="宋体" w:hint="eastAsia"/>
          <w:b/>
          <w:color w:val="000000"/>
        </w:rPr>
        <w:t xml:space="preserve"> </w:t>
      </w:r>
      <w:r w:rsidRPr="00413AEC">
        <w:rPr>
          <w:rFonts w:ascii="宋体" w:hAnsi="宋体" w:hint="eastAsia"/>
          <w:color w:val="000000"/>
          <w:rPrChange w:id="240" w:author="MC SYSTEM" w:date="2007-09-11T14:05:00Z">
            <w:rPr>
              <w:rFonts w:ascii="宋体" w:hAnsi="宋体" w:hint="eastAsia"/>
            </w:rPr>
          </w:rPrChange>
        </w:rPr>
        <w:t xml:space="preserve"> 有关税费</w:t>
      </w:r>
    </w:p>
    <w:p w14:paraId="155A81B7" w14:textId="77777777" w:rsidR="00EA3473" w:rsidRPr="00413AEC" w:rsidRDefault="00EA3473" w:rsidP="00EA3473">
      <w:pPr>
        <w:spacing w:line="360" w:lineRule="exact"/>
        <w:ind w:firstLineChars="225" w:firstLine="473"/>
        <w:rPr>
          <w:rFonts w:ascii="宋体" w:hAnsi="宋体" w:hint="eastAsia"/>
          <w:color w:val="000000"/>
        </w:rPr>
      </w:pPr>
      <w:r w:rsidRPr="00413AEC">
        <w:rPr>
          <w:rFonts w:ascii="宋体" w:hAnsi="宋体" w:hint="eastAsia"/>
          <w:color w:val="000000"/>
          <w:rPrChange w:id="241" w:author="MC SYSTEM" w:date="2007-09-11T14:05:00Z">
            <w:rPr>
              <w:rFonts w:ascii="宋体" w:hAnsi="宋体" w:hint="eastAsia"/>
            </w:rPr>
          </w:rPrChange>
        </w:rPr>
        <w:t>按国家及_</w:t>
      </w:r>
      <w:ins w:id="242" w:author="MC SYSTEM" w:date="2007-09-11T14:03:00Z">
        <w:r w:rsidRPr="00413AEC">
          <w:rPr>
            <w:rFonts w:ascii="宋体" w:hAnsi="宋体" w:hint="eastAsia"/>
            <w:color w:val="000000"/>
            <w:u w:val="single"/>
            <w:rPrChange w:id="243" w:author="MC SYSTEM" w:date="2007-09-11T14:05:00Z">
              <w:rPr>
                <w:rFonts w:ascii="宋体" w:hAnsi="宋体" w:hint="eastAsia"/>
              </w:rPr>
            </w:rPrChange>
          </w:rPr>
          <w:t xml:space="preserve">  </w:t>
        </w:r>
      </w:ins>
      <w:r w:rsidRPr="00413AEC">
        <w:rPr>
          <w:rFonts w:ascii="宋体" w:hAnsi="宋体" w:hint="eastAsia"/>
          <w:color w:val="000000"/>
          <w:rPrChange w:id="244" w:author="MC SYSTEM" w:date="2007-09-11T14:05:00Z">
            <w:rPr>
              <w:rFonts w:ascii="宋体" w:hAnsi="宋体" w:hint="eastAsia"/>
            </w:rPr>
          </w:rPrChange>
        </w:rPr>
        <w:t>__市有关规定，因本合同需要缴纳的印花税、登记费、公证费及其他有关的税费，</w:t>
      </w:r>
      <w:r w:rsidRPr="00413AEC">
        <w:rPr>
          <w:rFonts w:ascii="宋体" w:hAnsi="宋体" w:hint="eastAsia"/>
          <w:color w:val="000000"/>
        </w:rPr>
        <w:t>交纳方式按下列第</w:t>
      </w:r>
      <w:r w:rsidRPr="00413AEC">
        <w:rPr>
          <w:rFonts w:ascii="宋体" w:hAnsi="宋体" w:hint="eastAsia"/>
          <w:color w:val="000000"/>
          <w:u w:val="single"/>
        </w:rPr>
        <w:t xml:space="preserve">　    </w:t>
      </w:r>
      <w:r w:rsidRPr="00413AEC">
        <w:rPr>
          <w:rFonts w:ascii="宋体" w:hAnsi="宋体" w:hint="eastAsia"/>
          <w:color w:val="000000"/>
        </w:rPr>
        <w:t>项执行。</w:t>
      </w:r>
    </w:p>
    <w:p w14:paraId="4C2F183B" w14:textId="77777777" w:rsidR="00EA3473" w:rsidRPr="00413AEC" w:rsidRDefault="00EA3473" w:rsidP="00EA3473">
      <w:pPr>
        <w:spacing w:line="360" w:lineRule="exact"/>
        <w:ind w:firstLineChars="225" w:firstLine="473"/>
        <w:rPr>
          <w:rFonts w:ascii="宋体" w:hAnsi="宋体" w:hint="eastAsia"/>
          <w:color w:val="000000"/>
        </w:rPr>
      </w:pPr>
      <w:r w:rsidRPr="00413AEC">
        <w:rPr>
          <w:rFonts w:ascii="宋体" w:hAnsi="宋体"/>
          <w:color w:val="000000"/>
        </w:rPr>
        <w:t>⑴</w:t>
      </w:r>
      <w:r w:rsidRPr="00413AEC">
        <w:rPr>
          <w:rFonts w:ascii="宋体" w:hAnsi="宋体" w:hint="eastAsia"/>
          <w:color w:val="000000"/>
        </w:rPr>
        <w:t>按有关税法和</w:t>
      </w:r>
      <w:r w:rsidRPr="00413AEC">
        <w:rPr>
          <w:rFonts w:ascii="宋体" w:hAnsi="宋体" w:hint="eastAsia"/>
          <w:color w:val="000000"/>
          <w:u w:val="single"/>
        </w:rPr>
        <w:t xml:space="preserve">          </w:t>
      </w:r>
      <w:r w:rsidRPr="00413AEC">
        <w:rPr>
          <w:rFonts w:ascii="宋体" w:hAnsi="宋体" w:hint="eastAsia"/>
          <w:color w:val="000000"/>
        </w:rPr>
        <w:t>规定比例由甲、乙双方各自承担；</w:t>
      </w:r>
    </w:p>
    <w:p w14:paraId="45C1659A" w14:textId="77777777" w:rsidR="00EA3473" w:rsidRPr="00413AEC" w:rsidRDefault="00EA3473" w:rsidP="00EA3473">
      <w:pPr>
        <w:spacing w:line="360" w:lineRule="exact"/>
        <w:ind w:firstLineChars="225" w:firstLine="473"/>
        <w:rPr>
          <w:rFonts w:ascii="宋体" w:hAnsi="宋体" w:cs="宋体" w:hint="eastAsia"/>
          <w:color w:val="000000"/>
          <w:kern w:val="0"/>
          <w:szCs w:val="21"/>
          <w:u w:val="single"/>
          <w:lang w:val="zh-CN"/>
        </w:rPr>
      </w:pPr>
      <w:r w:rsidRPr="00413AEC">
        <w:rPr>
          <w:rFonts w:ascii="宋体" w:hAnsi="宋体"/>
          <w:color w:val="000000"/>
        </w:rPr>
        <w:t>⑵</w:t>
      </w:r>
      <w:r w:rsidRPr="00413AEC">
        <w:rPr>
          <w:rFonts w:ascii="宋体" w:hAnsi="宋体" w:hint="eastAsia"/>
          <w:color w:val="000000"/>
        </w:rPr>
        <w:t>甲、乙双方议定：</w:t>
      </w:r>
      <w:r w:rsidRPr="00413AEC">
        <w:rPr>
          <w:rFonts w:ascii="宋体" w:hAnsi="宋体" w:cs="宋体" w:hint="eastAsia"/>
          <w:color w:val="000000"/>
          <w:kern w:val="0"/>
          <w:szCs w:val="21"/>
          <w:u w:val="single"/>
          <w:lang w:val="zh-CN"/>
        </w:rPr>
        <w:t xml:space="preserve">                                                               </w:t>
      </w:r>
    </w:p>
    <w:p w14:paraId="27639A71" w14:textId="77777777" w:rsidR="00EA3473" w:rsidRPr="00413AEC" w:rsidRDefault="00EA3473" w:rsidP="00EA3473">
      <w:pPr>
        <w:spacing w:line="360" w:lineRule="exact"/>
        <w:ind w:firstLineChars="225" w:firstLine="473"/>
        <w:rPr>
          <w:rFonts w:ascii="宋体" w:hAnsi="宋体" w:hint="eastAsia"/>
          <w:color w:val="000000"/>
          <w:rPrChange w:id="245" w:author="MC SYSTEM" w:date="2007-09-11T14:05:00Z">
            <w:rPr>
              <w:rFonts w:ascii="宋体" w:hAnsi="宋体" w:hint="eastAsia"/>
            </w:rPr>
          </w:rPrChange>
        </w:rPr>
      </w:pPr>
      <w:r w:rsidRPr="00DF7C45">
        <w:rPr>
          <w:rFonts w:ascii="宋体" w:hAnsi="宋体" w:hint="eastAsia"/>
          <w:color w:val="000000"/>
        </w:rPr>
        <w:t>第十八</w:t>
      </w:r>
      <w:r w:rsidRPr="00DF7C45">
        <w:rPr>
          <w:rFonts w:ascii="宋体" w:hAnsi="宋体" w:hint="eastAsia"/>
          <w:color w:val="000000"/>
          <w:rPrChange w:id="246" w:author="MC SYSTEM" w:date="2007-09-11T14:05:00Z">
            <w:rPr>
              <w:rFonts w:ascii="宋体" w:hAnsi="宋体" w:hint="eastAsia"/>
            </w:rPr>
          </w:rPrChange>
        </w:rPr>
        <w:t>条</w:t>
      </w:r>
      <w:r w:rsidRPr="00413AEC">
        <w:rPr>
          <w:rFonts w:ascii="宋体" w:hAnsi="宋体" w:hint="eastAsia"/>
          <w:b/>
          <w:color w:val="000000"/>
        </w:rPr>
        <w:t xml:space="preserve"> </w:t>
      </w:r>
      <w:r w:rsidRPr="00413AEC">
        <w:rPr>
          <w:rFonts w:ascii="宋体" w:hAnsi="宋体" w:hint="eastAsia"/>
          <w:color w:val="000000"/>
          <w:rPrChange w:id="247" w:author="MC SYSTEM" w:date="2007-09-11T14:05:00Z">
            <w:rPr>
              <w:rFonts w:ascii="宋体" w:hAnsi="宋体" w:hint="eastAsia"/>
            </w:rPr>
          </w:rPrChange>
        </w:rPr>
        <w:t xml:space="preserve"> 债权债务处理</w:t>
      </w:r>
    </w:p>
    <w:p w14:paraId="33289E32" w14:textId="77777777" w:rsidR="00EA3473" w:rsidRPr="00413AEC" w:rsidRDefault="00EA3473" w:rsidP="00EA3473">
      <w:pPr>
        <w:spacing w:line="360" w:lineRule="exact"/>
        <w:ind w:firstLineChars="225" w:firstLine="473"/>
        <w:rPr>
          <w:rFonts w:ascii="宋体" w:hAnsi="宋体" w:hint="eastAsia"/>
          <w:color w:val="000000"/>
          <w:rPrChange w:id="248" w:author="MC SYSTEM" w:date="2007-09-11T14:05:00Z">
            <w:rPr>
              <w:rFonts w:ascii="宋体" w:hAnsi="宋体" w:hint="eastAsia"/>
            </w:rPr>
          </w:rPrChange>
        </w:rPr>
      </w:pPr>
      <w:r w:rsidRPr="00413AEC">
        <w:rPr>
          <w:rFonts w:ascii="宋体" w:hAnsi="宋体" w:hint="eastAsia"/>
          <w:color w:val="000000"/>
          <w:rPrChange w:id="249" w:author="MC SYSTEM" w:date="2007-09-11T14:05:00Z">
            <w:rPr>
              <w:rFonts w:ascii="宋体" w:hAnsi="宋体" w:hint="eastAsia"/>
            </w:rPr>
          </w:rPrChange>
        </w:rPr>
        <w:t>承租前的遗留债权债务，由甲方负责解决。</w:t>
      </w:r>
    </w:p>
    <w:p w14:paraId="3849A008" w14:textId="77777777" w:rsidR="00EA3473" w:rsidRPr="00413AEC" w:rsidRDefault="00EA3473" w:rsidP="00EA3473">
      <w:pPr>
        <w:spacing w:line="360" w:lineRule="exact"/>
        <w:ind w:firstLineChars="225" w:firstLine="473"/>
        <w:rPr>
          <w:rFonts w:ascii="宋体" w:hAnsi="宋体" w:hint="eastAsia"/>
          <w:color w:val="000000"/>
          <w:rPrChange w:id="250" w:author="MC SYSTEM" w:date="2007-09-11T14:05:00Z">
            <w:rPr>
              <w:rFonts w:ascii="宋体" w:hAnsi="宋体" w:hint="eastAsia"/>
            </w:rPr>
          </w:rPrChange>
        </w:rPr>
      </w:pPr>
      <w:r w:rsidRPr="00413AEC">
        <w:rPr>
          <w:rFonts w:ascii="宋体" w:hAnsi="宋体" w:hint="eastAsia"/>
          <w:color w:val="000000"/>
          <w:rPrChange w:id="251" w:author="MC SYSTEM" w:date="2007-09-11T14:05:00Z">
            <w:rPr>
              <w:rFonts w:ascii="宋体" w:hAnsi="宋体" w:hint="eastAsia"/>
            </w:rPr>
          </w:rPrChange>
        </w:rPr>
        <w:t>承租期间，因乙方的行为所产生的债权债务由乙方自行承担。有关登记手续由甲方负责办理。</w:t>
      </w:r>
    </w:p>
    <w:p w14:paraId="7B8D31C3" w14:textId="77777777" w:rsidR="00EA3473" w:rsidRPr="00413AEC" w:rsidRDefault="00EA3473" w:rsidP="00EA3473">
      <w:pPr>
        <w:spacing w:line="360" w:lineRule="exact"/>
        <w:ind w:firstLineChars="225" w:firstLine="473"/>
        <w:rPr>
          <w:rFonts w:ascii="宋体" w:hAnsi="宋体" w:hint="eastAsia"/>
          <w:color w:val="000000"/>
        </w:rPr>
      </w:pPr>
      <w:r w:rsidRPr="00413AEC">
        <w:rPr>
          <w:rFonts w:ascii="宋体" w:hAnsi="宋体" w:hint="eastAsia"/>
          <w:color w:val="000000"/>
          <w:rPrChange w:id="252" w:author="MC SYSTEM" w:date="2007-09-11T14:05:00Z">
            <w:rPr>
              <w:rFonts w:ascii="宋体" w:hAnsi="宋体" w:hint="eastAsia"/>
            </w:rPr>
          </w:rPrChange>
        </w:rPr>
        <w:t>因乙方未能妥善处理承租期间所产生债权债务给甲方带来损失的，乙方应予赔偿。合同终止时亦不得免除乙方的责任。</w:t>
      </w:r>
    </w:p>
    <w:p w14:paraId="72BB0464" w14:textId="77777777" w:rsidR="00EA3473" w:rsidRPr="00413AEC" w:rsidRDefault="00EA3473" w:rsidP="00EA3473">
      <w:pPr>
        <w:spacing w:line="360" w:lineRule="exact"/>
        <w:ind w:firstLineChars="225" w:firstLine="473"/>
        <w:rPr>
          <w:rFonts w:ascii="宋体" w:hAnsi="宋体" w:hint="eastAsia"/>
          <w:color w:val="000000"/>
          <w:rPrChange w:id="253" w:author="MC SYSTEM" w:date="2007-09-11T14:05:00Z">
            <w:rPr>
              <w:rFonts w:ascii="宋体" w:hAnsi="宋体" w:hint="eastAsia"/>
            </w:rPr>
          </w:rPrChange>
        </w:rPr>
      </w:pPr>
      <w:r w:rsidRPr="00DF7C45">
        <w:rPr>
          <w:rFonts w:ascii="宋体" w:hAnsi="宋体" w:hint="eastAsia"/>
          <w:color w:val="000000"/>
        </w:rPr>
        <w:t>第十九</w:t>
      </w:r>
      <w:r w:rsidRPr="00DF7C45">
        <w:rPr>
          <w:rFonts w:ascii="宋体" w:hAnsi="宋体" w:hint="eastAsia"/>
          <w:color w:val="000000"/>
          <w:rPrChange w:id="254" w:author="MC SYSTEM" w:date="2007-09-11T14:05:00Z">
            <w:rPr>
              <w:rFonts w:ascii="宋体" w:hAnsi="宋体" w:hint="eastAsia"/>
            </w:rPr>
          </w:rPrChange>
        </w:rPr>
        <w:t>条</w:t>
      </w:r>
      <w:r w:rsidRPr="00413AEC">
        <w:rPr>
          <w:rFonts w:ascii="宋体" w:hAnsi="宋体" w:hint="eastAsia"/>
          <w:b/>
          <w:color w:val="000000"/>
        </w:rPr>
        <w:t xml:space="preserve"> </w:t>
      </w:r>
      <w:r w:rsidRPr="00413AEC">
        <w:rPr>
          <w:rFonts w:ascii="宋体" w:hAnsi="宋体" w:hint="eastAsia"/>
          <w:color w:val="000000"/>
          <w:rPrChange w:id="255" w:author="MC SYSTEM" w:date="2007-09-11T14:05:00Z">
            <w:rPr>
              <w:rFonts w:ascii="宋体" w:hAnsi="宋体" w:hint="eastAsia"/>
            </w:rPr>
          </w:rPrChange>
        </w:rPr>
        <w:t xml:space="preserve"> 通知</w:t>
      </w:r>
    </w:p>
    <w:p w14:paraId="0BA46897" w14:textId="77777777" w:rsidR="00EA3473" w:rsidRPr="00413AEC" w:rsidRDefault="00EA3473" w:rsidP="00EA3473">
      <w:pPr>
        <w:spacing w:line="360" w:lineRule="exact"/>
        <w:ind w:firstLineChars="225" w:firstLine="473"/>
        <w:rPr>
          <w:rFonts w:ascii="宋体" w:hAnsi="宋体" w:hint="eastAsia"/>
          <w:color w:val="000000"/>
          <w:rPrChange w:id="256" w:author="MC SYSTEM" w:date="2007-09-11T14:05:00Z">
            <w:rPr>
              <w:rFonts w:ascii="宋体" w:hAnsi="宋体" w:hint="eastAsia"/>
            </w:rPr>
          </w:rPrChange>
        </w:rPr>
      </w:pPr>
      <w:r w:rsidRPr="00413AEC">
        <w:rPr>
          <w:rFonts w:ascii="宋体" w:hAnsi="宋体" w:hint="eastAsia"/>
          <w:color w:val="000000"/>
          <w:rPrChange w:id="257" w:author="MC SYSTEM" w:date="2007-09-11T14:05:00Z">
            <w:rPr>
              <w:rFonts w:ascii="宋体" w:hAnsi="宋体" w:hint="eastAsia"/>
            </w:rPr>
          </w:rPrChange>
        </w:rPr>
        <w:t>根据本合同需要发出的全部通知以及甲方与乙方的文件往来及与本合同有关的通知和要求等，应以书面形式进行。</w:t>
      </w:r>
    </w:p>
    <w:p w14:paraId="3D4D30DD" w14:textId="77777777" w:rsidR="00EA3473" w:rsidRPr="00413AEC" w:rsidRDefault="00EA3473" w:rsidP="00EA3473">
      <w:pPr>
        <w:spacing w:line="360" w:lineRule="exact"/>
        <w:ind w:firstLineChars="225" w:firstLine="473"/>
        <w:rPr>
          <w:rFonts w:ascii="宋体" w:hAnsi="宋体" w:hint="eastAsia"/>
          <w:color w:val="000000"/>
          <w:rPrChange w:id="258" w:author="MC SYSTEM" w:date="2007-09-11T14:05:00Z">
            <w:rPr>
              <w:rFonts w:ascii="宋体" w:hAnsi="宋体" w:hint="eastAsia"/>
            </w:rPr>
          </w:rPrChange>
        </w:rPr>
      </w:pPr>
      <w:r w:rsidRPr="00413AEC">
        <w:rPr>
          <w:rFonts w:ascii="宋体" w:hAnsi="宋体" w:hint="eastAsia"/>
          <w:color w:val="000000"/>
          <w:rPrChange w:id="259" w:author="MC SYSTEM" w:date="2007-09-11T14:05:00Z">
            <w:rPr>
              <w:rFonts w:ascii="宋体" w:hAnsi="宋体" w:hint="eastAsia"/>
            </w:rPr>
          </w:rPrChange>
        </w:rPr>
        <w:t>甲方给予乙方或乙方给予甲方的信件或传真一经发出，挂号邮件以本合同所记载的地址并以对方为收件人自付邮___日后或以专人送至所述地址，均视为已经送达。</w:t>
      </w:r>
    </w:p>
    <w:p w14:paraId="5558571D" w14:textId="77777777" w:rsidR="00EA3473" w:rsidRPr="00413AEC" w:rsidRDefault="00EA3473" w:rsidP="00741582">
      <w:pPr>
        <w:spacing w:line="360" w:lineRule="exact"/>
        <w:ind w:firstLineChars="225" w:firstLine="474"/>
        <w:rPr>
          <w:rFonts w:ascii="宋体" w:hAnsi="宋体" w:hint="eastAsia"/>
          <w:color w:val="000000"/>
          <w:rPrChange w:id="260" w:author="MC SYSTEM" w:date="2007-09-11T14:05:00Z">
            <w:rPr>
              <w:rFonts w:ascii="宋体" w:hAnsi="宋体" w:hint="eastAsia"/>
            </w:rPr>
          </w:rPrChange>
        </w:rPr>
      </w:pPr>
      <w:r w:rsidRPr="00DF7C45">
        <w:rPr>
          <w:rFonts w:ascii="宋体" w:hAnsi="宋体" w:hint="eastAsia"/>
          <w:b/>
          <w:color w:val="000000"/>
          <w:rPrChange w:id="261" w:author="MC SYSTEM" w:date="2007-09-11T14:05:00Z">
            <w:rPr>
              <w:rFonts w:ascii="宋体" w:hAnsi="宋体" w:hint="eastAsia"/>
            </w:rPr>
          </w:rPrChange>
        </w:rPr>
        <w:t>第二十条</w:t>
      </w:r>
      <w:r w:rsidRPr="00413AEC">
        <w:rPr>
          <w:rFonts w:ascii="宋体" w:hAnsi="宋体" w:hint="eastAsia"/>
          <w:color w:val="000000"/>
          <w:rPrChange w:id="262" w:author="MC SYSTEM" w:date="2007-09-11T14:05:00Z">
            <w:rPr>
              <w:rFonts w:ascii="宋体" w:hAnsi="宋体" w:hint="eastAsia"/>
            </w:rPr>
          </w:rPrChange>
        </w:rPr>
        <w:t xml:space="preserve">  争议的解决方式</w:t>
      </w:r>
    </w:p>
    <w:p w14:paraId="3912E2A8" w14:textId="77777777" w:rsidR="00EA3473" w:rsidRPr="00413AEC" w:rsidRDefault="00EA3473" w:rsidP="00EA3473">
      <w:pPr>
        <w:spacing w:line="360" w:lineRule="exact"/>
        <w:ind w:firstLineChars="225" w:firstLine="473"/>
        <w:rPr>
          <w:rFonts w:ascii="宋体" w:hAnsi="宋体" w:hint="eastAsia"/>
          <w:color w:val="000000"/>
          <w:rPrChange w:id="263" w:author="MC SYSTEM" w:date="2007-09-11T14:05:00Z">
            <w:rPr>
              <w:rFonts w:ascii="宋体" w:hAnsi="宋体" w:hint="eastAsia"/>
            </w:rPr>
          </w:rPrChange>
        </w:rPr>
      </w:pPr>
      <w:r w:rsidRPr="00413AEC">
        <w:rPr>
          <w:rFonts w:ascii="宋体" w:hAnsi="宋体" w:hint="eastAsia"/>
          <w:color w:val="000000"/>
          <w:rPrChange w:id="264" w:author="MC SYSTEM" w:date="2007-09-11T14:05:00Z">
            <w:rPr>
              <w:rFonts w:ascii="宋体" w:hAnsi="宋体" w:hint="eastAsia"/>
            </w:rPr>
          </w:rPrChange>
        </w:rPr>
        <w:t>本合同在履行中发生争议，由双方协商解决，若协商不成的，按下列第</w:t>
      </w:r>
      <w:r w:rsidRPr="00413AEC">
        <w:rPr>
          <w:rFonts w:ascii="宋体" w:hAnsi="宋体" w:hint="eastAsia"/>
          <w:color w:val="000000"/>
          <w:u w:val="single"/>
          <w:rPrChange w:id="265" w:author="MC SYSTEM" w:date="2007-09-11T14:05:00Z">
            <w:rPr>
              <w:rFonts w:ascii="宋体" w:hAnsi="宋体" w:hint="eastAsia"/>
              <w:u w:val="single"/>
            </w:rPr>
          </w:rPrChange>
        </w:rPr>
        <w:t xml:space="preserve">    </w:t>
      </w:r>
      <w:r w:rsidRPr="00413AEC">
        <w:rPr>
          <w:rFonts w:ascii="宋体" w:hAnsi="宋体" w:hint="eastAsia"/>
          <w:color w:val="000000"/>
          <w:rPrChange w:id="266" w:author="MC SYSTEM" w:date="2007-09-11T14:05:00Z">
            <w:rPr>
              <w:rFonts w:ascii="宋体" w:hAnsi="宋体" w:hint="eastAsia"/>
            </w:rPr>
          </w:rPrChange>
        </w:rPr>
        <w:t>种方式解决：</w:t>
      </w:r>
    </w:p>
    <w:p w14:paraId="248E08D2" w14:textId="77777777" w:rsidR="00EA3473" w:rsidRPr="00413AEC" w:rsidRDefault="00EA3473" w:rsidP="00EA3473">
      <w:pPr>
        <w:spacing w:line="360" w:lineRule="exact"/>
        <w:ind w:firstLineChars="225" w:firstLine="473"/>
        <w:rPr>
          <w:rFonts w:ascii="宋体" w:hAnsi="宋体" w:hint="eastAsia"/>
          <w:color w:val="000000"/>
          <w:rPrChange w:id="267" w:author="MC SYSTEM" w:date="2007-09-11T14:05:00Z">
            <w:rPr>
              <w:rFonts w:ascii="宋体" w:hAnsi="宋体" w:hint="eastAsia"/>
            </w:rPr>
          </w:rPrChange>
        </w:rPr>
      </w:pPr>
      <w:r w:rsidRPr="00413AEC">
        <w:rPr>
          <w:rFonts w:ascii="宋体" w:hAnsi="宋体" w:hint="eastAsia"/>
          <w:color w:val="000000"/>
          <w:rPrChange w:id="268" w:author="MC SYSTEM" w:date="2007-09-11T14:05:00Z">
            <w:rPr>
              <w:rFonts w:ascii="宋体" w:hAnsi="宋体" w:hint="eastAsia"/>
            </w:rPr>
          </w:rPrChange>
        </w:rPr>
        <w:t>1、提交</w:t>
      </w:r>
      <w:r w:rsidRPr="00413AEC">
        <w:rPr>
          <w:rFonts w:ascii="宋体" w:hAnsi="宋体" w:hint="eastAsia"/>
          <w:color w:val="000000"/>
          <w:u w:val="single"/>
          <w:rPrChange w:id="269" w:author="MC SYSTEM" w:date="2007-09-11T14:05:00Z">
            <w:rPr>
              <w:rFonts w:ascii="宋体" w:hAnsi="宋体" w:hint="eastAsia"/>
              <w:u w:val="single"/>
            </w:rPr>
          </w:rPrChange>
        </w:rPr>
        <w:t xml:space="preserve">              </w:t>
      </w:r>
      <w:r w:rsidRPr="00413AEC">
        <w:rPr>
          <w:rFonts w:ascii="宋体" w:hAnsi="宋体" w:hint="eastAsia"/>
          <w:color w:val="000000"/>
          <w:rPrChange w:id="270" w:author="MC SYSTEM" w:date="2007-09-11T14:05:00Z">
            <w:rPr>
              <w:rFonts w:ascii="宋体" w:hAnsi="宋体" w:hint="eastAsia"/>
            </w:rPr>
          </w:rPrChange>
        </w:rPr>
        <w:t>仲裁委员会仲裁；</w:t>
      </w:r>
    </w:p>
    <w:p w14:paraId="77F52632" w14:textId="77777777" w:rsidR="00EA3473" w:rsidRPr="00413AEC" w:rsidRDefault="00EA3473" w:rsidP="00EA3473">
      <w:pPr>
        <w:spacing w:line="360" w:lineRule="exact"/>
        <w:ind w:firstLineChars="225" w:firstLine="473"/>
        <w:rPr>
          <w:rFonts w:ascii="宋体" w:hAnsi="宋体" w:hint="eastAsia"/>
          <w:color w:val="000000"/>
          <w:rPrChange w:id="271" w:author="MC SYSTEM" w:date="2007-09-11T14:05:00Z">
            <w:rPr>
              <w:rFonts w:ascii="宋体" w:hAnsi="宋体" w:hint="eastAsia"/>
            </w:rPr>
          </w:rPrChange>
        </w:rPr>
      </w:pPr>
      <w:r w:rsidRPr="00413AEC">
        <w:rPr>
          <w:rFonts w:ascii="宋体" w:hAnsi="宋体" w:hint="eastAsia"/>
          <w:color w:val="000000"/>
          <w:rPrChange w:id="272" w:author="MC SYSTEM" w:date="2007-09-11T14:05:00Z">
            <w:rPr>
              <w:rFonts w:ascii="宋体" w:hAnsi="宋体" w:hint="eastAsia"/>
            </w:rPr>
          </w:rPrChange>
        </w:rPr>
        <w:t>2、依法向</w:t>
      </w:r>
      <w:r w:rsidRPr="00413AEC">
        <w:rPr>
          <w:rFonts w:ascii="宋体" w:hAnsi="宋体" w:hint="eastAsia"/>
          <w:color w:val="000000"/>
          <w:u w:val="single"/>
          <w:rPrChange w:id="273" w:author="MC SYSTEM" w:date="2007-09-11T14:05:00Z">
            <w:rPr>
              <w:rFonts w:ascii="宋体" w:hAnsi="宋体" w:hint="eastAsia"/>
              <w:u w:val="single"/>
            </w:rPr>
          </w:rPrChange>
        </w:rPr>
        <w:t xml:space="preserve">               </w:t>
      </w:r>
      <w:r w:rsidRPr="00413AEC">
        <w:rPr>
          <w:rFonts w:ascii="宋体" w:hAnsi="宋体" w:hint="eastAsia"/>
          <w:color w:val="000000"/>
          <w:rPrChange w:id="274" w:author="MC SYSTEM" w:date="2007-09-11T14:05:00Z">
            <w:rPr>
              <w:rFonts w:ascii="宋体" w:hAnsi="宋体" w:hint="eastAsia"/>
            </w:rPr>
          </w:rPrChange>
        </w:rPr>
        <w:t>人民法院提起诉讼。</w:t>
      </w:r>
    </w:p>
    <w:p w14:paraId="12C73810" w14:textId="77777777" w:rsidR="00EA3473" w:rsidRPr="00413AEC" w:rsidRDefault="00EA3473" w:rsidP="00741582">
      <w:pPr>
        <w:spacing w:line="360" w:lineRule="exact"/>
        <w:ind w:firstLineChars="225" w:firstLine="474"/>
        <w:rPr>
          <w:rFonts w:ascii="宋体" w:hAnsi="宋体" w:hint="eastAsia"/>
          <w:color w:val="000000"/>
          <w:rPrChange w:id="275" w:author="MC SYSTEM" w:date="2007-09-11T14:05:00Z">
            <w:rPr>
              <w:rFonts w:ascii="宋体" w:hAnsi="宋体" w:hint="eastAsia"/>
            </w:rPr>
          </w:rPrChange>
        </w:rPr>
      </w:pPr>
      <w:r w:rsidRPr="00DF7C45">
        <w:rPr>
          <w:rFonts w:ascii="宋体" w:hAnsi="宋体" w:hint="eastAsia"/>
          <w:b/>
          <w:color w:val="000000"/>
          <w:rPrChange w:id="276" w:author="MC SYSTEM" w:date="2007-09-11T14:05:00Z">
            <w:rPr>
              <w:rFonts w:ascii="宋体" w:hAnsi="宋体" w:hint="eastAsia"/>
            </w:rPr>
          </w:rPrChange>
        </w:rPr>
        <w:t>第二十一条</w:t>
      </w:r>
      <w:r w:rsidRPr="00413AEC">
        <w:rPr>
          <w:rFonts w:ascii="宋体" w:hAnsi="宋体" w:hint="eastAsia"/>
          <w:color w:val="000000"/>
          <w:rPrChange w:id="277" w:author="MC SYSTEM" w:date="2007-09-11T14:05:00Z">
            <w:rPr>
              <w:rFonts w:ascii="宋体" w:hAnsi="宋体" w:hint="eastAsia"/>
            </w:rPr>
          </w:rPrChange>
        </w:rPr>
        <w:t xml:space="preserve">  其他条款</w:t>
      </w:r>
    </w:p>
    <w:p w14:paraId="7FBE86DD" w14:textId="77777777" w:rsidR="00EA3473" w:rsidRPr="00413AEC" w:rsidRDefault="00EA3473" w:rsidP="00EA3473">
      <w:pPr>
        <w:spacing w:line="360" w:lineRule="exact"/>
        <w:ind w:firstLineChars="225" w:firstLine="473"/>
        <w:rPr>
          <w:rFonts w:ascii="宋体" w:hAnsi="宋体" w:hint="eastAsia"/>
          <w:color w:val="000000"/>
          <w:rPrChange w:id="278" w:author="MC SYSTEM" w:date="2007-09-11T14:05:00Z">
            <w:rPr>
              <w:rFonts w:ascii="宋体" w:hAnsi="宋体" w:hint="eastAsia"/>
            </w:rPr>
          </w:rPrChange>
        </w:rPr>
      </w:pPr>
      <w:r w:rsidRPr="00413AEC">
        <w:rPr>
          <w:rFonts w:ascii="宋体" w:hAnsi="宋体" w:hint="eastAsia"/>
          <w:color w:val="000000"/>
          <w:rPrChange w:id="279" w:author="MC SYSTEM" w:date="2007-09-11T14:05:00Z">
            <w:rPr>
              <w:rFonts w:ascii="宋体" w:hAnsi="宋体" w:hint="eastAsia"/>
            </w:rPr>
          </w:rPrChange>
        </w:rPr>
        <w:t>1、本合同经双方签字盖章，并收到乙方应支付的保证金生效。</w:t>
      </w:r>
    </w:p>
    <w:p w14:paraId="4B48D04F" w14:textId="77777777" w:rsidR="00EA3473" w:rsidRPr="00413AEC" w:rsidRDefault="00EA3473" w:rsidP="00EA3473">
      <w:pPr>
        <w:spacing w:line="360" w:lineRule="exact"/>
        <w:ind w:firstLineChars="225" w:firstLine="473"/>
        <w:rPr>
          <w:rFonts w:ascii="宋体" w:hAnsi="宋体" w:hint="eastAsia"/>
          <w:color w:val="000000"/>
          <w:rPrChange w:id="280" w:author="MC SYSTEM" w:date="2007-09-11T14:05:00Z">
            <w:rPr>
              <w:rFonts w:ascii="宋体" w:hAnsi="宋体" w:hint="eastAsia"/>
            </w:rPr>
          </w:rPrChange>
        </w:rPr>
      </w:pPr>
      <w:r w:rsidRPr="00413AEC">
        <w:rPr>
          <w:rFonts w:ascii="宋体" w:hAnsi="宋体" w:hint="eastAsia"/>
          <w:color w:val="000000"/>
          <w:rPrChange w:id="281" w:author="MC SYSTEM" w:date="2007-09-11T14:05:00Z">
            <w:rPr>
              <w:rFonts w:ascii="宋体" w:hAnsi="宋体" w:hint="eastAsia"/>
            </w:rPr>
          </w:rPrChange>
        </w:rPr>
        <w:t>2、本合同未尽事宜，经双方协商一致后，可另行签订补充协议。</w:t>
      </w:r>
    </w:p>
    <w:p w14:paraId="436C42A3" w14:textId="77777777" w:rsidR="00EA3473" w:rsidRPr="00413AEC" w:rsidRDefault="00EA3473" w:rsidP="00EA3473">
      <w:pPr>
        <w:spacing w:line="360" w:lineRule="exact"/>
        <w:ind w:firstLineChars="225" w:firstLine="473"/>
        <w:rPr>
          <w:rFonts w:ascii="宋体" w:hAnsi="宋体" w:hint="eastAsia"/>
          <w:color w:val="000000"/>
          <w:rPrChange w:id="282" w:author="MC SYSTEM" w:date="2007-09-11T14:05:00Z">
            <w:rPr>
              <w:rFonts w:ascii="宋体" w:hAnsi="宋体" w:hint="eastAsia"/>
            </w:rPr>
          </w:rPrChange>
        </w:rPr>
      </w:pPr>
      <w:r w:rsidRPr="00413AEC">
        <w:rPr>
          <w:rFonts w:ascii="宋体" w:hAnsi="宋体" w:hint="eastAsia"/>
          <w:color w:val="000000"/>
          <w:rPrChange w:id="283" w:author="MC SYSTEM" w:date="2007-09-11T14:05:00Z">
            <w:rPr>
              <w:rFonts w:ascii="宋体" w:hAnsi="宋体" w:hint="eastAsia"/>
            </w:rPr>
          </w:rPrChange>
        </w:rPr>
        <w:t>3、本合同一式肆份，甲、乙双方各执贰份，具有同等法律效力。</w:t>
      </w:r>
    </w:p>
    <w:p w14:paraId="2B453C2F" w14:textId="77777777" w:rsidR="00EA3473" w:rsidRPr="00413AEC" w:rsidRDefault="00EA3473" w:rsidP="00EA3473">
      <w:pPr>
        <w:spacing w:line="360" w:lineRule="exact"/>
        <w:rPr>
          <w:rFonts w:ascii="宋体" w:hAnsi="宋体" w:hint="eastAsia"/>
          <w:color w:val="000000"/>
          <w:rPrChange w:id="284" w:author="MC SYSTEM" w:date="2007-09-11T14:05:00Z">
            <w:rPr>
              <w:rFonts w:ascii="宋体" w:hAnsi="宋体" w:hint="eastAsia"/>
            </w:rPr>
          </w:rPrChange>
        </w:rPr>
      </w:pPr>
    </w:p>
    <w:p w14:paraId="1A22B02B" w14:textId="77777777" w:rsidR="00EA3473" w:rsidRDefault="00EA3473" w:rsidP="00EA3473">
      <w:pPr>
        <w:spacing w:line="360" w:lineRule="exact"/>
        <w:ind w:firstLineChars="99" w:firstLine="208"/>
        <w:rPr>
          <w:rFonts w:ascii="宋体" w:hAnsi="宋体" w:hint="eastAsia"/>
          <w:color w:val="000000"/>
        </w:rPr>
      </w:pPr>
    </w:p>
    <w:p w14:paraId="3FCD13F9" w14:textId="77777777" w:rsidR="00EA3473" w:rsidRDefault="00EA3473" w:rsidP="00EA3473">
      <w:pPr>
        <w:spacing w:line="360" w:lineRule="exact"/>
        <w:ind w:firstLineChars="99" w:firstLine="208"/>
        <w:rPr>
          <w:rFonts w:ascii="宋体" w:hAnsi="宋体" w:hint="eastAsia"/>
          <w:color w:val="000000"/>
        </w:rPr>
      </w:pPr>
    </w:p>
    <w:p w14:paraId="398413B2" w14:textId="77777777" w:rsidR="00EA3473" w:rsidRDefault="00EA3473" w:rsidP="00EA3473">
      <w:pPr>
        <w:spacing w:line="360" w:lineRule="exact"/>
        <w:ind w:firstLineChars="99" w:firstLine="208"/>
        <w:rPr>
          <w:rFonts w:ascii="宋体" w:hAnsi="宋体" w:hint="eastAsia"/>
          <w:color w:val="000000"/>
        </w:rPr>
      </w:pPr>
    </w:p>
    <w:p w14:paraId="1AF45E25" w14:textId="77777777" w:rsidR="00EA3473" w:rsidRDefault="00EA3473" w:rsidP="00EA3473">
      <w:pPr>
        <w:spacing w:line="360" w:lineRule="exact"/>
        <w:ind w:firstLineChars="99" w:firstLine="208"/>
        <w:rPr>
          <w:rFonts w:ascii="宋体" w:hAnsi="宋体" w:hint="eastAsia"/>
          <w:color w:val="000000"/>
        </w:rPr>
      </w:pPr>
    </w:p>
    <w:p w14:paraId="2BCC7A0C" w14:textId="77777777" w:rsidR="00EA3473" w:rsidRPr="00413AEC" w:rsidRDefault="00EA3473" w:rsidP="00EA3473">
      <w:pPr>
        <w:spacing w:line="360" w:lineRule="exact"/>
        <w:ind w:firstLineChars="99" w:firstLine="208"/>
        <w:rPr>
          <w:rFonts w:ascii="宋体" w:hAnsi="宋体" w:hint="eastAsia"/>
          <w:color w:val="000000"/>
          <w:rPrChange w:id="285" w:author="MC SYSTEM" w:date="2007-09-11T14:05:00Z">
            <w:rPr>
              <w:rFonts w:ascii="宋体" w:hAnsi="宋体" w:hint="eastAsia"/>
            </w:rPr>
          </w:rPrChange>
        </w:rPr>
      </w:pPr>
      <w:r w:rsidRPr="00413AEC">
        <w:rPr>
          <w:rFonts w:ascii="宋体" w:hAnsi="宋体" w:hint="eastAsia"/>
          <w:color w:val="000000"/>
          <w:rPrChange w:id="286" w:author="MC SYSTEM" w:date="2007-09-11T14:05:00Z">
            <w:rPr>
              <w:rFonts w:ascii="宋体" w:hAnsi="宋体" w:hint="eastAsia"/>
            </w:rPr>
          </w:rPrChange>
        </w:rPr>
        <w:t>甲方：＿＿＿＿＿＿＿＿＿＿＿＿＿＿＿＿＿</w:t>
      </w:r>
    </w:p>
    <w:p w14:paraId="5E72F892" w14:textId="77777777" w:rsidR="00EA3473" w:rsidRPr="00413AEC" w:rsidRDefault="00EA3473" w:rsidP="00EA3473">
      <w:pPr>
        <w:spacing w:line="360" w:lineRule="exact"/>
        <w:ind w:firstLineChars="99" w:firstLine="208"/>
        <w:rPr>
          <w:rFonts w:ascii="宋体" w:hAnsi="宋体" w:hint="eastAsia"/>
          <w:color w:val="000000"/>
          <w:rPrChange w:id="287" w:author="MC SYSTEM" w:date="2007-09-11T14:05:00Z">
            <w:rPr>
              <w:rFonts w:ascii="宋体" w:hAnsi="宋体" w:hint="eastAsia"/>
            </w:rPr>
          </w:rPrChange>
        </w:rPr>
      </w:pPr>
      <w:r w:rsidRPr="00413AEC">
        <w:rPr>
          <w:rFonts w:ascii="宋体" w:hAnsi="宋体" w:hint="eastAsia"/>
          <w:color w:val="000000"/>
          <w:rPrChange w:id="288" w:author="MC SYSTEM" w:date="2007-09-11T14:05:00Z">
            <w:rPr>
              <w:rFonts w:ascii="宋体" w:hAnsi="宋体" w:hint="eastAsia"/>
            </w:rPr>
          </w:rPrChange>
        </w:rPr>
        <w:t>法定代表人：＿＿＿＿＿＿＿＿＿＿＿＿＿＿＿</w:t>
      </w:r>
    </w:p>
    <w:p w14:paraId="7BB6ED8D" w14:textId="77777777" w:rsidR="00EA3473" w:rsidRDefault="00EA3473" w:rsidP="00EA3473">
      <w:pPr>
        <w:spacing w:line="360" w:lineRule="exact"/>
        <w:ind w:firstLineChars="99" w:firstLine="208"/>
        <w:rPr>
          <w:rFonts w:ascii="宋体" w:hAnsi="宋体" w:hint="eastAsia"/>
        </w:rPr>
      </w:pPr>
      <w:r w:rsidRPr="00413AEC">
        <w:rPr>
          <w:rFonts w:ascii="宋体" w:hAnsi="宋体" w:hint="eastAsia"/>
          <w:color w:val="000000"/>
          <w:rPrChange w:id="289" w:author="MC SYSTEM" w:date="2007-09-11T14:05:00Z">
            <w:rPr>
              <w:rFonts w:ascii="宋体" w:hAnsi="宋体" w:hint="eastAsia"/>
            </w:rPr>
          </w:rPrChange>
        </w:rPr>
        <w:t>授权代表人：＿＿＿＿＿＿＿＿＿＿  签订时间：＿＿＿＿＿＿＿＿＿</w:t>
      </w:r>
    </w:p>
    <w:p w14:paraId="33C4255F" w14:textId="77777777" w:rsidR="00EA3473" w:rsidRPr="00413AEC" w:rsidRDefault="00EA3473" w:rsidP="00EA3473">
      <w:pPr>
        <w:spacing w:line="360" w:lineRule="exact"/>
        <w:ind w:firstLineChars="99" w:firstLine="208"/>
        <w:rPr>
          <w:rFonts w:ascii="宋体" w:hAnsi="宋体" w:hint="eastAsia"/>
          <w:color w:val="000000"/>
          <w:rPrChange w:id="290" w:author="MC SYSTEM" w:date="2007-09-11T14:05:00Z">
            <w:rPr>
              <w:rFonts w:ascii="宋体" w:hAnsi="宋体" w:hint="eastAsia"/>
            </w:rPr>
          </w:rPrChange>
        </w:rPr>
      </w:pPr>
      <w:r w:rsidRPr="00413AEC">
        <w:rPr>
          <w:rFonts w:ascii="宋体" w:hAnsi="宋体" w:hint="eastAsia"/>
          <w:color w:val="000000"/>
          <w:rPrChange w:id="291" w:author="MC SYSTEM" w:date="2007-09-11T14:05:00Z">
            <w:rPr>
              <w:rFonts w:ascii="宋体" w:hAnsi="宋体" w:hint="eastAsia"/>
            </w:rPr>
          </w:rPrChange>
        </w:rPr>
        <w:t>地址：＿＿＿＿＿＿＿＿＿＿ ＿＿   邮编：＿＿＿＿＿＿＿＿＿＿＿</w:t>
      </w:r>
    </w:p>
    <w:p w14:paraId="06DA7DC4" w14:textId="77777777" w:rsidR="00EA3473" w:rsidRPr="00413AEC" w:rsidRDefault="00EA3473" w:rsidP="00EA3473">
      <w:pPr>
        <w:spacing w:line="360" w:lineRule="exact"/>
        <w:ind w:firstLineChars="99" w:firstLine="208"/>
        <w:rPr>
          <w:rFonts w:ascii="宋体" w:hAnsi="宋体" w:hint="eastAsia"/>
          <w:color w:val="000000"/>
          <w:rPrChange w:id="292" w:author="MC SYSTEM" w:date="2007-09-11T14:05:00Z">
            <w:rPr>
              <w:rFonts w:ascii="宋体" w:hAnsi="宋体" w:hint="eastAsia"/>
            </w:rPr>
          </w:rPrChange>
        </w:rPr>
      </w:pPr>
      <w:r w:rsidRPr="00413AEC">
        <w:rPr>
          <w:rFonts w:ascii="宋体" w:hAnsi="宋体" w:hint="eastAsia"/>
          <w:color w:val="000000"/>
          <w:rPrChange w:id="293" w:author="MC SYSTEM" w:date="2007-09-11T14:05:00Z">
            <w:rPr>
              <w:rFonts w:ascii="宋体" w:hAnsi="宋体" w:hint="eastAsia"/>
            </w:rPr>
          </w:rPrChange>
        </w:rPr>
        <w:t>电话：＿＿＿＿＿＿＿＿＿ ＿＿＿   传真：＿＿＿＿＿＿＿＿＿＿＿</w:t>
      </w:r>
    </w:p>
    <w:p w14:paraId="071769ED" w14:textId="77777777" w:rsidR="00EA3473" w:rsidRPr="00413AEC" w:rsidRDefault="00EA3473" w:rsidP="00EA3473">
      <w:pPr>
        <w:spacing w:line="360" w:lineRule="exact"/>
        <w:ind w:firstLineChars="99" w:firstLine="208"/>
        <w:rPr>
          <w:rFonts w:ascii="宋体" w:hAnsi="宋体" w:hint="eastAsia"/>
          <w:color w:val="000000"/>
          <w:rPrChange w:id="294" w:author="MC SYSTEM" w:date="2007-09-11T14:05:00Z">
            <w:rPr>
              <w:rFonts w:ascii="宋体" w:hAnsi="宋体" w:hint="eastAsia"/>
            </w:rPr>
          </w:rPrChange>
        </w:rPr>
      </w:pPr>
    </w:p>
    <w:p w14:paraId="28475289" w14:textId="77777777" w:rsidR="00EA3473" w:rsidRPr="00413AEC" w:rsidRDefault="00EA3473" w:rsidP="00EA3473">
      <w:pPr>
        <w:spacing w:line="360" w:lineRule="exact"/>
        <w:ind w:firstLineChars="99" w:firstLine="208"/>
        <w:rPr>
          <w:rFonts w:ascii="宋体" w:hAnsi="宋体" w:hint="eastAsia"/>
          <w:color w:val="000000"/>
          <w:rPrChange w:id="295" w:author="MC SYSTEM" w:date="2007-09-11T14:05:00Z">
            <w:rPr>
              <w:rFonts w:ascii="宋体" w:hAnsi="宋体" w:hint="eastAsia"/>
            </w:rPr>
          </w:rPrChange>
        </w:rPr>
      </w:pPr>
      <w:r w:rsidRPr="00413AEC">
        <w:rPr>
          <w:rFonts w:ascii="宋体" w:hAnsi="宋体" w:hint="eastAsia"/>
          <w:color w:val="000000"/>
          <w:rPrChange w:id="296" w:author="MC SYSTEM" w:date="2007-09-11T14:05:00Z">
            <w:rPr>
              <w:rFonts w:ascii="宋体" w:hAnsi="宋体" w:hint="eastAsia"/>
            </w:rPr>
          </w:rPrChange>
        </w:rPr>
        <w:t>乙方：＿＿＿＿＿＿＿＿＿＿＿＿＿＿＿＿＿</w:t>
      </w:r>
    </w:p>
    <w:p w14:paraId="53361667" w14:textId="77777777" w:rsidR="00EA3473" w:rsidRPr="00413AEC" w:rsidRDefault="00EA3473" w:rsidP="00EA3473">
      <w:pPr>
        <w:spacing w:line="360" w:lineRule="exact"/>
        <w:ind w:firstLineChars="99" w:firstLine="208"/>
        <w:rPr>
          <w:rFonts w:ascii="宋体" w:hAnsi="宋体" w:hint="eastAsia"/>
          <w:color w:val="000000"/>
          <w:rPrChange w:id="297" w:author="MC SYSTEM" w:date="2007-09-11T14:05:00Z">
            <w:rPr>
              <w:rFonts w:ascii="宋体" w:hAnsi="宋体" w:hint="eastAsia"/>
            </w:rPr>
          </w:rPrChange>
        </w:rPr>
      </w:pPr>
      <w:r w:rsidRPr="00413AEC">
        <w:rPr>
          <w:rFonts w:ascii="宋体" w:hAnsi="宋体" w:hint="eastAsia"/>
          <w:color w:val="000000"/>
          <w:rPrChange w:id="298" w:author="MC SYSTEM" w:date="2007-09-11T14:05:00Z">
            <w:rPr>
              <w:rFonts w:ascii="宋体" w:hAnsi="宋体" w:hint="eastAsia"/>
            </w:rPr>
          </w:rPrChange>
        </w:rPr>
        <w:t>法定代表人：＿＿＿＿＿＿＿＿＿＿＿＿＿＿＿</w:t>
      </w:r>
    </w:p>
    <w:p w14:paraId="5D0655F1" w14:textId="77777777" w:rsidR="00EA3473" w:rsidRPr="00413AEC" w:rsidRDefault="00EA3473" w:rsidP="00EA3473">
      <w:pPr>
        <w:spacing w:line="360" w:lineRule="exact"/>
        <w:ind w:firstLineChars="99" w:firstLine="208"/>
        <w:rPr>
          <w:rFonts w:ascii="宋体" w:hAnsi="宋体" w:hint="eastAsia"/>
          <w:color w:val="000000"/>
          <w:rPrChange w:id="299" w:author="MC SYSTEM" w:date="2007-09-11T14:05:00Z">
            <w:rPr>
              <w:rFonts w:ascii="宋体" w:hAnsi="宋体" w:hint="eastAsia"/>
            </w:rPr>
          </w:rPrChange>
        </w:rPr>
      </w:pPr>
      <w:r w:rsidRPr="00413AEC">
        <w:rPr>
          <w:rFonts w:ascii="宋体" w:hAnsi="宋体" w:hint="eastAsia"/>
          <w:color w:val="000000"/>
          <w:rPrChange w:id="300" w:author="MC SYSTEM" w:date="2007-09-11T14:05:00Z">
            <w:rPr>
              <w:rFonts w:ascii="宋体" w:hAnsi="宋体" w:hint="eastAsia"/>
            </w:rPr>
          </w:rPrChange>
        </w:rPr>
        <w:t>授权代表人：＿＿＿＿＿＿＿＿＿＿  签订时间：＿＿＿＿＿＿＿＿＿</w:t>
      </w:r>
    </w:p>
    <w:p w14:paraId="571BE74D" w14:textId="77777777" w:rsidR="00EA3473" w:rsidRPr="00413AEC" w:rsidRDefault="00EA3473" w:rsidP="00EA3473">
      <w:pPr>
        <w:spacing w:line="360" w:lineRule="exact"/>
        <w:ind w:firstLineChars="99" w:firstLine="208"/>
        <w:rPr>
          <w:rFonts w:ascii="宋体" w:hAnsi="宋体" w:hint="eastAsia"/>
          <w:color w:val="000000"/>
          <w:rPrChange w:id="301" w:author="MC SYSTEM" w:date="2007-09-11T14:05:00Z">
            <w:rPr>
              <w:rFonts w:ascii="宋体" w:hAnsi="宋体" w:hint="eastAsia"/>
            </w:rPr>
          </w:rPrChange>
        </w:rPr>
      </w:pPr>
      <w:r w:rsidRPr="00413AEC">
        <w:rPr>
          <w:rFonts w:ascii="宋体" w:hAnsi="宋体" w:hint="eastAsia"/>
          <w:color w:val="000000"/>
          <w:rPrChange w:id="302" w:author="MC SYSTEM" w:date="2007-09-11T14:05:00Z">
            <w:rPr>
              <w:rFonts w:ascii="宋体" w:hAnsi="宋体" w:hint="eastAsia"/>
            </w:rPr>
          </w:rPrChange>
        </w:rPr>
        <w:t>地址：＿＿ ＿＿＿＿＿＿＿＿＿＿   邮编：＿＿＿＿＿＿＿＿＿＿＿</w:t>
      </w:r>
    </w:p>
    <w:p w14:paraId="64854C43" w14:textId="77777777" w:rsidR="00EA3473" w:rsidRPr="00413AEC" w:rsidRDefault="00EA3473" w:rsidP="00EA3473">
      <w:pPr>
        <w:spacing w:line="360" w:lineRule="exact"/>
        <w:ind w:firstLineChars="99" w:firstLine="208"/>
        <w:rPr>
          <w:rFonts w:ascii="宋体" w:hAnsi="宋体" w:hint="eastAsia"/>
          <w:color w:val="000000"/>
          <w:rPrChange w:id="303" w:author="MC SYSTEM" w:date="2007-09-11T14:05:00Z">
            <w:rPr>
              <w:rFonts w:ascii="宋体" w:hAnsi="宋体" w:hint="eastAsia"/>
            </w:rPr>
          </w:rPrChange>
        </w:rPr>
      </w:pPr>
      <w:r w:rsidRPr="00413AEC">
        <w:rPr>
          <w:rFonts w:ascii="宋体" w:hAnsi="宋体" w:hint="eastAsia"/>
          <w:color w:val="000000"/>
          <w:rPrChange w:id="304" w:author="MC SYSTEM" w:date="2007-09-11T14:05:00Z">
            <w:rPr>
              <w:rFonts w:ascii="宋体" w:hAnsi="宋体" w:hint="eastAsia"/>
            </w:rPr>
          </w:rPrChange>
        </w:rPr>
        <w:t>电话：＿＿＿＿＿＿＿＿＿＿＿＿    传真：＿＿＿＿＿＿＿＿＿＿＿</w:t>
      </w:r>
    </w:p>
    <w:p w14:paraId="68CB97A1" w14:textId="77777777" w:rsidR="00EA3473" w:rsidRPr="00EA3473" w:rsidRDefault="00EA3473"/>
    <w:sectPr w:rsidR="00EA3473" w:rsidRPr="00EA3473" w:rsidSect="00B71EF6">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2E2B" w14:textId="77777777" w:rsidR="00AF327F" w:rsidRDefault="00AF327F" w:rsidP="00E1768B">
      <w:r>
        <w:separator/>
      </w:r>
    </w:p>
  </w:endnote>
  <w:endnote w:type="continuationSeparator" w:id="0">
    <w:p w14:paraId="61E056A5" w14:textId="77777777" w:rsidR="00AF327F" w:rsidRDefault="00AF327F" w:rsidP="00E17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73846" w14:textId="77777777" w:rsidR="00AF327F" w:rsidRDefault="00AF327F" w:rsidP="00E1768B">
      <w:r>
        <w:separator/>
      </w:r>
    </w:p>
  </w:footnote>
  <w:footnote w:type="continuationSeparator" w:id="0">
    <w:p w14:paraId="733169F2" w14:textId="77777777" w:rsidR="00AF327F" w:rsidRDefault="00AF327F" w:rsidP="00E176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3473"/>
    <w:rsid w:val="00741582"/>
    <w:rsid w:val="00AF327F"/>
    <w:rsid w:val="00B71EF6"/>
    <w:rsid w:val="00E1768B"/>
    <w:rsid w:val="00EA3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AB6604"/>
  <w15:chartTrackingRefBased/>
  <w15:docId w15:val="{DF0B12C6-190E-4F9A-8F27-C9840817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A3473"/>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EA3473"/>
    <w:rPr>
      <w:sz w:val="18"/>
      <w:szCs w:val="18"/>
    </w:rPr>
  </w:style>
  <w:style w:type="paragraph" w:styleId="a4">
    <w:name w:val="header"/>
    <w:basedOn w:val="a"/>
    <w:link w:val="a5"/>
    <w:rsid w:val="00E1768B"/>
    <w:pPr>
      <w:tabs>
        <w:tab w:val="center" w:pos="4153"/>
        <w:tab w:val="right" w:pos="8306"/>
      </w:tabs>
      <w:snapToGrid w:val="0"/>
      <w:jc w:val="center"/>
    </w:pPr>
    <w:rPr>
      <w:sz w:val="18"/>
      <w:szCs w:val="18"/>
    </w:rPr>
  </w:style>
  <w:style w:type="character" w:customStyle="1" w:styleId="a5">
    <w:name w:val="页眉 字符"/>
    <w:basedOn w:val="a0"/>
    <w:link w:val="a4"/>
    <w:rsid w:val="00E1768B"/>
    <w:rPr>
      <w:kern w:val="2"/>
      <w:sz w:val="18"/>
      <w:szCs w:val="18"/>
    </w:rPr>
  </w:style>
  <w:style w:type="paragraph" w:styleId="a6">
    <w:name w:val="footer"/>
    <w:basedOn w:val="a"/>
    <w:link w:val="a7"/>
    <w:rsid w:val="00E1768B"/>
    <w:pPr>
      <w:tabs>
        <w:tab w:val="center" w:pos="4153"/>
        <w:tab w:val="right" w:pos="8306"/>
      </w:tabs>
      <w:snapToGrid w:val="0"/>
      <w:jc w:val="left"/>
    </w:pPr>
    <w:rPr>
      <w:sz w:val="18"/>
      <w:szCs w:val="18"/>
    </w:rPr>
  </w:style>
  <w:style w:type="character" w:customStyle="1" w:styleId="a7">
    <w:name w:val="页脚 字符"/>
    <w:basedOn w:val="a0"/>
    <w:link w:val="a6"/>
    <w:rsid w:val="00E1768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4035</Characters>
  <Application>Microsoft Office Word</Application>
  <DocSecurity>4</DocSecurity>
  <Lines>33</Lines>
  <Paragraphs>9</Paragraphs>
  <ScaleCrop>false</ScaleCrop>
  <Company>sic</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场地租赁合同</dc:title>
  <dc:subject/>
  <dc:creator>jingguan</dc:creator>
  <cp:keywords/>
  <dc:description/>
  <cp:lastModifiedBy>Administrator</cp:lastModifiedBy>
  <cp:revision>2</cp:revision>
  <dcterms:created xsi:type="dcterms:W3CDTF">2026-04-05T07:31:00Z</dcterms:created>
  <dcterms:modified xsi:type="dcterms:W3CDTF">2026-04-05T07:31:00Z</dcterms:modified>
</cp:coreProperties>
</file>