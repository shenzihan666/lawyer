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0520EB" w14:textId="77777777" w:rsidR="000F16F4" w:rsidRDefault="000F16F4">
      <w:pPr>
        <w:pStyle w:val="1"/>
        <w:spacing w:line="360" w:lineRule="auto"/>
        <w:ind w:firstLineChars="3300" w:firstLine="7920"/>
        <w:jc w:val="left"/>
        <w:rPr>
          <w:rFonts w:eastAsia="黑体"/>
          <w:b w:val="0"/>
          <w:bCs w:val="0"/>
          <w:color w:val="000000"/>
          <w:sz w:val="24"/>
        </w:rPr>
      </w:pPr>
      <w:r>
        <w:rPr>
          <w:rFonts w:eastAsia="黑体" w:hint="eastAsia"/>
          <w:b w:val="0"/>
          <w:bCs w:val="0"/>
          <w:color w:val="000000"/>
          <w:sz w:val="24"/>
        </w:rPr>
        <w:t>合同编号：</w:t>
      </w:r>
    </w:p>
    <w:p w14:paraId="14CCB748" w14:textId="77777777" w:rsidR="000F16F4" w:rsidRDefault="000F16F4">
      <w:pPr>
        <w:pStyle w:val="1"/>
        <w:spacing w:line="360" w:lineRule="auto"/>
        <w:jc w:val="center"/>
        <w:rPr>
          <w:rFonts w:eastAsia="黑体"/>
          <w:color w:val="000000"/>
        </w:rPr>
      </w:pPr>
      <w:r>
        <w:rPr>
          <w:rFonts w:eastAsia="黑体" w:hint="eastAsia"/>
          <w:color w:val="000000"/>
        </w:rPr>
        <w:t>中国民生银行</w:t>
      </w:r>
      <w:r>
        <w:rPr>
          <w:rFonts w:eastAsia="黑体"/>
          <w:color w:val="000000"/>
          <w:u w:val="single"/>
        </w:rPr>
        <w:t xml:space="preserve">   </w:t>
      </w:r>
      <w:r>
        <w:rPr>
          <w:rFonts w:eastAsia="黑体" w:hint="eastAsia"/>
          <w:color w:val="000000"/>
        </w:rPr>
        <w:t>支行室内改造装修</w:t>
      </w:r>
    </w:p>
    <w:p w14:paraId="0CA00BD1" w14:textId="77777777" w:rsidR="000F16F4" w:rsidRDefault="000F16F4">
      <w:pPr>
        <w:pStyle w:val="1"/>
        <w:spacing w:line="360" w:lineRule="auto"/>
        <w:jc w:val="center"/>
        <w:rPr>
          <w:rFonts w:eastAsia="黑体"/>
          <w:color w:val="000000"/>
        </w:rPr>
      </w:pPr>
      <w:r>
        <w:rPr>
          <w:rFonts w:eastAsia="黑体" w:hint="eastAsia"/>
          <w:color w:val="000000"/>
        </w:rPr>
        <w:t>及水电安装工程总承包合同</w:t>
      </w:r>
    </w:p>
    <w:p w14:paraId="72F20F6A" w14:textId="77777777" w:rsidR="000F16F4" w:rsidRDefault="000F16F4">
      <w:pPr>
        <w:spacing w:line="360" w:lineRule="auto"/>
        <w:rPr>
          <w:color w:val="000000"/>
          <w:sz w:val="24"/>
        </w:rPr>
      </w:pPr>
    </w:p>
    <w:p w14:paraId="4B464214" w14:textId="77777777" w:rsidR="000F16F4" w:rsidRDefault="000F16F4">
      <w:pPr>
        <w:spacing w:line="360" w:lineRule="auto"/>
        <w:rPr>
          <w:color w:val="000000"/>
          <w:sz w:val="24"/>
        </w:rPr>
      </w:pPr>
    </w:p>
    <w:p w14:paraId="6161DABF" w14:textId="77777777" w:rsidR="000F16F4" w:rsidRDefault="000F16F4">
      <w:pPr>
        <w:spacing w:line="360" w:lineRule="auto"/>
        <w:rPr>
          <w:color w:val="000000"/>
          <w:sz w:val="24"/>
        </w:rPr>
      </w:pPr>
    </w:p>
    <w:p w14:paraId="0211B74B" w14:textId="77777777" w:rsidR="000F16F4" w:rsidRDefault="000F16F4">
      <w:pPr>
        <w:spacing w:line="360" w:lineRule="auto"/>
        <w:rPr>
          <w:color w:val="000000"/>
          <w:sz w:val="24"/>
        </w:rPr>
      </w:pPr>
    </w:p>
    <w:p w14:paraId="7CB16CEB" w14:textId="77777777" w:rsidR="000F16F4" w:rsidRDefault="000F16F4">
      <w:pPr>
        <w:spacing w:line="360" w:lineRule="auto"/>
        <w:rPr>
          <w:color w:val="000000"/>
          <w:sz w:val="24"/>
        </w:rPr>
      </w:pPr>
    </w:p>
    <w:p w14:paraId="3DAC67D0" w14:textId="77777777" w:rsidR="000F16F4" w:rsidRDefault="000F16F4">
      <w:pPr>
        <w:spacing w:line="360" w:lineRule="auto"/>
        <w:rPr>
          <w:color w:val="000000"/>
          <w:sz w:val="24"/>
        </w:rPr>
      </w:pPr>
    </w:p>
    <w:p w14:paraId="1A176B75" w14:textId="77777777" w:rsidR="000F16F4" w:rsidRDefault="000F16F4">
      <w:pPr>
        <w:spacing w:line="360" w:lineRule="auto"/>
        <w:rPr>
          <w:color w:val="000000"/>
          <w:sz w:val="24"/>
        </w:rPr>
      </w:pPr>
    </w:p>
    <w:p w14:paraId="0F8239A1" w14:textId="77777777" w:rsidR="000F16F4" w:rsidRDefault="000F16F4">
      <w:pPr>
        <w:spacing w:line="360" w:lineRule="auto"/>
        <w:rPr>
          <w:color w:val="000000"/>
          <w:sz w:val="24"/>
        </w:rPr>
      </w:pPr>
      <w:r>
        <w:rPr>
          <w:rFonts w:hint="eastAsia"/>
          <w:color w:val="000000"/>
          <w:sz w:val="24"/>
        </w:rPr>
        <w:t>发包人：中国民生银行股份有限公司广州分行</w:t>
      </w:r>
    </w:p>
    <w:p w14:paraId="11E98BF7" w14:textId="77777777" w:rsidR="000F16F4" w:rsidRDefault="000F16F4">
      <w:pPr>
        <w:spacing w:line="360" w:lineRule="auto"/>
        <w:rPr>
          <w:color w:val="000000"/>
          <w:sz w:val="24"/>
        </w:rPr>
      </w:pPr>
    </w:p>
    <w:p w14:paraId="47AB383B" w14:textId="77777777" w:rsidR="000F16F4" w:rsidRDefault="000F16F4">
      <w:pPr>
        <w:spacing w:line="360" w:lineRule="auto"/>
        <w:rPr>
          <w:color w:val="000000"/>
          <w:sz w:val="24"/>
        </w:rPr>
      </w:pPr>
      <w:r>
        <w:rPr>
          <w:rFonts w:hint="eastAsia"/>
          <w:color w:val="000000"/>
          <w:sz w:val="24"/>
        </w:rPr>
        <w:t>承包人：</w:t>
      </w:r>
      <w:r>
        <w:rPr>
          <w:color w:val="000000"/>
          <w:sz w:val="24"/>
        </w:rPr>
        <w:t xml:space="preserve"> </w:t>
      </w:r>
    </w:p>
    <w:p w14:paraId="0E98FD70" w14:textId="77777777" w:rsidR="000F16F4" w:rsidRDefault="000F16F4">
      <w:pPr>
        <w:spacing w:line="360" w:lineRule="auto"/>
        <w:rPr>
          <w:color w:val="000000"/>
          <w:sz w:val="24"/>
        </w:rPr>
      </w:pPr>
    </w:p>
    <w:p w14:paraId="1E3F688A" w14:textId="77777777" w:rsidR="000F16F4" w:rsidRDefault="000F16F4">
      <w:pPr>
        <w:spacing w:line="360" w:lineRule="auto"/>
        <w:rPr>
          <w:color w:val="000000"/>
          <w:sz w:val="24"/>
        </w:rPr>
      </w:pPr>
      <w:r>
        <w:rPr>
          <w:rFonts w:hint="eastAsia"/>
          <w:color w:val="000000"/>
          <w:sz w:val="24"/>
        </w:rPr>
        <w:t>工程名称：中国民生银行</w:t>
      </w:r>
      <w:r>
        <w:rPr>
          <w:color w:val="000000"/>
          <w:sz w:val="24"/>
          <w:u w:val="single"/>
        </w:rPr>
        <w:t xml:space="preserve">    </w:t>
      </w:r>
      <w:r>
        <w:rPr>
          <w:rFonts w:hint="eastAsia"/>
          <w:color w:val="000000"/>
          <w:sz w:val="24"/>
        </w:rPr>
        <w:t>支行室内改造装修及水电安装工程</w:t>
      </w:r>
    </w:p>
    <w:p w14:paraId="019A281D" w14:textId="77777777" w:rsidR="000F16F4" w:rsidRDefault="000F16F4">
      <w:pPr>
        <w:spacing w:line="360" w:lineRule="auto"/>
        <w:rPr>
          <w:color w:val="000000"/>
          <w:sz w:val="24"/>
        </w:rPr>
      </w:pPr>
    </w:p>
    <w:p w14:paraId="120199EF" w14:textId="77777777" w:rsidR="000F16F4" w:rsidRDefault="000F16F4">
      <w:pPr>
        <w:spacing w:line="360" w:lineRule="auto"/>
        <w:ind w:left="1200" w:hangingChars="500" w:hanging="1200"/>
        <w:rPr>
          <w:color w:val="000000"/>
          <w:sz w:val="24"/>
        </w:rPr>
      </w:pPr>
      <w:r>
        <w:rPr>
          <w:rFonts w:hint="eastAsia"/>
          <w:color w:val="000000"/>
          <w:sz w:val="24"/>
        </w:rPr>
        <w:t>工程地点：</w:t>
      </w:r>
      <w:r>
        <w:rPr>
          <w:color w:val="000000"/>
          <w:sz w:val="24"/>
        </w:rPr>
        <w:t xml:space="preserve"> </w:t>
      </w:r>
    </w:p>
    <w:p w14:paraId="627B1E8B" w14:textId="77777777" w:rsidR="000F16F4" w:rsidRDefault="000F16F4">
      <w:pPr>
        <w:spacing w:line="360" w:lineRule="auto"/>
        <w:ind w:left="1200" w:hangingChars="500" w:hanging="1200"/>
        <w:rPr>
          <w:color w:val="000000"/>
          <w:sz w:val="24"/>
        </w:rPr>
      </w:pPr>
    </w:p>
    <w:p w14:paraId="284FB318" w14:textId="77777777" w:rsidR="000F16F4" w:rsidRDefault="000F16F4">
      <w:pPr>
        <w:spacing w:line="360" w:lineRule="auto"/>
        <w:rPr>
          <w:color w:val="000000"/>
          <w:sz w:val="24"/>
        </w:rPr>
      </w:pPr>
      <w:r>
        <w:rPr>
          <w:rFonts w:hint="eastAsia"/>
          <w:color w:val="000000"/>
          <w:sz w:val="24"/>
        </w:rPr>
        <w:t>签约地点：广州市天河区猎德大道</w:t>
      </w:r>
      <w:r>
        <w:rPr>
          <w:color w:val="000000"/>
          <w:sz w:val="24"/>
        </w:rPr>
        <w:t>68</w:t>
      </w:r>
      <w:r>
        <w:rPr>
          <w:rFonts w:hint="eastAsia"/>
          <w:color w:val="000000"/>
          <w:sz w:val="24"/>
        </w:rPr>
        <w:t>号民生大厦</w:t>
      </w:r>
    </w:p>
    <w:p w14:paraId="149673CB" w14:textId="77777777" w:rsidR="000F16F4" w:rsidRDefault="000F16F4">
      <w:pPr>
        <w:spacing w:line="360" w:lineRule="auto"/>
        <w:rPr>
          <w:color w:val="000000"/>
          <w:sz w:val="24"/>
        </w:rPr>
      </w:pPr>
    </w:p>
    <w:p w14:paraId="6AE4DE94" w14:textId="77777777" w:rsidR="000F16F4" w:rsidRDefault="000F16F4">
      <w:pPr>
        <w:spacing w:line="360" w:lineRule="auto"/>
        <w:rPr>
          <w:color w:val="000000"/>
          <w:sz w:val="24"/>
          <w:u w:val="single"/>
        </w:rPr>
      </w:pPr>
      <w:r>
        <w:rPr>
          <w:rFonts w:hint="eastAsia"/>
          <w:color w:val="000000"/>
          <w:sz w:val="24"/>
        </w:rPr>
        <w:t>签订日期：</w:t>
      </w:r>
      <w:r>
        <w:rPr>
          <w:color w:val="000000"/>
          <w:sz w:val="24"/>
          <w:u w:val="single"/>
        </w:rPr>
        <w:t xml:space="preserve">20   </w:t>
      </w:r>
      <w:r>
        <w:rPr>
          <w:rFonts w:hint="eastAsia"/>
          <w:color w:val="000000"/>
          <w:sz w:val="24"/>
          <w:u w:val="single"/>
        </w:rPr>
        <w:t>年</w:t>
      </w:r>
      <w:r>
        <w:rPr>
          <w:color w:val="000000"/>
          <w:sz w:val="24"/>
          <w:u w:val="single"/>
        </w:rPr>
        <w:t xml:space="preserve"> </w:t>
      </w:r>
      <w:r>
        <w:rPr>
          <w:rFonts w:hint="eastAsia"/>
          <w:color w:val="000000"/>
          <w:sz w:val="24"/>
          <w:u w:val="single"/>
        </w:rPr>
        <w:t>月</w:t>
      </w:r>
      <w:r>
        <w:rPr>
          <w:color w:val="000000"/>
          <w:sz w:val="24"/>
          <w:u w:val="single"/>
        </w:rPr>
        <w:t xml:space="preserve">   </w:t>
      </w:r>
      <w:r>
        <w:rPr>
          <w:rFonts w:hint="eastAsia"/>
          <w:color w:val="000000"/>
          <w:sz w:val="24"/>
          <w:u w:val="single"/>
        </w:rPr>
        <w:t>日</w:t>
      </w:r>
    </w:p>
    <w:p w14:paraId="693BB791" w14:textId="77777777" w:rsidR="000F16F4" w:rsidRDefault="000F16F4">
      <w:pPr>
        <w:spacing w:line="360" w:lineRule="auto"/>
        <w:rPr>
          <w:color w:val="000000"/>
          <w:sz w:val="24"/>
        </w:rPr>
      </w:pPr>
    </w:p>
    <w:p w14:paraId="32FE33C8" w14:textId="77777777" w:rsidR="000F16F4" w:rsidRDefault="000F16F4">
      <w:pPr>
        <w:spacing w:line="360" w:lineRule="auto"/>
        <w:rPr>
          <w:color w:val="000000"/>
          <w:sz w:val="24"/>
        </w:rPr>
      </w:pPr>
    </w:p>
    <w:p w14:paraId="5D154E08" w14:textId="77777777" w:rsidR="000F16F4" w:rsidRDefault="000F16F4">
      <w:pPr>
        <w:spacing w:line="360" w:lineRule="auto"/>
        <w:rPr>
          <w:color w:val="000000"/>
          <w:sz w:val="24"/>
        </w:rPr>
      </w:pPr>
    </w:p>
    <w:p w14:paraId="155F6299" w14:textId="77777777" w:rsidR="000F16F4" w:rsidRDefault="000F16F4">
      <w:pPr>
        <w:spacing w:line="360" w:lineRule="auto"/>
        <w:rPr>
          <w:color w:val="000000"/>
          <w:sz w:val="24"/>
        </w:rPr>
      </w:pPr>
    </w:p>
    <w:p w14:paraId="07564B52" w14:textId="77777777" w:rsidR="000F16F4" w:rsidRDefault="000F16F4">
      <w:pPr>
        <w:spacing w:line="300" w:lineRule="auto"/>
        <w:jc w:val="center"/>
        <w:rPr>
          <w:b/>
          <w:color w:val="000000"/>
          <w:sz w:val="28"/>
        </w:rPr>
      </w:pPr>
    </w:p>
    <w:p w14:paraId="1494440F" w14:textId="77777777" w:rsidR="000F16F4" w:rsidRDefault="000F16F4">
      <w:pPr>
        <w:spacing w:line="300" w:lineRule="auto"/>
        <w:jc w:val="center"/>
        <w:rPr>
          <w:b/>
          <w:color w:val="000000"/>
          <w:sz w:val="28"/>
        </w:rPr>
      </w:pPr>
    </w:p>
    <w:p w14:paraId="1703C0EE" w14:textId="77777777" w:rsidR="000F16F4" w:rsidRDefault="000F16F4">
      <w:pPr>
        <w:numPr>
          <w:ilvl w:val="0"/>
          <w:numId w:val="1"/>
        </w:numPr>
        <w:spacing w:line="600" w:lineRule="exact"/>
        <w:jc w:val="center"/>
        <w:rPr>
          <w:b/>
          <w:color w:val="000000"/>
          <w:sz w:val="28"/>
        </w:rPr>
      </w:pPr>
      <w:r>
        <w:rPr>
          <w:rFonts w:hint="eastAsia"/>
          <w:b/>
          <w:color w:val="000000"/>
          <w:sz w:val="28"/>
        </w:rPr>
        <w:t>协议书</w:t>
      </w:r>
    </w:p>
    <w:p w14:paraId="060D16E6" w14:textId="77777777" w:rsidR="000F16F4" w:rsidRDefault="000F16F4">
      <w:pPr>
        <w:spacing w:line="600" w:lineRule="exact"/>
        <w:jc w:val="center"/>
        <w:rPr>
          <w:b/>
          <w:color w:val="000000"/>
          <w:sz w:val="28"/>
        </w:rPr>
      </w:pPr>
    </w:p>
    <w:p w14:paraId="3F341E04" w14:textId="77777777" w:rsidR="000F16F4" w:rsidRDefault="000F16F4">
      <w:pPr>
        <w:spacing w:line="600" w:lineRule="exact"/>
        <w:rPr>
          <w:b/>
          <w:color w:val="000000"/>
          <w:sz w:val="24"/>
        </w:rPr>
      </w:pPr>
      <w:r>
        <w:rPr>
          <w:rFonts w:hint="eastAsia"/>
          <w:b/>
          <w:color w:val="000000"/>
          <w:sz w:val="24"/>
        </w:rPr>
        <w:t>发包人（全称）：中国民生银行股份有限公司广州分行</w:t>
      </w:r>
    </w:p>
    <w:p w14:paraId="4D705C97" w14:textId="77777777" w:rsidR="000F16F4" w:rsidRDefault="000F16F4">
      <w:pPr>
        <w:spacing w:line="360" w:lineRule="auto"/>
        <w:rPr>
          <w:b/>
          <w:color w:val="000000"/>
          <w:sz w:val="24"/>
        </w:rPr>
      </w:pPr>
      <w:r>
        <w:rPr>
          <w:rFonts w:hint="eastAsia"/>
          <w:b/>
          <w:color w:val="000000"/>
          <w:sz w:val="24"/>
        </w:rPr>
        <w:t>承包人（全称）：</w:t>
      </w:r>
      <w:r>
        <w:rPr>
          <w:b/>
          <w:color w:val="000000"/>
          <w:sz w:val="24"/>
        </w:rPr>
        <w:t xml:space="preserve"> </w:t>
      </w:r>
    </w:p>
    <w:p w14:paraId="6A9CDE3A" w14:textId="77777777" w:rsidR="000F16F4" w:rsidRDefault="000F16F4">
      <w:pPr>
        <w:spacing w:line="360" w:lineRule="auto"/>
        <w:rPr>
          <w:color w:val="000000"/>
          <w:sz w:val="24"/>
        </w:rPr>
      </w:pPr>
      <w:r>
        <w:rPr>
          <w:color w:val="000000"/>
          <w:sz w:val="24"/>
        </w:rPr>
        <w:t xml:space="preserve">    </w:t>
      </w:r>
      <w:r>
        <w:rPr>
          <w:rFonts w:hint="eastAsia"/>
          <w:color w:val="000000"/>
          <w:sz w:val="24"/>
        </w:rPr>
        <w:t>依照《中华人民共和国合同法》、《中华人民共和国建筑法》及其他有关法律、行政法规，遵循平等、自愿、公平和诚实信用的原则，双方就本建设工程施工事项协商一致，订立本合同。</w:t>
      </w:r>
    </w:p>
    <w:p w14:paraId="1F063AF4" w14:textId="77777777" w:rsidR="000F16F4" w:rsidRDefault="000F16F4">
      <w:pPr>
        <w:spacing w:line="600" w:lineRule="exact"/>
        <w:rPr>
          <w:color w:val="000000"/>
          <w:sz w:val="24"/>
        </w:rPr>
      </w:pPr>
      <w:r>
        <w:rPr>
          <w:color w:val="000000"/>
          <w:sz w:val="24"/>
        </w:rPr>
        <w:t xml:space="preserve">    </w:t>
      </w:r>
      <w:r>
        <w:rPr>
          <w:rFonts w:hint="eastAsia"/>
          <w:color w:val="000000"/>
          <w:sz w:val="24"/>
        </w:rPr>
        <w:t>第一条　工程概况</w:t>
      </w:r>
    </w:p>
    <w:p w14:paraId="4D105AFC" w14:textId="77777777" w:rsidR="000F16F4" w:rsidRDefault="000F16F4">
      <w:pPr>
        <w:numPr>
          <w:ins w:id="0" w:author="Unknown" w:date="2011-03-29T15:30:00Z"/>
        </w:numPr>
        <w:spacing w:line="360" w:lineRule="auto"/>
        <w:rPr>
          <w:color w:val="000000"/>
          <w:sz w:val="24"/>
        </w:rPr>
      </w:pPr>
      <w:r>
        <w:rPr>
          <w:color w:val="000000"/>
          <w:sz w:val="24"/>
        </w:rPr>
        <w:t xml:space="preserve">    </w:t>
      </w:r>
      <w:r>
        <w:rPr>
          <w:rFonts w:hint="eastAsia"/>
          <w:color w:val="000000"/>
          <w:sz w:val="24"/>
        </w:rPr>
        <w:t>工程名称：中国民生银行</w:t>
      </w:r>
      <w:r>
        <w:rPr>
          <w:color w:val="000000"/>
          <w:sz w:val="24"/>
        </w:rPr>
        <w:t xml:space="preserve">   </w:t>
      </w:r>
      <w:r>
        <w:rPr>
          <w:rFonts w:hint="eastAsia"/>
          <w:color w:val="000000"/>
          <w:sz w:val="24"/>
        </w:rPr>
        <w:t>支行装修及水电安装工程</w:t>
      </w:r>
    </w:p>
    <w:p w14:paraId="077F662B" w14:textId="77777777" w:rsidR="000F16F4" w:rsidRDefault="000F16F4">
      <w:pPr>
        <w:spacing w:line="360" w:lineRule="auto"/>
        <w:ind w:left="1200" w:hangingChars="500" w:hanging="1200"/>
        <w:rPr>
          <w:color w:val="000000"/>
          <w:spacing w:val="20"/>
          <w:sz w:val="24"/>
          <w:u w:val="single"/>
        </w:rPr>
      </w:pPr>
      <w:r>
        <w:rPr>
          <w:color w:val="000000"/>
          <w:sz w:val="24"/>
        </w:rPr>
        <w:t xml:space="preserve">    </w:t>
      </w:r>
      <w:r>
        <w:rPr>
          <w:rFonts w:hint="eastAsia"/>
          <w:color w:val="000000"/>
          <w:sz w:val="24"/>
        </w:rPr>
        <w:t>工程地点：</w:t>
      </w:r>
      <w:r>
        <w:rPr>
          <w:color w:val="000000"/>
          <w:sz w:val="24"/>
          <w:u w:val="single"/>
        </w:rPr>
        <w:t xml:space="preserve">                           </w:t>
      </w:r>
      <w:r>
        <w:rPr>
          <w:color w:val="000000"/>
          <w:spacing w:val="20"/>
          <w:sz w:val="24"/>
          <w:u w:val="single"/>
        </w:rPr>
        <w:t xml:space="preserve">  </w:t>
      </w:r>
    </w:p>
    <w:p w14:paraId="3D7F3352" w14:textId="77777777" w:rsidR="000F16F4" w:rsidRDefault="000F16F4">
      <w:pPr>
        <w:spacing w:line="360" w:lineRule="auto"/>
        <w:ind w:left="1960" w:hangingChars="700" w:hanging="1960"/>
        <w:rPr>
          <w:color w:val="000000"/>
          <w:sz w:val="24"/>
        </w:rPr>
      </w:pPr>
      <w:r>
        <w:rPr>
          <w:color w:val="000000"/>
          <w:spacing w:val="20"/>
          <w:sz w:val="24"/>
        </w:rPr>
        <w:t xml:space="preserve"> </w:t>
      </w:r>
      <w:r>
        <w:rPr>
          <w:color w:val="000000"/>
          <w:sz w:val="24"/>
        </w:rPr>
        <w:t xml:space="preserve">   </w:t>
      </w:r>
      <w:r>
        <w:rPr>
          <w:rFonts w:hint="eastAsia"/>
          <w:color w:val="000000"/>
          <w:sz w:val="24"/>
        </w:rPr>
        <w:t>工程内容：</w:t>
      </w:r>
      <w:r>
        <w:rPr>
          <w:color w:val="000000"/>
          <w:sz w:val="24"/>
        </w:rPr>
        <w:t xml:space="preserve"> </w:t>
      </w:r>
      <w:r>
        <w:rPr>
          <w:rFonts w:hint="eastAsia"/>
          <w:color w:val="000000"/>
          <w:sz w:val="24"/>
        </w:rPr>
        <w:t>本工程施工图涉及的结构变动工程、土建、室内装饰、水电安装（含消防</w:t>
      </w:r>
    </w:p>
    <w:p w14:paraId="53E0B75D" w14:textId="77777777" w:rsidR="000F16F4" w:rsidRDefault="000F16F4">
      <w:pPr>
        <w:spacing w:line="360" w:lineRule="auto"/>
        <w:ind w:left="1680" w:hangingChars="700" w:hanging="1680"/>
        <w:rPr>
          <w:color w:val="000000"/>
          <w:sz w:val="24"/>
        </w:rPr>
      </w:pPr>
      <w:r>
        <w:rPr>
          <w:rFonts w:hint="eastAsia"/>
          <w:color w:val="000000"/>
          <w:sz w:val="24"/>
        </w:rPr>
        <w:t>应急灯、指示牌、电子设备和广告牌等的配电电源及插座）、弱电、卷闸门、防盗网、部分现</w:t>
      </w:r>
    </w:p>
    <w:p w14:paraId="6EE75E2C" w14:textId="77777777" w:rsidR="000F16F4" w:rsidRDefault="000F16F4">
      <w:pPr>
        <w:spacing w:line="360" w:lineRule="auto"/>
        <w:ind w:left="1680" w:hangingChars="700" w:hanging="1680"/>
        <w:rPr>
          <w:color w:val="000000"/>
          <w:sz w:val="24"/>
        </w:rPr>
      </w:pPr>
      <w:r>
        <w:rPr>
          <w:rFonts w:hint="eastAsia"/>
          <w:color w:val="000000"/>
          <w:sz w:val="24"/>
        </w:rPr>
        <w:t>场制作办公家具、形象墙和科室牌的制安等工程。</w:t>
      </w:r>
      <w:r>
        <w:rPr>
          <w:color w:val="000000"/>
          <w:sz w:val="24"/>
        </w:rPr>
        <w:t xml:space="preserve">                                                                                </w:t>
      </w:r>
    </w:p>
    <w:p w14:paraId="3D14B3B2" w14:textId="77777777" w:rsidR="000F16F4" w:rsidRDefault="000F16F4">
      <w:pPr>
        <w:spacing w:line="600" w:lineRule="exact"/>
        <w:ind w:firstLineChars="200" w:firstLine="480"/>
        <w:rPr>
          <w:color w:val="000000"/>
          <w:sz w:val="24"/>
        </w:rPr>
      </w:pPr>
      <w:r>
        <w:rPr>
          <w:rFonts w:hint="eastAsia"/>
          <w:color w:val="000000"/>
          <w:sz w:val="24"/>
        </w:rPr>
        <w:t>工程立项批准文号：</w:t>
      </w:r>
    </w:p>
    <w:p w14:paraId="5E3E9B4A" w14:textId="77777777" w:rsidR="000F16F4" w:rsidRDefault="000F16F4">
      <w:pPr>
        <w:spacing w:line="600" w:lineRule="exact"/>
        <w:ind w:firstLineChars="200" w:firstLine="480"/>
        <w:rPr>
          <w:color w:val="000000"/>
          <w:sz w:val="24"/>
        </w:rPr>
      </w:pPr>
      <w:r>
        <w:rPr>
          <w:rFonts w:hint="eastAsia"/>
          <w:color w:val="000000"/>
          <w:sz w:val="24"/>
        </w:rPr>
        <w:t>资金来源：自有资金。</w:t>
      </w:r>
    </w:p>
    <w:p w14:paraId="22D847BE" w14:textId="77777777" w:rsidR="000F16F4" w:rsidRDefault="000F16F4">
      <w:pPr>
        <w:spacing w:line="600" w:lineRule="exact"/>
        <w:ind w:firstLineChars="200" w:firstLine="480"/>
        <w:rPr>
          <w:color w:val="000000"/>
          <w:sz w:val="24"/>
        </w:rPr>
      </w:pPr>
      <w:r>
        <w:rPr>
          <w:rFonts w:hint="eastAsia"/>
          <w:color w:val="000000"/>
          <w:sz w:val="24"/>
        </w:rPr>
        <w:t>第二条　工程承包范围与内容</w:t>
      </w:r>
    </w:p>
    <w:p w14:paraId="5E45000A" w14:textId="77777777" w:rsidR="000F16F4" w:rsidRDefault="000F16F4">
      <w:pPr>
        <w:spacing w:line="600" w:lineRule="exact"/>
        <w:ind w:firstLineChars="200" w:firstLine="480"/>
        <w:rPr>
          <w:color w:val="000000"/>
          <w:sz w:val="24"/>
        </w:rPr>
      </w:pPr>
      <w:r>
        <w:rPr>
          <w:rFonts w:hint="eastAsia"/>
          <w:color w:val="000000"/>
          <w:sz w:val="24"/>
        </w:rPr>
        <w:t>承包范围与内容包括：</w:t>
      </w:r>
    </w:p>
    <w:p w14:paraId="181F6C6E" w14:textId="77777777" w:rsidR="000F16F4" w:rsidRDefault="000F16F4">
      <w:pPr>
        <w:spacing w:line="360" w:lineRule="auto"/>
        <w:ind w:leftChars="241" w:left="506"/>
        <w:rPr>
          <w:b/>
          <w:color w:val="000000"/>
          <w:spacing w:val="20"/>
          <w:sz w:val="24"/>
        </w:rPr>
      </w:pPr>
      <w:r>
        <w:rPr>
          <w:rFonts w:hint="eastAsia"/>
          <w:b/>
          <w:color w:val="000000"/>
          <w:spacing w:val="20"/>
          <w:sz w:val="24"/>
        </w:rPr>
        <w:t>·由</w:t>
      </w:r>
      <w:r>
        <w:rPr>
          <w:b/>
          <w:color w:val="000000"/>
          <w:spacing w:val="20"/>
          <w:sz w:val="24"/>
          <w:u w:val="single"/>
        </w:rPr>
        <w:t xml:space="preserve">                      </w:t>
      </w:r>
      <w:r>
        <w:rPr>
          <w:rFonts w:hint="eastAsia"/>
          <w:b/>
          <w:color w:val="000000"/>
          <w:spacing w:val="20"/>
          <w:sz w:val="24"/>
        </w:rPr>
        <w:t>设计工程公司设计的《中国民生银行</w:t>
      </w:r>
      <w:r>
        <w:rPr>
          <w:b/>
          <w:color w:val="000000"/>
          <w:spacing w:val="20"/>
          <w:sz w:val="24"/>
        </w:rPr>
        <w:t xml:space="preserve">          </w:t>
      </w:r>
      <w:r>
        <w:rPr>
          <w:rFonts w:hint="eastAsia"/>
          <w:b/>
          <w:color w:val="000000"/>
          <w:spacing w:val="20"/>
          <w:sz w:val="24"/>
        </w:rPr>
        <w:t>支行装饰工程施工图》中所涉及的</w:t>
      </w:r>
      <w:r>
        <w:rPr>
          <w:rFonts w:hint="eastAsia"/>
          <w:b/>
          <w:color w:val="000000"/>
          <w:sz w:val="24"/>
        </w:rPr>
        <w:t>结构变动工程、补楼板、混凝土楼梯，相关</w:t>
      </w:r>
      <w:r>
        <w:rPr>
          <w:rFonts w:hint="eastAsia"/>
          <w:b/>
          <w:color w:val="000000"/>
          <w:spacing w:val="20"/>
          <w:sz w:val="24"/>
        </w:rPr>
        <w:t>土建、装饰、给排水、强弱电安装等各工程项目；</w:t>
      </w:r>
    </w:p>
    <w:p w14:paraId="088F87EA" w14:textId="77777777" w:rsidR="000F16F4" w:rsidRDefault="000F16F4">
      <w:pPr>
        <w:spacing w:line="600" w:lineRule="exact"/>
        <w:ind w:firstLineChars="200" w:firstLine="562"/>
        <w:rPr>
          <w:rFonts w:ascii="宋体"/>
          <w:b/>
          <w:color w:val="000000"/>
          <w:spacing w:val="20"/>
          <w:sz w:val="24"/>
        </w:rPr>
      </w:pPr>
      <w:r>
        <w:rPr>
          <w:rFonts w:ascii="宋体" w:hAnsi="宋体" w:hint="eastAsia"/>
          <w:b/>
          <w:color w:val="000000"/>
          <w:spacing w:val="20"/>
          <w:sz w:val="24"/>
        </w:rPr>
        <w:t>·原结构变动、墙体、地板、天花、设备等与设计图纸冲突部位的拆除、移位以及垃圾清运等项目；</w:t>
      </w:r>
    </w:p>
    <w:p w14:paraId="055DC838" w14:textId="77777777" w:rsidR="000F16F4" w:rsidRDefault="000F16F4">
      <w:pPr>
        <w:numPr>
          <w:ins w:id="1" w:author="Unknown" w:date="2011-03-29T15:52:00Z"/>
        </w:numPr>
        <w:spacing w:line="600" w:lineRule="exact"/>
        <w:ind w:firstLineChars="200" w:firstLine="562"/>
        <w:rPr>
          <w:rFonts w:ascii="宋体"/>
          <w:b/>
          <w:color w:val="000000"/>
          <w:spacing w:val="20"/>
          <w:sz w:val="24"/>
        </w:rPr>
      </w:pPr>
      <w:r>
        <w:rPr>
          <w:rFonts w:ascii="宋体" w:hAnsi="宋体" w:hint="eastAsia"/>
          <w:b/>
          <w:color w:val="000000"/>
          <w:spacing w:val="20"/>
          <w:sz w:val="24"/>
        </w:rPr>
        <w:t>·防盗网、卷闸门工程；</w:t>
      </w:r>
    </w:p>
    <w:p w14:paraId="79D6C643" w14:textId="77777777" w:rsidR="000F16F4" w:rsidRDefault="000F16F4">
      <w:pPr>
        <w:spacing w:line="600" w:lineRule="exact"/>
        <w:ind w:firstLineChars="200" w:firstLine="562"/>
        <w:rPr>
          <w:rFonts w:ascii="宋体"/>
          <w:b/>
          <w:color w:val="000000"/>
          <w:spacing w:val="20"/>
          <w:sz w:val="24"/>
        </w:rPr>
      </w:pPr>
      <w:r>
        <w:rPr>
          <w:rFonts w:ascii="宋体" w:hAnsi="宋体" w:hint="eastAsia"/>
          <w:b/>
          <w:color w:val="000000"/>
          <w:spacing w:val="20"/>
          <w:sz w:val="24"/>
        </w:rPr>
        <w:t>·电子设备、广告牌配电工程（含配电箱到广告牌的主电缆及配电箱输出防漏电开关）；</w:t>
      </w:r>
    </w:p>
    <w:p w14:paraId="3F80E1D7" w14:textId="77777777" w:rsidR="000F16F4" w:rsidRDefault="000F16F4">
      <w:pPr>
        <w:spacing w:line="600" w:lineRule="exact"/>
        <w:ind w:firstLineChars="200" w:firstLine="562"/>
        <w:rPr>
          <w:b/>
          <w:color w:val="000000"/>
          <w:spacing w:val="20"/>
          <w:sz w:val="24"/>
        </w:rPr>
      </w:pPr>
      <w:r>
        <w:rPr>
          <w:rFonts w:ascii="宋体" w:hAnsi="宋体" w:hint="eastAsia"/>
          <w:b/>
          <w:color w:val="000000"/>
          <w:spacing w:val="20"/>
          <w:sz w:val="24"/>
        </w:rPr>
        <w:lastRenderedPageBreak/>
        <w:t>·</w:t>
      </w:r>
      <w:r>
        <w:rPr>
          <w:rFonts w:hint="eastAsia"/>
          <w:b/>
          <w:color w:val="000000"/>
          <w:spacing w:val="20"/>
          <w:sz w:val="24"/>
        </w:rPr>
        <w:t>消防系统配电工程（含应急灯、指示灯等的电源敷设、插座，设备甲方自购）；</w:t>
      </w:r>
    </w:p>
    <w:p w14:paraId="4E64C55A" w14:textId="77777777" w:rsidR="000F16F4" w:rsidRDefault="000F16F4">
      <w:pPr>
        <w:spacing w:line="600" w:lineRule="exact"/>
        <w:ind w:firstLineChars="200" w:firstLine="562"/>
        <w:rPr>
          <w:b/>
          <w:color w:val="000000"/>
          <w:spacing w:val="20"/>
          <w:sz w:val="24"/>
        </w:rPr>
      </w:pPr>
      <w:r>
        <w:rPr>
          <w:rFonts w:hint="eastAsia"/>
          <w:b/>
          <w:color w:val="000000"/>
          <w:spacing w:val="20"/>
          <w:sz w:val="24"/>
        </w:rPr>
        <w:t>·背景音乐系统（含布线、设备及设备机柜）；</w:t>
      </w:r>
    </w:p>
    <w:p w14:paraId="0AF3FC25" w14:textId="77777777" w:rsidR="000F16F4" w:rsidRDefault="000F16F4">
      <w:pPr>
        <w:spacing w:line="600" w:lineRule="exact"/>
        <w:ind w:firstLineChars="200" w:firstLine="562"/>
        <w:rPr>
          <w:b/>
          <w:color w:val="000000"/>
          <w:spacing w:val="20"/>
          <w:sz w:val="24"/>
        </w:rPr>
      </w:pPr>
      <w:r>
        <w:rPr>
          <w:rFonts w:hint="eastAsia"/>
          <w:b/>
          <w:color w:val="000000"/>
          <w:spacing w:val="20"/>
          <w:sz w:val="24"/>
        </w:rPr>
        <w:t>·电话、电视布线及调试工程；</w:t>
      </w:r>
    </w:p>
    <w:p w14:paraId="4D1CC0E0" w14:textId="77777777" w:rsidR="000F16F4" w:rsidRDefault="000F16F4">
      <w:pPr>
        <w:spacing w:line="600" w:lineRule="exact"/>
        <w:ind w:firstLineChars="200" w:firstLine="562"/>
        <w:rPr>
          <w:b/>
          <w:color w:val="000000"/>
          <w:spacing w:val="20"/>
          <w:sz w:val="24"/>
        </w:rPr>
      </w:pPr>
      <w:r>
        <w:rPr>
          <w:rFonts w:hint="eastAsia"/>
          <w:b/>
          <w:color w:val="000000"/>
          <w:spacing w:val="20"/>
          <w:sz w:val="24"/>
        </w:rPr>
        <w:t>·电子设备（利率屏、跑马屏、排队叫号系统等）；</w:t>
      </w:r>
    </w:p>
    <w:p w14:paraId="63203C5F" w14:textId="77777777" w:rsidR="000F16F4" w:rsidRDefault="000F16F4">
      <w:pPr>
        <w:spacing w:line="600" w:lineRule="exact"/>
        <w:ind w:firstLineChars="200" w:firstLine="562"/>
        <w:rPr>
          <w:b/>
          <w:color w:val="000000"/>
          <w:spacing w:val="20"/>
          <w:sz w:val="24"/>
        </w:rPr>
      </w:pPr>
      <w:r>
        <w:rPr>
          <w:rFonts w:hint="eastAsia"/>
          <w:b/>
          <w:color w:val="000000"/>
          <w:spacing w:val="20"/>
          <w:sz w:val="24"/>
        </w:rPr>
        <w:t>·图纸中注明的现场制作家具、形象墙及水晶字、不锈钢字、科室牌、防撞条、营业时间牌、吊灯等零星工程的制安；</w:t>
      </w:r>
    </w:p>
    <w:p w14:paraId="66B8F109" w14:textId="77777777" w:rsidR="000F16F4" w:rsidRDefault="000F16F4">
      <w:pPr>
        <w:spacing w:line="600" w:lineRule="exact"/>
        <w:ind w:firstLineChars="200" w:firstLine="562"/>
        <w:rPr>
          <w:b/>
          <w:color w:val="000000"/>
          <w:spacing w:val="20"/>
          <w:sz w:val="24"/>
        </w:rPr>
      </w:pPr>
      <w:r>
        <w:rPr>
          <w:rFonts w:hint="eastAsia"/>
          <w:b/>
          <w:color w:val="000000"/>
          <w:spacing w:val="20"/>
          <w:sz w:val="24"/>
        </w:rPr>
        <w:t>·白蚁防治</w:t>
      </w:r>
    </w:p>
    <w:p w14:paraId="6003CF05" w14:textId="77777777" w:rsidR="000F16F4" w:rsidRDefault="000F16F4">
      <w:pPr>
        <w:spacing w:line="600" w:lineRule="exact"/>
        <w:ind w:firstLineChars="200" w:firstLine="562"/>
        <w:rPr>
          <w:b/>
          <w:color w:val="000000"/>
          <w:spacing w:val="20"/>
          <w:sz w:val="24"/>
        </w:rPr>
      </w:pPr>
      <w:r>
        <w:rPr>
          <w:rFonts w:hint="eastAsia"/>
          <w:b/>
          <w:color w:val="000000"/>
          <w:spacing w:val="20"/>
          <w:sz w:val="24"/>
        </w:rPr>
        <w:t>·图纸中标明（发包人，下同）防盗防火门等安全防护产品；</w:t>
      </w:r>
    </w:p>
    <w:p w14:paraId="0D29CA1C" w14:textId="77777777" w:rsidR="000F16F4" w:rsidRDefault="000F16F4">
      <w:pPr>
        <w:spacing w:line="600" w:lineRule="exact"/>
        <w:rPr>
          <w:b/>
          <w:color w:val="000000"/>
          <w:spacing w:val="20"/>
          <w:sz w:val="24"/>
        </w:rPr>
      </w:pPr>
      <w:r>
        <w:rPr>
          <w:b/>
          <w:color w:val="000000"/>
          <w:spacing w:val="20"/>
          <w:sz w:val="24"/>
        </w:rPr>
        <w:t xml:space="preserve">    </w:t>
      </w:r>
      <w:r>
        <w:rPr>
          <w:rFonts w:hint="eastAsia"/>
          <w:b/>
          <w:color w:val="000000"/>
          <w:spacing w:val="20"/>
          <w:sz w:val="24"/>
        </w:rPr>
        <w:t>·验收前的清洁卫生，工程移交前的彻底清洁卫生；</w:t>
      </w:r>
    </w:p>
    <w:p w14:paraId="173B5F1A" w14:textId="77777777" w:rsidR="000F16F4" w:rsidRDefault="000F16F4">
      <w:pPr>
        <w:spacing w:line="600" w:lineRule="exact"/>
        <w:ind w:firstLineChars="200" w:firstLine="562"/>
        <w:rPr>
          <w:b/>
          <w:color w:val="000000"/>
          <w:spacing w:val="20"/>
          <w:sz w:val="24"/>
        </w:rPr>
      </w:pPr>
      <w:r>
        <w:rPr>
          <w:rFonts w:hint="eastAsia"/>
          <w:b/>
          <w:color w:val="000000"/>
          <w:spacing w:val="20"/>
          <w:sz w:val="24"/>
        </w:rPr>
        <w:t>·招标图纸中涉及的其它工程。</w:t>
      </w:r>
    </w:p>
    <w:p w14:paraId="5BBC347F" w14:textId="77777777" w:rsidR="000F16F4" w:rsidRDefault="000F16F4">
      <w:pPr>
        <w:spacing w:line="600" w:lineRule="exact"/>
        <w:ind w:firstLineChars="200" w:firstLine="562"/>
        <w:rPr>
          <w:b/>
          <w:color w:val="000000"/>
          <w:spacing w:val="20"/>
          <w:sz w:val="24"/>
        </w:rPr>
      </w:pPr>
      <w:r>
        <w:rPr>
          <w:b/>
          <w:color w:val="000000"/>
          <w:spacing w:val="20"/>
          <w:sz w:val="24"/>
        </w:rPr>
        <w:t>2</w:t>
      </w:r>
      <w:r>
        <w:rPr>
          <w:rFonts w:hint="eastAsia"/>
          <w:b/>
          <w:color w:val="000000"/>
          <w:spacing w:val="20"/>
          <w:sz w:val="24"/>
        </w:rPr>
        <w:t>、施工范围不包括：</w:t>
      </w:r>
    </w:p>
    <w:p w14:paraId="5E36D3FC" w14:textId="77777777" w:rsidR="000F16F4" w:rsidRDefault="000F16F4">
      <w:pPr>
        <w:spacing w:line="600" w:lineRule="exact"/>
        <w:ind w:firstLineChars="200" w:firstLine="562"/>
        <w:rPr>
          <w:b/>
          <w:color w:val="000000"/>
          <w:spacing w:val="20"/>
          <w:sz w:val="24"/>
        </w:rPr>
      </w:pPr>
      <w:r>
        <w:rPr>
          <w:rFonts w:ascii="宋体" w:hAnsi="宋体" w:hint="eastAsia"/>
          <w:b/>
          <w:color w:val="000000"/>
          <w:spacing w:val="20"/>
          <w:sz w:val="24"/>
        </w:rPr>
        <w:t>·</w:t>
      </w:r>
      <w:r>
        <w:rPr>
          <w:rFonts w:hint="eastAsia"/>
          <w:b/>
          <w:color w:val="000000"/>
          <w:spacing w:val="20"/>
          <w:sz w:val="24"/>
        </w:rPr>
        <w:t>户外广告招牌；</w:t>
      </w:r>
    </w:p>
    <w:p w14:paraId="786F614E" w14:textId="77777777" w:rsidR="000F16F4" w:rsidRDefault="000F16F4">
      <w:pPr>
        <w:spacing w:line="600" w:lineRule="exact"/>
        <w:ind w:firstLineChars="200" w:firstLine="562"/>
        <w:rPr>
          <w:b/>
          <w:color w:val="000000"/>
          <w:spacing w:val="20"/>
          <w:sz w:val="24"/>
        </w:rPr>
      </w:pPr>
      <w:r>
        <w:rPr>
          <w:rFonts w:hint="eastAsia"/>
          <w:b/>
          <w:color w:val="000000"/>
          <w:spacing w:val="20"/>
          <w:sz w:val="24"/>
        </w:rPr>
        <w:t>·消防系统工程；</w:t>
      </w:r>
    </w:p>
    <w:p w14:paraId="63F4E9B7" w14:textId="77777777" w:rsidR="000F16F4" w:rsidRDefault="000F16F4">
      <w:pPr>
        <w:spacing w:line="600" w:lineRule="exact"/>
        <w:ind w:firstLineChars="200" w:firstLine="562"/>
        <w:rPr>
          <w:b/>
          <w:color w:val="000000"/>
          <w:spacing w:val="20"/>
          <w:sz w:val="24"/>
        </w:rPr>
      </w:pPr>
      <w:r>
        <w:rPr>
          <w:rFonts w:hint="eastAsia"/>
          <w:b/>
          <w:color w:val="000000"/>
          <w:spacing w:val="20"/>
          <w:sz w:val="24"/>
        </w:rPr>
        <w:t>·安防监控系统工程；</w:t>
      </w:r>
    </w:p>
    <w:p w14:paraId="45B6FF66" w14:textId="77777777" w:rsidR="000F16F4" w:rsidRDefault="000F16F4">
      <w:pPr>
        <w:spacing w:line="600" w:lineRule="exact"/>
        <w:ind w:firstLineChars="200" w:firstLine="562"/>
        <w:rPr>
          <w:b/>
          <w:color w:val="000000"/>
          <w:spacing w:val="20"/>
          <w:sz w:val="24"/>
        </w:rPr>
      </w:pPr>
      <w:r>
        <w:rPr>
          <w:rFonts w:hint="eastAsia"/>
          <w:b/>
          <w:color w:val="000000"/>
          <w:spacing w:val="20"/>
          <w:sz w:val="24"/>
        </w:rPr>
        <w:t>·空调通风系统及其配电工程；</w:t>
      </w:r>
    </w:p>
    <w:p w14:paraId="1870D7CE" w14:textId="77777777" w:rsidR="000F16F4" w:rsidRDefault="000F16F4">
      <w:pPr>
        <w:spacing w:line="600" w:lineRule="exact"/>
        <w:ind w:firstLineChars="200" w:firstLine="562"/>
        <w:rPr>
          <w:b/>
          <w:color w:val="000000"/>
          <w:spacing w:val="20"/>
          <w:sz w:val="24"/>
        </w:rPr>
      </w:pPr>
      <w:r>
        <w:rPr>
          <w:rFonts w:hint="eastAsia"/>
          <w:b/>
          <w:color w:val="000000"/>
          <w:spacing w:val="20"/>
          <w:sz w:val="24"/>
        </w:rPr>
        <w:t>·网络综合布线工程；</w:t>
      </w:r>
    </w:p>
    <w:p w14:paraId="3C13B4F4" w14:textId="77777777" w:rsidR="000F16F4" w:rsidRDefault="000F16F4">
      <w:pPr>
        <w:spacing w:line="600" w:lineRule="exact"/>
        <w:ind w:firstLineChars="200" w:firstLine="562"/>
        <w:rPr>
          <w:b/>
          <w:color w:val="000000"/>
          <w:spacing w:val="20"/>
          <w:sz w:val="24"/>
        </w:rPr>
      </w:pPr>
      <w:r>
        <w:rPr>
          <w:rFonts w:hint="eastAsia"/>
          <w:b/>
          <w:color w:val="000000"/>
          <w:spacing w:val="20"/>
          <w:sz w:val="24"/>
        </w:rPr>
        <w:t>·</w:t>
      </w:r>
      <w:r>
        <w:rPr>
          <w:rFonts w:ascii="宋体" w:hAnsi="宋体" w:hint="eastAsia"/>
          <w:b/>
          <w:color w:val="000000"/>
          <w:spacing w:val="20"/>
          <w:sz w:val="24"/>
        </w:rPr>
        <w:t>挂画、活动办公家具等</w:t>
      </w:r>
      <w:r>
        <w:rPr>
          <w:rFonts w:hint="eastAsia"/>
          <w:b/>
          <w:color w:val="000000"/>
          <w:spacing w:val="20"/>
          <w:sz w:val="24"/>
        </w:rPr>
        <w:t>图纸中标明甲方自购的项目。</w:t>
      </w:r>
    </w:p>
    <w:p w14:paraId="5B11DA8B" w14:textId="77777777" w:rsidR="000F16F4" w:rsidRDefault="000F16F4">
      <w:pPr>
        <w:numPr>
          <w:ilvl w:val="0"/>
          <w:numId w:val="2"/>
        </w:numPr>
        <w:spacing w:line="600" w:lineRule="exact"/>
        <w:ind w:firstLineChars="200" w:firstLine="480"/>
        <w:rPr>
          <w:color w:val="000000"/>
          <w:sz w:val="24"/>
        </w:rPr>
      </w:pPr>
      <w:r>
        <w:rPr>
          <w:rFonts w:hint="eastAsia"/>
          <w:color w:val="000000"/>
          <w:sz w:val="24"/>
        </w:rPr>
        <w:t xml:space="preserve">　合同工期：自合同签订之日起至我分行对工程验收合格之日止，装修工程为</w:t>
      </w:r>
      <w:r>
        <w:rPr>
          <w:color w:val="000000"/>
          <w:sz w:val="24"/>
        </w:rPr>
        <w:t>90</w:t>
      </w:r>
      <w:r>
        <w:rPr>
          <w:rFonts w:hint="eastAsia"/>
          <w:color w:val="000000"/>
          <w:sz w:val="24"/>
        </w:rPr>
        <w:t>个日历天（</w:t>
      </w: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日至</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56F9E188" w14:textId="77777777" w:rsidR="000F16F4" w:rsidRDefault="000F16F4">
      <w:pPr>
        <w:spacing w:line="600" w:lineRule="exact"/>
        <w:rPr>
          <w:color w:val="000000"/>
          <w:sz w:val="24"/>
        </w:rPr>
      </w:pPr>
      <w:r>
        <w:rPr>
          <w:color w:val="000000"/>
          <w:sz w:val="24"/>
        </w:rPr>
        <w:t xml:space="preserve">    </w:t>
      </w:r>
      <w:r>
        <w:rPr>
          <w:rFonts w:hint="eastAsia"/>
          <w:color w:val="000000"/>
          <w:sz w:val="24"/>
        </w:rPr>
        <w:t>开工日期：</w:t>
      </w: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4B4E12D8" w14:textId="77777777" w:rsidR="000F16F4" w:rsidRDefault="000F16F4">
      <w:pPr>
        <w:spacing w:line="600" w:lineRule="exact"/>
        <w:ind w:firstLineChars="200" w:firstLine="480"/>
        <w:rPr>
          <w:color w:val="000000"/>
          <w:sz w:val="24"/>
        </w:rPr>
      </w:pPr>
      <w:r>
        <w:rPr>
          <w:rFonts w:hint="eastAsia"/>
          <w:color w:val="000000"/>
          <w:sz w:val="24"/>
        </w:rPr>
        <w:t>竣工日期：</w:t>
      </w: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r>
        <w:rPr>
          <w:color w:val="000000"/>
          <w:sz w:val="24"/>
        </w:rPr>
        <w:t xml:space="preserve"> </w:t>
      </w:r>
    </w:p>
    <w:p w14:paraId="0D35CCA7" w14:textId="77777777" w:rsidR="000F16F4" w:rsidRDefault="000F16F4">
      <w:pPr>
        <w:spacing w:line="600" w:lineRule="exact"/>
        <w:ind w:firstLineChars="200" w:firstLine="480"/>
        <w:rPr>
          <w:color w:val="000000"/>
          <w:sz w:val="24"/>
        </w:rPr>
      </w:pPr>
      <w:r>
        <w:rPr>
          <w:rFonts w:hint="eastAsia"/>
          <w:color w:val="000000"/>
          <w:sz w:val="24"/>
        </w:rPr>
        <w:t>第四条　质量标准</w:t>
      </w:r>
    </w:p>
    <w:p w14:paraId="63F8D086" w14:textId="77777777" w:rsidR="000F16F4" w:rsidRDefault="000F16F4">
      <w:pPr>
        <w:spacing w:line="600" w:lineRule="exact"/>
        <w:ind w:firstLineChars="200" w:firstLine="480"/>
        <w:rPr>
          <w:color w:val="000000"/>
          <w:sz w:val="24"/>
        </w:rPr>
      </w:pPr>
      <w:r>
        <w:rPr>
          <w:rFonts w:hint="eastAsia"/>
          <w:color w:val="000000"/>
          <w:sz w:val="24"/>
        </w:rPr>
        <w:t>工程质量标准：合格</w:t>
      </w:r>
    </w:p>
    <w:p w14:paraId="5B6484D0" w14:textId="77777777" w:rsidR="000F16F4" w:rsidRDefault="000F16F4">
      <w:pPr>
        <w:spacing w:line="600" w:lineRule="exact"/>
        <w:ind w:firstLineChars="200" w:firstLine="480"/>
        <w:rPr>
          <w:color w:val="000000"/>
          <w:sz w:val="24"/>
        </w:rPr>
      </w:pPr>
      <w:r>
        <w:rPr>
          <w:rFonts w:hint="eastAsia"/>
          <w:color w:val="000000"/>
          <w:sz w:val="24"/>
        </w:rPr>
        <w:t>第五条　合同价款</w:t>
      </w:r>
    </w:p>
    <w:p w14:paraId="3A47FB20" w14:textId="77777777" w:rsidR="000F16F4" w:rsidRDefault="000F16F4">
      <w:pPr>
        <w:spacing w:line="600" w:lineRule="exact"/>
        <w:ind w:firstLineChars="200" w:firstLine="482"/>
        <w:rPr>
          <w:b/>
          <w:color w:val="000000"/>
          <w:sz w:val="24"/>
          <w:u w:val="single"/>
        </w:rPr>
      </w:pPr>
      <w:r>
        <w:rPr>
          <w:rFonts w:hint="eastAsia"/>
          <w:b/>
          <w:color w:val="000000"/>
          <w:sz w:val="24"/>
        </w:rPr>
        <w:t>金额：</w:t>
      </w:r>
      <w:r>
        <w:rPr>
          <w:rFonts w:hint="eastAsia"/>
          <w:b/>
          <w:color w:val="000000"/>
          <w:sz w:val="24"/>
          <w:u w:val="single"/>
        </w:rPr>
        <w:t>￥</w:t>
      </w:r>
      <w:r>
        <w:rPr>
          <w:b/>
          <w:color w:val="000000"/>
          <w:sz w:val="24"/>
          <w:u w:val="single"/>
        </w:rPr>
        <w:t xml:space="preserve">               </w:t>
      </w:r>
      <w:r>
        <w:rPr>
          <w:rFonts w:hint="eastAsia"/>
          <w:b/>
          <w:color w:val="000000"/>
          <w:sz w:val="24"/>
        </w:rPr>
        <w:t>（大写）：</w:t>
      </w:r>
      <w:r>
        <w:rPr>
          <w:b/>
          <w:color w:val="000000"/>
          <w:sz w:val="24"/>
          <w:u w:val="single"/>
        </w:rPr>
        <w:t xml:space="preserve">                         </w:t>
      </w:r>
    </w:p>
    <w:p w14:paraId="7679D31D" w14:textId="77777777" w:rsidR="000F16F4" w:rsidRDefault="000F16F4">
      <w:pPr>
        <w:spacing w:line="600" w:lineRule="exact"/>
        <w:ind w:firstLineChars="200" w:firstLine="480"/>
        <w:rPr>
          <w:color w:val="000000"/>
          <w:sz w:val="24"/>
        </w:rPr>
      </w:pPr>
      <w:r>
        <w:rPr>
          <w:rFonts w:hint="eastAsia"/>
          <w:color w:val="000000"/>
          <w:sz w:val="24"/>
        </w:rPr>
        <w:t>第六条　组成合同的文件</w:t>
      </w:r>
    </w:p>
    <w:p w14:paraId="3AA4ED3B" w14:textId="77777777" w:rsidR="000F16F4" w:rsidRDefault="000F16F4">
      <w:pPr>
        <w:spacing w:line="600" w:lineRule="exact"/>
        <w:ind w:firstLineChars="200" w:firstLine="480"/>
        <w:rPr>
          <w:color w:val="000000"/>
          <w:sz w:val="24"/>
        </w:rPr>
      </w:pPr>
      <w:r>
        <w:rPr>
          <w:rFonts w:hint="eastAsia"/>
          <w:color w:val="000000"/>
          <w:sz w:val="24"/>
        </w:rPr>
        <w:t>组成合同的文件包括：</w:t>
      </w:r>
    </w:p>
    <w:p w14:paraId="642DC746" w14:textId="77777777" w:rsidR="000F16F4" w:rsidRDefault="000F16F4">
      <w:pPr>
        <w:spacing w:line="600" w:lineRule="exact"/>
        <w:ind w:firstLineChars="200" w:firstLine="480"/>
        <w:rPr>
          <w:color w:val="000000"/>
          <w:sz w:val="24"/>
        </w:rPr>
      </w:pPr>
      <w:r>
        <w:rPr>
          <w:color w:val="000000"/>
          <w:sz w:val="24"/>
        </w:rPr>
        <w:t>1</w:t>
      </w:r>
      <w:r>
        <w:rPr>
          <w:rFonts w:hint="eastAsia"/>
          <w:color w:val="000000"/>
          <w:sz w:val="24"/>
        </w:rPr>
        <w:t>、合同协议书</w:t>
      </w:r>
    </w:p>
    <w:p w14:paraId="4B42B646" w14:textId="77777777" w:rsidR="000F16F4" w:rsidRDefault="000F16F4">
      <w:pPr>
        <w:spacing w:line="600" w:lineRule="exact"/>
        <w:ind w:firstLineChars="200" w:firstLine="480"/>
        <w:rPr>
          <w:color w:val="000000"/>
          <w:sz w:val="24"/>
        </w:rPr>
      </w:pPr>
      <w:r>
        <w:rPr>
          <w:color w:val="000000"/>
          <w:sz w:val="24"/>
        </w:rPr>
        <w:t>2</w:t>
      </w:r>
      <w:r>
        <w:rPr>
          <w:rFonts w:hint="eastAsia"/>
          <w:color w:val="000000"/>
          <w:sz w:val="24"/>
        </w:rPr>
        <w:t>、本合同专用条件</w:t>
      </w:r>
    </w:p>
    <w:p w14:paraId="59578035" w14:textId="77777777" w:rsidR="000F16F4" w:rsidRDefault="000F16F4">
      <w:pPr>
        <w:spacing w:line="600" w:lineRule="exact"/>
        <w:ind w:firstLineChars="200" w:firstLine="480"/>
        <w:rPr>
          <w:color w:val="000000"/>
          <w:sz w:val="24"/>
        </w:rPr>
      </w:pPr>
      <w:r>
        <w:rPr>
          <w:color w:val="000000"/>
          <w:sz w:val="24"/>
        </w:rPr>
        <w:t>3</w:t>
      </w:r>
      <w:r>
        <w:rPr>
          <w:rFonts w:hint="eastAsia"/>
          <w:color w:val="000000"/>
          <w:sz w:val="24"/>
        </w:rPr>
        <w:t>、本合同通用条件</w:t>
      </w:r>
    </w:p>
    <w:p w14:paraId="0CDE56DC" w14:textId="77777777" w:rsidR="000F16F4" w:rsidRDefault="000F16F4">
      <w:pPr>
        <w:spacing w:line="600" w:lineRule="exact"/>
        <w:ind w:firstLineChars="200" w:firstLine="480"/>
        <w:rPr>
          <w:color w:val="000000"/>
          <w:sz w:val="24"/>
        </w:rPr>
      </w:pPr>
      <w:r>
        <w:rPr>
          <w:color w:val="000000"/>
          <w:sz w:val="24"/>
        </w:rPr>
        <w:t>4</w:t>
      </w:r>
      <w:r>
        <w:rPr>
          <w:rFonts w:hint="eastAsia"/>
          <w:color w:val="000000"/>
          <w:sz w:val="24"/>
        </w:rPr>
        <w:t>、国家相关工程标准、规范规程及相关技术文件</w:t>
      </w:r>
    </w:p>
    <w:p w14:paraId="48B6F516" w14:textId="77777777" w:rsidR="000F16F4" w:rsidRDefault="000F16F4">
      <w:pPr>
        <w:spacing w:line="600" w:lineRule="exact"/>
        <w:ind w:firstLineChars="200" w:firstLine="480"/>
        <w:rPr>
          <w:color w:val="000000"/>
          <w:sz w:val="24"/>
        </w:rPr>
      </w:pPr>
      <w:r>
        <w:rPr>
          <w:color w:val="000000"/>
          <w:sz w:val="24"/>
        </w:rPr>
        <w:t>5</w:t>
      </w:r>
      <w:r>
        <w:rPr>
          <w:rFonts w:hint="eastAsia"/>
          <w:color w:val="000000"/>
          <w:sz w:val="24"/>
        </w:rPr>
        <w:t>、施工图纸、图纸答疑文件等</w:t>
      </w:r>
    </w:p>
    <w:p w14:paraId="2DE52B8E" w14:textId="77777777" w:rsidR="000F16F4" w:rsidRDefault="000F16F4">
      <w:pPr>
        <w:spacing w:line="600" w:lineRule="exact"/>
        <w:rPr>
          <w:color w:val="000000"/>
          <w:sz w:val="24"/>
        </w:rPr>
      </w:pPr>
      <w:r>
        <w:rPr>
          <w:color w:val="000000"/>
          <w:sz w:val="24"/>
        </w:rPr>
        <w:t xml:space="preserve">     6</w:t>
      </w:r>
      <w:r>
        <w:rPr>
          <w:rFonts w:hint="eastAsia"/>
          <w:color w:val="000000"/>
          <w:sz w:val="24"/>
        </w:rPr>
        <w:t>、双方有关工程的洽商、设计变更签证等书面协议或文件视为本合同的组成部分。</w:t>
      </w:r>
    </w:p>
    <w:p w14:paraId="4BC4A2E7" w14:textId="77777777" w:rsidR="000F16F4" w:rsidRDefault="000F16F4">
      <w:pPr>
        <w:spacing w:line="600" w:lineRule="exact"/>
        <w:rPr>
          <w:color w:val="000000"/>
          <w:sz w:val="24"/>
        </w:rPr>
      </w:pPr>
      <w:r>
        <w:rPr>
          <w:color w:val="000000"/>
          <w:sz w:val="24"/>
        </w:rPr>
        <w:t xml:space="preserve">    </w:t>
      </w:r>
      <w:r>
        <w:rPr>
          <w:rFonts w:hint="eastAsia"/>
          <w:color w:val="000000"/>
          <w:sz w:val="24"/>
        </w:rPr>
        <w:t>第七条　本协议书中有关词语含义与本合同第二部分《通用合同条件》中分别赋予它们的定义相同。</w:t>
      </w:r>
    </w:p>
    <w:p w14:paraId="51AA5A39" w14:textId="77777777" w:rsidR="000F16F4" w:rsidRDefault="000F16F4">
      <w:pPr>
        <w:numPr>
          <w:ilvl w:val="0"/>
          <w:numId w:val="3"/>
        </w:numPr>
        <w:spacing w:line="500" w:lineRule="exact"/>
        <w:rPr>
          <w:sz w:val="24"/>
        </w:rPr>
      </w:pPr>
      <w:r>
        <w:rPr>
          <w:sz w:val="24"/>
        </w:rPr>
        <w:t xml:space="preserve"> </w:t>
      </w:r>
      <w:r>
        <w:rPr>
          <w:rFonts w:hint="eastAsia"/>
          <w:sz w:val="24"/>
        </w:rPr>
        <w:t>承包人向发包人承诺严格遵守合同的约定，严格按照合同约定和施工图纸进行</w:t>
      </w:r>
    </w:p>
    <w:p w14:paraId="0F54228A" w14:textId="77777777" w:rsidR="000F16F4" w:rsidRDefault="000F16F4">
      <w:pPr>
        <w:spacing w:line="500" w:lineRule="exact"/>
        <w:rPr>
          <w:color w:val="000000"/>
          <w:sz w:val="24"/>
        </w:rPr>
      </w:pPr>
      <w:r>
        <w:rPr>
          <w:rFonts w:hint="eastAsia"/>
          <w:sz w:val="24"/>
        </w:rPr>
        <w:t>施工、竣工，绝对不改变图纸规定的施工工艺，绝对按照中国民生银行东莞分行主要装修材料表采购材料及设备、配件，毫无异议承担一切违约责任，并在两年免费质量保修期内承担工程质量保修责任。承包人向发包人提供金额为合同价款</w:t>
      </w:r>
      <w:r>
        <w:rPr>
          <w:sz w:val="24"/>
        </w:rPr>
        <w:t>10%</w:t>
      </w:r>
      <w:r>
        <w:rPr>
          <w:rFonts w:hint="eastAsia"/>
          <w:sz w:val="24"/>
        </w:rPr>
        <w:t>的履约保证金，保证金在发包人向承包人支付第一笔工程预付款中直接扣除。承包人违约，发包人在履约保证金中直接扣除违约金，不足部分，承包人无条件及时用现金补足或由发包人直接在应付工程款中扣除。承包人没有违约，发包人在工程竣工验收并移交发包人使用后，无息一次性返还承包人。</w:t>
      </w:r>
    </w:p>
    <w:p w14:paraId="29BDB5D7" w14:textId="77777777" w:rsidR="000F16F4" w:rsidRDefault="000F16F4">
      <w:pPr>
        <w:numPr>
          <w:ilvl w:val="0"/>
          <w:numId w:val="3"/>
        </w:numPr>
        <w:spacing w:line="500" w:lineRule="exact"/>
        <w:rPr>
          <w:rFonts w:ascii="宋体"/>
          <w:color w:val="000000"/>
          <w:sz w:val="24"/>
        </w:rPr>
      </w:pPr>
      <w:r>
        <w:rPr>
          <w:color w:val="000000"/>
          <w:sz w:val="24"/>
        </w:rPr>
        <w:t xml:space="preserve"> </w:t>
      </w:r>
      <w:r>
        <w:rPr>
          <w:rFonts w:hint="eastAsia"/>
          <w:color w:val="000000"/>
          <w:sz w:val="24"/>
        </w:rPr>
        <w:t>工程保修期从</w:t>
      </w:r>
      <w:r>
        <w:rPr>
          <w:color w:val="000000"/>
          <w:sz w:val="24"/>
        </w:rPr>
        <w:t>”</w:t>
      </w:r>
      <w:r>
        <w:rPr>
          <w:rFonts w:hint="eastAsia"/>
          <w:color w:val="000000"/>
          <w:sz w:val="24"/>
        </w:rPr>
        <w:t>工程移交使用日</w:t>
      </w:r>
      <w:r>
        <w:rPr>
          <w:color w:val="000000"/>
          <w:sz w:val="24"/>
        </w:rPr>
        <w:t>”</w:t>
      </w:r>
      <w:r>
        <w:rPr>
          <w:rFonts w:hint="eastAsia"/>
          <w:color w:val="000000"/>
          <w:sz w:val="24"/>
        </w:rPr>
        <w:t>起计，保修期为二十四个日历月。工程保修期</w:t>
      </w:r>
    </w:p>
    <w:p w14:paraId="6DF5CB4D" w14:textId="77777777" w:rsidR="000F16F4" w:rsidRDefault="000F16F4">
      <w:pPr>
        <w:spacing w:line="500" w:lineRule="exact"/>
        <w:rPr>
          <w:color w:val="000000"/>
          <w:sz w:val="24"/>
        </w:rPr>
      </w:pPr>
      <w:r>
        <w:rPr>
          <w:rFonts w:hint="eastAsia"/>
          <w:color w:val="000000"/>
          <w:sz w:val="24"/>
        </w:rPr>
        <w:t>间，当承包人接到使用人（支行）报修电话，紧急情况必须在</w:t>
      </w:r>
      <w:r>
        <w:rPr>
          <w:color w:val="000000"/>
          <w:sz w:val="24"/>
        </w:rPr>
        <w:t>2</w:t>
      </w:r>
      <w:r>
        <w:rPr>
          <w:rFonts w:hint="eastAsia"/>
          <w:color w:val="000000"/>
          <w:sz w:val="24"/>
        </w:rPr>
        <w:t>个小时内赶到现场维修，非紧急情况必须在</w:t>
      </w:r>
      <w:r>
        <w:rPr>
          <w:color w:val="000000"/>
          <w:sz w:val="24"/>
        </w:rPr>
        <w:t>24</w:t>
      </w:r>
      <w:r>
        <w:rPr>
          <w:rFonts w:hint="eastAsia"/>
          <w:color w:val="000000"/>
          <w:sz w:val="24"/>
        </w:rPr>
        <w:t>小时内到现场维修，若超出上述时间不到现场维修，发包人有权不再通知承包人，另请其他维修人进行维修，所产生的费用（经发包人聘请的具工程造价咨询资质的单位审定）在工程承包人的质保金中扣除，质保金不足以扣除的，工程承包人必须在两天内以现金补足。工程承包人对另请维修人施工的费用定价不得有任何异议。</w:t>
      </w:r>
    </w:p>
    <w:p w14:paraId="09852CC8" w14:textId="77777777" w:rsidR="000F16F4" w:rsidRDefault="000F16F4">
      <w:pPr>
        <w:spacing w:line="500" w:lineRule="exact"/>
        <w:ind w:firstLineChars="200" w:firstLine="480"/>
        <w:rPr>
          <w:color w:val="000000"/>
          <w:sz w:val="24"/>
        </w:rPr>
      </w:pPr>
      <w:r>
        <w:rPr>
          <w:rFonts w:hint="eastAsia"/>
          <w:color w:val="000000"/>
          <w:sz w:val="24"/>
        </w:rPr>
        <w:t>第十条</w:t>
      </w:r>
      <w:r>
        <w:rPr>
          <w:color w:val="000000"/>
          <w:sz w:val="24"/>
        </w:rPr>
        <w:t xml:space="preserve"> </w:t>
      </w:r>
      <w:r>
        <w:rPr>
          <w:rFonts w:hint="eastAsia"/>
          <w:color w:val="000000"/>
          <w:sz w:val="24"/>
        </w:rPr>
        <w:t>工程承包人必须按完成工程进度（或劳务完成时间）向劳务分包单位或各工</w:t>
      </w:r>
    </w:p>
    <w:p w14:paraId="5513A608" w14:textId="77777777" w:rsidR="000F16F4" w:rsidRDefault="000F16F4">
      <w:pPr>
        <w:spacing w:line="500" w:lineRule="exact"/>
        <w:rPr>
          <w:color w:val="000000"/>
          <w:sz w:val="24"/>
        </w:rPr>
      </w:pPr>
      <w:r>
        <w:rPr>
          <w:rFonts w:hint="eastAsia"/>
          <w:color w:val="000000"/>
          <w:sz w:val="24"/>
        </w:rPr>
        <w:t>种各班组的全部工人及时全额支付工人工资；当工程进度达到</w:t>
      </w:r>
      <w:r>
        <w:rPr>
          <w:color w:val="000000"/>
          <w:sz w:val="24"/>
        </w:rPr>
        <w:t>95%</w:t>
      </w:r>
      <w:r>
        <w:rPr>
          <w:rFonts w:hint="eastAsia"/>
          <w:color w:val="000000"/>
          <w:sz w:val="24"/>
        </w:rPr>
        <w:t>时，工人应付工资须支付到应付工资总额的</w:t>
      </w:r>
      <w:r>
        <w:rPr>
          <w:color w:val="000000"/>
          <w:sz w:val="24"/>
        </w:rPr>
        <w:t>90%</w:t>
      </w:r>
      <w:r>
        <w:rPr>
          <w:rFonts w:hint="eastAsia"/>
          <w:color w:val="000000"/>
          <w:sz w:val="24"/>
        </w:rPr>
        <w:t>以上，与此同时须由监理公司组织承包人、劳务分包单位及各班组负责人召开会议，落实工人工资支付到位情况，并形成书面资料存档；当工程竣工发包人组织综合验收前，承包人须把所有劳务分包单位或各工种各班组的全部工人全部工人工资子结清，同时承包人须把工人工资已全部结清的书面证明材料原件送监理公司审核确认，监理公司审核确认后留复印件存档。若承包人违反本条任何一项约定，承包人将构成严重违约，承包人须无条件向发包人支付违约金壹拾万元，该违约金由发包人从应付工程款中直接扣除，应付工程款不足以扣除的，承包人须在两天内用现金补足。</w:t>
      </w:r>
    </w:p>
    <w:p w14:paraId="6DD575A4" w14:textId="77777777" w:rsidR="000F16F4" w:rsidRDefault="000F16F4">
      <w:pPr>
        <w:spacing w:line="600" w:lineRule="exact"/>
        <w:ind w:left="420"/>
        <w:rPr>
          <w:color w:val="000000"/>
          <w:sz w:val="24"/>
        </w:rPr>
      </w:pPr>
      <w:r>
        <w:rPr>
          <w:rFonts w:hint="eastAsia"/>
          <w:color w:val="000000"/>
          <w:sz w:val="24"/>
        </w:rPr>
        <w:t>第十</w:t>
      </w:r>
      <w:r>
        <w:rPr>
          <w:rFonts w:hint="eastAsia"/>
          <w:color w:val="000000"/>
          <w:sz w:val="24"/>
        </w:rPr>
        <w:t>一</w:t>
      </w:r>
      <w:r>
        <w:rPr>
          <w:rFonts w:hint="eastAsia"/>
          <w:color w:val="000000"/>
          <w:sz w:val="24"/>
        </w:rPr>
        <w:t>条</w:t>
      </w:r>
      <w:r>
        <w:rPr>
          <w:color w:val="000000"/>
          <w:sz w:val="24"/>
        </w:rPr>
        <w:t xml:space="preserve">  </w:t>
      </w:r>
      <w:r>
        <w:rPr>
          <w:rFonts w:hint="eastAsia"/>
          <w:color w:val="000000"/>
          <w:sz w:val="24"/>
        </w:rPr>
        <w:t>发包人向承包人承诺按照合同约定的期限和方式支付合同价款及其他应当支</w:t>
      </w:r>
    </w:p>
    <w:p w14:paraId="310F14A2" w14:textId="77777777" w:rsidR="000F16F4" w:rsidRDefault="000F16F4">
      <w:pPr>
        <w:spacing w:line="600" w:lineRule="exact"/>
        <w:rPr>
          <w:color w:val="000000"/>
          <w:sz w:val="24"/>
        </w:rPr>
      </w:pPr>
      <w:r>
        <w:rPr>
          <w:rFonts w:hint="eastAsia"/>
          <w:color w:val="000000"/>
          <w:sz w:val="24"/>
        </w:rPr>
        <w:t>付的款项。</w:t>
      </w:r>
    </w:p>
    <w:p w14:paraId="2A974EAA" w14:textId="77777777" w:rsidR="000F16F4" w:rsidRDefault="000F16F4">
      <w:pPr>
        <w:spacing w:line="600" w:lineRule="exact"/>
        <w:ind w:left="420"/>
        <w:rPr>
          <w:color w:val="000000"/>
          <w:sz w:val="24"/>
        </w:rPr>
      </w:pPr>
      <w:r>
        <w:rPr>
          <w:rFonts w:hint="eastAsia"/>
          <w:color w:val="000000"/>
          <w:sz w:val="24"/>
        </w:rPr>
        <w:t>第十</w:t>
      </w:r>
      <w:r>
        <w:rPr>
          <w:rFonts w:hint="eastAsia"/>
          <w:color w:val="000000"/>
          <w:sz w:val="24"/>
        </w:rPr>
        <w:t>二</w:t>
      </w:r>
      <w:r>
        <w:rPr>
          <w:rFonts w:hint="eastAsia"/>
          <w:color w:val="000000"/>
          <w:sz w:val="24"/>
        </w:rPr>
        <w:t>条</w:t>
      </w:r>
      <w:r>
        <w:rPr>
          <w:color w:val="000000"/>
          <w:sz w:val="24"/>
        </w:rPr>
        <w:t xml:space="preserve">  </w:t>
      </w:r>
      <w:r>
        <w:rPr>
          <w:rFonts w:hint="eastAsia"/>
          <w:color w:val="000000"/>
          <w:sz w:val="24"/>
        </w:rPr>
        <w:t>合同生效</w:t>
      </w:r>
    </w:p>
    <w:p w14:paraId="09B19200" w14:textId="77777777" w:rsidR="000F16F4" w:rsidRDefault="000F16F4">
      <w:pPr>
        <w:spacing w:line="600" w:lineRule="exact"/>
        <w:rPr>
          <w:color w:val="000000"/>
          <w:sz w:val="24"/>
        </w:rPr>
      </w:pPr>
      <w:r>
        <w:rPr>
          <w:color w:val="000000"/>
          <w:sz w:val="24"/>
        </w:rPr>
        <w:t xml:space="preserve">    </w:t>
      </w:r>
      <w:r>
        <w:rPr>
          <w:rFonts w:hint="eastAsia"/>
          <w:color w:val="000000"/>
          <w:sz w:val="24"/>
        </w:rPr>
        <w:t>合同订立时间：</w:t>
      </w:r>
      <w:r>
        <w:rPr>
          <w:color w:val="000000"/>
          <w:sz w:val="24"/>
        </w:rPr>
        <w:t xml:space="preserve">  201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7C3AACFD" w14:textId="77777777" w:rsidR="000F16F4" w:rsidRDefault="000F16F4">
      <w:pPr>
        <w:numPr>
          <w:ins w:id="2" w:author="Unknown" w:date="2011-03-29T16:46:00Z"/>
        </w:numPr>
        <w:spacing w:line="360" w:lineRule="auto"/>
        <w:rPr>
          <w:color w:val="000000"/>
          <w:sz w:val="24"/>
        </w:rPr>
      </w:pPr>
      <w:r>
        <w:rPr>
          <w:color w:val="000000"/>
          <w:sz w:val="24"/>
        </w:rPr>
        <w:t xml:space="preserve">    </w:t>
      </w:r>
      <w:r>
        <w:rPr>
          <w:rFonts w:hint="eastAsia"/>
          <w:color w:val="000000"/>
          <w:sz w:val="24"/>
        </w:rPr>
        <w:t>合同订立地点：广州市天河区猎德大道</w:t>
      </w:r>
      <w:r>
        <w:rPr>
          <w:color w:val="000000"/>
          <w:sz w:val="24"/>
        </w:rPr>
        <w:t>68</w:t>
      </w:r>
      <w:r>
        <w:rPr>
          <w:rFonts w:hint="eastAsia"/>
          <w:color w:val="000000"/>
          <w:sz w:val="24"/>
        </w:rPr>
        <w:t>号民生大厦</w:t>
      </w:r>
    </w:p>
    <w:p w14:paraId="720B5F71" w14:textId="77777777" w:rsidR="000F16F4" w:rsidRDefault="000F16F4">
      <w:pPr>
        <w:spacing w:line="600" w:lineRule="exact"/>
        <w:rPr>
          <w:color w:val="000000"/>
          <w:sz w:val="24"/>
        </w:rPr>
      </w:pPr>
      <w:r>
        <w:rPr>
          <w:rFonts w:hint="eastAsia"/>
          <w:color w:val="000000"/>
          <w:sz w:val="24"/>
        </w:rPr>
        <w:t>本合同双方约定：自合同双方签字盖章之日起合同生效。</w:t>
      </w:r>
    </w:p>
    <w:p w14:paraId="395963DE" w14:textId="77777777" w:rsidR="000F16F4" w:rsidRDefault="000F16F4">
      <w:pPr>
        <w:spacing w:line="600" w:lineRule="exact"/>
        <w:ind w:firstLineChars="400" w:firstLine="960"/>
        <w:rPr>
          <w:color w:val="000000"/>
          <w:sz w:val="24"/>
        </w:rPr>
      </w:pPr>
    </w:p>
    <w:p w14:paraId="35591231" w14:textId="77777777" w:rsidR="000F16F4" w:rsidRDefault="000F16F4">
      <w:pPr>
        <w:spacing w:line="600" w:lineRule="exact"/>
        <w:ind w:firstLineChars="400" w:firstLine="960"/>
        <w:rPr>
          <w:color w:val="000000"/>
          <w:sz w:val="24"/>
        </w:rPr>
      </w:pPr>
    </w:p>
    <w:p w14:paraId="351BB3C6" w14:textId="77777777" w:rsidR="000F16F4" w:rsidRDefault="000F16F4">
      <w:pPr>
        <w:spacing w:line="360" w:lineRule="auto"/>
        <w:ind w:firstLine="2560"/>
        <w:rPr>
          <w:rFonts w:hint="eastAsia"/>
          <w:b/>
          <w:bCs/>
          <w:color w:val="000000"/>
          <w:sz w:val="32"/>
        </w:rPr>
      </w:pPr>
    </w:p>
    <w:p w14:paraId="02CC81D5" w14:textId="77777777" w:rsidR="000F16F4" w:rsidRDefault="000F16F4">
      <w:pPr>
        <w:spacing w:line="360" w:lineRule="auto"/>
        <w:ind w:firstLine="2560"/>
        <w:rPr>
          <w:rFonts w:hint="eastAsia"/>
          <w:b/>
          <w:bCs/>
          <w:color w:val="000000"/>
          <w:sz w:val="32"/>
        </w:rPr>
      </w:pPr>
    </w:p>
    <w:p w14:paraId="7A9D861E" w14:textId="77777777" w:rsidR="000F16F4" w:rsidRDefault="000F16F4">
      <w:pPr>
        <w:spacing w:line="360" w:lineRule="auto"/>
        <w:ind w:firstLine="2560"/>
        <w:rPr>
          <w:rFonts w:hint="eastAsia"/>
          <w:b/>
          <w:bCs/>
          <w:color w:val="000000"/>
          <w:sz w:val="32"/>
        </w:rPr>
      </w:pPr>
    </w:p>
    <w:p w14:paraId="082F2085" w14:textId="77777777" w:rsidR="000F16F4" w:rsidRDefault="000F16F4">
      <w:pPr>
        <w:spacing w:line="360" w:lineRule="auto"/>
        <w:ind w:firstLine="2560"/>
        <w:rPr>
          <w:rFonts w:hint="eastAsia"/>
          <w:b/>
          <w:bCs/>
          <w:color w:val="000000"/>
          <w:sz w:val="32"/>
        </w:rPr>
      </w:pPr>
    </w:p>
    <w:p w14:paraId="12FF3CDA" w14:textId="77777777" w:rsidR="000F16F4" w:rsidRDefault="000F16F4">
      <w:pPr>
        <w:spacing w:line="360" w:lineRule="auto"/>
        <w:ind w:firstLine="2560"/>
        <w:rPr>
          <w:rFonts w:hint="eastAsia"/>
          <w:b/>
          <w:bCs/>
          <w:color w:val="000000"/>
          <w:sz w:val="32"/>
        </w:rPr>
      </w:pPr>
    </w:p>
    <w:p w14:paraId="64CE22F4" w14:textId="77777777" w:rsidR="000F16F4" w:rsidRDefault="000F16F4">
      <w:pPr>
        <w:spacing w:line="360" w:lineRule="auto"/>
        <w:ind w:firstLine="2560"/>
        <w:rPr>
          <w:rFonts w:hint="eastAsia"/>
          <w:b/>
          <w:bCs/>
          <w:color w:val="000000"/>
          <w:sz w:val="32"/>
        </w:rPr>
      </w:pPr>
    </w:p>
    <w:p w14:paraId="531FC77A" w14:textId="77777777" w:rsidR="000F16F4" w:rsidRDefault="000F16F4">
      <w:pPr>
        <w:spacing w:line="360" w:lineRule="auto"/>
        <w:ind w:firstLine="2560"/>
        <w:rPr>
          <w:rFonts w:hint="eastAsia"/>
          <w:b/>
          <w:bCs/>
          <w:color w:val="000000"/>
          <w:sz w:val="32"/>
        </w:rPr>
      </w:pPr>
    </w:p>
    <w:p w14:paraId="05346F30" w14:textId="77777777" w:rsidR="000F16F4" w:rsidRDefault="000F16F4">
      <w:pPr>
        <w:spacing w:line="360" w:lineRule="auto"/>
        <w:ind w:firstLine="2560"/>
        <w:rPr>
          <w:rFonts w:hint="eastAsia"/>
          <w:b/>
          <w:bCs/>
          <w:color w:val="000000"/>
          <w:sz w:val="32"/>
        </w:rPr>
      </w:pPr>
    </w:p>
    <w:p w14:paraId="479A2C13" w14:textId="77777777" w:rsidR="000F16F4" w:rsidRDefault="000F16F4">
      <w:pPr>
        <w:spacing w:line="360" w:lineRule="auto"/>
        <w:ind w:firstLine="2560"/>
        <w:rPr>
          <w:rFonts w:hint="eastAsia"/>
          <w:b/>
          <w:bCs/>
          <w:color w:val="000000"/>
          <w:sz w:val="32"/>
        </w:rPr>
      </w:pPr>
    </w:p>
    <w:p w14:paraId="0099B21E" w14:textId="77777777" w:rsidR="000F16F4" w:rsidRDefault="000F16F4">
      <w:pPr>
        <w:spacing w:line="360" w:lineRule="auto"/>
        <w:ind w:firstLine="2560"/>
        <w:rPr>
          <w:b/>
          <w:bCs/>
          <w:color w:val="000000"/>
          <w:sz w:val="32"/>
        </w:rPr>
      </w:pPr>
      <w:r>
        <w:rPr>
          <w:rFonts w:hint="eastAsia"/>
          <w:b/>
          <w:bCs/>
          <w:color w:val="000000"/>
          <w:sz w:val="32"/>
        </w:rPr>
        <w:t>第二部分、通用条款</w:t>
      </w:r>
    </w:p>
    <w:p w14:paraId="2352DAE1" w14:textId="77777777" w:rsidR="000F16F4" w:rsidRDefault="000F16F4">
      <w:pPr>
        <w:spacing w:line="360" w:lineRule="auto"/>
        <w:rPr>
          <w:b/>
          <w:bCs/>
          <w:color w:val="000000"/>
          <w:sz w:val="32"/>
        </w:rPr>
      </w:pPr>
      <w:r>
        <w:rPr>
          <w:rFonts w:hint="eastAsia"/>
          <w:b/>
          <w:bCs/>
          <w:color w:val="000000"/>
          <w:sz w:val="32"/>
        </w:rPr>
        <w:t>（详见住房城乡建设部、工商总局《建设工程施工合同（示范文本）》</w:t>
      </w:r>
      <w:r>
        <w:rPr>
          <w:b/>
          <w:bCs/>
          <w:color w:val="000000"/>
          <w:sz w:val="32"/>
        </w:rPr>
        <w:t>[GF2013</w:t>
      </w:r>
      <w:r>
        <w:rPr>
          <w:rFonts w:hint="eastAsia"/>
          <w:b/>
          <w:bCs/>
          <w:color w:val="000000"/>
          <w:sz w:val="32"/>
        </w:rPr>
        <w:t>－</w:t>
      </w:r>
      <w:r>
        <w:rPr>
          <w:b/>
          <w:bCs/>
          <w:color w:val="000000"/>
          <w:sz w:val="32"/>
        </w:rPr>
        <w:t>0201]</w:t>
      </w:r>
      <w:r>
        <w:rPr>
          <w:rFonts w:hint="eastAsia"/>
          <w:b/>
          <w:bCs/>
          <w:color w:val="000000"/>
          <w:sz w:val="32"/>
        </w:rPr>
        <w:t>通用条款）</w:t>
      </w:r>
    </w:p>
    <w:p w14:paraId="3CA3A323" w14:textId="77777777" w:rsidR="000F16F4" w:rsidRDefault="000F16F4">
      <w:pPr>
        <w:spacing w:line="360" w:lineRule="auto"/>
        <w:ind w:firstLine="2560"/>
        <w:rPr>
          <w:b/>
          <w:bCs/>
          <w:color w:val="000000"/>
          <w:sz w:val="32"/>
        </w:rPr>
      </w:pPr>
      <w:r>
        <w:rPr>
          <w:rFonts w:hint="eastAsia"/>
          <w:b/>
          <w:bCs/>
          <w:color w:val="000000"/>
          <w:sz w:val="32"/>
        </w:rPr>
        <w:t>第三部分、专用合同条件</w:t>
      </w:r>
    </w:p>
    <w:p w14:paraId="6CB639EF" w14:textId="77777777" w:rsidR="000F16F4" w:rsidRDefault="000F16F4">
      <w:pPr>
        <w:spacing w:line="360" w:lineRule="auto"/>
        <w:rPr>
          <w:color w:val="000000"/>
          <w:sz w:val="24"/>
        </w:rPr>
      </w:pPr>
      <w:r>
        <w:rPr>
          <w:color w:val="000000"/>
          <w:sz w:val="24"/>
        </w:rPr>
        <w:t xml:space="preserve">     </w:t>
      </w:r>
      <w:r>
        <w:rPr>
          <w:rFonts w:hint="eastAsia"/>
          <w:color w:val="000000"/>
          <w:sz w:val="24"/>
        </w:rPr>
        <w:t>一、词语定义及合同文件</w:t>
      </w:r>
    </w:p>
    <w:p w14:paraId="25D9819C" w14:textId="77777777" w:rsidR="000F16F4" w:rsidRDefault="000F16F4">
      <w:pPr>
        <w:spacing w:line="360" w:lineRule="auto"/>
        <w:rPr>
          <w:color w:val="000000"/>
          <w:sz w:val="24"/>
        </w:rPr>
      </w:pPr>
      <w:r>
        <w:rPr>
          <w:color w:val="000000"/>
          <w:sz w:val="24"/>
        </w:rPr>
        <w:t xml:space="preserve">    1</w:t>
      </w:r>
      <w:r>
        <w:rPr>
          <w:rFonts w:hint="eastAsia"/>
          <w:color w:val="000000"/>
          <w:sz w:val="24"/>
        </w:rPr>
        <w:t>、合同文件及解释顺序</w:t>
      </w:r>
    </w:p>
    <w:p w14:paraId="244DF3D9" w14:textId="77777777" w:rsidR="000F16F4" w:rsidRDefault="000F16F4">
      <w:pPr>
        <w:spacing w:line="360" w:lineRule="auto"/>
        <w:rPr>
          <w:color w:val="000000"/>
          <w:sz w:val="24"/>
        </w:rPr>
      </w:pPr>
      <w:r>
        <w:rPr>
          <w:color w:val="000000"/>
          <w:sz w:val="24"/>
        </w:rPr>
        <w:t xml:space="preserve">    </w:t>
      </w:r>
      <w:r>
        <w:rPr>
          <w:rFonts w:hint="eastAsia"/>
          <w:color w:val="000000"/>
          <w:sz w:val="24"/>
        </w:rPr>
        <w:t>合同文件组成及解释顺序：同通用合同条件。</w:t>
      </w:r>
    </w:p>
    <w:p w14:paraId="5D908BD2" w14:textId="77777777" w:rsidR="000F16F4" w:rsidRDefault="000F16F4">
      <w:pPr>
        <w:spacing w:line="360" w:lineRule="auto"/>
        <w:rPr>
          <w:color w:val="000000"/>
          <w:sz w:val="24"/>
        </w:rPr>
      </w:pPr>
      <w:r>
        <w:rPr>
          <w:color w:val="000000"/>
          <w:sz w:val="24"/>
        </w:rPr>
        <w:t xml:space="preserve">    2</w:t>
      </w:r>
      <w:r>
        <w:rPr>
          <w:rFonts w:hint="eastAsia"/>
          <w:color w:val="000000"/>
          <w:sz w:val="24"/>
        </w:rPr>
        <w:t>、语言文字和适用法律、标准及规范</w:t>
      </w:r>
    </w:p>
    <w:p w14:paraId="0D50D5C7" w14:textId="77777777" w:rsidR="000F16F4" w:rsidRDefault="000F16F4">
      <w:pPr>
        <w:spacing w:line="360" w:lineRule="auto"/>
        <w:rPr>
          <w:color w:val="000000"/>
          <w:sz w:val="24"/>
        </w:rPr>
      </w:pPr>
      <w:r>
        <w:rPr>
          <w:color w:val="000000"/>
          <w:sz w:val="24"/>
        </w:rPr>
        <w:t xml:space="preserve">    2.1 </w:t>
      </w:r>
      <w:r>
        <w:rPr>
          <w:rFonts w:hint="eastAsia"/>
          <w:color w:val="000000"/>
          <w:sz w:val="24"/>
        </w:rPr>
        <w:t>本合同使用汉语。</w:t>
      </w:r>
    </w:p>
    <w:p w14:paraId="7125E8A4" w14:textId="77777777" w:rsidR="000F16F4" w:rsidRDefault="000F16F4">
      <w:pPr>
        <w:spacing w:line="360" w:lineRule="auto"/>
        <w:ind w:firstLineChars="200" w:firstLine="480"/>
        <w:rPr>
          <w:color w:val="000000"/>
          <w:sz w:val="24"/>
        </w:rPr>
      </w:pPr>
      <w:r>
        <w:rPr>
          <w:color w:val="000000"/>
          <w:sz w:val="24"/>
        </w:rPr>
        <w:t xml:space="preserve">2.2 </w:t>
      </w:r>
      <w:r>
        <w:rPr>
          <w:rFonts w:hint="eastAsia"/>
          <w:color w:val="000000"/>
          <w:sz w:val="24"/>
        </w:rPr>
        <w:t>适用法律和法规</w:t>
      </w:r>
    </w:p>
    <w:p w14:paraId="565AC201" w14:textId="77777777" w:rsidR="000F16F4" w:rsidRDefault="000F16F4">
      <w:pPr>
        <w:spacing w:line="360" w:lineRule="auto"/>
        <w:rPr>
          <w:color w:val="000000"/>
          <w:sz w:val="24"/>
        </w:rPr>
      </w:pPr>
      <w:r>
        <w:rPr>
          <w:color w:val="000000"/>
          <w:sz w:val="24"/>
        </w:rPr>
        <w:t xml:space="preserve">    </w:t>
      </w:r>
      <w:r>
        <w:rPr>
          <w:rFonts w:hint="eastAsia"/>
          <w:color w:val="000000"/>
          <w:sz w:val="24"/>
        </w:rPr>
        <w:t>需要明示的法律和法规：国家及行业规定的所有法律及法规。</w:t>
      </w:r>
    </w:p>
    <w:p w14:paraId="72D185E3" w14:textId="77777777" w:rsidR="000F16F4" w:rsidRDefault="000F16F4">
      <w:pPr>
        <w:spacing w:line="360" w:lineRule="auto"/>
        <w:rPr>
          <w:color w:val="000000"/>
          <w:sz w:val="24"/>
        </w:rPr>
      </w:pPr>
      <w:r>
        <w:rPr>
          <w:color w:val="000000"/>
          <w:sz w:val="24"/>
        </w:rPr>
        <w:t xml:space="preserve">    2.3 </w:t>
      </w:r>
      <w:r>
        <w:rPr>
          <w:rFonts w:hint="eastAsia"/>
          <w:color w:val="000000"/>
          <w:sz w:val="24"/>
        </w:rPr>
        <w:t>适用标准、规范</w:t>
      </w:r>
    </w:p>
    <w:p w14:paraId="6B0A5A63" w14:textId="77777777" w:rsidR="000F16F4" w:rsidRDefault="000F16F4">
      <w:pPr>
        <w:spacing w:line="360" w:lineRule="auto"/>
        <w:rPr>
          <w:color w:val="000000"/>
          <w:sz w:val="24"/>
        </w:rPr>
      </w:pPr>
      <w:r>
        <w:rPr>
          <w:color w:val="000000"/>
          <w:sz w:val="24"/>
        </w:rPr>
        <w:t xml:space="preserve">    </w:t>
      </w:r>
      <w:r>
        <w:rPr>
          <w:rFonts w:hint="eastAsia"/>
          <w:color w:val="000000"/>
          <w:sz w:val="24"/>
        </w:rPr>
        <w:t>适用标准、规范的名称：现行的国家、行业相关施工及验收规范、标准</w:t>
      </w:r>
      <w:r>
        <w:rPr>
          <w:rFonts w:hint="eastAsia"/>
          <w:color w:val="000000"/>
          <w:spacing w:val="20"/>
          <w:sz w:val="24"/>
        </w:rPr>
        <w:t>，</w:t>
      </w:r>
      <w:r>
        <w:rPr>
          <w:rFonts w:hint="eastAsia"/>
          <w:color w:val="000000"/>
          <w:sz w:val="24"/>
        </w:rPr>
        <w:t>国内没有相应标准、规范时的约定：另行商定。</w:t>
      </w:r>
    </w:p>
    <w:p w14:paraId="073A6ACD" w14:textId="77777777" w:rsidR="000F16F4" w:rsidRDefault="000F16F4">
      <w:pPr>
        <w:spacing w:line="360" w:lineRule="auto"/>
        <w:rPr>
          <w:color w:val="000000"/>
          <w:sz w:val="24"/>
        </w:rPr>
      </w:pPr>
      <w:r>
        <w:rPr>
          <w:color w:val="000000"/>
          <w:sz w:val="24"/>
        </w:rPr>
        <w:t xml:space="preserve">    3</w:t>
      </w:r>
      <w:r>
        <w:rPr>
          <w:rFonts w:hint="eastAsia"/>
          <w:color w:val="000000"/>
          <w:sz w:val="24"/>
        </w:rPr>
        <w:t>、图纸</w:t>
      </w:r>
    </w:p>
    <w:p w14:paraId="671FDE10" w14:textId="77777777" w:rsidR="000F16F4" w:rsidRDefault="000F16F4">
      <w:pPr>
        <w:spacing w:line="360" w:lineRule="auto"/>
        <w:ind w:firstLineChars="200" w:firstLine="480"/>
        <w:rPr>
          <w:color w:val="000000"/>
          <w:sz w:val="24"/>
        </w:rPr>
      </w:pPr>
      <w:r>
        <w:rPr>
          <w:color w:val="000000"/>
          <w:sz w:val="24"/>
        </w:rPr>
        <w:t xml:space="preserve">3.1 </w:t>
      </w:r>
      <w:r>
        <w:rPr>
          <w:rFonts w:hint="eastAsia"/>
          <w:color w:val="000000"/>
          <w:sz w:val="24"/>
        </w:rPr>
        <w:t>业主向承包人提供图纸日期和套数</w:t>
      </w:r>
      <w:r>
        <w:rPr>
          <w:color w:val="000000"/>
          <w:sz w:val="24"/>
        </w:rPr>
        <w:t xml:space="preserve">: </w:t>
      </w:r>
      <w:r>
        <w:rPr>
          <w:color w:val="000000"/>
          <w:sz w:val="24"/>
          <w:u w:val="single"/>
        </w:rPr>
        <w:t xml:space="preserve">                              </w:t>
      </w:r>
      <w:r>
        <w:rPr>
          <w:rFonts w:hint="eastAsia"/>
          <w:color w:val="000000"/>
          <w:sz w:val="24"/>
          <w:u w:val="single"/>
        </w:rPr>
        <w:t>。</w:t>
      </w:r>
    </w:p>
    <w:p w14:paraId="4C96F05E" w14:textId="77777777" w:rsidR="000F16F4" w:rsidRDefault="000F16F4">
      <w:pPr>
        <w:spacing w:line="360" w:lineRule="auto"/>
        <w:ind w:firstLineChars="200" w:firstLine="480"/>
        <w:rPr>
          <w:color w:val="000000"/>
          <w:sz w:val="24"/>
        </w:rPr>
      </w:pPr>
      <w:r>
        <w:rPr>
          <w:rFonts w:hint="eastAsia"/>
          <w:color w:val="000000"/>
          <w:sz w:val="24"/>
        </w:rPr>
        <w:t>二、双方一般权利和义务</w:t>
      </w:r>
    </w:p>
    <w:p w14:paraId="559016D8" w14:textId="77777777" w:rsidR="000F16F4" w:rsidRDefault="000F16F4">
      <w:pPr>
        <w:spacing w:line="360" w:lineRule="auto"/>
        <w:rPr>
          <w:color w:val="000000"/>
          <w:sz w:val="24"/>
        </w:rPr>
      </w:pPr>
      <w:r>
        <w:rPr>
          <w:color w:val="000000"/>
          <w:sz w:val="24"/>
        </w:rPr>
        <w:t xml:space="preserve">    4</w:t>
      </w:r>
      <w:r>
        <w:rPr>
          <w:rFonts w:hint="eastAsia"/>
          <w:color w:val="000000"/>
          <w:sz w:val="24"/>
        </w:rPr>
        <w:t>、工程师和现场代表</w:t>
      </w:r>
    </w:p>
    <w:p w14:paraId="13C94E5D" w14:textId="77777777" w:rsidR="000F16F4" w:rsidRDefault="000F16F4">
      <w:pPr>
        <w:spacing w:line="360" w:lineRule="auto"/>
        <w:rPr>
          <w:color w:val="000000"/>
          <w:sz w:val="24"/>
        </w:rPr>
      </w:pPr>
      <w:r>
        <w:rPr>
          <w:color w:val="000000"/>
          <w:sz w:val="24"/>
        </w:rPr>
        <w:t xml:space="preserve">    4.1 </w:t>
      </w:r>
      <w:r>
        <w:rPr>
          <w:rFonts w:hint="eastAsia"/>
          <w:color w:val="000000"/>
          <w:sz w:val="24"/>
        </w:rPr>
        <w:t>监理单位委派的工程师</w:t>
      </w:r>
    </w:p>
    <w:p w14:paraId="2CCFFCDC" w14:textId="77777777" w:rsidR="000F16F4" w:rsidRDefault="000F16F4">
      <w:pPr>
        <w:spacing w:line="360" w:lineRule="auto"/>
        <w:rPr>
          <w:color w:val="000000"/>
          <w:sz w:val="24"/>
        </w:rPr>
      </w:pPr>
      <w:r>
        <w:rPr>
          <w:color w:val="000000"/>
          <w:sz w:val="24"/>
        </w:rPr>
        <w:t xml:space="preserve">    </w:t>
      </w:r>
      <w:r>
        <w:rPr>
          <w:rFonts w:hint="eastAsia"/>
          <w:color w:val="000000"/>
          <w:sz w:val="24"/>
        </w:rPr>
        <w:t>监理单位：</w:t>
      </w:r>
      <w:r>
        <w:rPr>
          <w:color w:val="000000"/>
          <w:sz w:val="24"/>
        </w:rPr>
        <w:t xml:space="preserve"> </w:t>
      </w:r>
      <w:r>
        <w:rPr>
          <w:rFonts w:hint="eastAsia"/>
          <w:color w:val="000000"/>
          <w:sz w:val="24"/>
        </w:rPr>
        <w:t>待定</w:t>
      </w:r>
      <w:r>
        <w:rPr>
          <w:color w:val="000000"/>
          <w:sz w:val="24"/>
        </w:rPr>
        <w:t xml:space="preserve">                          </w:t>
      </w:r>
    </w:p>
    <w:p w14:paraId="42244ACE" w14:textId="77777777" w:rsidR="000F16F4" w:rsidRDefault="000F16F4">
      <w:pPr>
        <w:spacing w:line="360" w:lineRule="auto"/>
        <w:rPr>
          <w:color w:val="000000"/>
          <w:sz w:val="24"/>
        </w:rPr>
      </w:pPr>
      <w:r>
        <w:rPr>
          <w:color w:val="000000"/>
          <w:sz w:val="24"/>
        </w:rPr>
        <w:t xml:space="preserve">    </w:t>
      </w:r>
      <w:r>
        <w:rPr>
          <w:rFonts w:hint="eastAsia"/>
          <w:color w:val="000000"/>
          <w:sz w:val="24"/>
        </w:rPr>
        <w:t>姓名：</w:t>
      </w:r>
      <w:r>
        <w:rPr>
          <w:color w:val="000000"/>
          <w:sz w:val="24"/>
        </w:rPr>
        <w:t xml:space="preserve"> </w:t>
      </w:r>
      <w:r>
        <w:rPr>
          <w:rFonts w:hint="eastAsia"/>
          <w:color w:val="000000"/>
          <w:sz w:val="24"/>
        </w:rPr>
        <w:t>待定</w:t>
      </w:r>
      <w:r>
        <w:rPr>
          <w:color w:val="000000"/>
          <w:sz w:val="24"/>
        </w:rPr>
        <w:t xml:space="preserve">   </w:t>
      </w:r>
      <w:r>
        <w:rPr>
          <w:rFonts w:hint="eastAsia"/>
          <w:color w:val="000000"/>
          <w:sz w:val="24"/>
        </w:rPr>
        <w:t>职务：</w:t>
      </w:r>
      <w:r>
        <w:rPr>
          <w:color w:val="000000"/>
          <w:sz w:val="24"/>
        </w:rPr>
        <w:t xml:space="preserve">          </w:t>
      </w:r>
      <w:r>
        <w:rPr>
          <w:rFonts w:hint="eastAsia"/>
          <w:color w:val="000000"/>
          <w:sz w:val="24"/>
        </w:rPr>
        <w:t>。</w:t>
      </w:r>
    </w:p>
    <w:p w14:paraId="0556943C" w14:textId="77777777" w:rsidR="000F16F4" w:rsidRDefault="000F16F4">
      <w:pPr>
        <w:spacing w:line="360" w:lineRule="auto"/>
        <w:rPr>
          <w:color w:val="000000"/>
          <w:sz w:val="24"/>
        </w:rPr>
      </w:pPr>
      <w:r>
        <w:rPr>
          <w:color w:val="000000"/>
          <w:sz w:val="24"/>
        </w:rPr>
        <w:t xml:space="preserve">    4.2 </w:t>
      </w:r>
      <w:r>
        <w:rPr>
          <w:rFonts w:hint="eastAsia"/>
          <w:color w:val="000000"/>
          <w:sz w:val="24"/>
        </w:rPr>
        <w:t>业主派驻的现场代表</w:t>
      </w:r>
    </w:p>
    <w:p w14:paraId="65817BA4" w14:textId="77777777" w:rsidR="000F16F4" w:rsidRDefault="000F16F4">
      <w:pPr>
        <w:spacing w:line="360" w:lineRule="auto"/>
        <w:rPr>
          <w:color w:val="000000"/>
          <w:sz w:val="24"/>
        </w:rPr>
      </w:pPr>
      <w:r>
        <w:rPr>
          <w:color w:val="000000"/>
          <w:sz w:val="24"/>
        </w:rPr>
        <w:t xml:space="preserve">    </w:t>
      </w:r>
      <w:r>
        <w:rPr>
          <w:rFonts w:hint="eastAsia"/>
          <w:color w:val="000000"/>
          <w:sz w:val="24"/>
        </w:rPr>
        <w:t>姓名：</w:t>
      </w:r>
      <w:r>
        <w:rPr>
          <w:color w:val="000000"/>
          <w:sz w:val="24"/>
        </w:rPr>
        <w:t xml:space="preserve">     </w:t>
      </w:r>
      <w:r>
        <w:rPr>
          <w:rFonts w:hint="eastAsia"/>
          <w:color w:val="000000"/>
          <w:sz w:val="24"/>
        </w:rPr>
        <w:t>职务：</w:t>
      </w:r>
      <w:r>
        <w:rPr>
          <w:color w:val="000000"/>
          <w:sz w:val="24"/>
        </w:rPr>
        <w:t xml:space="preserve">                    </w:t>
      </w:r>
    </w:p>
    <w:p w14:paraId="3371251C" w14:textId="77777777" w:rsidR="000F16F4" w:rsidRDefault="000F16F4">
      <w:pPr>
        <w:spacing w:line="360" w:lineRule="auto"/>
        <w:rPr>
          <w:color w:val="000000"/>
          <w:sz w:val="24"/>
        </w:rPr>
      </w:pPr>
      <w:r>
        <w:rPr>
          <w:color w:val="000000"/>
          <w:sz w:val="24"/>
        </w:rPr>
        <w:t xml:space="preserve">     5</w:t>
      </w:r>
      <w:r>
        <w:rPr>
          <w:rFonts w:hint="eastAsia"/>
          <w:color w:val="000000"/>
          <w:sz w:val="24"/>
        </w:rPr>
        <w:t>、项目经理</w:t>
      </w:r>
    </w:p>
    <w:p w14:paraId="16A9778B" w14:textId="77777777" w:rsidR="000F16F4" w:rsidRDefault="000F16F4">
      <w:pPr>
        <w:spacing w:line="360" w:lineRule="auto"/>
        <w:rPr>
          <w:color w:val="000000"/>
          <w:sz w:val="24"/>
        </w:rPr>
      </w:pPr>
      <w:r>
        <w:rPr>
          <w:color w:val="000000"/>
          <w:sz w:val="24"/>
        </w:rPr>
        <w:t xml:space="preserve">     </w:t>
      </w:r>
      <w:r>
        <w:rPr>
          <w:rFonts w:hint="eastAsia"/>
          <w:color w:val="000000"/>
          <w:sz w:val="24"/>
        </w:rPr>
        <w:t>姓名：</w:t>
      </w:r>
      <w:r>
        <w:rPr>
          <w:color w:val="000000"/>
          <w:sz w:val="24"/>
        </w:rPr>
        <w:t xml:space="preserve">                        </w:t>
      </w:r>
      <w:r>
        <w:rPr>
          <w:rFonts w:hint="eastAsia"/>
          <w:color w:val="000000"/>
          <w:sz w:val="24"/>
        </w:rPr>
        <w:t>职务：</w:t>
      </w:r>
      <w:r>
        <w:rPr>
          <w:color w:val="000000"/>
          <w:sz w:val="24"/>
        </w:rPr>
        <w:t xml:space="preserve">                    </w:t>
      </w:r>
    </w:p>
    <w:p w14:paraId="7E5BD733" w14:textId="77777777" w:rsidR="000F16F4" w:rsidRDefault="000F16F4">
      <w:pPr>
        <w:spacing w:line="360" w:lineRule="auto"/>
        <w:rPr>
          <w:color w:val="000000"/>
          <w:sz w:val="24"/>
        </w:rPr>
      </w:pPr>
      <w:r>
        <w:rPr>
          <w:color w:val="000000"/>
          <w:sz w:val="24"/>
        </w:rPr>
        <w:t xml:space="preserve">     6</w:t>
      </w:r>
      <w:r>
        <w:rPr>
          <w:rFonts w:hint="eastAsia"/>
          <w:color w:val="000000"/>
          <w:sz w:val="24"/>
        </w:rPr>
        <w:t>、发包人工作</w:t>
      </w:r>
    </w:p>
    <w:p w14:paraId="245BB937" w14:textId="77777777" w:rsidR="000F16F4" w:rsidRDefault="000F16F4">
      <w:pPr>
        <w:spacing w:line="360" w:lineRule="auto"/>
        <w:rPr>
          <w:color w:val="000000"/>
          <w:sz w:val="24"/>
        </w:rPr>
      </w:pPr>
      <w:r>
        <w:rPr>
          <w:color w:val="000000"/>
          <w:sz w:val="24"/>
        </w:rPr>
        <w:t xml:space="preserve">     6.1</w:t>
      </w:r>
      <w:r>
        <w:rPr>
          <w:rFonts w:hint="eastAsia"/>
          <w:color w:val="000000"/>
          <w:sz w:val="24"/>
        </w:rPr>
        <w:t>发包人应按约定的时间和要求完成以下工作：</w:t>
      </w:r>
    </w:p>
    <w:p w14:paraId="6DDD25DB" w14:textId="77777777" w:rsidR="000F16F4" w:rsidRDefault="000F16F4">
      <w:pPr>
        <w:spacing w:line="360" w:lineRule="auto"/>
        <w:rPr>
          <w:color w:val="000000"/>
          <w:sz w:val="24"/>
        </w:rPr>
      </w:pPr>
      <w:r>
        <w:rPr>
          <w:color w:val="000000"/>
          <w:sz w:val="24"/>
        </w:rPr>
        <w:t xml:space="preserve">    </w:t>
      </w:r>
      <w:r>
        <w:rPr>
          <w:rFonts w:hint="eastAsia"/>
          <w:color w:val="000000"/>
          <w:sz w:val="24"/>
        </w:rPr>
        <w:t>（</w:t>
      </w:r>
      <w:r>
        <w:rPr>
          <w:color w:val="000000"/>
          <w:sz w:val="24"/>
        </w:rPr>
        <w:t>1</w:t>
      </w:r>
      <w:r>
        <w:rPr>
          <w:rFonts w:hint="eastAsia"/>
          <w:color w:val="000000"/>
          <w:sz w:val="24"/>
        </w:rPr>
        <w:t>）图纸会审时间：</w:t>
      </w:r>
      <w:r>
        <w:rPr>
          <w:color w:val="000000"/>
          <w:sz w:val="24"/>
          <w:u w:val="single"/>
        </w:rPr>
        <w:t xml:space="preserve"> 201 </w:t>
      </w:r>
      <w:r>
        <w:rPr>
          <w:rFonts w:hint="eastAsia"/>
          <w:color w:val="000000"/>
          <w:sz w:val="24"/>
          <w:u w:val="single"/>
        </w:rPr>
        <w:t>年</w:t>
      </w:r>
      <w:r>
        <w:rPr>
          <w:color w:val="000000"/>
          <w:sz w:val="24"/>
          <w:u w:val="single"/>
        </w:rPr>
        <w:t xml:space="preserve">  </w:t>
      </w:r>
      <w:r>
        <w:rPr>
          <w:rFonts w:hint="eastAsia"/>
          <w:color w:val="000000"/>
          <w:sz w:val="24"/>
          <w:u w:val="single"/>
        </w:rPr>
        <w:t>月</w:t>
      </w:r>
      <w:r>
        <w:rPr>
          <w:color w:val="000000"/>
          <w:sz w:val="24"/>
          <w:u w:val="single"/>
        </w:rPr>
        <w:t xml:space="preserve">  </w:t>
      </w:r>
      <w:r>
        <w:rPr>
          <w:rFonts w:hint="eastAsia"/>
          <w:color w:val="000000"/>
          <w:sz w:val="24"/>
          <w:u w:val="single"/>
        </w:rPr>
        <w:t>日</w:t>
      </w:r>
      <w:r>
        <w:rPr>
          <w:color w:val="000000"/>
          <w:sz w:val="24"/>
          <w:u w:val="single"/>
        </w:rPr>
        <w:t xml:space="preserve">   </w:t>
      </w:r>
      <w:r>
        <w:rPr>
          <w:color w:val="000000"/>
          <w:sz w:val="24"/>
        </w:rPr>
        <w:t xml:space="preserve">                            </w:t>
      </w:r>
    </w:p>
    <w:p w14:paraId="58022936" w14:textId="77777777" w:rsidR="000F16F4" w:rsidRDefault="000F16F4">
      <w:pPr>
        <w:spacing w:line="360" w:lineRule="auto"/>
        <w:rPr>
          <w:color w:val="000000"/>
          <w:sz w:val="24"/>
        </w:rPr>
      </w:pPr>
      <w:r>
        <w:rPr>
          <w:color w:val="000000"/>
          <w:sz w:val="24"/>
        </w:rPr>
        <w:t xml:space="preserve">    </w:t>
      </w:r>
      <w:r>
        <w:rPr>
          <w:rFonts w:hint="eastAsia"/>
          <w:color w:val="000000"/>
          <w:sz w:val="24"/>
        </w:rPr>
        <w:t>（</w:t>
      </w:r>
      <w:r>
        <w:rPr>
          <w:color w:val="000000"/>
          <w:sz w:val="24"/>
        </w:rPr>
        <w:t>2</w:t>
      </w:r>
      <w:r>
        <w:rPr>
          <w:rFonts w:hint="eastAsia"/>
          <w:color w:val="000000"/>
          <w:sz w:val="24"/>
        </w:rPr>
        <w:t>）双方约定发包人应做的其他工作：</w:t>
      </w:r>
      <w:r>
        <w:rPr>
          <w:color w:val="000000"/>
          <w:sz w:val="24"/>
        </w:rPr>
        <w:t xml:space="preserve">                                                                                                               </w:t>
      </w:r>
    </w:p>
    <w:p w14:paraId="65F3D0C2" w14:textId="77777777" w:rsidR="000F16F4" w:rsidRDefault="000F16F4">
      <w:pPr>
        <w:spacing w:line="360" w:lineRule="auto"/>
        <w:rPr>
          <w:color w:val="000000"/>
          <w:sz w:val="24"/>
        </w:rPr>
      </w:pPr>
      <w:r>
        <w:rPr>
          <w:color w:val="000000"/>
          <w:sz w:val="24"/>
        </w:rPr>
        <w:t xml:space="preserve">     6.2 </w:t>
      </w:r>
      <w:r>
        <w:rPr>
          <w:rFonts w:hint="eastAsia"/>
          <w:color w:val="000000"/>
          <w:sz w:val="24"/>
        </w:rPr>
        <w:t>发包人委托承包人办理的工作：</w:t>
      </w:r>
    </w:p>
    <w:p w14:paraId="559CA201" w14:textId="77777777" w:rsidR="000F16F4" w:rsidRDefault="000F16F4">
      <w:pPr>
        <w:spacing w:line="360" w:lineRule="auto"/>
        <w:ind w:firstLineChars="200" w:firstLine="480"/>
        <w:rPr>
          <w:color w:val="000000"/>
          <w:sz w:val="24"/>
        </w:rPr>
      </w:pPr>
      <w:r>
        <w:rPr>
          <w:color w:val="000000"/>
          <w:sz w:val="24"/>
        </w:rPr>
        <w:t xml:space="preserve"> </w:t>
      </w:r>
      <w:r>
        <w:rPr>
          <w:rFonts w:hint="eastAsia"/>
          <w:color w:val="000000"/>
          <w:sz w:val="24"/>
        </w:rPr>
        <w:t>承包人须全权及时代理发包人办理本工程所需的施工许可证、批文等（包括但不仅限于规划、建设、市政、环保、卫生及城管等政府部门的审批手续），办理竣工验收手续。</w:t>
      </w:r>
    </w:p>
    <w:p w14:paraId="74FFE00B" w14:textId="77777777" w:rsidR="000F16F4" w:rsidRDefault="000F16F4">
      <w:pPr>
        <w:spacing w:line="360" w:lineRule="auto"/>
        <w:ind w:firstLineChars="200" w:firstLine="480"/>
        <w:rPr>
          <w:color w:val="000000"/>
          <w:sz w:val="24"/>
        </w:rPr>
      </w:pPr>
      <w:r>
        <w:rPr>
          <w:color w:val="000000"/>
          <w:sz w:val="24"/>
        </w:rPr>
        <w:t>6.3</w:t>
      </w:r>
      <w:r>
        <w:rPr>
          <w:rFonts w:hint="eastAsia"/>
          <w:color w:val="000000"/>
          <w:sz w:val="24"/>
        </w:rPr>
        <w:t>发包人配合承包人提供与本工程报建、综合验收等所需的文件资料。</w:t>
      </w:r>
    </w:p>
    <w:p w14:paraId="1743047A" w14:textId="77777777" w:rsidR="000F16F4" w:rsidRDefault="000F16F4">
      <w:pPr>
        <w:spacing w:line="360" w:lineRule="auto"/>
        <w:ind w:left="800" w:hanging="200"/>
        <w:rPr>
          <w:rFonts w:ascii="宋体"/>
          <w:color w:val="000000"/>
          <w:sz w:val="24"/>
        </w:rPr>
      </w:pPr>
      <w:r>
        <w:rPr>
          <w:rFonts w:ascii="宋体"/>
          <w:color w:val="000000"/>
          <w:sz w:val="24"/>
        </w:rPr>
        <w:t>7</w:t>
      </w:r>
      <w:r>
        <w:rPr>
          <w:rFonts w:ascii="宋体" w:hint="eastAsia"/>
          <w:color w:val="000000"/>
          <w:sz w:val="24"/>
        </w:rPr>
        <w:t>、承包人工作</w:t>
      </w:r>
    </w:p>
    <w:p w14:paraId="010F872E" w14:textId="77777777" w:rsidR="000F16F4" w:rsidRDefault="000F16F4">
      <w:pPr>
        <w:spacing w:line="360" w:lineRule="auto"/>
        <w:ind w:left="800" w:hanging="200"/>
        <w:rPr>
          <w:rFonts w:ascii="宋体"/>
          <w:color w:val="000000"/>
          <w:sz w:val="24"/>
        </w:rPr>
      </w:pPr>
      <w:r>
        <w:rPr>
          <w:rFonts w:ascii="宋体"/>
          <w:color w:val="000000"/>
          <w:sz w:val="24"/>
        </w:rPr>
        <w:t xml:space="preserve">7.1 </w:t>
      </w:r>
      <w:r>
        <w:rPr>
          <w:rFonts w:ascii="宋体" w:hint="eastAsia"/>
          <w:color w:val="000000"/>
          <w:sz w:val="24"/>
        </w:rPr>
        <w:t>承包人应按约定时间和要求，完成以下工作：</w:t>
      </w:r>
    </w:p>
    <w:p w14:paraId="4BC18E6E" w14:textId="77777777" w:rsidR="000F16F4" w:rsidRDefault="000F16F4">
      <w:pPr>
        <w:spacing w:line="360" w:lineRule="auto"/>
        <w:ind w:firstLineChars="200" w:firstLine="480"/>
        <w:rPr>
          <w:rFonts w:ascii="宋体"/>
          <w:color w:val="000000"/>
          <w:sz w:val="24"/>
        </w:rPr>
      </w:pPr>
      <w:r>
        <w:rPr>
          <w:rFonts w:ascii="宋体" w:hint="eastAsia"/>
          <w:color w:val="000000"/>
          <w:sz w:val="24"/>
        </w:rPr>
        <w:t>（</w:t>
      </w:r>
      <w:r>
        <w:rPr>
          <w:rFonts w:ascii="宋体"/>
          <w:color w:val="000000"/>
          <w:sz w:val="24"/>
        </w:rPr>
        <w:t>1</w:t>
      </w:r>
      <w:r>
        <w:rPr>
          <w:rFonts w:ascii="宋体" w:hint="eastAsia"/>
          <w:color w:val="000000"/>
          <w:sz w:val="24"/>
        </w:rPr>
        <w:t>）</w:t>
      </w:r>
      <w:r>
        <w:rPr>
          <w:rFonts w:hint="eastAsia"/>
          <w:color w:val="000000"/>
          <w:sz w:val="24"/>
        </w:rPr>
        <w:t>及时办理本工程所需的施工许可证、批文等（包括但不仅限于规划、建设、市政、环保、卫生及城管等政府部门的审批手续和物业管理公司进场审批手续），办理竣工验收手续。办理上述手续所需费用含在合同总造价内，由承包人承担。若因工程不及时报建与审批等手续不完备导致工程停工，所造成的一切经济损失由承包人承担，并因此而延误工期的按专用条款第十条中的相关约定向发包人支付违约金。办理施工进场手续</w:t>
      </w:r>
      <w:r>
        <w:rPr>
          <w:rFonts w:ascii="宋体" w:hint="eastAsia"/>
          <w:color w:val="000000"/>
          <w:sz w:val="24"/>
        </w:rPr>
        <w:t>。</w:t>
      </w:r>
    </w:p>
    <w:p w14:paraId="5B81FDEF" w14:textId="77777777" w:rsidR="000F16F4" w:rsidRDefault="000F16F4">
      <w:pPr>
        <w:spacing w:line="360" w:lineRule="auto"/>
        <w:ind w:hanging="200"/>
        <w:rPr>
          <w:rFonts w:ascii="宋体"/>
          <w:color w:val="000000"/>
          <w:sz w:val="24"/>
        </w:rPr>
      </w:pPr>
      <w:r>
        <w:rPr>
          <w:rFonts w:ascii="宋体"/>
          <w:color w:val="000000"/>
          <w:sz w:val="24"/>
        </w:rPr>
        <w:t xml:space="preserve">    </w:t>
      </w:r>
      <w:r>
        <w:rPr>
          <w:rFonts w:ascii="宋体" w:hint="eastAsia"/>
          <w:color w:val="000000"/>
          <w:sz w:val="24"/>
        </w:rPr>
        <w:t>（</w:t>
      </w:r>
      <w:r>
        <w:rPr>
          <w:rFonts w:ascii="宋体"/>
          <w:color w:val="000000"/>
          <w:sz w:val="24"/>
        </w:rPr>
        <w:t>2</w:t>
      </w:r>
      <w:r>
        <w:rPr>
          <w:rFonts w:ascii="宋体" w:hint="eastAsia"/>
          <w:color w:val="000000"/>
          <w:sz w:val="24"/>
        </w:rPr>
        <w:t>）需由设计资质等级和业务范围允许的承包人完成的设计文件需要时间：</w:t>
      </w:r>
    </w:p>
    <w:p w14:paraId="24F79550"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发包方提出需求的三个日历天内</w:t>
      </w:r>
      <w:r>
        <w:rPr>
          <w:rFonts w:ascii="宋体"/>
          <w:color w:val="000000"/>
          <w:sz w:val="24"/>
        </w:rPr>
        <w:t xml:space="preserve">                                                         </w:t>
      </w:r>
    </w:p>
    <w:p w14:paraId="4927EF96"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w:t>
      </w:r>
      <w:r>
        <w:rPr>
          <w:rFonts w:ascii="宋体"/>
          <w:color w:val="000000"/>
          <w:sz w:val="24"/>
        </w:rPr>
        <w:t>3</w:t>
      </w:r>
      <w:r>
        <w:rPr>
          <w:rFonts w:ascii="宋体" w:hint="eastAsia"/>
          <w:color w:val="000000"/>
          <w:sz w:val="24"/>
        </w:rPr>
        <w:t>）应提供计划、报表的名称及完成时间：</w:t>
      </w:r>
    </w:p>
    <w:p w14:paraId="1C1F18F3" w14:textId="77777777" w:rsidR="000F16F4" w:rsidRDefault="000F16F4">
      <w:pPr>
        <w:spacing w:line="360" w:lineRule="auto"/>
        <w:ind w:firstLineChars="200" w:firstLine="480"/>
        <w:rPr>
          <w:rFonts w:ascii="宋体"/>
          <w:color w:val="000000"/>
          <w:sz w:val="24"/>
        </w:rPr>
      </w:pPr>
      <w:r>
        <w:rPr>
          <w:rFonts w:ascii="宋体" w:hint="eastAsia"/>
          <w:color w:val="000000"/>
          <w:sz w:val="24"/>
        </w:rPr>
        <w:t>按工程发包人要求及时提供施工组织设计和（施工方案）进度计划，与工程分包单位协调施工组织；</w:t>
      </w:r>
      <w:r>
        <w:rPr>
          <w:rFonts w:ascii="宋体" w:hAnsi="宋体" w:hint="eastAsia"/>
          <w:color w:val="000000"/>
          <w:sz w:val="24"/>
        </w:rPr>
        <w:t>《</w:t>
      </w:r>
      <w:r>
        <w:rPr>
          <w:rFonts w:hint="eastAsia"/>
          <w:color w:val="000000"/>
          <w:sz w:val="24"/>
        </w:rPr>
        <w:t>中国民生银行广州海珠支行主要装修材料表（装饰部分及强弱电给排水部分）</w:t>
      </w:r>
      <w:r>
        <w:rPr>
          <w:rFonts w:ascii="宋体" w:hAnsi="宋体" w:hint="eastAsia"/>
          <w:color w:val="000000"/>
          <w:sz w:val="24"/>
        </w:rPr>
        <w:t>》</w:t>
      </w:r>
      <w:r>
        <w:rPr>
          <w:rFonts w:hint="eastAsia"/>
          <w:color w:val="000000"/>
          <w:sz w:val="24"/>
        </w:rPr>
        <w:t>所列材料进场前两天书面通知发包人和监理工程师检验，检验时承包人必须提供材料订货单及材料发货单原件、材料进场检验表及相关材料证件报告，经发包人现场代表及监理工程师同时核对、检验签字确认后才能进场使用，材料进场检验表作为重要的竣工资料，缺少将不能办理工程结算；</w:t>
      </w:r>
      <w:r>
        <w:rPr>
          <w:rFonts w:ascii="宋体" w:hint="eastAsia"/>
          <w:color w:val="000000"/>
          <w:sz w:val="24"/>
        </w:rPr>
        <w:t>做好施工记录并在每月</w:t>
      </w:r>
      <w:r>
        <w:rPr>
          <w:rFonts w:ascii="宋体"/>
          <w:color w:val="000000"/>
          <w:sz w:val="24"/>
        </w:rPr>
        <w:t>25</w:t>
      </w:r>
      <w:r>
        <w:rPr>
          <w:rFonts w:ascii="宋体" w:hint="eastAsia"/>
          <w:color w:val="000000"/>
          <w:sz w:val="24"/>
        </w:rPr>
        <w:t>日前将当月记录报送发包人和监理公司；隐蔽工程完成进入下道工序之前，提前叁天书面通知发包人和监理工程师进行验收，验收前承包人须对相关部位拍照，向发包人提供底片和一式两份照片；工程竣工后，提前三天书面通知发包人进行工程总验收，总验收时即行办理工程移交手续（若工程须经物业管理公司验收的，须经其验收通过后再办理工程移交手续）；总验收和物业管理公司验收中发现的工程问题必须及时返工整改，整改完毕提前两天书面通知发包人进行局部验收；竣工验收后一个月内报送完整的工程竣工资料和提交两年免费维修承诺书后办理工程结算。</w:t>
      </w:r>
      <w:r>
        <w:rPr>
          <w:rFonts w:ascii="宋体"/>
          <w:color w:val="000000"/>
          <w:sz w:val="24"/>
        </w:rPr>
        <w:t xml:space="preserve">                                                         </w:t>
      </w:r>
    </w:p>
    <w:p w14:paraId="700CD261"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w:t>
      </w:r>
      <w:r>
        <w:rPr>
          <w:rFonts w:ascii="宋体"/>
          <w:color w:val="000000"/>
          <w:sz w:val="24"/>
        </w:rPr>
        <w:t>4</w:t>
      </w:r>
      <w:r>
        <w:rPr>
          <w:rFonts w:ascii="宋体" w:hint="eastAsia"/>
          <w:color w:val="000000"/>
          <w:sz w:val="24"/>
        </w:rPr>
        <w:t>）承担施工安全保卫工作及夜间施工照明的责任和要求：</w:t>
      </w:r>
    </w:p>
    <w:p w14:paraId="36EFC49B"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施工过程中必须按安全规范规程施工，若发生事故造成财物和人员的损失或伤亡，一切后果由成包人承担；施工中承包人原因造成的停工、返工、材料和器材等损失由承包人承担。本工程装修、设备安装（包括工程分包单位）的水电费由承包人负责，白天夜间施工照明由承包人提供。承包人必须配足工地现场手提泡沫和干粉灭火器，培训施工人员使其掌握使用方法，确保施工现场防火安全。</w:t>
      </w:r>
      <w:r>
        <w:rPr>
          <w:rFonts w:ascii="宋体"/>
          <w:color w:val="000000"/>
          <w:sz w:val="24"/>
        </w:rPr>
        <w:t xml:space="preserve">                                                          </w:t>
      </w:r>
    </w:p>
    <w:p w14:paraId="27564168"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w:t>
      </w:r>
      <w:r>
        <w:rPr>
          <w:rFonts w:ascii="宋体"/>
          <w:color w:val="000000"/>
          <w:sz w:val="24"/>
        </w:rPr>
        <w:t>5</w:t>
      </w:r>
      <w:r>
        <w:rPr>
          <w:rFonts w:ascii="宋体" w:hint="eastAsia"/>
          <w:color w:val="000000"/>
          <w:sz w:val="24"/>
        </w:rPr>
        <w:t>）向发包人、监理公司提供的办公和生活房屋及设施的要求：</w:t>
      </w:r>
    </w:p>
    <w:p w14:paraId="3317F71E"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在施工现场或附近向发包人和监理提供必备的办公房间及办公设施。</w:t>
      </w:r>
      <w:r>
        <w:rPr>
          <w:rFonts w:ascii="宋体"/>
          <w:color w:val="000000"/>
          <w:sz w:val="24"/>
        </w:rPr>
        <w:t xml:space="preserve">                                                          </w:t>
      </w:r>
    </w:p>
    <w:p w14:paraId="3970068D"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w:t>
      </w:r>
      <w:r>
        <w:rPr>
          <w:rFonts w:ascii="宋体"/>
          <w:color w:val="000000"/>
          <w:sz w:val="24"/>
        </w:rPr>
        <w:t>6</w:t>
      </w:r>
      <w:r>
        <w:rPr>
          <w:rFonts w:ascii="宋体" w:hint="eastAsia"/>
          <w:color w:val="000000"/>
          <w:sz w:val="24"/>
        </w:rPr>
        <w:t>）需承包人办理的有关施工场地交通、环卫和施工噪音管理等手续：</w:t>
      </w:r>
    </w:p>
    <w:p w14:paraId="19B82219"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施工过程中需办理的相关手续由承包人负责办理，所需费用由承包人承担</w:t>
      </w:r>
      <w:r>
        <w:rPr>
          <w:rFonts w:ascii="宋体"/>
          <w:color w:val="000000"/>
          <w:sz w:val="24"/>
        </w:rPr>
        <w:t xml:space="preserve">                                                          </w:t>
      </w:r>
    </w:p>
    <w:p w14:paraId="4800C883"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w:t>
      </w:r>
      <w:r>
        <w:rPr>
          <w:rFonts w:ascii="宋体"/>
          <w:color w:val="000000"/>
          <w:sz w:val="24"/>
        </w:rPr>
        <w:t>7</w:t>
      </w:r>
      <w:r>
        <w:rPr>
          <w:rFonts w:ascii="宋体" w:hint="eastAsia"/>
          <w:color w:val="000000"/>
          <w:sz w:val="24"/>
        </w:rPr>
        <w:t>）已完工程成品保护的特殊要求及费用承担：</w:t>
      </w:r>
    </w:p>
    <w:p w14:paraId="6119229A"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承包人全权负责工程成品及进场办公家具的保护，费用已含在承包费内，由承包人承担。</w:t>
      </w:r>
      <w:r>
        <w:rPr>
          <w:rFonts w:ascii="宋体"/>
          <w:color w:val="000000"/>
          <w:sz w:val="24"/>
        </w:rPr>
        <w:t xml:space="preserve">                                                          </w:t>
      </w:r>
    </w:p>
    <w:p w14:paraId="1C51660F"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w:t>
      </w:r>
      <w:r>
        <w:rPr>
          <w:rFonts w:ascii="宋体"/>
          <w:color w:val="000000"/>
          <w:sz w:val="24"/>
        </w:rPr>
        <w:t>8</w:t>
      </w:r>
      <w:r>
        <w:rPr>
          <w:rFonts w:ascii="宋体" w:hint="eastAsia"/>
          <w:color w:val="000000"/>
          <w:sz w:val="24"/>
        </w:rPr>
        <w:t>）施工场地周围地下管线和邻近建筑物、构筑物（含文物保护建筑）、古树名木的保护要求及费用承担：</w:t>
      </w:r>
    </w:p>
    <w:p w14:paraId="79C50771"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承包人总承担。</w:t>
      </w:r>
      <w:r>
        <w:rPr>
          <w:rFonts w:ascii="宋体"/>
          <w:color w:val="000000"/>
          <w:sz w:val="24"/>
        </w:rPr>
        <w:t xml:space="preserve">                                                           </w:t>
      </w:r>
    </w:p>
    <w:p w14:paraId="16BB6A85"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w:t>
      </w:r>
      <w:r>
        <w:rPr>
          <w:rFonts w:ascii="宋体"/>
          <w:color w:val="000000"/>
          <w:sz w:val="24"/>
        </w:rPr>
        <w:t>9</w:t>
      </w:r>
      <w:r>
        <w:rPr>
          <w:rFonts w:ascii="宋体" w:hint="eastAsia"/>
          <w:color w:val="000000"/>
          <w:sz w:val="24"/>
        </w:rPr>
        <w:t>）施工及施工场地清洁卫生的要求：</w:t>
      </w:r>
    </w:p>
    <w:p w14:paraId="2EF23C85"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工程施工符合规范要求，场地不积水，专人及时清理垃圾余泥；做好施工现场围蔽，尽量控制噪音、粉尘，听从支行的意见和施工指导，与大厦物业管理公司及支行协调好工程施工时间及材料搬运事宜，尽量减少对支行营业和办公以及对大厦办公的影响；工程竣工后场地（含租赁部分的原有外墙和玻璃、门外人行道区域）、设备等彻底清洁干净。</w:t>
      </w:r>
      <w:r>
        <w:rPr>
          <w:rFonts w:ascii="宋体"/>
          <w:color w:val="000000"/>
          <w:sz w:val="24"/>
        </w:rPr>
        <w:t xml:space="preserve">                                                           </w:t>
      </w:r>
    </w:p>
    <w:p w14:paraId="1E0889BE"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w:t>
      </w:r>
      <w:r>
        <w:rPr>
          <w:rFonts w:ascii="宋体"/>
          <w:color w:val="000000"/>
          <w:sz w:val="24"/>
        </w:rPr>
        <w:t>12</w:t>
      </w:r>
      <w:r>
        <w:rPr>
          <w:rFonts w:ascii="宋体" w:hint="eastAsia"/>
          <w:color w:val="000000"/>
          <w:sz w:val="24"/>
        </w:rPr>
        <w:t>）双方约定承包人应做的其他工作：</w:t>
      </w:r>
    </w:p>
    <w:p w14:paraId="4899062E" w14:textId="77777777" w:rsidR="000F16F4" w:rsidRDefault="000F16F4">
      <w:pPr>
        <w:spacing w:line="360" w:lineRule="auto"/>
        <w:ind w:firstLine="570"/>
        <w:rPr>
          <w:color w:val="000000"/>
          <w:sz w:val="24"/>
        </w:rPr>
      </w:pPr>
      <w:r>
        <w:rPr>
          <w:rFonts w:hint="eastAsia"/>
          <w:color w:val="000000"/>
          <w:sz w:val="24"/>
        </w:rPr>
        <w:t>承包人须在现场设置常设固定的管理部门，质量、安全管理要定岗定人（不能兼职），质量安全管理人员要持证上岗。</w:t>
      </w:r>
    </w:p>
    <w:p w14:paraId="318EE97B" w14:textId="77777777" w:rsidR="000F16F4" w:rsidRDefault="000F16F4">
      <w:pPr>
        <w:spacing w:line="360" w:lineRule="auto"/>
        <w:ind w:firstLine="570"/>
        <w:rPr>
          <w:color w:val="000000"/>
          <w:sz w:val="24"/>
        </w:rPr>
      </w:pPr>
      <w:r>
        <w:rPr>
          <w:rFonts w:hint="eastAsia"/>
          <w:color w:val="000000"/>
          <w:sz w:val="24"/>
        </w:rPr>
        <w:t>要配备现场设计人员，以根据发包人的要求进行细部变更设计。</w:t>
      </w:r>
    </w:p>
    <w:p w14:paraId="529FD432" w14:textId="77777777" w:rsidR="000F16F4" w:rsidRDefault="000F16F4">
      <w:pPr>
        <w:spacing w:line="360" w:lineRule="auto"/>
        <w:ind w:firstLine="570"/>
        <w:rPr>
          <w:color w:val="000000"/>
          <w:sz w:val="24"/>
        </w:rPr>
      </w:pPr>
      <w:r>
        <w:rPr>
          <w:rFonts w:hint="eastAsia"/>
          <w:color w:val="000000"/>
          <w:sz w:val="24"/>
        </w:rPr>
        <w:t>积极配合工程分包单位（包含但不仅限于消防、空调、监控、网络综合布线、防盗门、电子设备和广告等）的施工，负责所有分包工程的细部收口；接受发包人现场代表及发包人委托的监理公司的指令和协调。</w:t>
      </w:r>
    </w:p>
    <w:p w14:paraId="589C6B10" w14:textId="77777777" w:rsidR="000F16F4" w:rsidRDefault="000F16F4">
      <w:pPr>
        <w:spacing w:line="360" w:lineRule="auto"/>
        <w:ind w:firstLine="570"/>
        <w:rPr>
          <w:color w:val="000000"/>
          <w:sz w:val="24"/>
        </w:rPr>
      </w:pPr>
      <w:r>
        <w:rPr>
          <w:rFonts w:hint="eastAsia"/>
          <w:color w:val="000000"/>
          <w:sz w:val="24"/>
        </w:rPr>
        <w:t>配合其他分包单位做好成品保护，承包人职工损坏其他分包单位成品的，该承包人负责将受损成品恢复成受损前状态，并赔偿相应工期损失。</w:t>
      </w:r>
    </w:p>
    <w:p w14:paraId="03C42A0B" w14:textId="77777777" w:rsidR="000F16F4" w:rsidRDefault="000F16F4">
      <w:pPr>
        <w:spacing w:line="360" w:lineRule="auto"/>
        <w:ind w:firstLineChars="200" w:firstLine="480"/>
        <w:rPr>
          <w:rFonts w:ascii="宋体"/>
          <w:color w:val="000000"/>
          <w:sz w:val="24"/>
        </w:rPr>
      </w:pPr>
      <w:r>
        <w:rPr>
          <w:rFonts w:hint="eastAsia"/>
          <w:color w:val="000000"/>
          <w:sz w:val="24"/>
        </w:rPr>
        <w:t>承包人</w:t>
      </w:r>
      <w:r>
        <w:rPr>
          <w:rFonts w:ascii="宋体" w:hint="eastAsia"/>
          <w:color w:val="000000"/>
          <w:sz w:val="24"/>
        </w:rPr>
        <w:t>作为该工程的总承包单位，应负责施工现场各分包工种之间的总协调、总配合，管理、协调以及配合分包单位、工种施工所发生的费用，承包人不得在施工过程中再向发包人和其他分包单位收取（相关费用已含在合同造价当中），同时负担施工过程中除消防工程、空调通风工程、户外广告招牌工程以外的分包施工单位现场施工所发生的水电费用，上述三家施工单位现场施工所用水电由承包人提供解决，相关费用双方协商确定，不得扯皮影响施工。</w:t>
      </w:r>
    </w:p>
    <w:p w14:paraId="178DAAAF" w14:textId="77777777" w:rsidR="000F16F4" w:rsidRDefault="000F16F4">
      <w:pPr>
        <w:spacing w:line="360" w:lineRule="auto"/>
        <w:ind w:firstLineChars="200" w:firstLine="480"/>
        <w:rPr>
          <w:rFonts w:ascii="宋体"/>
          <w:color w:val="000000"/>
          <w:sz w:val="24"/>
        </w:rPr>
      </w:pPr>
      <w:r>
        <w:rPr>
          <w:rFonts w:ascii="宋体" w:hint="eastAsia"/>
          <w:color w:val="000000"/>
          <w:sz w:val="24"/>
        </w:rPr>
        <w:t>工程竣工验收后的</w:t>
      </w:r>
      <w:r>
        <w:rPr>
          <w:rFonts w:ascii="宋体" w:hint="eastAsia"/>
          <w:b/>
          <w:color w:val="000000"/>
          <w:sz w:val="24"/>
        </w:rPr>
        <w:t>贰年</w:t>
      </w:r>
      <w:r>
        <w:rPr>
          <w:rFonts w:ascii="宋体" w:hint="eastAsia"/>
          <w:color w:val="000000"/>
          <w:sz w:val="24"/>
        </w:rPr>
        <w:t>内的工程免费保修工作。</w:t>
      </w:r>
    </w:p>
    <w:p w14:paraId="30D9C861"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三、施工组织设计和工期</w:t>
      </w:r>
    </w:p>
    <w:p w14:paraId="2DE8EBAF" w14:textId="77777777" w:rsidR="000F16F4" w:rsidRDefault="000F16F4">
      <w:pPr>
        <w:spacing w:line="360" w:lineRule="auto"/>
        <w:rPr>
          <w:rFonts w:ascii="宋体"/>
          <w:color w:val="000000"/>
          <w:sz w:val="24"/>
        </w:rPr>
      </w:pPr>
      <w:r>
        <w:rPr>
          <w:rFonts w:ascii="宋体"/>
          <w:color w:val="000000"/>
          <w:sz w:val="24"/>
        </w:rPr>
        <w:t xml:space="preserve">    8</w:t>
      </w:r>
      <w:r>
        <w:rPr>
          <w:rFonts w:ascii="宋体" w:hint="eastAsia"/>
          <w:color w:val="000000"/>
          <w:sz w:val="24"/>
        </w:rPr>
        <w:t>、进度计划</w:t>
      </w:r>
    </w:p>
    <w:p w14:paraId="5BA66620" w14:textId="77777777" w:rsidR="000F16F4" w:rsidRDefault="000F16F4">
      <w:pPr>
        <w:spacing w:line="360" w:lineRule="auto"/>
        <w:rPr>
          <w:rFonts w:ascii="宋体"/>
          <w:color w:val="000000"/>
          <w:sz w:val="24"/>
        </w:rPr>
      </w:pPr>
      <w:r>
        <w:rPr>
          <w:rFonts w:ascii="宋体"/>
          <w:color w:val="000000"/>
          <w:sz w:val="24"/>
        </w:rPr>
        <w:t xml:space="preserve">    8.1 </w:t>
      </w:r>
      <w:r>
        <w:rPr>
          <w:rFonts w:ascii="宋体" w:hint="eastAsia"/>
          <w:color w:val="000000"/>
          <w:sz w:val="24"/>
        </w:rPr>
        <w:t>承包人提供施工组织设计和（施工方案）进度计划的时间：</w:t>
      </w:r>
    </w:p>
    <w:p w14:paraId="19A8B364"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进场后二个日历天内</w:t>
      </w:r>
      <w:r>
        <w:rPr>
          <w:rFonts w:ascii="宋体"/>
          <w:color w:val="000000"/>
          <w:sz w:val="24"/>
        </w:rPr>
        <w:t xml:space="preserve">                                                          </w:t>
      </w:r>
    </w:p>
    <w:p w14:paraId="77F6CE07" w14:textId="77777777" w:rsidR="000F16F4" w:rsidRDefault="000F16F4">
      <w:pPr>
        <w:spacing w:line="360" w:lineRule="auto"/>
        <w:ind w:firstLineChars="200" w:firstLine="480"/>
        <w:rPr>
          <w:rFonts w:ascii="宋体"/>
          <w:color w:val="000000"/>
          <w:sz w:val="24"/>
        </w:rPr>
      </w:pPr>
      <w:r>
        <w:rPr>
          <w:rFonts w:ascii="宋体"/>
          <w:color w:val="000000"/>
          <w:sz w:val="24"/>
        </w:rPr>
        <w:t xml:space="preserve">8.2 </w:t>
      </w:r>
      <w:r>
        <w:rPr>
          <w:rFonts w:ascii="宋体" w:hint="eastAsia"/>
          <w:color w:val="000000"/>
          <w:sz w:val="24"/>
        </w:rPr>
        <w:t>监理工程师确认的时间：接到施工组织设计和（施工方案）进度计划</w:t>
      </w:r>
      <w:r>
        <w:rPr>
          <w:rFonts w:ascii="宋体"/>
          <w:color w:val="000000"/>
          <w:sz w:val="24"/>
        </w:rPr>
        <w:t>2</w:t>
      </w:r>
      <w:r>
        <w:rPr>
          <w:rFonts w:ascii="宋体" w:hint="eastAsia"/>
          <w:color w:val="000000"/>
          <w:sz w:val="24"/>
        </w:rPr>
        <w:t>天内</w:t>
      </w:r>
      <w:r>
        <w:rPr>
          <w:rFonts w:ascii="宋体"/>
          <w:color w:val="000000"/>
          <w:sz w:val="24"/>
        </w:rPr>
        <w:t xml:space="preserve">                                           </w:t>
      </w:r>
    </w:p>
    <w:p w14:paraId="524AE66A" w14:textId="77777777" w:rsidR="000F16F4" w:rsidRDefault="000F16F4">
      <w:pPr>
        <w:spacing w:line="360" w:lineRule="auto"/>
        <w:ind w:firstLine="600"/>
        <w:rPr>
          <w:rFonts w:ascii="宋体"/>
          <w:color w:val="000000"/>
          <w:sz w:val="24"/>
        </w:rPr>
      </w:pPr>
      <w:r>
        <w:rPr>
          <w:rFonts w:ascii="宋体"/>
          <w:color w:val="000000"/>
          <w:sz w:val="24"/>
        </w:rPr>
        <w:t>9</w:t>
      </w:r>
      <w:r>
        <w:rPr>
          <w:rFonts w:ascii="宋体" w:hint="eastAsia"/>
          <w:color w:val="000000"/>
          <w:sz w:val="24"/>
        </w:rPr>
        <w:t>、工期延误</w:t>
      </w:r>
    </w:p>
    <w:p w14:paraId="1E7664B9" w14:textId="77777777" w:rsidR="000F16F4" w:rsidRDefault="000F16F4">
      <w:pPr>
        <w:spacing w:line="360" w:lineRule="auto"/>
        <w:ind w:firstLine="600"/>
        <w:rPr>
          <w:rFonts w:ascii="宋体"/>
          <w:color w:val="000000"/>
          <w:sz w:val="24"/>
        </w:rPr>
      </w:pPr>
      <w:r>
        <w:rPr>
          <w:rFonts w:ascii="宋体"/>
          <w:color w:val="000000"/>
          <w:sz w:val="24"/>
        </w:rPr>
        <w:t xml:space="preserve">9.1 </w:t>
      </w:r>
      <w:r>
        <w:rPr>
          <w:rFonts w:ascii="宋体" w:hint="eastAsia"/>
          <w:color w:val="000000"/>
          <w:sz w:val="24"/>
        </w:rPr>
        <w:t>双方约定工期顺延的其他情况：</w:t>
      </w:r>
    </w:p>
    <w:p w14:paraId="3F02DC7B" w14:textId="77777777" w:rsidR="000F16F4" w:rsidRDefault="000F16F4">
      <w:pPr>
        <w:spacing w:line="360" w:lineRule="auto"/>
        <w:ind w:firstLine="600"/>
        <w:rPr>
          <w:rFonts w:ascii="宋体"/>
          <w:color w:val="000000"/>
          <w:sz w:val="24"/>
        </w:rPr>
      </w:pPr>
      <w:r>
        <w:rPr>
          <w:rFonts w:ascii="宋体" w:hint="eastAsia"/>
          <w:color w:val="000000"/>
          <w:sz w:val="24"/>
        </w:rPr>
        <w:t>（</w:t>
      </w:r>
      <w:r>
        <w:rPr>
          <w:rFonts w:ascii="宋体"/>
          <w:color w:val="000000"/>
          <w:sz w:val="24"/>
        </w:rPr>
        <w:t>1</w:t>
      </w:r>
      <w:r>
        <w:rPr>
          <w:rFonts w:ascii="宋体" w:hint="eastAsia"/>
          <w:color w:val="000000"/>
          <w:sz w:val="24"/>
        </w:rPr>
        <w:t>）发包人未能按专用条款的约定提供图纸及开工条件；</w:t>
      </w:r>
    </w:p>
    <w:p w14:paraId="6BD13B44" w14:textId="77777777" w:rsidR="000F16F4" w:rsidRDefault="000F16F4">
      <w:pPr>
        <w:spacing w:line="360" w:lineRule="auto"/>
        <w:ind w:firstLine="600"/>
        <w:rPr>
          <w:rFonts w:ascii="宋体"/>
          <w:color w:val="000000"/>
          <w:sz w:val="24"/>
        </w:rPr>
      </w:pPr>
      <w:r>
        <w:rPr>
          <w:rFonts w:ascii="宋体" w:hint="eastAsia"/>
          <w:color w:val="000000"/>
          <w:sz w:val="24"/>
        </w:rPr>
        <w:t>（</w:t>
      </w:r>
      <w:r>
        <w:rPr>
          <w:rFonts w:ascii="宋体"/>
          <w:color w:val="000000"/>
          <w:sz w:val="24"/>
        </w:rPr>
        <w:t>2</w:t>
      </w:r>
      <w:r>
        <w:rPr>
          <w:rFonts w:ascii="宋体" w:hint="eastAsia"/>
          <w:color w:val="000000"/>
          <w:sz w:val="24"/>
        </w:rPr>
        <w:t>）发包人未能按约定日期支付工程预付款、进度款，致使施工不能正常进行；</w:t>
      </w:r>
    </w:p>
    <w:p w14:paraId="54DB7EB6" w14:textId="77777777" w:rsidR="000F16F4" w:rsidRDefault="000F16F4">
      <w:pPr>
        <w:spacing w:line="360" w:lineRule="auto"/>
        <w:ind w:firstLine="600"/>
        <w:rPr>
          <w:rFonts w:ascii="宋体"/>
          <w:color w:val="000000"/>
          <w:sz w:val="24"/>
        </w:rPr>
      </w:pPr>
      <w:r>
        <w:rPr>
          <w:rFonts w:ascii="宋体" w:hint="eastAsia"/>
          <w:color w:val="000000"/>
          <w:sz w:val="24"/>
        </w:rPr>
        <w:t>（</w:t>
      </w:r>
      <w:r>
        <w:rPr>
          <w:rFonts w:ascii="宋体"/>
          <w:color w:val="000000"/>
          <w:sz w:val="24"/>
        </w:rPr>
        <w:t>3</w:t>
      </w:r>
      <w:r>
        <w:rPr>
          <w:rFonts w:ascii="宋体" w:hint="eastAsia"/>
          <w:color w:val="000000"/>
          <w:sz w:val="24"/>
        </w:rPr>
        <w:t>）监理工程师未按合同约定提供所需指令、批准内容，致使施工不能正常进行；</w:t>
      </w:r>
    </w:p>
    <w:p w14:paraId="0398F240" w14:textId="77777777" w:rsidR="000F16F4" w:rsidRDefault="000F16F4">
      <w:pPr>
        <w:spacing w:line="360" w:lineRule="auto"/>
        <w:ind w:firstLine="600"/>
        <w:rPr>
          <w:rFonts w:ascii="宋体"/>
          <w:color w:val="000000"/>
          <w:sz w:val="24"/>
        </w:rPr>
      </w:pPr>
      <w:r>
        <w:rPr>
          <w:rFonts w:ascii="宋体" w:hint="eastAsia"/>
          <w:color w:val="000000"/>
          <w:sz w:val="24"/>
        </w:rPr>
        <w:t>（</w:t>
      </w:r>
      <w:r>
        <w:rPr>
          <w:rFonts w:ascii="宋体"/>
          <w:color w:val="000000"/>
          <w:sz w:val="24"/>
        </w:rPr>
        <w:t>4</w:t>
      </w:r>
      <w:r>
        <w:rPr>
          <w:rFonts w:ascii="宋体" w:hint="eastAsia"/>
          <w:color w:val="000000"/>
          <w:sz w:val="24"/>
        </w:rPr>
        <w:t>）设计变更和工程量增加，且增加工程造价金额超过合同造价的</w:t>
      </w:r>
      <w:r>
        <w:rPr>
          <w:rFonts w:ascii="宋体"/>
          <w:color w:val="000000"/>
          <w:sz w:val="24"/>
        </w:rPr>
        <w:t>30</w:t>
      </w:r>
      <w:r>
        <w:rPr>
          <w:rFonts w:ascii="宋体" w:hint="eastAsia"/>
          <w:color w:val="000000"/>
          <w:sz w:val="24"/>
        </w:rPr>
        <w:t>％；</w:t>
      </w:r>
    </w:p>
    <w:p w14:paraId="1D922478" w14:textId="77777777" w:rsidR="000F16F4" w:rsidRDefault="000F16F4">
      <w:pPr>
        <w:spacing w:line="360" w:lineRule="auto"/>
        <w:ind w:firstLine="600"/>
        <w:rPr>
          <w:rFonts w:ascii="宋体"/>
          <w:color w:val="000000"/>
          <w:sz w:val="24"/>
        </w:rPr>
      </w:pPr>
      <w:r>
        <w:rPr>
          <w:rFonts w:ascii="宋体" w:hint="eastAsia"/>
          <w:color w:val="000000"/>
          <w:sz w:val="24"/>
        </w:rPr>
        <w:t>（</w:t>
      </w:r>
      <w:r>
        <w:rPr>
          <w:rFonts w:ascii="宋体"/>
          <w:color w:val="000000"/>
          <w:sz w:val="24"/>
        </w:rPr>
        <w:t>5</w:t>
      </w:r>
      <w:r>
        <w:rPr>
          <w:rFonts w:ascii="宋体" w:hint="eastAsia"/>
          <w:color w:val="000000"/>
          <w:sz w:val="24"/>
        </w:rPr>
        <w:t>）一周内非承包人原因停水、停电、造成停工累计超过</w:t>
      </w:r>
      <w:r>
        <w:rPr>
          <w:rFonts w:ascii="宋体"/>
          <w:color w:val="000000"/>
          <w:sz w:val="24"/>
        </w:rPr>
        <w:t>48</w:t>
      </w:r>
      <w:r>
        <w:rPr>
          <w:rFonts w:ascii="宋体" w:hint="eastAsia"/>
          <w:color w:val="000000"/>
          <w:sz w:val="24"/>
        </w:rPr>
        <w:t>个工作小时；</w:t>
      </w:r>
    </w:p>
    <w:p w14:paraId="0A8DD14F" w14:textId="77777777" w:rsidR="000F16F4" w:rsidRDefault="000F16F4">
      <w:pPr>
        <w:spacing w:line="360" w:lineRule="auto"/>
        <w:ind w:firstLine="600"/>
        <w:rPr>
          <w:rFonts w:ascii="宋体"/>
          <w:color w:val="000000"/>
          <w:sz w:val="24"/>
        </w:rPr>
      </w:pPr>
      <w:r>
        <w:rPr>
          <w:rFonts w:ascii="宋体" w:hint="eastAsia"/>
          <w:color w:val="000000"/>
          <w:sz w:val="24"/>
        </w:rPr>
        <w:t>（</w:t>
      </w:r>
      <w:r>
        <w:rPr>
          <w:rFonts w:ascii="宋体"/>
          <w:color w:val="000000"/>
          <w:sz w:val="24"/>
        </w:rPr>
        <w:t>6</w:t>
      </w:r>
      <w:r>
        <w:rPr>
          <w:rFonts w:ascii="宋体" w:hint="eastAsia"/>
          <w:color w:val="000000"/>
          <w:sz w:val="24"/>
        </w:rPr>
        <w:t>）人力不可抗的因素；</w:t>
      </w:r>
    </w:p>
    <w:p w14:paraId="7DA382A3" w14:textId="77777777" w:rsidR="000F16F4" w:rsidRDefault="000F16F4">
      <w:pPr>
        <w:spacing w:line="360" w:lineRule="auto"/>
        <w:ind w:firstLine="600"/>
        <w:rPr>
          <w:rFonts w:ascii="宋体"/>
          <w:color w:val="000000"/>
          <w:sz w:val="24"/>
        </w:rPr>
      </w:pPr>
      <w:r>
        <w:rPr>
          <w:rFonts w:ascii="宋体" w:hint="eastAsia"/>
          <w:color w:val="000000"/>
          <w:sz w:val="24"/>
        </w:rPr>
        <w:t>（</w:t>
      </w:r>
      <w:r>
        <w:rPr>
          <w:rFonts w:ascii="宋体"/>
          <w:color w:val="000000"/>
          <w:sz w:val="24"/>
        </w:rPr>
        <w:t>7</w:t>
      </w:r>
      <w:r>
        <w:rPr>
          <w:rFonts w:ascii="宋体" w:hint="eastAsia"/>
          <w:color w:val="000000"/>
          <w:sz w:val="24"/>
        </w:rPr>
        <w:t>）专用条款中约定或发包人或监理工程师同意工期顺延的其他情况。</w:t>
      </w:r>
    </w:p>
    <w:p w14:paraId="04D7973D" w14:textId="77777777" w:rsidR="000F16F4" w:rsidRDefault="000F16F4">
      <w:pPr>
        <w:spacing w:line="360" w:lineRule="auto"/>
        <w:ind w:firstLine="600"/>
        <w:rPr>
          <w:rFonts w:ascii="宋体"/>
          <w:color w:val="000000"/>
          <w:sz w:val="24"/>
        </w:rPr>
      </w:pPr>
      <w:r>
        <w:rPr>
          <w:rFonts w:ascii="宋体"/>
          <w:color w:val="000000"/>
          <w:sz w:val="24"/>
        </w:rPr>
        <w:t>9.2</w:t>
      </w:r>
      <w:r>
        <w:rPr>
          <w:rFonts w:ascii="宋体" w:hint="eastAsia"/>
          <w:color w:val="000000"/>
          <w:sz w:val="24"/>
        </w:rPr>
        <w:t>承包人在</w:t>
      </w:r>
      <w:r>
        <w:rPr>
          <w:rFonts w:ascii="宋体"/>
          <w:color w:val="000000"/>
          <w:sz w:val="24"/>
        </w:rPr>
        <w:t>9.1</w:t>
      </w:r>
      <w:r>
        <w:rPr>
          <w:rFonts w:ascii="宋体" w:hint="eastAsia"/>
          <w:color w:val="000000"/>
          <w:sz w:val="24"/>
        </w:rPr>
        <w:t>款情况发生后</w:t>
      </w:r>
      <w:r>
        <w:rPr>
          <w:rFonts w:ascii="宋体"/>
          <w:color w:val="000000"/>
          <w:sz w:val="24"/>
        </w:rPr>
        <w:t>7</w:t>
      </w:r>
      <w:r>
        <w:rPr>
          <w:rFonts w:ascii="宋体" w:hint="eastAsia"/>
          <w:color w:val="000000"/>
          <w:sz w:val="24"/>
        </w:rPr>
        <w:t>天内，就延误的工期以书面形式向发包人和监理工程师提出报告。发包人或监理工程师在收到报告后</w:t>
      </w:r>
      <w:r>
        <w:rPr>
          <w:rFonts w:ascii="宋体"/>
          <w:color w:val="000000"/>
          <w:sz w:val="24"/>
        </w:rPr>
        <w:t>7</w:t>
      </w:r>
      <w:r>
        <w:rPr>
          <w:rFonts w:ascii="宋体" w:hint="eastAsia"/>
          <w:color w:val="000000"/>
          <w:sz w:val="24"/>
        </w:rPr>
        <w:t>天内予以确认，逾期不予确认也不提出修改意见，视为同意顺延工期。</w:t>
      </w:r>
    </w:p>
    <w:p w14:paraId="5DD1A18D" w14:textId="77777777" w:rsidR="000F16F4" w:rsidRDefault="000F16F4">
      <w:pPr>
        <w:spacing w:line="360" w:lineRule="auto"/>
        <w:ind w:firstLine="600"/>
        <w:rPr>
          <w:rFonts w:ascii="宋体"/>
          <w:color w:val="0000FF"/>
          <w:sz w:val="24"/>
        </w:rPr>
      </w:pPr>
      <w:r>
        <w:rPr>
          <w:rFonts w:ascii="宋体"/>
          <w:color w:val="000000"/>
          <w:sz w:val="24"/>
        </w:rPr>
        <w:t>9.3</w:t>
      </w:r>
      <w:r>
        <w:rPr>
          <w:rFonts w:ascii="宋体" w:hint="eastAsia"/>
          <w:color w:val="000000"/>
          <w:sz w:val="24"/>
        </w:rPr>
        <w:t>延误工程进度的约定。承包人必须按合同约定的开工日</w:t>
      </w:r>
      <w:r>
        <w:rPr>
          <w:rFonts w:ascii="宋体" w:hint="eastAsia"/>
          <w:sz w:val="24"/>
        </w:rPr>
        <w:t>期进场施工，及时采购设备、材料，配足各工种劳动力，全力以赴确保按期按质竣工。具体约定如下：</w:t>
      </w:r>
      <w:r>
        <w:rPr>
          <w:rFonts w:ascii="宋体"/>
          <w:sz w:val="24"/>
        </w:rPr>
        <w:t xml:space="preserve">   </w:t>
      </w:r>
      <w:r>
        <w:rPr>
          <w:rFonts w:ascii="宋体" w:hint="eastAsia"/>
          <w:sz w:val="24"/>
        </w:rPr>
        <w:t>年</w:t>
      </w:r>
      <w:r>
        <w:rPr>
          <w:rFonts w:ascii="宋体"/>
          <w:sz w:val="24"/>
        </w:rPr>
        <w:t xml:space="preserve">  </w:t>
      </w:r>
      <w:r>
        <w:rPr>
          <w:rFonts w:ascii="宋体" w:hint="eastAsia"/>
          <w:sz w:val="24"/>
        </w:rPr>
        <w:t>月</w:t>
      </w:r>
      <w:r>
        <w:rPr>
          <w:rFonts w:ascii="宋体"/>
          <w:sz w:val="24"/>
        </w:rPr>
        <w:t xml:space="preserve">  </w:t>
      </w:r>
      <w:r>
        <w:rPr>
          <w:rFonts w:ascii="宋体" w:hint="eastAsia"/>
          <w:sz w:val="24"/>
        </w:rPr>
        <w:t>日前完成工程总量的</w:t>
      </w:r>
      <w:r>
        <w:rPr>
          <w:rFonts w:ascii="宋体"/>
          <w:sz w:val="24"/>
        </w:rPr>
        <w:t xml:space="preserve">  %</w:t>
      </w:r>
      <w:r>
        <w:rPr>
          <w:rFonts w:ascii="宋体" w:hint="eastAsia"/>
          <w:sz w:val="24"/>
        </w:rPr>
        <w:t>，</w:t>
      </w:r>
      <w:r>
        <w:rPr>
          <w:rFonts w:ascii="宋体"/>
          <w:sz w:val="24"/>
        </w:rPr>
        <w:t xml:space="preserve">   </w:t>
      </w:r>
      <w:r>
        <w:rPr>
          <w:rFonts w:ascii="宋体" w:hint="eastAsia"/>
          <w:sz w:val="24"/>
        </w:rPr>
        <w:t>年</w:t>
      </w:r>
      <w:r>
        <w:rPr>
          <w:rFonts w:ascii="宋体"/>
          <w:sz w:val="24"/>
        </w:rPr>
        <w:t xml:space="preserve">  </w:t>
      </w:r>
      <w:r>
        <w:rPr>
          <w:rFonts w:ascii="宋体" w:hint="eastAsia"/>
          <w:sz w:val="24"/>
        </w:rPr>
        <w:t>月</w:t>
      </w:r>
      <w:r>
        <w:rPr>
          <w:rFonts w:ascii="宋体"/>
          <w:sz w:val="24"/>
        </w:rPr>
        <w:t xml:space="preserve">   </w:t>
      </w:r>
      <w:r>
        <w:rPr>
          <w:rFonts w:ascii="宋体" w:hint="eastAsia"/>
          <w:sz w:val="24"/>
        </w:rPr>
        <w:t>日前，完成</w:t>
      </w:r>
      <w:r>
        <w:rPr>
          <w:rFonts w:ascii="宋体"/>
          <w:sz w:val="24"/>
        </w:rPr>
        <w:t xml:space="preserve">   </w:t>
      </w:r>
      <w:r>
        <w:rPr>
          <w:rFonts w:ascii="宋体" w:hint="eastAsia"/>
          <w:sz w:val="24"/>
        </w:rPr>
        <w:t>楼工程总量的</w:t>
      </w:r>
      <w:r>
        <w:rPr>
          <w:rFonts w:ascii="宋体"/>
          <w:sz w:val="24"/>
        </w:rPr>
        <w:t>100%</w:t>
      </w:r>
      <w:r>
        <w:rPr>
          <w:rFonts w:ascii="宋体" w:hint="eastAsia"/>
          <w:sz w:val="24"/>
        </w:rPr>
        <w:t>。工程完成量百分比以现场监理人员核准并出具的书面报告为唯一依据，若承包人的工程进度达不到上述约定，发包人有权单方面终止合同（终止合同的书面通知送达承包人时生效）。因终止合同造成承包人的一切损失由承包人承担。因超期竣工承包人还须按照本合同第</w:t>
      </w:r>
      <w:r>
        <w:rPr>
          <w:rFonts w:ascii="宋体"/>
          <w:sz w:val="24"/>
        </w:rPr>
        <w:t>20.2</w:t>
      </w:r>
      <w:r>
        <w:rPr>
          <w:rFonts w:ascii="宋体" w:hint="eastAsia"/>
          <w:sz w:val="24"/>
        </w:rPr>
        <w:t>条约定承担违约责任。</w:t>
      </w:r>
    </w:p>
    <w:p w14:paraId="4E2F865F" w14:textId="77777777" w:rsidR="000F16F4" w:rsidRDefault="000F16F4">
      <w:pPr>
        <w:spacing w:line="360" w:lineRule="auto"/>
        <w:ind w:firstLine="600"/>
        <w:rPr>
          <w:rFonts w:ascii="宋体"/>
          <w:color w:val="000000"/>
          <w:sz w:val="24"/>
        </w:rPr>
      </w:pPr>
      <w:r>
        <w:rPr>
          <w:rFonts w:ascii="宋体" w:hint="eastAsia"/>
          <w:color w:val="000000"/>
          <w:sz w:val="24"/>
        </w:rPr>
        <w:t>四、质量与验收</w:t>
      </w:r>
    </w:p>
    <w:p w14:paraId="1042D6C9" w14:textId="77777777" w:rsidR="000F16F4" w:rsidRDefault="000F16F4">
      <w:pPr>
        <w:spacing w:line="360" w:lineRule="auto"/>
        <w:ind w:firstLine="600"/>
        <w:rPr>
          <w:rFonts w:ascii="宋体"/>
          <w:color w:val="000000"/>
          <w:sz w:val="24"/>
        </w:rPr>
      </w:pPr>
      <w:r>
        <w:rPr>
          <w:rFonts w:ascii="宋体"/>
          <w:color w:val="000000"/>
          <w:sz w:val="24"/>
        </w:rPr>
        <w:t>10</w:t>
      </w:r>
      <w:r>
        <w:rPr>
          <w:rFonts w:ascii="宋体" w:hint="eastAsia"/>
          <w:color w:val="000000"/>
          <w:sz w:val="24"/>
        </w:rPr>
        <w:t>、隐蔽工程和中间验收</w:t>
      </w:r>
    </w:p>
    <w:p w14:paraId="6F36A28D" w14:textId="77777777" w:rsidR="000F16F4" w:rsidRDefault="000F16F4">
      <w:pPr>
        <w:spacing w:line="360" w:lineRule="auto"/>
        <w:ind w:firstLine="600"/>
        <w:rPr>
          <w:rFonts w:ascii="宋体"/>
          <w:color w:val="000000"/>
          <w:sz w:val="24"/>
        </w:rPr>
      </w:pPr>
      <w:r>
        <w:rPr>
          <w:rFonts w:ascii="宋体"/>
          <w:color w:val="000000"/>
          <w:sz w:val="24"/>
        </w:rPr>
        <w:t xml:space="preserve">10.1 </w:t>
      </w:r>
      <w:r>
        <w:rPr>
          <w:rFonts w:ascii="宋体" w:hint="eastAsia"/>
          <w:color w:val="000000"/>
          <w:sz w:val="24"/>
        </w:rPr>
        <w:t>双方约定中间验收部位：隐蔽工程中的植筋定位钻孔、植筋、天花线管、穿线、线槽、龙骨、营业部柜台底座钢筋敷设、取钱槽、防弹玻璃墙的槽钢角钢固定、防弹玻璃、金属防盗网等安全防范设施以及地面埋设线管，土建中的结构圈梁、结构柱子和砖墙钢筋网敷设等，钢结构焊缝等</w:t>
      </w:r>
      <w:r>
        <w:rPr>
          <w:rFonts w:ascii="宋体"/>
          <w:color w:val="000000"/>
          <w:sz w:val="24"/>
        </w:rPr>
        <w:t xml:space="preserve"> </w:t>
      </w:r>
      <w:r>
        <w:rPr>
          <w:rFonts w:ascii="宋体" w:hint="eastAsia"/>
          <w:color w:val="000000"/>
          <w:sz w:val="24"/>
        </w:rPr>
        <w:t>。</w:t>
      </w:r>
    </w:p>
    <w:p w14:paraId="1E06EAA5" w14:textId="77777777" w:rsidR="000F16F4" w:rsidRDefault="000F16F4">
      <w:pPr>
        <w:spacing w:line="360" w:lineRule="auto"/>
        <w:ind w:firstLine="600"/>
        <w:rPr>
          <w:rFonts w:ascii="宋体"/>
          <w:color w:val="000000"/>
          <w:sz w:val="24"/>
        </w:rPr>
      </w:pPr>
      <w:r>
        <w:rPr>
          <w:rFonts w:ascii="宋体" w:hint="eastAsia"/>
          <w:color w:val="000000"/>
          <w:sz w:val="24"/>
        </w:rPr>
        <w:t>牵涉到安全防范的隐蔽工程验收约定如下，柜台底座钢板（钢筋网）敷设好，须书面通知（提前两天通知，限时两天验收拍照，下同）发包人保卫部门（</w:t>
      </w:r>
      <w:r>
        <w:rPr>
          <w:rFonts w:ascii="宋体"/>
          <w:color w:val="000000"/>
          <w:sz w:val="24"/>
          <w:u w:val="single"/>
        </w:rPr>
        <w:t xml:space="preserve">      </w:t>
      </w:r>
      <w:r>
        <w:rPr>
          <w:rFonts w:ascii="宋体" w:hint="eastAsia"/>
          <w:color w:val="000000"/>
          <w:sz w:val="24"/>
        </w:rPr>
        <w:t>：</w:t>
      </w:r>
      <w:r>
        <w:rPr>
          <w:rFonts w:ascii="宋体"/>
          <w:color w:val="000000"/>
          <w:sz w:val="24"/>
          <w:u w:val="single"/>
        </w:rPr>
        <w:t xml:space="preserve">        </w:t>
      </w:r>
      <w:r>
        <w:rPr>
          <w:rFonts w:ascii="宋体" w:hint="eastAsia"/>
          <w:color w:val="000000"/>
          <w:sz w:val="24"/>
        </w:rPr>
        <w:t>；下同）验收拍照后才能进行下一道工序；柜台立柱安装完毕，防弹玻璃初步安装调试好，须书面通知发包人保卫部门（曾勇军）验收拍照后才能进行下一道工序；柜台上方的</w:t>
      </w:r>
      <w:r>
        <w:rPr>
          <w:rFonts w:ascii="宋体" w:hAnsi="宋体"/>
          <w:color w:val="000000"/>
          <w:sz w:val="24"/>
        </w:rPr>
        <w:t>14</w:t>
      </w:r>
      <w:r>
        <w:rPr>
          <w:rFonts w:ascii="宋体" w:hAnsi="宋体" w:hint="eastAsia"/>
          <w:color w:val="000000"/>
          <w:sz w:val="24"/>
        </w:rPr>
        <w:t>方钢</w:t>
      </w:r>
      <w:r>
        <w:rPr>
          <w:rFonts w:ascii="宋体" w:hAnsi="宋体"/>
          <w:color w:val="000000"/>
          <w:sz w:val="24"/>
        </w:rPr>
        <w:t>10</w:t>
      </w:r>
      <w:r>
        <w:rPr>
          <w:rFonts w:ascii="宋体" w:hAnsi="宋体" w:hint="eastAsia"/>
          <w:color w:val="000000"/>
          <w:sz w:val="24"/>
        </w:rPr>
        <w:t>×</w:t>
      </w:r>
      <w:r>
        <w:rPr>
          <w:rFonts w:ascii="宋体" w:hAnsi="宋体"/>
          <w:color w:val="000000"/>
          <w:sz w:val="24"/>
        </w:rPr>
        <w:t>10</w:t>
      </w:r>
      <w:r>
        <w:rPr>
          <w:rFonts w:ascii="宋体"/>
          <w:color w:val="000000"/>
          <w:sz w:val="24"/>
        </w:rPr>
        <w:t xml:space="preserve"> </w:t>
      </w:r>
      <w:r>
        <w:rPr>
          <w:rFonts w:ascii="宋体" w:hint="eastAsia"/>
          <w:color w:val="000000"/>
          <w:sz w:val="24"/>
        </w:rPr>
        <w:t>防盗网焊接好，须书面通知发包人保卫部门（</w:t>
      </w:r>
      <w:r>
        <w:rPr>
          <w:rFonts w:ascii="宋体"/>
          <w:color w:val="000000"/>
          <w:sz w:val="24"/>
          <w:u w:val="single"/>
        </w:rPr>
        <w:t xml:space="preserve">     </w:t>
      </w:r>
      <w:r>
        <w:rPr>
          <w:rFonts w:ascii="宋体" w:hint="eastAsia"/>
          <w:color w:val="000000"/>
          <w:sz w:val="24"/>
        </w:rPr>
        <w:t>）验收拍照后才能进行下一道工序；营业内厅周围砖墙面</w:t>
      </w:r>
      <w:r>
        <w:rPr>
          <w:rFonts w:ascii="宋体"/>
          <w:color w:val="000000"/>
          <w:sz w:val="24"/>
        </w:rPr>
        <w:t>100</w:t>
      </w:r>
      <w:r>
        <w:rPr>
          <w:rFonts w:ascii="宋体" w:hAnsi="宋体" w:hint="eastAsia"/>
          <w:color w:val="000000"/>
          <w:sz w:val="24"/>
        </w:rPr>
        <w:t>×</w:t>
      </w:r>
      <w:r>
        <w:rPr>
          <w:rFonts w:ascii="宋体"/>
          <w:color w:val="000000"/>
          <w:sz w:val="24"/>
        </w:rPr>
        <w:t>100</w:t>
      </w:r>
      <w:r>
        <w:rPr>
          <w:rFonts w:ascii="宋体" w:hAnsi="宋体" w:hint="eastAsia"/>
          <w:color w:val="000000"/>
          <w:sz w:val="24"/>
        </w:rPr>
        <w:t>Φ</w:t>
      </w:r>
      <w:r>
        <w:rPr>
          <w:rFonts w:ascii="宋体"/>
          <w:color w:val="000000"/>
          <w:sz w:val="24"/>
        </w:rPr>
        <w:t>14</w:t>
      </w:r>
      <w:r>
        <w:rPr>
          <w:rFonts w:ascii="宋体" w:hint="eastAsia"/>
          <w:color w:val="000000"/>
          <w:sz w:val="24"/>
        </w:rPr>
        <w:t>钢筋防盗网须与天花楼板（梁）及墙体有效连接，防盗网焊接好，须书面通知发包人保卫部门（</w:t>
      </w:r>
      <w:r>
        <w:rPr>
          <w:rFonts w:ascii="宋体"/>
          <w:color w:val="000000"/>
          <w:sz w:val="24"/>
          <w:u w:val="single"/>
        </w:rPr>
        <w:t xml:space="preserve">     </w:t>
      </w:r>
      <w:r>
        <w:rPr>
          <w:rFonts w:ascii="宋体" w:hint="eastAsia"/>
          <w:color w:val="000000"/>
          <w:sz w:val="24"/>
        </w:rPr>
        <w:t>）验收拍照后才能进行下一道工序；电动卷闸制作好运送到工地后须书面通知发包人保卫部门（</w:t>
      </w:r>
      <w:r>
        <w:rPr>
          <w:rFonts w:ascii="宋体"/>
          <w:color w:val="000000"/>
          <w:sz w:val="24"/>
          <w:u w:val="single"/>
        </w:rPr>
        <w:t xml:space="preserve">     </w:t>
      </w:r>
      <w:r>
        <w:rPr>
          <w:rFonts w:ascii="宋体" w:hint="eastAsia"/>
          <w:color w:val="000000"/>
          <w:sz w:val="24"/>
        </w:rPr>
        <w:t>）验收拍照后才能进行安装工序。上述隐蔽工程验收拍照适用以下有关约定。</w:t>
      </w:r>
      <w:r>
        <w:rPr>
          <w:rFonts w:ascii="宋体"/>
          <w:color w:val="000000"/>
          <w:sz w:val="24"/>
        </w:rPr>
        <w:t xml:space="preserve">                          </w:t>
      </w:r>
    </w:p>
    <w:p w14:paraId="0A647351" w14:textId="77777777" w:rsidR="000F16F4" w:rsidRDefault="000F16F4">
      <w:pPr>
        <w:spacing w:line="360" w:lineRule="auto"/>
        <w:ind w:firstLine="600"/>
        <w:rPr>
          <w:rFonts w:ascii="宋体"/>
          <w:color w:val="000000"/>
          <w:sz w:val="24"/>
        </w:rPr>
      </w:pPr>
      <w:r>
        <w:rPr>
          <w:rFonts w:ascii="宋体"/>
          <w:color w:val="000000"/>
          <w:sz w:val="24"/>
        </w:rPr>
        <w:t xml:space="preserve">10.2 </w:t>
      </w:r>
      <w:r>
        <w:rPr>
          <w:rFonts w:ascii="宋体" w:hint="eastAsia"/>
          <w:color w:val="000000"/>
          <w:sz w:val="24"/>
        </w:rPr>
        <w:t>工程具备隐蔽条件或达到专用条款约定的中间验收部位，承包人进行自检，并在隐蔽或中间验收前</w:t>
      </w:r>
      <w:r>
        <w:rPr>
          <w:rFonts w:ascii="宋体"/>
          <w:color w:val="000000"/>
          <w:sz w:val="24"/>
        </w:rPr>
        <w:t>48</w:t>
      </w:r>
      <w:r>
        <w:rPr>
          <w:rFonts w:ascii="宋体" w:hint="eastAsia"/>
          <w:color w:val="000000"/>
          <w:sz w:val="24"/>
        </w:rPr>
        <w:t>小时以书面形式通知发包人和监理工程师验收。通知包括隐蔽和中间验收的内容、验收时间和地点。承包人准备验收记录，验收合格，发包人和监理工程师在验收记录上签字后，承包人可进行隐蔽和继续施工。验收不合格，承包人在发包人和监理工程师限定的时间内整改后重新验收。</w:t>
      </w:r>
    </w:p>
    <w:p w14:paraId="4AA8A6D1" w14:textId="77777777" w:rsidR="000F16F4" w:rsidRDefault="000F16F4">
      <w:pPr>
        <w:spacing w:line="360" w:lineRule="auto"/>
        <w:ind w:firstLine="600"/>
        <w:rPr>
          <w:rFonts w:ascii="宋体"/>
          <w:color w:val="000000"/>
          <w:sz w:val="24"/>
        </w:rPr>
      </w:pPr>
      <w:r>
        <w:rPr>
          <w:rFonts w:ascii="宋体"/>
          <w:color w:val="000000"/>
          <w:sz w:val="24"/>
        </w:rPr>
        <w:t>10.3</w:t>
      </w:r>
      <w:r>
        <w:rPr>
          <w:rFonts w:ascii="宋体" w:hint="eastAsia"/>
          <w:color w:val="000000"/>
          <w:sz w:val="24"/>
        </w:rPr>
        <w:t>发包人或监理工程师不能按时进行验收，应在验收前</w:t>
      </w:r>
      <w:r>
        <w:rPr>
          <w:rFonts w:ascii="宋体"/>
          <w:color w:val="000000"/>
          <w:sz w:val="24"/>
        </w:rPr>
        <w:t>24</w:t>
      </w:r>
      <w:r>
        <w:rPr>
          <w:rFonts w:ascii="宋体" w:hint="eastAsia"/>
          <w:color w:val="000000"/>
          <w:sz w:val="24"/>
        </w:rPr>
        <w:t>小时以书面形式向承包人提出延期要求，延期不能超过</w:t>
      </w:r>
      <w:r>
        <w:rPr>
          <w:rFonts w:ascii="宋体"/>
          <w:color w:val="000000"/>
          <w:sz w:val="24"/>
        </w:rPr>
        <w:t>48</w:t>
      </w:r>
      <w:r>
        <w:rPr>
          <w:rFonts w:ascii="宋体" w:hint="eastAsia"/>
          <w:color w:val="000000"/>
          <w:sz w:val="24"/>
        </w:rPr>
        <w:t>小时。发包人或监理工程师未能按以上时间提出延期要求，不进行验收，承包人可自行组织验收，发包人或监理工程师应承认验收记录。</w:t>
      </w:r>
    </w:p>
    <w:p w14:paraId="43148933" w14:textId="77777777" w:rsidR="000F16F4" w:rsidRDefault="000F16F4">
      <w:pPr>
        <w:spacing w:line="360" w:lineRule="auto"/>
        <w:ind w:firstLine="600"/>
        <w:rPr>
          <w:rFonts w:ascii="宋体"/>
          <w:color w:val="000000"/>
          <w:sz w:val="24"/>
        </w:rPr>
      </w:pPr>
      <w:r>
        <w:rPr>
          <w:rFonts w:ascii="宋体"/>
          <w:color w:val="000000"/>
          <w:sz w:val="24"/>
        </w:rPr>
        <w:t>10.4</w:t>
      </w:r>
      <w:r>
        <w:rPr>
          <w:rFonts w:ascii="宋体" w:hint="eastAsia"/>
          <w:color w:val="000000"/>
          <w:sz w:val="24"/>
        </w:rPr>
        <w:t>经发包人和监理工程师验收，工程质量符合标准、规范和设计图纸等要求，验收</w:t>
      </w:r>
      <w:r>
        <w:rPr>
          <w:rFonts w:ascii="宋体"/>
          <w:color w:val="000000"/>
          <w:sz w:val="24"/>
        </w:rPr>
        <w:t>24</w:t>
      </w:r>
      <w:r>
        <w:rPr>
          <w:rFonts w:ascii="宋体" w:hint="eastAsia"/>
          <w:color w:val="000000"/>
          <w:sz w:val="24"/>
        </w:rPr>
        <w:t>小时后，发包人和监理工程师不在验收记录上签字，视为发包人和监理工程师已经认可验收记录，承包人可进行隐蔽或继续施工。</w:t>
      </w:r>
      <w:r>
        <w:rPr>
          <w:rFonts w:ascii="宋体"/>
          <w:color w:val="000000"/>
          <w:sz w:val="24"/>
        </w:rPr>
        <w:t xml:space="preserve">                                                                              </w:t>
      </w:r>
    </w:p>
    <w:p w14:paraId="05E04B3D" w14:textId="77777777" w:rsidR="000F16F4" w:rsidRDefault="000F16F4">
      <w:pPr>
        <w:spacing w:line="360" w:lineRule="auto"/>
        <w:ind w:firstLine="600"/>
        <w:rPr>
          <w:rFonts w:ascii="宋体"/>
          <w:color w:val="000000"/>
          <w:sz w:val="24"/>
        </w:rPr>
      </w:pPr>
      <w:r>
        <w:rPr>
          <w:rFonts w:ascii="宋体" w:hint="eastAsia"/>
          <w:color w:val="000000"/>
          <w:sz w:val="24"/>
        </w:rPr>
        <w:t>五、安全施工</w:t>
      </w:r>
    </w:p>
    <w:p w14:paraId="08B3113F" w14:textId="77777777" w:rsidR="000F16F4" w:rsidRDefault="000F16F4">
      <w:pPr>
        <w:spacing w:line="360" w:lineRule="auto"/>
        <w:ind w:firstLine="600"/>
        <w:rPr>
          <w:rFonts w:ascii="宋体"/>
          <w:color w:val="000000"/>
          <w:sz w:val="24"/>
        </w:rPr>
      </w:pPr>
      <w:r>
        <w:rPr>
          <w:rFonts w:ascii="宋体"/>
          <w:color w:val="000000"/>
          <w:sz w:val="24"/>
        </w:rPr>
        <w:t>11</w:t>
      </w:r>
      <w:r>
        <w:rPr>
          <w:rFonts w:ascii="宋体" w:hint="eastAsia"/>
          <w:color w:val="000000"/>
          <w:sz w:val="24"/>
        </w:rPr>
        <w:t>、开工前，承包人向业主（发包人）提供安全责任保证金，安全责任保证金为人民币壹</w:t>
      </w:r>
      <w:r>
        <w:rPr>
          <w:rFonts w:ascii="宋体" w:hint="eastAsia"/>
          <w:b/>
          <w:color w:val="000000"/>
          <w:sz w:val="24"/>
        </w:rPr>
        <w:t>万元整</w:t>
      </w:r>
      <w:r>
        <w:rPr>
          <w:rFonts w:ascii="宋体" w:hint="eastAsia"/>
          <w:color w:val="000000"/>
          <w:sz w:val="24"/>
        </w:rPr>
        <w:t>，如果发生安全事故，由此引起的安全管理部门对发包人或房屋产权人的罚金从中扣除（保证金不足以支付罚金的，由承包人以现金补足），竣工后余款退还承包人。如果没有发生安全事故，竣工后全额无息退还承包人。由于安全事故而造成发包人的一切损失，承包人无条件赔偿。</w:t>
      </w:r>
    </w:p>
    <w:p w14:paraId="58A94632" w14:textId="77777777" w:rsidR="000F16F4" w:rsidRDefault="000F16F4">
      <w:pPr>
        <w:spacing w:line="360" w:lineRule="auto"/>
        <w:ind w:firstLineChars="200" w:firstLine="480"/>
        <w:rPr>
          <w:rFonts w:ascii="宋体"/>
          <w:color w:val="000000"/>
          <w:sz w:val="24"/>
        </w:rPr>
      </w:pPr>
      <w:r>
        <w:rPr>
          <w:rFonts w:ascii="宋体" w:hint="eastAsia"/>
          <w:color w:val="000000"/>
          <w:sz w:val="24"/>
        </w:rPr>
        <w:t>六、合同价款与支付</w:t>
      </w:r>
    </w:p>
    <w:p w14:paraId="70F6E1B9" w14:textId="77777777" w:rsidR="000F16F4" w:rsidRDefault="000F16F4">
      <w:pPr>
        <w:spacing w:line="360" w:lineRule="auto"/>
        <w:ind w:firstLineChars="200" w:firstLine="480"/>
        <w:rPr>
          <w:rFonts w:ascii="宋体"/>
          <w:color w:val="000000"/>
          <w:sz w:val="24"/>
        </w:rPr>
      </w:pPr>
      <w:r>
        <w:rPr>
          <w:rFonts w:ascii="宋体"/>
          <w:color w:val="000000"/>
          <w:sz w:val="24"/>
        </w:rPr>
        <w:t>12</w:t>
      </w:r>
      <w:r>
        <w:rPr>
          <w:rFonts w:ascii="宋体" w:hint="eastAsia"/>
          <w:color w:val="000000"/>
          <w:sz w:val="24"/>
        </w:rPr>
        <w:t>、合同价款及调整</w:t>
      </w:r>
    </w:p>
    <w:p w14:paraId="4A3E762F" w14:textId="77777777" w:rsidR="000F16F4" w:rsidRDefault="000F16F4">
      <w:pPr>
        <w:spacing w:line="360" w:lineRule="auto"/>
        <w:ind w:firstLineChars="200" w:firstLine="480"/>
        <w:rPr>
          <w:rFonts w:ascii="宋体"/>
          <w:color w:val="000000"/>
          <w:sz w:val="24"/>
        </w:rPr>
      </w:pPr>
      <w:r>
        <w:rPr>
          <w:rFonts w:ascii="宋体"/>
          <w:color w:val="000000"/>
          <w:sz w:val="24"/>
        </w:rPr>
        <w:t>12.1</w:t>
      </w:r>
      <w:r>
        <w:rPr>
          <w:rFonts w:ascii="宋体" w:hint="eastAsia"/>
          <w:color w:val="000000"/>
          <w:sz w:val="24"/>
        </w:rPr>
        <w:t>合同造价包括施工图纸和本合同第一部分第二条工程承包范围内所确定的全部工程量所需费用，按合同总造价大包干，一次包死（发包人书面提出设计变更而产生增减的部分除外）。</w:t>
      </w:r>
    </w:p>
    <w:p w14:paraId="5948CC34" w14:textId="77777777" w:rsidR="000F16F4" w:rsidRDefault="000F16F4">
      <w:pPr>
        <w:spacing w:line="360" w:lineRule="auto"/>
        <w:ind w:firstLineChars="200" w:firstLine="480"/>
        <w:rPr>
          <w:rFonts w:ascii="宋体"/>
          <w:color w:val="000000"/>
          <w:sz w:val="24"/>
        </w:rPr>
      </w:pPr>
      <w:r>
        <w:rPr>
          <w:rFonts w:ascii="宋体"/>
          <w:color w:val="000000"/>
          <w:sz w:val="24"/>
        </w:rPr>
        <w:t xml:space="preserve">12.2 </w:t>
      </w:r>
      <w:r>
        <w:rPr>
          <w:rFonts w:ascii="宋体" w:hint="eastAsia"/>
          <w:color w:val="000000"/>
          <w:sz w:val="24"/>
        </w:rPr>
        <w:t>合同造价已包含对所有分包工程的协调及配合费，发包人不再为此类项目增加任何费用。</w:t>
      </w:r>
    </w:p>
    <w:p w14:paraId="58CECCA4" w14:textId="77777777" w:rsidR="000F16F4" w:rsidRDefault="000F16F4">
      <w:pPr>
        <w:spacing w:line="360" w:lineRule="auto"/>
        <w:ind w:firstLineChars="200" w:firstLine="480"/>
        <w:rPr>
          <w:rFonts w:ascii="宋体"/>
          <w:color w:val="000000"/>
          <w:sz w:val="24"/>
        </w:rPr>
      </w:pPr>
      <w:r>
        <w:rPr>
          <w:rFonts w:ascii="宋体"/>
          <w:color w:val="000000"/>
          <w:sz w:val="24"/>
        </w:rPr>
        <w:t xml:space="preserve">12.3 </w:t>
      </w:r>
      <w:r>
        <w:rPr>
          <w:rFonts w:ascii="宋体" w:hint="eastAsia"/>
          <w:color w:val="000000"/>
          <w:sz w:val="24"/>
        </w:rPr>
        <w:t>合同造价视为承包人按投标邀请书的规定，已充分核对施工图纸、工程量清单且与工地现场情况进行了充分对比核对，确认无误，充分考虑了施工时间（边施工边营业）、道路、材料运输、存放情况，节日期间及赶工加班施工所增加费用及材料供货安排、异地施工及其他足以影响承包价格的情况，承包人任何因忽视或误解工地所有情况而导致的索赔或要求增加工程量（造价）以及工期延长申请将一概无效。</w:t>
      </w:r>
    </w:p>
    <w:p w14:paraId="108DA30C" w14:textId="77777777" w:rsidR="000F16F4" w:rsidRDefault="000F16F4">
      <w:pPr>
        <w:spacing w:line="360" w:lineRule="auto"/>
        <w:ind w:firstLineChars="200" w:firstLine="480"/>
        <w:rPr>
          <w:rFonts w:ascii="宋体"/>
          <w:color w:val="000000"/>
          <w:sz w:val="24"/>
        </w:rPr>
      </w:pPr>
      <w:r>
        <w:rPr>
          <w:rFonts w:ascii="宋体"/>
          <w:color w:val="000000"/>
          <w:sz w:val="24"/>
        </w:rPr>
        <w:t>12.4</w:t>
      </w:r>
      <w:r>
        <w:rPr>
          <w:rFonts w:ascii="宋体" w:hint="eastAsia"/>
          <w:color w:val="000000"/>
          <w:sz w:val="24"/>
        </w:rPr>
        <w:t>施工中发包人提出小部分的拆除或施工工艺的调整所增加的工程费用工程造价累计不超过叁千元的已包含在大包干价内，承包人不得再提出给予调整增加工程费用。</w:t>
      </w:r>
    </w:p>
    <w:p w14:paraId="24B4B351" w14:textId="77777777" w:rsidR="000F16F4" w:rsidRDefault="000F16F4">
      <w:pPr>
        <w:spacing w:line="360" w:lineRule="auto"/>
        <w:ind w:firstLineChars="200" w:firstLine="480"/>
        <w:rPr>
          <w:rFonts w:ascii="宋体"/>
          <w:color w:val="000000"/>
          <w:sz w:val="24"/>
        </w:rPr>
      </w:pPr>
      <w:r>
        <w:rPr>
          <w:rFonts w:ascii="宋体"/>
          <w:color w:val="000000"/>
          <w:sz w:val="24"/>
        </w:rPr>
        <w:t>12.5</w:t>
      </w:r>
      <w:r>
        <w:rPr>
          <w:rFonts w:ascii="宋体" w:hint="eastAsia"/>
          <w:color w:val="000000"/>
          <w:sz w:val="24"/>
        </w:rPr>
        <w:t xml:space="preserve">　本合同结算价款采用合同造价加增减价确定。增减价指发包人提出的设计变更及工程洽商。</w:t>
      </w:r>
    </w:p>
    <w:p w14:paraId="434FE77E" w14:textId="77777777" w:rsidR="000F16F4" w:rsidRDefault="000F16F4">
      <w:pPr>
        <w:spacing w:line="360" w:lineRule="auto"/>
        <w:ind w:firstLineChars="200" w:firstLine="480"/>
        <w:rPr>
          <w:rFonts w:ascii="宋体"/>
          <w:color w:val="000000"/>
          <w:sz w:val="24"/>
        </w:rPr>
      </w:pPr>
      <w:r>
        <w:rPr>
          <w:rFonts w:ascii="宋体"/>
          <w:color w:val="000000"/>
          <w:sz w:val="24"/>
        </w:rPr>
        <w:t>12.6</w:t>
      </w:r>
      <w:r>
        <w:rPr>
          <w:rFonts w:ascii="宋体" w:hint="eastAsia"/>
          <w:color w:val="000000"/>
          <w:sz w:val="24"/>
        </w:rPr>
        <w:t>增减项的调整因素包括：</w:t>
      </w:r>
    </w:p>
    <w:p w14:paraId="6B70A809" w14:textId="77777777" w:rsidR="000F16F4" w:rsidRDefault="000F16F4">
      <w:pPr>
        <w:spacing w:line="360" w:lineRule="auto"/>
        <w:ind w:firstLineChars="228" w:firstLine="547"/>
        <w:rPr>
          <w:rFonts w:ascii="宋体"/>
          <w:color w:val="000000"/>
          <w:sz w:val="24"/>
        </w:rPr>
      </w:pPr>
      <w:r>
        <w:rPr>
          <w:rFonts w:ascii="宋体" w:hint="eastAsia"/>
          <w:color w:val="000000"/>
          <w:sz w:val="24"/>
        </w:rPr>
        <w:t>（</w:t>
      </w:r>
      <w:r>
        <w:rPr>
          <w:rFonts w:ascii="宋体"/>
          <w:color w:val="000000"/>
          <w:sz w:val="24"/>
        </w:rPr>
        <w:t>1</w:t>
      </w:r>
      <w:r>
        <w:rPr>
          <w:rFonts w:ascii="宋体" w:hint="eastAsia"/>
          <w:color w:val="000000"/>
          <w:sz w:val="24"/>
        </w:rPr>
        <w:t>）发生设计变更、洽商时，按招标标底工程量清单相同定额子目计价调整；无相关子目，以《建设工程工程量清单计价规范》（</w:t>
      </w:r>
      <w:r>
        <w:rPr>
          <w:rFonts w:ascii="宋体"/>
          <w:color w:val="000000"/>
          <w:sz w:val="24"/>
        </w:rPr>
        <w:t>GB50500-2008</w:t>
      </w:r>
      <w:r>
        <w:rPr>
          <w:rFonts w:ascii="宋体" w:hint="eastAsia"/>
          <w:color w:val="000000"/>
          <w:sz w:val="24"/>
        </w:rPr>
        <w:t>）、</w:t>
      </w:r>
      <w:r>
        <w:rPr>
          <w:rFonts w:ascii="宋体"/>
          <w:color w:val="000000"/>
          <w:sz w:val="24"/>
        </w:rPr>
        <w:t>2010</w:t>
      </w:r>
      <w:r>
        <w:rPr>
          <w:rFonts w:ascii="宋体" w:hint="eastAsia"/>
          <w:color w:val="000000"/>
          <w:sz w:val="24"/>
        </w:rPr>
        <w:t>年《广东省建筑与装饰工程综合定额》、《广东省安装工程综合定额》、及相配套的工程计价办法为依据，以及发包</w:t>
      </w:r>
      <w:r>
        <w:rPr>
          <w:rFonts w:hint="eastAsia"/>
          <w:color w:val="000000"/>
          <w:sz w:val="24"/>
        </w:rPr>
        <w:t>人确认的工程所在地市场材料设备价格、人工费及其他相关规定费用的费率进行调整，最终由发包人审定</w:t>
      </w:r>
      <w:r>
        <w:rPr>
          <w:rFonts w:ascii="宋体" w:hint="eastAsia"/>
          <w:color w:val="000000"/>
          <w:sz w:val="24"/>
        </w:rPr>
        <w:t>。承包人不遵守以上约定，应承担违约责任。</w:t>
      </w:r>
    </w:p>
    <w:p w14:paraId="5BEB4440" w14:textId="77777777" w:rsidR="000F16F4" w:rsidRDefault="000F16F4">
      <w:pPr>
        <w:spacing w:line="360" w:lineRule="auto"/>
        <w:ind w:firstLineChars="200" w:firstLine="480"/>
        <w:rPr>
          <w:rFonts w:ascii="宋体"/>
          <w:color w:val="000000"/>
          <w:sz w:val="24"/>
        </w:rPr>
      </w:pPr>
      <w:r>
        <w:rPr>
          <w:rFonts w:ascii="宋体" w:hint="eastAsia"/>
          <w:color w:val="000000"/>
          <w:sz w:val="24"/>
        </w:rPr>
        <w:t>（</w:t>
      </w:r>
      <w:r>
        <w:rPr>
          <w:rFonts w:ascii="宋体"/>
          <w:color w:val="000000"/>
          <w:sz w:val="24"/>
        </w:rPr>
        <w:t>2</w:t>
      </w:r>
      <w:r>
        <w:rPr>
          <w:rFonts w:ascii="宋体" w:hint="eastAsia"/>
          <w:color w:val="000000"/>
          <w:sz w:val="24"/>
        </w:rPr>
        <w:t>）双方约定合同价款的其他调整因素</w:t>
      </w:r>
    </w:p>
    <w:p w14:paraId="6BA62323" w14:textId="77777777" w:rsidR="000F16F4" w:rsidRDefault="000F16F4">
      <w:pPr>
        <w:pStyle w:val="30"/>
        <w:spacing w:line="360" w:lineRule="auto"/>
        <w:rPr>
          <w:color w:val="000000"/>
          <w:sz w:val="24"/>
        </w:rPr>
      </w:pPr>
      <w:r>
        <w:rPr>
          <w:rFonts w:hint="eastAsia"/>
          <w:color w:val="000000"/>
          <w:sz w:val="24"/>
        </w:rPr>
        <w:t>发包人保留主要设备及材料变更和指定的权利，此部分材料，仍以发包人确认的价格与合同中材料价格进行调整（相减），材差只计取税金，不再计取其他费用。</w:t>
      </w:r>
    </w:p>
    <w:p w14:paraId="5F9EF863" w14:textId="77777777" w:rsidR="000F16F4" w:rsidRDefault="000F16F4">
      <w:pPr>
        <w:spacing w:line="360" w:lineRule="auto"/>
        <w:ind w:firstLine="480"/>
        <w:rPr>
          <w:rFonts w:ascii="宋体"/>
          <w:color w:val="000000"/>
          <w:sz w:val="24"/>
        </w:rPr>
      </w:pPr>
      <w:r>
        <w:rPr>
          <w:rFonts w:ascii="宋体"/>
          <w:color w:val="000000"/>
          <w:sz w:val="24"/>
        </w:rPr>
        <w:t>13</w:t>
      </w:r>
      <w:r>
        <w:rPr>
          <w:rFonts w:ascii="宋体" w:hint="eastAsia"/>
          <w:color w:val="000000"/>
          <w:sz w:val="24"/>
        </w:rPr>
        <w:t>、工程履约保证金</w:t>
      </w:r>
    </w:p>
    <w:p w14:paraId="70ABE5C6" w14:textId="77777777" w:rsidR="000F16F4" w:rsidRDefault="000F16F4">
      <w:pPr>
        <w:spacing w:line="360" w:lineRule="auto"/>
        <w:ind w:firstLineChars="200" w:firstLine="480"/>
        <w:rPr>
          <w:rFonts w:ascii="宋体"/>
          <w:color w:val="000000"/>
          <w:sz w:val="24"/>
        </w:rPr>
      </w:pPr>
      <w:r>
        <w:rPr>
          <w:rFonts w:ascii="宋体" w:hint="eastAsia"/>
          <w:color w:val="000000"/>
          <w:sz w:val="24"/>
        </w:rPr>
        <w:t>承包人必须向发包人交纳按合同总造价的</w:t>
      </w:r>
      <w:r>
        <w:rPr>
          <w:rFonts w:ascii="宋体"/>
          <w:color w:val="000000"/>
          <w:sz w:val="24"/>
        </w:rPr>
        <w:t>10%</w:t>
      </w:r>
      <w:r>
        <w:rPr>
          <w:rFonts w:ascii="宋体" w:hint="eastAsia"/>
          <w:color w:val="000000"/>
          <w:sz w:val="24"/>
        </w:rPr>
        <w:t>作为履约保证金，</w:t>
      </w:r>
      <w:r>
        <w:rPr>
          <w:rFonts w:hint="eastAsia"/>
          <w:color w:val="000000"/>
          <w:sz w:val="24"/>
        </w:rPr>
        <w:t>工程竣工验收合格并移交发包人使用后十天内，且无违约情况下全额</w:t>
      </w:r>
      <w:r>
        <w:rPr>
          <w:rFonts w:ascii="宋体" w:hint="eastAsia"/>
          <w:color w:val="000000"/>
          <w:sz w:val="24"/>
        </w:rPr>
        <w:t>无息返还。履约保证金在发包人向承包人支付第一笔工程预付款时直接扣除</w:t>
      </w:r>
      <w:r>
        <w:rPr>
          <w:rFonts w:ascii="宋体"/>
          <w:color w:val="000000"/>
          <w:sz w:val="24"/>
        </w:rPr>
        <w:t xml:space="preserve"> </w:t>
      </w:r>
      <w:r>
        <w:rPr>
          <w:rFonts w:ascii="宋体" w:hint="eastAsia"/>
          <w:color w:val="000000"/>
          <w:sz w:val="24"/>
        </w:rPr>
        <w:t>。</w:t>
      </w:r>
      <w:r>
        <w:rPr>
          <w:rFonts w:ascii="宋体"/>
          <w:color w:val="000000"/>
          <w:sz w:val="24"/>
        </w:rPr>
        <w:t xml:space="preserve">         </w:t>
      </w:r>
    </w:p>
    <w:p w14:paraId="0D9AC7C8" w14:textId="77777777" w:rsidR="000F16F4" w:rsidRDefault="000F16F4">
      <w:pPr>
        <w:spacing w:line="360" w:lineRule="auto"/>
        <w:ind w:firstLineChars="200" w:firstLine="480"/>
        <w:rPr>
          <w:rFonts w:ascii="宋体"/>
          <w:color w:val="000000"/>
          <w:sz w:val="24"/>
        </w:rPr>
      </w:pPr>
      <w:r>
        <w:rPr>
          <w:rFonts w:ascii="宋体"/>
          <w:color w:val="000000"/>
          <w:sz w:val="24"/>
        </w:rPr>
        <w:t>14</w:t>
      </w:r>
      <w:r>
        <w:rPr>
          <w:rFonts w:ascii="宋体" w:hint="eastAsia"/>
          <w:color w:val="000000"/>
          <w:sz w:val="24"/>
        </w:rPr>
        <w:t>、工程量（进度）确认</w:t>
      </w:r>
    </w:p>
    <w:p w14:paraId="05EEF809" w14:textId="77777777" w:rsidR="000F16F4" w:rsidRDefault="000F16F4">
      <w:pPr>
        <w:spacing w:line="360" w:lineRule="auto"/>
        <w:ind w:firstLine="600"/>
        <w:rPr>
          <w:rFonts w:ascii="宋体"/>
          <w:color w:val="000000"/>
          <w:sz w:val="24"/>
        </w:rPr>
      </w:pPr>
      <w:r>
        <w:rPr>
          <w:rFonts w:ascii="宋体" w:hint="eastAsia"/>
          <w:color w:val="000000"/>
          <w:sz w:val="24"/>
        </w:rPr>
        <w:t>承包人向监理工程师提交已完工程量报告的时间：</w:t>
      </w:r>
    </w:p>
    <w:p w14:paraId="3BAE2379" w14:textId="77777777" w:rsidR="000F16F4" w:rsidRDefault="000F16F4">
      <w:pPr>
        <w:spacing w:line="360" w:lineRule="auto"/>
        <w:ind w:firstLine="570"/>
        <w:rPr>
          <w:rFonts w:ascii="宋体"/>
          <w:color w:val="000000"/>
          <w:sz w:val="24"/>
        </w:rPr>
      </w:pPr>
      <w:r>
        <w:rPr>
          <w:rFonts w:ascii="宋体" w:hint="eastAsia"/>
          <w:color w:val="000000"/>
          <w:sz w:val="24"/>
        </w:rPr>
        <w:t>承包人在　按合同约定完成相应工程量的</w:t>
      </w:r>
      <w:r>
        <w:rPr>
          <w:rFonts w:ascii="宋体"/>
          <w:color w:val="000000"/>
          <w:sz w:val="24"/>
        </w:rPr>
        <w:t>3</w:t>
      </w:r>
      <w:r>
        <w:rPr>
          <w:rFonts w:ascii="宋体" w:hint="eastAsia"/>
          <w:color w:val="000000"/>
          <w:sz w:val="24"/>
        </w:rPr>
        <w:t>天内　向监理工程师和发包人代表书面提交工程进度付款申请，监理工程师和发包人现场代表应在</w:t>
      </w:r>
      <w:r>
        <w:rPr>
          <w:rFonts w:ascii="宋体"/>
          <w:color w:val="000000"/>
          <w:sz w:val="24"/>
        </w:rPr>
        <w:t>5</w:t>
      </w:r>
      <w:r>
        <w:rPr>
          <w:rFonts w:ascii="宋体" w:hint="eastAsia"/>
          <w:color w:val="000000"/>
          <w:sz w:val="24"/>
        </w:rPr>
        <w:t>日内给予核准和批复。</w:t>
      </w:r>
    </w:p>
    <w:p w14:paraId="2293A742" w14:textId="77777777" w:rsidR="000F16F4" w:rsidRDefault="000F16F4">
      <w:pPr>
        <w:spacing w:line="360" w:lineRule="auto"/>
        <w:rPr>
          <w:color w:val="000000"/>
          <w:sz w:val="24"/>
        </w:rPr>
      </w:pPr>
      <w:r>
        <w:rPr>
          <w:color w:val="000000"/>
          <w:sz w:val="24"/>
        </w:rPr>
        <w:t xml:space="preserve">    </w:t>
      </w:r>
      <w:r>
        <w:rPr>
          <w:rFonts w:hint="eastAsia"/>
          <w:color w:val="000000"/>
          <w:sz w:val="24"/>
        </w:rPr>
        <w:t>如果发包人要求，承包人应确保其工程量计算人员在发包人要求的任何合理时间就其工程量计算的过程和计算书等向发包人作必要解释，以确保工程计量工作的及时性和准确性。</w:t>
      </w:r>
    </w:p>
    <w:p w14:paraId="158461B3" w14:textId="77777777" w:rsidR="000F16F4" w:rsidRDefault="000F16F4">
      <w:pPr>
        <w:spacing w:line="360" w:lineRule="auto"/>
        <w:rPr>
          <w:color w:val="000000"/>
          <w:sz w:val="24"/>
        </w:rPr>
      </w:pPr>
      <w:r>
        <w:rPr>
          <w:rFonts w:ascii="宋体"/>
          <w:color w:val="000000"/>
          <w:sz w:val="24"/>
        </w:rPr>
        <w:t xml:space="preserve">    </w:t>
      </w:r>
      <w:r>
        <w:rPr>
          <w:color w:val="000000"/>
          <w:sz w:val="24"/>
        </w:rPr>
        <w:t>15</w:t>
      </w:r>
      <w:r>
        <w:rPr>
          <w:rFonts w:hint="eastAsia"/>
          <w:color w:val="000000"/>
          <w:sz w:val="24"/>
        </w:rPr>
        <w:t>、工程款（进度款）支付方式：</w:t>
      </w:r>
    </w:p>
    <w:p w14:paraId="12A4D7E3" w14:textId="77777777" w:rsidR="000F16F4" w:rsidRDefault="000F16F4">
      <w:pPr>
        <w:tabs>
          <w:tab w:val="left" w:pos="7380"/>
        </w:tabs>
        <w:spacing w:line="360" w:lineRule="auto"/>
        <w:ind w:firstLine="480"/>
        <w:rPr>
          <w:sz w:val="24"/>
        </w:rPr>
      </w:pPr>
      <w:r>
        <w:rPr>
          <w:rFonts w:hint="eastAsia"/>
          <w:sz w:val="24"/>
        </w:rPr>
        <w:t>合同签订后二十个工作日内，发包人预付合同价款总额的</w:t>
      </w:r>
      <w:r>
        <w:rPr>
          <w:sz w:val="24"/>
          <w:u w:val="single"/>
        </w:rPr>
        <w:t xml:space="preserve">    </w:t>
      </w:r>
      <w:r>
        <w:rPr>
          <w:sz w:val="24"/>
        </w:rPr>
        <w:t>%</w:t>
      </w:r>
      <w:r>
        <w:rPr>
          <w:rFonts w:hint="eastAsia"/>
          <w:sz w:val="24"/>
        </w:rPr>
        <w:t>约</w:t>
      </w:r>
      <w:r>
        <w:rPr>
          <w:rFonts w:hint="eastAsia"/>
          <w:b/>
          <w:sz w:val="24"/>
          <w:u w:val="single"/>
        </w:rPr>
        <w:t>￥</w:t>
      </w:r>
      <w:r>
        <w:rPr>
          <w:b/>
          <w:sz w:val="24"/>
          <w:u w:val="single"/>
        </w:rPr>
        <w:t xml:space="preserve">       </w:t>
      </w:r>
      <w:r>
        <w:rPr>
          <w:rFonts w:hint="eastAsia"/>
          <w:b/>
          <w:sz w:val="24"/>
          <w:u w:val="single"/>
        </w:rPr>
        <w:t>元</w:t>
      </w:r>
      <w:r>
        <w:rPr>
          <w:rFonts w:hint="eastAsia"/>
          <w:sz w:val="24"/>
        </w:rPr>
        <w:t>给承包人作为备料款，在工程按施工进度计划正常进行的前提下，工作量完成到总工程的</w:t>
      </w:r>
      <w:r>
        <w:rPr>
          <w:sz w:val="24"/>
          <w:u w:val="single"/>
        </w:rPr>
        <w:t xml:space="preserve">    %</w:t>
      </w:r>
      <w:r>
        <w:rPr>
          <w:rFonts w:hint="eastAsia"/>
          <w:sz w:val="24"/>
        </w:rPr>
        <w:t>，监理单位在承包人提交请款申请后</w:t>
      </w:r>
      <w:r>
        <w:rPr>
          <w:sz w:val="24"/>
        </w:rPr>
        <w:t>10</w:t>
      </w:r>
      <w:r>
        <w:rPr>
          <w:rFonts w:hint="eastAsia"/>
          <w:sz w:val="24"/>
        </w:rPr>
        <w:t>日内向发包人提交核算工程量清单，发包人在</w:t>
      </w:r>
      <w:r>
        <w:rPr>
          <w:sz w:val="24"/>
        </w:rPr>
        <w:t>3</w:t>
      </w:r>
      <w:r>
        <w:rPr>
          <w:rFonts w:hint="eastAsia"/>
          <w:sz w:val="24"/>
        </w:rPr>
        <w:t>日内对完成的工作量进行检验后，支付</w:t>
      </w:r>
      <w:r>
        <w:rPr>
          <w:sz w:val="24"/>
          <w:u w:val="single"/>
        </w:rPr>
        <w:t xml:space="preserve">    %</w:t>
      </w:r>
      <w:r>
        <w:rPr>
          <w:rFonts w:hint="eastAsia"/>
          <w:sz w:val="24"/>
        </w:rPr>
        <w:t>约</w:t>
      </w:r>
      <w:r>
        <w:rPr>
          <w:rFonts w:hint="eastAsia"/>
          <w:b/>
          <w:sz w:val="24"/>
          <w:u w:val="single"/>
        </w:rPr>
        <w:t>￥</w:t>
      </w:r>
      <w:r>
        <w:rPr>
          <w:b/>
          <w:sz w:val="24"/>
          <w:u w:val="single"/>
        </w:rPr>
        <w:t xml:space="preserve">           </w:t>
      </w:r>
      <w:r>
        <w:rPr>
          <w:rFonts w:hint="eastAsia"/>
          <w:b/>
          <w:sz w:val="24"/>
        </w:rPr>
        <w:t>元</w:t>
      </w:r>
      <w:r>
        <w:rPr>
          <w:rFonts w:hint="eastAsia"/>
          <w:sz w:val="24"/>
        </w:rPr>
        <w:t>的工程款进度款；工作量完成到总工程的</w:t>
      </w:r>
      <w:r>
        <w:rPr>
          <w:sz w:val="24"/>
          <w:u w:val="single"/>
        </w:rPr>
        <w:t xml:space="preserve">     %</w:t>
      </w:r>
      <w:r>
        <w:rPr>
          <w:rFonts w:hint="eastAsia"/>
          <w:sz w:val="24"/>
        </w:rPr>
        <w:t>，监理单位在承包人提交请款申请后</w:t>
      </w:r>
      <w:r>
        <w:rPr>
          <w:sz w:val="24"/>
        </w:rPr>
        <w:t>5</w:t>
      </w:r>
      <w:r>
        <w:rPr>
          <w:rFonts w:hint="eastAsia"/>
          <w:sz w:val="24"/>
        </w:rPr>
        <w:t>日内向发包人提交核算工程量清单，发包人在</w:t>
      </w:r>
      <w:r>
        <w:rPr>
          <w:sz w:val="24"/>
        </w:rPr>
        <w:t>3</w:t>
      </w:r>
      <w:r>
        <w:rPr>
          <w:rFonts w:hint="eastAsia"/>
          <w:sz w:val="24"/>
        </w:rPr>
        <w:t>日内对完成的工作量进行检验后，支付</w:t>
      </w:r>
      <w:r>
        <w:rPr>
          <w:sz w:val="24"/>
        </w:rPr>
        <w:t xml:space="preserve"> </w:t>
      </w:r>
      <w:r>
        <w:rPr>
          <w:sz w:val="24"/>
          <w:u w:val="single"/>
        </w:rPr>
        <w:t xml:space="preserve">    %</w:t>
      </w:r>
      <w:r>
        <w:rPr>
          <w:rFonts w:hint="eastAsia"/>
          <w:sz w:val="24"/>
        </w:rPr>
        <w:t>约</w:t>
      </w:r>
      <w:r>
        <w:rPr>
          <w:rFonts w:hint="eastAsia"/>
          <w:b/>
          <w:sz w:val="24"/>
          <w:u w:val="single"/>
        </w:rPr>
        <w:t>￥</w:t>
      </w:r>
      <w:r>
        <w:rPr>
          <w:b/>
          <w:sz w:val="24"/>
          <w:u w:val="single"/>
        </w:rPr>
        <w:t xml:space="preserve">     </w:t>
      </w:r>
      <w:r>
        <w:rPr>
          <w:rFonts w:hint="eastAsia"/>
          <w:b/>
          <w:sz w:val="24"/>
          <w:u w:val="single"/>
        </w:rPr>
        <w:t>元</w:t>
      </w:r>
      <w:r>
        <w:rPr>
          <w:rFonts w:hint="eastAsia"/>
          <w:sz w:val="24"/>
        </w:rPr>
        <w:t>的工程款进度款；当工程竣工验收合格并移交发包人使用，办理竣工结算，且承包人向发包人移交完毕所有工程竣工资料后</w:t>
      </w:r>
      <w:r>
        <w:rPr>
          <w:sz w:val="24"/>
        </w:rPr>
        <w:t xml:space="preserve"> </w:t>
      </w:r>
      <w:r>
        <w:rPr>
          <w:rFonts w:hint="eastAsia"/>
          <w:sz w:val="24"/>
        </w:rPr>
        <w:t>七</w:t>
      </w:r>
      <w:r>
        <w:rPr>
          <w:sz w:val="24"/>
        </w:rPr>
        <w:t xml:space="preserve"> </w:t>
      </w:r>
      <w:r>
        <w:rPr>
          <w:rFonts w:hint="eastAsia"/>
          <w:sz w:val="24"/>
        </w:rPr>
        <w:t>天内支付</w:t>
      </w:r>
      <w:r>
        <w:rPr>
          <w:rFonts w:hint="eastAsia"/>
          <w:sz w:val="24"/>
          <w:u w:val="single"/>
        </w:rPr>
        <w:t>工程款达到结算款的</w:t>
      </w:r>
      <w:r>
        <w:rPr>
          <w:sz w:val="24"/>
          <w:u w:val="single"/>
        </w:rPr>
        <w:t>95%</w:t>
      </w:r>
      <w:r>
        <w:rPr>
          <w:rFonts w:hint="eastAsia"/>
          <w:sz w:val="24"/>
          <w:u w:val="single"/>
        </w:rPr>
        <w:t>；</w:t>
      </w:r>
      <w:r>
        <w:rPr>
          <w:rFonts w:hint="eastAsia"/>
          <w:sz w:val="24"/>
        </w:rPr>
        <w:t>余额</w:t>
      </w:r>
      <w:r>
        <w:rPr>
          <w:sz w:val="24"/>
          <w:u w:val="single"/>
        </w:rPr>
        <w:t xml:space="preserve"> </w:t>
      </w:r>
      <w:r>
        <w:rPr>
          <w:sz w:val="24"/>
        </w:rPr>
        <w:t>5 %</w:t>
      </w:r>
      <w:r>
        <w:rPr>
          <w:rFonts w:hint="eastAsia"/>
          <w:b/>
          <w:sz w:val="24"/>
          <w:u w:val="single"/>
        </w:rPr>
        <w:t>￥</w:t>
      </w:r>
      <w:r>
        <w:rPr>
          <w:b/>
          <w:sz w:val="24"/>
          <w:u w:val="single"/>
        </w:rPr>
        <w:t xml:space="preserve">        </w:t>
      </w:r>
      <w:r>
        <w:rPr>
          <w:rFonts w:hint="eastAsia"/>
          <w:b/>
          <w:sz w:val="24"/>
          <w:u w:val="single"/>
        </w:rPr>
        <w:t>元</w:t>
      </w:r>
      <w:r>
        <w:rPr>
          <w:rFonts w:hint="eastAsia"/>
          <w:sz w:val="24"/>
        </w:rPr>
        <w:t>作工程质量保修金，在工程保修期</w:t>
      </w:r>
      <w:r>
        <w:rPr>
          <w:sz w:val="24"/>
        </w:rPr>
        <w:t xml:space="preserve"> </w:t>
      </w:r>
      <w:r>
        <w:rPr>
          <w:rFonts w:hint="eastAsia"/>
          <w:sz w:val="24"/>
        </w:rPr>
        <w:t>贰</w:t>
      </w:r>
      <w:r>
        <w:rPr>
          <w:sz w:val="24"/>
        </w:rPr>
        <w:t xml:space="preserve"> </w:t>
      </w:r>
      <w:r>
        <w:rPr>
          <w:rFonts w:hint="eastAsia"/>
          <w:sz w:val="24"/>
        </w:rPr>
        <w:t>年结束后</w:t>
      </w:r>
      <w:r>
        <w:rPr>
          <w:sz w:val="24"/>
        </w:rPr>
        <w:t>30</w:t>
      </w:r>
      <w:r>
        <w:rPr>
          <w:rFonts w:hint="eastAsia"/>
          <w:sz w:val="24"/>
        </w:rPr>
        <w:t>天内，双方按保修约定的条件结付清算。</w:t>
      </w:r>
    </w:p>
    <w:p w14:paraId="58FADA5B" w14:textId="77777777" w:rsidR="000F16F4" w:rsidRDefault="000F16F4">
      <w:pPr>
        <w:spacing w:line="360" w:lineRule="auto"/>
        <w:ind w:firstLineChars="200" w:firstLine="480"/>
        <w:rPr>
          <w:rFonts w:ascii="宋体"/>
          <w:color w:val="000000"/>
          <w:sz w:val="24"/>
        </w:rPr>
      </w:pPr>
      <w:r>
        <w:rPr>
          <w:rFonts w:ascii="宋体" w:hint="eastAsia"/>
          <w:color w:val="000000"/>
          <w:sz w:val="24"/>
        </w:rPr>
        <w:t>七、材料设备供应</w:t>
      </w:r>
    </w:p>
    <w:p w14:paraId="2A97CC6C" w14:textId="77777777" w:rsidR="000F16F4" w:rsidRDefault="000F16F4">
      <w:pPr>
        <w:spacing w:line="360" w:lineRule="auto"/>
        <w:ind w:firstLineChars="200" w:firstLine="480"/>
        <w:rPr>
          <w:rFonts w:ascii="宋体"/>
          <w:color w:val="000000"/>
          <w:sz w:val="24"/>
        </w:rPr>
      </w:pPr>
      <w:r>
        <w:rPr>
          <w:rFonts w:ascii="宋体"/>
          <w:color w:val="000000"/>
          <w:sz w:val="24"/>
        </w:rPr>
        <w:t>16</w:t>
      </w:r>
      <w:r>
        <w:rPr>
          <w:rFonts w:ascii="宋体" w:hint="eastAsia"/>
          <w:color w:val="000000"/>
          <w:sz w:val="24"/>
        </w:rPr>
        <w:t>、承包人采购材料设备</w:t>
      </w:r>
    </w:p>
    <w:p w14:paraId="1C8A0C46" w14:textId="77777777" w:rsidR="000F16F4" w:rsidRDefault="000F16F4">
      <w:pPr>
        <w:spacing w:line="360" w:lineRule="auto"/>
        <w:ind w:firstLineChars="200" w:firstLine="480"/>
        <w:rPr>
          <w:rFonts w:ascii="宋体"/>
          <w:color w:val="000000"/>
          <w:sz w:val="24"/>
        </w:rPr>
      </w:pPr>
      <w:r>
        <w:rPr>
          <w:rFonts w:ascii="宋体"/>
          <w:color w:val="000000"/>
          <w:sz w:val="24"/>
        </w:rPr>
        <w:t>16.1</w:t>
      </w:r>
      <w:r>
        <w:rPr>
          <w:rFonts w:ascii="宋体" w:hint="eastAsia"/>
          <w:color w:val="000000"/>
          <w:sz w:val="24"/>
        </w:rPr>
        <w:t xml:space="preserve">　样品报批</w:t>
      </w:r>
    </w:p>
    <w:p w14:paraId="7705A661" w14:textId="77777777" w:rsidR="000F16F4" w:rsidRDefault="000F16F4">
      <w:pPr>
        <w:spacing w:line="360" w:lineRule="auto"/>
        <w:ind w:firstLineChars="200" w:firstLine="480"/>
        <w:rPr>
          <w:rFonts w:ascii="宋体"/>
          <w:color w:val="000000"/>
          <w:sz w:val="24"/>
        </w:rPr>
      </w:pPr>
      <w:r>
        <w:rPr>
          <w:rFonts w:ascii="宋体" w:hint="eastAsia"/>
          <w:color w:val="000000"/>
          <w:sz w:val="24"/>
        </w:rPr>
        <w:t>（</w:t>
      </w:r>
      <w:r>
        <w:rPr>
          <w:rFonts w:ascii="宋体"/>
          <w:color w:val="000000"/>
          <w:sz w:val="24"/>
        </w:rPr>
        <w:t>1</w:t>
      </w:r>
      <w:r>
        <w:rPr>
          <w:rFonts w:ascii="宋体" w:hint="eastAsia"/>
          <w:color w:val="000000"/>
          <w:sz w:val="24"/>
        </w:rPr>
        <w:t>）</w:t>
      </w:r>
      <w:r>
        <w:rPr>
          <w:rFonts w:ascii="宋体"/>
          <w:color w:val="000000"/>
          <w:sz w:val="24"/>
        </w:rPr>
        <w:t xml:space="preserve">  </w:t>
      </w:r>
      <w:r>
        <w:rPr>
          <w:rFonts w:ascii="宋体" w:hint="eastAsia"/>
          <w:color w:val="000000"/>
          <w:sz w:val="24"/>
        </w:rPr>
        <w:t>所有材料、设备和现场工艺制作在用于永久工程之前必须报经</w:t>
      </w:r>
      <w:r>
        <w:rPr>
          <w:rFonts w:hint="eastAsia"/>
          <w:color w:val="000000"/>
          <w:sz w:val="24"/>
        </w:rPr>
        <w:t>发包人和监理公司共同检验和签署同意使用</w:t>
      </w:r>
      <w:r>
        <w:rPr>
          <w:rFonts w:ascii="宋体" w:hint="eastAsia"/>
          <w:color w:val="000000"/>
          <w:sz w:val="24"/>
        </w:rPr>
        <w:t>批准书，该批准书是重要竣工结算资料，缺少该资料将无法进行工程结算。</w:t>
      </w:r>
    </w:p>
    <w:p w14:paraId="2ECCC5FC" w14:textId="77777777" w:rsidR="000F16F4" w:rsidRDefault="000F16F4">
      <w:pPr>
        <w:spacing w:line="360" w:lineRule="auto"/>
        <w:ind w:hanging="9"/>
        <w:rPr>
          <w:rFonts w:ascii="宋体"/>
          <w:color w:val="000000"/>
          <w:sz w:val="24"/>
        </w:rPr>
      </w:pPr>
      <w:r>
        <w:rPr>
          <w:rFonts w:ascii="宋体"/>
          <w:color w:val="000000"/>
          <w:sz w:val="24"/>
        </w:rPr>
        <w:t xml:space="preserve">    </w:t>
      </w:r>
      <w:r>
        <w:rPr>
          <w:rFonts w:ascii="宋体" w:hint="eastAsia"/>
          <w:color w:val="000000"/>
          <w:sz w:val="24"/>
        </w:rPr>
        <w:t>（</w:t>
      </w:r>
      <w:r>
        <w:rPr>
          <w:rFonts w:ascii="宋体"/>
          <w:color w:val="000000"/>
          <w:sz w:val="24"/>
        </w:rPr>
        <w:t>2</w:t>
      </w:r>
      <w:r>
        <w:rPr>
          <w:rFonts w:ascii="宋体" w:hint="eastAsia"/>
          <w:color w:val="000000"/>
          <w:sz w:val="24"/>
        </w:rPr>
        <w:t>）</w:t>
      </w:r>
      <w:r>
        <w:rPr>
          <w:rFonts w:ascii="宋体"/>
          <w:color w:val="000000"/>
          <w:sz w:val="24"/>
        </w:rPr>
        <w:t xml:space="preserve">  </w:t>
      </w:r>
      <w:r>
        <w:rPr>
          <w:rFonts w:ascii="宋体" w:hint="eastAsia"/>
          <w:color w:val="000000"/>
          <w:sz w:val="24"/>
        </w:rPr>
        <w:t>样品是指能体现材质、功能或工艺的具体例证，经审批同意的样品将成为检验相关工程的标准之一。</w:t>
      </w:r>
    </w:p>
    <w:p w14:paraId="00D41A02"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w:t>
      </w:r>
      <w:r>
        <w:rPr>
          <w:rFonts w:ascii="宋体"/>
          <w:color w:val="000000"/>
          <w:sz w:val="24"/>
        </w:rPr>
        <w:t>3</w:t>
      </w:r>
      <w:r>
        <w:rPr>
          <w:rFonts w:ascii="宋体" w:hint="eastAsia"/>
          <w:color w:val="000000"/>
          <w:sz w:val="24"/>
        </w:rPr>
        <w:t>）</w:t>
      </w:r>
      <w:r>
        <w:rPr>
          <w:rFonts w:ascii="宋体"/>
          <w:color w:val="000000"/>
          <w:sz w:val="24"/>
        </w:rPr>
        <w:t xml:space="preserve">  </w:t>
      </w:r>
      <w:r>
        <w:rPr>
          <w:rFonts w:hint="eastAsia"/>
          <w:color w:val="000000"/>
          <w:sz w:val="24"/>
        </w:rPr>
        <w:t>承包</w:t>
      </w:r>
      <w:r>
        <w:rPr>
          <w:rFonts w:ascii="宋体" w:hint="eastAsia"/>
          <w:color w:val="000000"/>
          <w:spacing w:val="-2"/>
          <w:sz w:val="24"/>
        </w:rPr>
        <w:t>人所呈报的样品必须来自为永久工程</w:t>
      </w:r>
      <w:r>
        <w:rPr>
          <w:rFonts w:ascii="宋体" w:hint="eastAsia"/>
          <w:color w:val="000000"/>
          <w:sz w:val="24"/>
        </w:rPr>
        <w:t>供货的实际源地，且样品的尺寸规格数量应足以显示其质量、型号、颜色、表面处理、质地、误差和其他要求的特征。</w:t>
      </w:r>
    </w:p>
    <w:p w14:paraId="63F680D0" w14:textId="77777777" w:rsidR="000F16F4" w:rsidRDefault="000F16F4">
      <w:pPr>
        <w:spacing w:line="360" w:lineRule="auto"/>
        <w:ind w:firstLineChars="200" w:firstLine="480"/>
        <w:rPr>
          <w:rFonts w:ascii="宋体"/>
          <w:color w:val="000000"/>
          <w:sz w:val="24"/>
        </w:rPr>
      </w:pPr>
      <w:r>
        <w:rPr>
          <w:rFonts w:ascii="宋体" w:hint="eastAsia"/>
          <w:color w:val="000000"/>
          <w:sz w:val="24"/>
        </w:rPr>
        <w:t>（</w:t>
      </w:r>
      <w:r>
        <w:rPr>
          <w:rFonts w:ascii="宋体"/>
          <w:color w:val="000000"/>
          <w:sz w:val="24"/>
        </w:rPr>
        <w:t>4</w:t>
      </w:r>
      <w:r>
        <w:rPr>
          <w:rFonts w:ascii="宋体" w:hint="eastAsia"/>
          <w:color w:val="000000"/>
          <w:sz w:val="24"/>
        </w:rPr>
        <w:t>）</w:t>
      </w:r>
      <w:r>
        <w:rPr>
          <w:rFonts w:ascii="宋体"/>
          <w:color w:val="000000"/>
          <w:sz w:val="24"/>
        </w:rPr>
        <w:t xml:space="preserve">  </w:t>
      </w:r>
      <w:r>
        <w:rPr>
          <w:rFonts w:ascii="宋体" w:hint="eastAsia"/>
          <w:color w:val="000000"/>
          <w:sz w:val="24"/>
        </w:rPr>
        <w:t>发包人、承包人和监理公司必须共同考察材料（设备）厂家或供应商，填写《材料（设备）考察汇总表》（附表</w:t>
      </w:r>
      <w:r>
        <w:rPr>
          <w:rFonts w:ascii="宋体"/>
          <w:color w:val="000000"/>
          <w:sz w:val="24"/>
        </w:rPr>
        <w:t>2</w:t>
      </w:r>
      <w:r>
        <w:rPr>
          <w:rFonts w:ascii="宋体" w:hint="eastAsia"/>
          <w:color w:val="000000"/>
          <w:sz w:val="24"/>
        </w:rPr>
        <w:t>）；</w:t>
      </w:r>
      <w:r>
        <w:rPr>
          <w:rFonts w:hint="eastAsia"/>
          <w:color w:val="000000"/>
          <w:sz w:val="24"/>
        </w:rPr>
        <w:t>承包</w:t>
      </w:r>
      <w:r>
        <w:rPr>
          <w:rFonts w:ascii="宋体" w:hint="eastAsia"/>
          <w:color w:val="000000"/>
          <w:spacing w:val="-2"/>
          <w:sz w:val="24"/>
        </w:rPr>
        <w:t>人应在批量加工前，或如为工厂制造产品，应在加工或定货前至少</w:t>
      </w:r>
      <w:r>
        <w:rPr>
          <w:rFonts w:ascii="宋体"/>
          <w:color w:val="000000"/>
          <w:sz w:val="24"/>
        </w:rPr>
        <w:t>14</w:t>
      </w:r>
      <w:r>
        <w:rPr>
          <w:rFonts w:ascii="宋体" w:hint="eastAsia"/>
          <w:color w:val="000000"/>
          <w:spacing w:val="-2"/>
          <w:sz w:val="24"/>
        </w:rPr>
        <w:t>天，向发包人和监理单位提交《材料（设备）价格申报表》（附表</w:t>
      </w:r>
      <w:r>
        <w:rPr>
          <w:rFonts w:ascii="宋体"/>
          <w:color w:val="000000"/>
          <w:spacing w:val="-2"/>
          <w:sz w:val="24"/>
        </w:rPr>
        <w:t>1</w:t>
      </w:r>
      <w:r>
        <w:rPr>
          <w:rFonts w:ascii="宋体" w:hint="eastAsia"/>
          <w:color w:val="000000"/>
          <w:spacing w:val="-2"/>
          <w:sz w:val="24"/>
        </w:rPr>
        <w:t>）。同时，承包人应将对应价格的样品报至</w:t>
      </w:r>
      <w:r>
        <w:rPr>
          <w:rFonts w:hint="eastAsia"/>
          <w:color w:val="000000"/>
          <w:sz w:val="24"/>
        </w:rPr>
        <w:t>发包人</w:t>
      </w:r>
      <w:r>
        <w:rPr>
          <w:rFonts w:ascii="宋体" w:hint="eastAsia"/>
          <w:color w:val="000000"/>
          <w:spacing w:val="-2"/>
          <w:sz w:val="24"/>
        </w:rPr>
        <w:t>；至少一套经审批同意的</w:t>
      </w:r>
      <w:r>
        <w:rPr>
          <w:rFonts w:ascii="宋体" w:hint="eastAsia"/>
          <w:color w:val="000000"/>
          <w:sz w:val="24"/>
        </w:rPr>
        <w:t>样品需存放在现场的样品间。</w:t>
      </w:r>
    </w:p>
    <w:p w14:paraId="02B88D59"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w:t>
      </w:r>
      <w:r>
        <w:rPr>
          <w:rFonts w:ascii="宋体"/>
          <w:color w:val="000000"/>
          <w:sz w:val="24"/>
        </w:rPr>
        <w:t>5</w:t>
      </w:r>
      <w:r>
        <w:rPr>
          <w:rFonts w:ascii="宋体" w:hint="eastAsia"/>
          <w:color w:val="000000"/>
          <w:sz w:val="24"/>
        </w:rPr>
        <w:t>）</w:t>
      </w:r>
      <w:r>
        <w:rPr>
          <w:rFonts w:ascii="宋体"/>
          <w:color w:val="000000"/>
          <w:sz w:val="24"/>
        </w:rPr>
        <w:t xml:space="preserve">  </w:t>
      </w:r>
      <w:r>
        <w:rPr>
          <w:rFonts w:ascii="宋体" w:hint="eastAsia"/>
          <w:color w:val="000000"/>
          <w:sz w:val="24"/>
        </w:rPr>
        <w:t>所有样品都应贴有标明其产品名称或类别、厂家名称、型号、品名、供应商的名称和出产国等的标签。</w:t>
      </w:r>
    </w:p>
    <w:p w14:paraId="7D134FD8" w14:textId="77777777" w:rsidR="000F16F4" w:rsidRDefault="000F16F4">
      <w:pPr>
        <w:spacing w:line="360" w:lineRule="auto"/>
        <w:rPr>
          <w:rFonts w:ascii="宋体"/>
          <w:color w:val="000000"/>
          <w:spacing w:val="-2"/>
          <w:sz w:val="24"/>
        </w:rPr>
      </w:pPr>
      <w:r>
        <w:rPr>
          <w:rFonts w:ascii="宋体"/>
          <w:color w:val="000000"/>
          <w:sz w:val="24"/>
        </w:rPr>
        <w:t xml:space="preserve">    </w:t>
      </w:r>
      <w:r>
        <w:rPr>
          <w:rFonts w:ascii="宋体" w:hint="eastAsia"/>
          <w:color w:val="000000"/>
          <w:sz w:val="24"/>
        </w:rPr>
        <w:t>（</w:t>
      </w:r>
      <w:r>
        <w:rPr>
          <w:rFonts w:ascii="宋体"/>
          <w:color w:val="000000"/>
          <w:sz w:val="24"/>
        </w:rPr>
        <w:t>6</w:t>
      </w:r>
      <w:r>
        <w:rPr>
          <w:rFonts w:ascii="宋体" w:hint="eastAsia"/>
          <w:color w:val="000000"/>
          <w:sz w:val="24"/>
        </w:rPr>
        <w:t>）</w:t>
      </w:r>
      <w:r>
        <w:rPr>
          <w:rFonts w:ascii="宋体"/>
          <w:color w:val="000000"/>
          <w:sz w:val="24"/>
        </w:rPr>
        <w:t xml:space="preserve">  </w:t>
      </w:r>
      <w:r>
        <w:rPr>
          <w:rFonts w:hint="eastAsia"/>
          <w:color w:val="000000"/>
          <w:sz w:val="24"/>
        </w:rPr>
        <w:t>发包人</w:t>
      </w:r>
      <w:r>
        <w:rPr>
          <w:rFonts w:ascii="宋体" w:hint="eastAsia"/>
          <w:color w:val="000000"/>
          <w:spacing w:val="-2"/>
          <w:sz w:val="24"/>
        </w:rPr>
        <w:t>对某一样品的认可不能被理解为对合同文件中任何约定的改变或修改；一旦某一样品被认可，将不允许在品牌、质地等方面作任何改变。</w:t>
      </w:r>
    </w:p>
    <w:p w14:paraId="68EAFA5E" w14:textId="77777777" w:rsidR="000F16F4" w:rsidRDefault="000F16F4">
      <w:pPr>
        <w:tabs>
          <w:tab w:val="left" w:pos="0"/>
        </w:tabs>
        <w:spacing w:line="360" w:lineRule="auto"/>
        <w:ind w:firstLine="179"/>
        <w:rPr>
          <w:rFonts w:ascii="宋体"/>
          <w:color w:val="000000"/>
          <w:sz w:val="24"/>
        </w:rPr>
      </w:pPr>
      <w:r>
        <w:rPr>
          <w:rFonts w:ascii="宋体"/>
          <w:color w:val="000000"/>
          <w:sz w:val="24"/>
        </w:rPr>
        <w:t xml:space="preserve">   (7)  </w:t>
      </w:r>
      <w:r>
        <w:rPr>
          <w:rFonts w:hint="eastAsia"/>
          <w:color w:val="000000"/>
          <w:sz w:val="24"/>
        </w:rPr>
        <w:t>发包人</w:t>
      </w:r>
      <w:r>
        <w:rPr>
          <w:rFonts w:ascii="宋体" w:hint="eastAsia"/>
          <w:color w:val="000000"/>
          <w:spacing w:val="-2"/>
          <w:sz w:val="24"/>
        </w:rPr>
        <w:t>有权决定是否将某一或某些样品本身用于永久工程</w:t>
      </w:r>
      <w:r>
        <w:rPr>
          <w:rFonts w:ascii="宋体" w:hint="eastAsia"/>
          <w:color w:val="000000"/>
          <w:sz w:val="24"/>
        </w:rPr>
        <w:t>。</w:t>
      </w:r>
    </w:p>
    <w:p w14:paraId="1993E475" w14:textId="77777777" w:rsidR="000F16F4" w:rsidRDefault="000F16F4">
      <w:pPr>
        <w:spacing w:line="360" w:lineRule="auto"/>
        <w:ind w:firstLine="480"/>
        <w:rPr>
          <w:rFonts w:ascii="宋体"/>
          <w:color w:val="000000"/>
          <w:sz w:val="24"/>
        </w:rPr>
      </w:pPr>
      <w:r>
        <w:rPr>
          <w:rFonts w:ascii="宋体" w:hint="eastAsia"/>
          <w:color w:val="000000"/>
          <w:sz w:val="24"/>
        </w:rPr>
        <w:t>（</w:t>
      </w:r>
      <w:r>
        <w:rPr>
          <w:rFonts w:ascii="宋体"/>
          <w:color w:val="000000"/>
          <w:sz w:val="24"/>
        </w:rPr>
        <w:t>8</w:t>
      </w:r>
      <w:r>
        <w:rPr>
          <w:rFonts w:ascii="宋体" w:hint="eastAsia"/>
          <w:color w:val="000000"/>
          <w:sz w:val="24"/>
        </w:rPr>
        <w:t>）</w:t>
      </w:r>
      <w:r>
        <w:rPr>
          <w:rFonts w:ascii="宋体"/>
          <w:color w:val="000000"/>
          <w:sz w:val="24"/>
        </w:rPr>
        <w:t xml:space="preserve">  </w:t>
      </w:r>
      <w:r>
        <w:rPr>
          <w:rFonts w:ascii="宋体" w:hint="eastAsia"/>
          <w:color w:val="000000"/>
          <w:sz w:val="24"/>
        </w:rPr>
        <w:t>承包人所呈报的所有样品，包括其包装、运输等的费用由承包人自己承担；经审批同意的样品需妥善陈列在现场的样品间中。</w:t>
      </w:r>
    </w:p>
    <w:p w14:paraId="59B01D17" w14:textId="77777777" w:rsidR="000F16F4" w:rsidRDefault="000F16F4">
      <w:pPr>
        <w:spacing w:line="360" w:lineRule="auto"/>
        <w:ind w:firstLine="480"/>
        <w:rPr>
          <w:rFonts w:ascii="宋体"/>
          <w:color w:val="000000"/>
          <w:sz w:val="24"/>
        </w:rPr>
      </w:pPr>
      <w:r>
        <w:rPr>
          <w:rFonts w:ascii="宋体" w:hint="eastAsia"/>
          <w:color w:val="000000"/>
          <w:sz w:val="24"/>
        </w:rPr>
        <w:t>（</w:t>
      </w:r>
      <w:r>
        <w:rPr>
          <w:rFonts w:ascii="宋体"/>
          <w:color w:val="000000"/>
          <w:sz w:val="24"/>
        </w:rPr>
        <w:t>9</w:t>
      </w:r>
      <w:r>
        <w:rPr>
          <w:rFonts w:ascii="宋体" w:hint="eastAsia"/>
          <w:color w:val="000000"/>
          <w:sz w:val="24"/>
        </w:rPr>
        <w:t>）送消防检测的材料样品，在工地随机取样，若送检样品经检测不及格，则从第二次（含第二次）起，检测费用由承包人承担，且承包人承担由此引起的一切责任及损失。</w:t>
      </w:r>
    </w:p>
    <w:p w14:paraId="5458EB39" w14:textId="77777777" w:rsidR="000F16F4" w:rsidRDefault="000F16F4">
      <w:pPr>
        <w:spacing w:line="360" w:lineRule="auto"/>
        <w:ind w:left="1501" w:hanging="1501"/>
        <w:rPr>
          <w:rFonts w:ascii="宋体"/>
          <w:color w:val="000000"/>
          <w:sz w:val="24"/>
        </w:rPr>
      </w:pPr>
      <w:r>
        <w:rPr>
          <w:rFonts w:ascii="宋体"/>
          <w:color w:val="000000"/>
          <w:sz w:val="24"/>
        </w:rPr>
        <w:t xml:space="preserve">   </w:t>
      </w:r>
      <w:r>
        <w:rPr>
          <w:rFonts w:ascii="宋体" w:hint="eastAsia"/>
          <w:color w:val="000000"/>
          <w:sz w:val="24"/>
        </w:rPr>
        <w:t>八、工程变更</w:t>
      </w:r>
    </w:p>
    <w:p w14:paraId="7244CAD0" w14:textId="77777777" w:rsidR="000F16F4" w:rsidRDefault="000F16F4">
      <w:pPr>
        <w:spacing w:line="360" w:lineRule="auto"/>
        <w:ind w:left="1501" w:hanging="1501"/>
        <w:rPr>
          <w:rFonts w:ascii="宋体"/>
          <w:color w:val="000000"/>
          <w:sz w:val="24"/>
        </w:rPr>
      </w:pPr>
      <w:r>
        <w:rPr>
          <w:rFonts w:ascii="宋体"/>
          <w:color w:val="000000"/>
          <w:sz w:val="24"/>
        </w:rPr>
        <w:t xml:space="preserve">    </w:t>
      </w:r>
      <w:r>
        <w:rPr>
          <w:rFonts w:ascii="宋体" w:hint="eastAsia"/>
          <w:color w:val="000000"/>
          <w:sz w:val="24"/>
        </w:rPr>
        <w:t>工程变更指令是指发包人以书面形式向承包人提出的局部工程项目或工程材料的改变，</w:t>
      </w:r>
    </w:p>
    <w:p w14:paraId="542576FC" w14:textId="77777777" w:rsidR="000F16F4" w:rsidRDefault="000F16F4">
      <w:pPr>
        <w:spacing w:line="360" w:lineRule="auto"/>
        <w:ind w:left="1501" w:hanging="1501"/>
        <w:rPr>
          <w:rFonts w:ascii="宋体"/>
          <w:color w:val="000000"/>
          <w:sz w:val="24"/>
        </w:rPr>
      </w:pPr>
      <w:r>
        <w:rPr>
          <w:rFonts w:ascii="宋体" w:hint="eastAsia"/>
          <w:color w:val="000000"/>
          <w:sz w:val="24"/>
        </w:rPr>
        <w:t>它是工程变更签证的唯一依据，没有发包人签发的工程变更指令，承包人不得提出任何工程</w:t>
      </w:r>
    </w:p>
    <w:p w14:paraId="3C529144" w14:textId="77777777" w:rsidR="000F16F4" w:rsidRDefault="000F16F4">
      <w:pPr>
        <w:spacing w:line="360" w:lineRule="auto"/>
        <w:ind w:left="1501" w:hanging="1501"/>
        <w:rPr>
          <w:rFonts w:ascii="宋体"/>
          <w:color w:val="000000"/>
          <w:sz w:val="24"/>
        </w:rPr>
      </w:pPr>
      <w:r>
        <w:rPr>
          <w:rFonts w:ascii="宋体" w:hint="eastAsia"/>
          <w:color w:val="000000"/>
          <w:sz w:val="24"/>
        </w:rPr>
        <w:t>变更签证。</w:t>
      </w:r>
    </w:p>
    <w:p w14:paraId="469BB0E0" w14:textId="77777777" w:rsidR="000F16F4" w:rsidRDefault="000F16F4">
      <w:pPr>
        <w:tabs>
          <w:tab w:val="left" w:pos="500"/>
        </w:tabs>
        <w:spacing w:line="360" w:lineRule="auto"/>
        <w:rPr>
          <w:color w:val="000000"/>
          <w:sz w:val="24"/>
        </w:rPr>
      </w:pPr>
      <w:r>
        <w:rPr>
          <w:color w:val="000000"/>
          <w:sz w:val="24"/>
        </w:rPr>
        <w:t xml:space="preserve">    </w:t>
      </w:r>
      <w:r>
        <w:rPr>
          <w:rFonts w:ascii="宋体"/>
          <w:color w:val="000000"/>
          <w:sz w:val="24"/>
        </w:rPr>
        <w:t>17.1</w:t>
      </w:r>
      <w:r>
        <w:rPr>
          <w:rFonts w:ascii="宋体" w:hint="eastAsia"/>
          <w:color w:val="000000"/>
          <w:sz w:val="24"/>
        </w:rPr>
        <w:t>只有</w:t>
      </w:r>
      <w:r>
        <w:rPr>
          <w:rFonts w:hint="eastAsia"/>
          <w:color w:val="000000"/>
          <w:sz w:val="24"/>
        </w:rPr>
        <w:t>发包人才有权发布变更书面指令。如果发包人依据合同文件发布任何书面变更指令，承包人应遵照执行，不得以任何理由拒绝执行。</w:t>
      </w:r>
    </w:p>
    <w:p w14:paraId="5DDD4CAD" w14:textId="77777777" w:rsidR="000F16F4" w:rsidRDefault="000F16F4">
      <w:pPr>
        <w:spacing w:line="360" w:lineRule="auto"/>
        <w:rPr>
          <w:color w:val="000000"/>
          <w:sz w:val="24"/>
        </w:rPr>
      </w:pPr>
      <w:r>
        <w:rPr>
          <w:color w:val="000000"/>
          <w:sz w:val="24"/>
        </w:rPr>
        <w:t xml:space="preserve">    </w:t>
      </w:r>
      <w:r>
        <w:rPr>
          <w:rFonts w:ascii="宋体"/>
          <w:color w:val="000000"/>
          <w:sz w:val="24"/>
        </w:rPr>
        <w:t>17.2</w:t>
      </w:r>
      <w:r>
        <w:rPr>
          <w:color w:val="000000"/>
          <w:sz w:val="24"/>
        </w:rPr>
        <w:t xml:space="preserve"> </w:t>
      </w:r>
      <w:r>
        <w:rPr>
          <w:rFonts w:hint="eastAsia"/>
          <w:color w:val="000000"/>
          <w:sz w:val="24"/>
        </w:rPr>
        <w:t>承包人在发包人做出任何书面变更指令时，对相关变更（包括工程量的增加和减少）及时做出初步的计量和计价，以便发包人能在相关工作开始前，有足够的时间用于分析和决定是否实施有关变更。</w:t>
      </w:r>
    </w:p>
    <w:p w14:paraId="0DD377BF" w14:textId="77777777" w:rsidR="000F16F4" w:rsidRDefault="000F16F4">
      <w:pPr>
        <w:spacing w:line="360" w:lineRule="auto"/>
        <w:ind w:firstLine="480"/>
        <w:rPr>
          <w:color w:val="000000"/>
          <w:sz w:val="24"/>
        </w:rPr>
      </w:pPr>
      <w:r>
        <w:rPr>
          <w:color w:val="000000"/>
          <w:sz w:val="24"/>
        </w:rPr>
        <w:t xml:space="preserve">17.3 </w:t>
      </w:r>
      <w:r>
        <w:rPr>
          <w:rFonts w:hint="eastAsia"/>
          <w:color w:val="000000"/>
          <w:sz w:val="24"/>
        </w:rPr>
        <w:t>承包人按发包人发布的书面变更指令提交书面设计变更签证（发包方提供样板）单；其内容必须包括：变更原因、变更项目的详细描述、变更产生的增、减工程量等，设计变更签证单必须附有变更设计图纸、施工方案、工程报价清单等附件；承包人提供的现场签证单中缺少上述元素的，发包人代表和监理工程师有权不给予签证受理，由此造成的后果由承包人承担。承包人必须在收到发包人书面变更指令的三天内向发包人提交设计变更签证单（含预算报价，预算报价须按变更图纸或发包人确认的实际发生工程量编报，不得夸大预算，若发包人认为承包人的预算偏高，</w:t>
      </w:r>
      <w:r>
        <w:rPr>
          <w:rFonts w:ascii="宋体" w:hAnsi="宋体" w:hint="eastAsia"/>
          <w:color w:val="000000"/>
          <w:sz w:val="24"/>
        </w:rPr>
        <w:t>发包人将退回承包人重报</w:t>
      </w:r>
      <w:r>
        <w:rPr>
          <w:rFonts w:hint="eastAsia"/>
          <w:color w:val="000000"/>
          <w:sz w:val="24"/>
        </w:rPr>
        <w:t>），超过三天期限提交的，发包人将不予签字确认，且承包人必须按变更指令的要求完成指定的变更项目内容。</w:t>
      </w:r>
    </w:p>
    <w:p w14:paraId="04A58746" w14:textId="77777777" w:rsidR="000F16F4" w:rsidRDefault="000F16F4">
      <w:pPr>
        <w:spacing w:line="360" w:lineRule="auto"/>
        <w:ind w:firstLine="480"/>
        <w:rPr>
          <w:color w:val="000000"/>
          <w:sz w:val="24"/>
        </w:rPr>
      </w:pPr>
      <w:r>
        <w:rPr>
          <w:color w:val="000000"/>
          <w:sz w:val="24"/>
        </w:rPr>
        <w:t xml:space="preserve">17.5 </w:t>
      </w:r>
      <w:r>
        <w:rPr>
          <w:rFonts w:hint="eastAsia"/>
          <w:color w:val="000000"/>
          <w:sz w:val="24"/>
        </w:rPr>
        <w:t>任何的设计变更，承包人必须按照发包人在设计变更签证单所签署的最终意见进行施工及结算；发包人未签署设计变更意见而承包人提前进行变更施工或承包人不按发包人签署的最终意见进行变更施工，由此所产生的工程量增加一概无效，发包人不给予补签，一切后果由承包人承担。</w:t>
      </w:r>
    </w:p>
    <w:p w14:paraId="5D433456" w14:textId="77777777" w:rsidR="000F16F4" w:rsidRDefault="000F16F4">
      <w:pPr>
        <w:spacing w:line="360" w:lineRule="auto"/>
        <w:ind w:firstLine="480"/>
        <w:rPr>
          <w:rFonts w:ascii="宋体"/>
          <w:color w:val="000000"/>
          <w:sz w:val="24"/>
        </w:rPr>
      </w:pPr>
      <w:r>
        <w:rPr>
          <w:rFonts w:ascii="宋体" w:hint="eastAsia"/>
          <w:color w:val="000000"/>
          <w:sz w:val="24"/>
        </w:rPr>
        <w:t>九、竣工验收与结算</w:t>
      </w:r>
    </w:p>
    <w:p w14:paraId="763BB203" w14:textId="77777777" w:rsidR="000F16F4" w:rsidRDefault="000F16F4">
      <w:pPr>
        <w:spacing w:line="360" w:lineRule="auto"/>
        <w:ind w:firstLineChars="200" w:firstLine="480"/>
        <w:rPr>
          <w:rFonts w:ascii="宋体"/>
          <w:color w:val="000000"/>
          <w:sz w:val="24"/>
        </w:rPr>
      </w:pPr>
      <w:r>
        <w:rPr>
          <w:rFonts w:ascii="宋体"/>
          <w:color w:val="000000"/>
          <w:sz w:val="24"/>
        </w:rPr>
        <w:t>18</w:t>
      </w:r>
      <w:r>
        <w:rPr>
          <w:rFonts w:ascii="宋体" w:hint="eastAsia"/>
          <w:color w:val="000000"/>
          <w:sz w:val="24"/>
        </w:rPr>
        <w:t>、竣工验收</w:t>
      </w:r>
    </w:p>
    <w:p w14:paraId="6B291712" w14:textId="77777777" w:rsidR="000F16F4" w:rsidRDefault="000F16F4">
      <w:pPr>
        <w:spacing w:line="360" w:lineRule="auto"/>
        <w:ind w:firstLineChars="200" w:firstLine="480"/>
        <w:rPr>
          <w:rFonts w:ascii="宋体"/>
          <w:color w:val="000000"/>
          <w:sz w:val="24"/>
        </w:rPr>
      </w:pPr>
      <w:r>
        <w:rPr>
          <w:rFonts w:ascii="宋体"/>
          <w:color w:val="000000"/>
          <w:sz w:val="24"/>
        </w:rPr>
        <w:t xml:space="preserve">18.1 </w:t>
      </w:r>
      <w:r>
        <w:rPr>
          <w:rFonts w:ascii="宋体" w:hint="eastAsia"/>
          <w:color w:val="000000"/>
          <w:sz w:val="24"/>
        </w:rPr>
        <w:t>承包人提供竣工图的约定：竣工验收后的一个月内。竣工图纸按城建档案的要求，折成</w:t>
      </w:r>
      <w:r>
        <w:rPr>
          <w:rFonts w:ascii="宋体"/>
          <w:color w:val="000000"/>
          <w:sz w:val="24"/>
        </w:rPr>
        <w:t>A4</w:t>
      </w:r>
      <w:r>
        <w:rPr>
          <w:rFonts w:ascii="宋体" w:hint="eastAsia"/>
          <w:color w:val="000000"/>
          <w:sz w:val="24"/>
        </w:rPr>
        <w:t>纸装在档案盒内（档案盒须贴上工程名称等标签），报公安、消防验收的竣工图须在工程竣工前</w:t>
      </w:r>
      <w:r>
        <w:rPr>
          <w:rFonts w:ascii="宋体"/>
          <w:color w:val="000000"/>
          <w:sz w:val="24"/>
        </w:rPr>
        <w:t>20</w:t>
      </w:r>
      <w:r>
        <w:rPr>
          <w:rFonts w:ascii="宋体" w:hint="eastAsia"/>
          <w:color w:val="000000"/>
          <w:sz w:val="24"/>
        </w:rPr>
        <w:t>天内提供，同时提供有效的营业执照及施工资质复印件，施工人员名单及其身份证复印件。</w:t>
      </w:r>
      <w:r>
        <w:rPr>
          <w:rFonts w:ascii="宋体"/>
          <w:color w:val="000000"/>
          <w:sz w:val="24"/>
        </w:rPr>
        <w:t xml:space="preserve">                                              </w:t>
      </w:r>
    </w:p>
    <w:p w14:paraId="226702A7" w14:textId="77777777" w:rsidR="000F16F4" w:rsidRDefault="000F16F4">
      <w:pPr>
        <w:spacing w:line="360" w:lineRule="auto"/>
        <w:ind w:firstLineChars="200" w:firstLine="480"/>
        <w:rPr>
          <w:rFonts w:ascii="宋体"/>
          <w:color w:val="000000"/>
          <w:sz w:val="24"/>
        </w:rPr>
      </w:pPr>
      <w:r>
        <w:rPr>
          <w:rFonts w:ascii="宋体"/>
          <w:color w:val="000000"/>
          <w:sz w:val="24"/>
        </w:rPr>
        <w:t xml:space="preserve">18.2 </w:t>
      </w:r>
      <w:r>
        <w:rPr>
          <w:rFonts w:ascii="宋体" w:hint="eastAsia"/>
          <w:color w:val="000000"/>
          <w:sz w:val="24"/>
        </w:rPr>
        <w:t>中间交工工程的范围和竣工时间：</w:t>
      </w:r>
    </w:p>
    <w:p w14:paraId="64DD96E9"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以发包人、承包人及监理公司三方共同确认的施工进度计划为标准。</w:t>
      </w:r>
      <w:r>
        <w:rPr>
          <w:rFonts w:ascii="宋体"/>
          <w:color w:val="000000"/>
          <w:sz w:val="24"/>
        </w:rPr>
        <w:t xml:space="preserve">                                                   </w:t>
      </w:r>
    </w:p>
    <w:p w14:paraId="23F3451C" w14:textId="77777777" w:rsidR="000F16F4" w:rsidRDefault="000F16F4">
      <w:pPr>
        <w:spacing w:line="360" w:lineRule="auto"/>
        <w:ind w:firstLineChars="200" w:firstLine="480"/>
        <w:rPr>
          <w:color w:val="000000"/>
          <w:sz w:val="24"/>
        </w:rPr>
      </w:pPr>
      <w:r>
        <w:rPr>
          <w:rFonts w:ascii="宋体"/>
          <w:color w:val="000000"/>
          <w:sz w:val="24"/>
        </w:rPr>
        <w:t>18.3</w:t>
      </w:r>
      <w:r>
        <w:rPr>
          <w:rFonts w:ascii="宋体" w:hint="eastAsia"/>
          <w:color w:val="000000"/>
          <w:sz w:val="24"/>
        </w:rPr>
        <w:t xml:space="preserve">　</w:t>
      </w:r>
      <w:r>
        <w:rPr>
          <w:rFonts w:hint="eastAsia"/>
          <w:color w:val="000000"/>
          <w:sz w:val="24"/>
        </w:rPr>
        <w:t>竣工后，承包人将按承包内容向发包人提交四套完整的竣工资料（原件一份，复印件加盖章三份），具体包括：</w:t>
      </w:r>
    </w:p>
    <w:p w14:paraId="46AEFC31" w14:textId="77777777" w:rsidR="000F16F4" w:rsidRDefault="000F16F4">
      <w:pPr>
        <w:spacing w:line="360" w:lineRule="auto"/>
        <w:ind w:firstLineChars="200" w:firstLine="480"/>
        <w:rPr>
          <w:color w:val="000000"/>
          <w:sz w:val="24"/>
        </w:rPr>
      </w:pPr>
      <w:r>
        <w:rPr>
          <w:color w:val="000000"/>
          <w:sz w:val="24"/>
        </w:rPr>
        <w:t>18.3.1</w:t>
      </w:r>
      <w:r>
        <w:rPr>
          <w:rFonts w:hint="eastAsia"/>
          <w:color w:val="000000"/>
          <w:sz w:val="24"/>
        </w:rPr>
        <w:t>合同复印件、开工报告</w:t>
      </w:r>
      <w:r>
        <w:rPr>
          <w:color w:val="000000"/>
          <w:sz w:val="24"/>
        </w:rPr>
        <w:t>(</w:t>
      </w:r>
      <w:r>
        <w:rPr>
          <w:rFonts w:hint="eastAsia"/>
          <w:color w:val="000000"/>
          <w:sz w:val="24"/>
        </w:rPr>
        <w:t>一式一份</w:t>
      </w:r>
      <w:r>
        <w:rPr>
          <w:color w:val="000000"/>
          <w:sz w:val="24"/>
        </w:rPr>
        <w:t>)</w:t>
      </w:r>
    </w:p>
    <w:p w14:paraId="420DC668" w14:textId="77777777" w:rsidR="000F16F4" w:rsidRDefault="000F16F4">
      <w:pPr>
        <w:spacing w:line="360" w:lineRule="auto"/>
        <w:ind w:firstLineChars="200" w:firstLine="480"/>
        <w:rPr>
          <w:color w:val="000000"/>
          <w:sz w:val="24"/>
        </w:rPr>
      </w:pPr>
      <w:r>
        <w:rPr>
          <w:color w:val="000000"/>
          <w:sz w:val="24"/>
        </w:rPr>
        <w:t>18.3.2</w:t>
      </w:r>
      <w:r>
        <w:rPr>
          <w:rFonts w:hint="eastAsia"/>
          <w:color w:val="000000"/>
          <w:sz w:val="24"/>
        </w:rPr>
        <w:t>图纸会审记录、工程变更指令、材料设备检验批准使用书、洽商记录</w:t>
      </w:r>
      <w:r>
        <w:rPr>
          <w:color w:val="000000"/>
          <w:sz w:val="24"/>
        </w:rPr>
        <w:t>(</w:t>
      </w:r>
      <w:r>
        <w:rPr>
          <w:rFonts w:hint="eastAsia"/>
          <w:color w:val="000000"/>
          <w:sz w:val="24"/>
        </w:rPr>
        <w:t>一式一份</w:t>
      </w:r>
      <w:r>
        <w:rPr>
          <w:color w:val="000000"/>
          <w:sz w:val="24"/>
        </w:rPr>
        <w:t>)</w:t>
      </w:r>
    </w:p>
    <w:p w14:paraId="25815F1F" w14:textId="77777777" w:rsidR="000F16F4" w:rsidRDefault="000F16F4">
      <w:pPr>
        <w:spacing w:line="360" w:lineRule="auto"/>
        <w:ind w:firstLineChars="200" w:firstLine="480"/>
        <w:rPr>
          <w:color w:val="000000"/>
          <w:sz w:val="24"/>
        </w:rPr>
      </w:pPr>
      <w:r>
        <w:rPr>
          <w:color w:val="000000"/>
          <w:sz w:val="24"/>
        </w:rPr>
        <w:t>18.3.3</w:t>
      </w:r>
      <w:r>
        <w:rPr>
          <w:rFonts w:hint="eastAsia"/>
          <w:color w:val="000000"/>
          <w:sz w:val="24"/>
        </w:rPr>
        <w:t>隐蔽工程验收记录</w:t>
      </w:r>
      <w:r>
        <w:rPr>
          <w:color w:val="000000"/>
          <w:sz w:val="24"/>
        </w:rPr>
        <w:t>(</w:t>
      </w:r>
      <w:r>
        <w:rPr>
          <w:rFonts w:hint="eastAsia"/>
          <w:color w:val="000000"/>
          <w:sz w:val="24"/>
        </w:rPr>
        <w:t>一式一份</w:t>
      </w:r>
      <w:r>
        <w:rPr>
          <w:color w:val="000000"/>
          <w:sz w:val="24"/>
        </w:rPr>
        <w:t>)</w:t>
      </w:r>
    </w:p>
    <w:p w14:paraId="6F2AEBD8" w14:textId="77777777" w:rsidR="000F16F4" w:rsidRDefault="000F16F4">
      <w:pPr>
        <w:spacing w:line="360" w:lineRule="auto"/>
        <w:ind w:firstLineChars="200" w:firstLine="480"/>
        <w:rPr>
          <w:color w:val="000000"/>
          <w:sz w:val="24"/>
        </w:rPr>
      </w:pPr>
      <w:r>
        <w:rPr>
          <w:color w:val="000000"/>
          <w:sz w:val="24"/>
        </w:rPr>
        <w:t>18.3.4</w:t>
      </w:r>
      <w:r>
        <w:rPr>
          <w:rFonts w:hint="eastAsia"/>
          <w:color w:val="000000"/>
          <w:sz w:val="24"/>
        </w:rPr>
        <w:t>单位工程质量综合评定表、单位工程验收记录、验收备案证明</w:t>
      </w:r>
      <w:r>
        <w:rPr>
          <w:color w:val="000000"/>
          <w:sz w:val="24"/>
        </w:rPr>
        <w:t>(</w:t>
      </w:r>
      <w:r>
        <w:rPr>
          <w:rFonts w:hint="eastAsia"/>
          <w:color w:val="000000"/>
          <w:sz w:val="24"/>
        </w:rPr>
        <w:t>一式一份</w:t>
      </w:r>
      <w:r>
        <w:rPr>
          <w:color w:val="000000"/>
          <w:sz w:val="24"/>
        </w:rPr>
        <w:t>)</w:t>
      </w:r>
    </w:p>
    <w:p w14:paraId="5CA6B787" w14:textId="77777777" w:rsidR="000F16F4" w:rsidRDefault="000F16F4">
      <w:pPr>
        <w:spacing w:line="360" w:lineRule="auto"/>
        <w:ind w:firstLineChars="200" w:firstLine="480"/>
        <w:rPr>
          <w:color w:val="000000"/>
          <w:sz w:val="24"/>
        </w:rPr>
      </w:pPr>
      <w:r>
        <w:rPr>
          <w:color w:val="000000"/>
          <w:sz w:val="24"/>
        </w:rPr>
        <w:t xml:space="preserve">18.3.5 </w:t>
      </w:r>
      <w:r>
        <w:rPr>
          <w:rFonts w:hint="eastAsia"/>
          <w:color w:val="000000"/>
          <w:sz w:val="24"/>
        </w:rPr>
        <w:t>材料（设备）价格申报表（附件</w:t>
      </w:r>
      <w:r>
        <w:rPr>
          <w:color w:val="000000"/>
          <w:sz w:val="24"/>
        </w:rPr>
        <w:t>1</w:t>
      </w:r>
      <w:r>
        <w:rPr>
          <w:rFonts w:hint="eastAsia"/>
          <w:color w:val="000000"/>
          <w:sz w:val="24"/>
        </w:rPr>
        <w:t>）（一式一份）</w:t>
      </w:r>
    </w:p>
    <w:p w14:paraId="02DB8BD7" w14:textId="77777777" w:rsidR="000F16F4" w:rsidRDefault="000F16F4">
      <w:pPr>
        <w:spacing w:line="360" w:lineRule="auto"/>
        <w:ind w:firstLineChars="200" w:firstLine="480"/>
        <w:rPr>
          <w:color w:val="000000"/>
          <w:sz w:val="24"/>
        </w:rPr>
      </w:pPr>
      <w:r>
        <w:rPr>
          <w:color w:val="000000"/>
          <w:sz w:val="24"/>
        </w:rPr>
        <w:t xml:space="preserve">18.3.6 </w:t>
      </w:r>
      <w:r>
        <w:rPr>
          <w:rFonts w:hint="eastAsia"/>
          <w:color w:val="000000"/>
          <w:sz w:val="24"/>
        </w:rPr>
        <w:t>材料合格证</w:t>
      </w:r>
      <w:r>
        <w:rPr>
          <w:color w:val="000000"/>
          <w:sz w:val="24"/>
        </w:rPr>
        <w:t>(</w:t>
      </w:r>
      <w:r>
        <w:rPr>
          <w:rFonts w:hint="eastAsia"/>
          <w:color w:val="000000"/>
          <w:sz w:val="24"/>
        </w:rPr>
        <w:t>一式一份</w:t>
      </w:r>
      <w:r>
        <w:rPr>
          <w:color w:val="000000"/>
          <w:sz w:val="24"/>
        </w:rPr>
        <w:t>)</w:t>
      </w:r>
    </w:p>
    <w:p w14:paraId="3B9069C2" w14:textId="77777777" w:rsidR="000F16F4" w:rsidRDefault="000F16F4">
      <w:pPr>
        <w:spacing w:line="360" w:lineRule="auto"/>
        <w:ind w:firstLineChars="200" w:firstLine="480"/>
        <w:rPr>
          <w:color w:val="000000"/>
          <w:sz w:val="24"/>
        </w:rPr>
      </w:pPr>
      <w:r>
        <w:rPr>
          <w:color w:val="000000"/>
          <w:sz w:val="24"/>
        </w:rPr>
        <w:t>18.3.7</w:t>
      </w:r>
      <w:r>
        <w:rPr>
          <w:rFonts w:hint="eastAsia"/>
          <w:color w:val="000000"/>
          <w:sz w:val="24"/>
        </w:rPr>
        <w:t>设备出厂证明、设备明细表</w:t>
      </w:r>
      <w:r>
        <w:rPr>
          <w:color w:val="000000"/>
          <w:sz w:val="24"/>
        </w:rPr>
        <w:t>(</w:t>
      </w:r>
      <w:r>
        <w:rPr>
          <w:rFonts w:hint="eastAsia"/>
          <w:color w:val="000000"/>
          <w:sz w:val="24"/>
        </w:rPr>
        <w:t>一式一份</w:t>
      </w:r>
      <w:r>
        <w:rPr>
          <w:color w:val="000000"/>
          <w:sz w:val="24"/>
        </w:rPr>
        <w:t>)</w:t>
      </w:r>
    </w:p>
    <w:p w14:paraId="2E36093A" w14:textId="77777777" w:rsidR="000F16F4" w:rsidRDefault="000F16F4">
      <w:pPr>
        <w:spacing w:line="360" w:lineRule="auto"/>
        <w:ind w:firstLineChars="200" w:firstLine="480"/>
        <w:rPr>
          <w:color w:val="000000"/>
          <w:sz w:val="24"/>
        </w:rPr>
      </w:pPr>
      <w:r>
        <w:rPr>
          <w:color w:val="000000"/>
          <w:sz w:val="24"/>
        </w:rPr>
        <w:t>18.3.8</w:t>
      </w:r>
      <w:r>
        <w:rPr>
          <w:rFonts w:hint="eastAsia"/>
          <w:color w:val="000000"/>
          <w:sz w:val="24"/>
        </w:rPr>
        <w:t>强电及管道功能试验记录、系统测试、调试记录</w:t>
      </w:r>
      <w:r>
        <w:rPr>
          <w:color w:val="000000"/>
          <w:sz w:val="24"/>
        </w:rPr>
        <w:t>(</w:t>
      </w:r>
      <w:r>
        <w:rPr>
          <w:rFonts w:hint="eastAsia"/>
          <w:color w:val="000000"/>
          <w:sz w:val="24"/>
        </w:rPr>
        <w:t>一式一份</w:t>
      </w:r>
      <w:r>
        <w:rPr>
          <w:color w:val="000000"/>
          <w:sz w:val="24"/>
        </w:rPr>
        <w:t>)</w:t>
      </w:r>
    </w:p>
    <w:p w14:paraId="6A0CC711" w14:textId="77777777" w:rsidR="000F16F4" w:rsidRDefault="000F16F4">
      <w:pPr>
        <w:spacing w:line="360" w:lineRule="auto"/>
        <w:ind w:firstLineChars="200" w:firstLine="480"/>
        <w:rPr>
          <w:b/>
          <w:color w:val="000000"/>
          <w:sz w:val="24"/>
        </w:rPr>
      </w:pPr>
      <w:r>
        <w:rPr>
          <w:color w:val="000000"/>
          <w:sz w:val="24"/>
        </w:rPr>
        <w:t>18.3.9</w:t>
      </w:r>
      <w:r>
        <w:rPr>
          <w:rFonts w:hint="eastAsia"/>
          <w:color w:val="000000"/>
          <w:sz w:val="24"/>
        </w:rPr>
        <w:t>竣工图纸</w:t>
      </w:r>
      <w:r>
        <w:rPr>
          <w:color w:val="000000"/>
          <w:sz w:val="24"/>
        </w:rPr>
        <w:t>(</w:t>
      </w:r>
      <w:r>
        <w:rPr>
          <w:rFonts w:hint="eastAsia"/>
          <w:b/>
          <w:color w:val="000000"/>
          <w:sz w:val="24"/>
        </w:rPr>
        <w:t>一式四份</w:t>
      </w:r>
      <w:r>
        <w:rPr>
          <w:b/>
          <w:color w:val="000000"/>
          <w:sz w:val="24"/>
        </w:rPr>
        <w:t>)</w:t>
      </w:r>
      <w:r>
        <w:rPr>
          <w:rFonts w:hint="eastAsia"/>
          <w:color w:val="000000"/>
          <w:sz w:val="24"/>
        </w:rPr>
        <w:t>和主要部位照片</w:t>
      </w:r>
      <w:r>
        <w:rPr>
          <w:color w:val="000000"/>
          <w:sz w:val="24"/>
        </w:rPr>
        <w:t>(</w:t>
      </w:r>
      <w:r>
        <w:rPr>
          <w:rFonts w:hint="eastAsia"/>
          <w:color w:val="000000"/>
          <w:sz w:val="24"/>
        </w:rPr>
        <w:t>一式两份</w:t>
      </w:r>
      <w:r>
        <w:rPr>
          <w:color w:val="000000"/>
          <w:sz w:val="24"/>
        </w:rPr>
        <w:t>)</w:t>
      </w:r>
    </w:p>
    <w:p w14:paraId="073DBE95" w14:textId="77777777" w:rsidR="000F16F4" w:rsidRDefault="000F16F4">
      <w:pPr>
        <w:spacing w:line="360" w:lineRule="auto"/>
        <w:ind w:firstLineChars="200" w:firstLine="480"/>
        <w:rPr>
          <w:b/>
          <w:color w:val="000000"/>
          <w:sz w:val="24"/>
        </w:rPr>
      </w:pPr>
      <w:r>
        <w:rPr>
          <w:color w:val="000000"/>
          <w:sz w:val="24"/>
        </w:rPr>
        <w:t>18.3.10</w:t>
      </w:r>
      <w:r>
        <w:rPr>
          <w:rFonts w:hint="eastAsia"/>
          <w:color w:val="000000"/>
          <w:sz w:val="24"/>
        </w:rPr>
        <w:t>工程结算书</w:t>
      </w:r>
      <w:r>
        <w:rPr>
          <w:color w:val="000000"/>
          <w:sz w:val="24"/>
        </w:rPr>
        <w:t>(</w:t>
      </w:r>
      <w:r>
        <w:rPr>
          <w:rFonts w:hint="eastAsia"/>
          <w:b/>
          <w:color w:val="000000"/>
          <w:sz w:val="24"/>
        </w:rPr>
        <w:t>一式二份</w:t>
      </w:r>
      <w:r>
        <w:rPr>
          <w:b/>
          <w:color w:val="000000"/>
          <w:sz w:val="24"/>
        </w:rPr>
        <w:t>)</w:t>
      </w:r>
    </w:p>
    <w:p w14:paraId="66C500B7" w14:textId="77777777" w:rsidR="000F16F4" w:rsidRDefault="000F16F4">
      <w:pPr>
        <w:spacing w:line="360" w:lineRule="auto"/>
        <w:ind w:firstLineChars="200" w:firstLine="480"/>
        <w:rPr>
          <w:color w:val="000000"/>
          <w:spacing w:val="20"/>
          <w:sz w:val="24"/>
        </w:rPr>
      </w:pPr>
      <w:r>
        <w:rPr>
          <w:color w:val="000000"/>
          <w:sz w:val="24"/>
        </w:rPr>
        <w:t>18.3.11</w:t>
      </w:r>
      <w:r>
        <w:rPr>
          <w:rFonts w:hint="eastAsia"/>
          <w:color w:val="000000"/>
          <w:sz w:val="24"/>
        </w:rPr>
        <w:t>工程进度款的支付情况说明</w:t>
      </w:r>
      <w:r>
        <w:rPr>
          <w:color w:val="000000"/>
          <w:sz w:val="24"/>
        </w:rPr>
        <w:t>(</w:t>
      </w:r>
      <w:r>
        <w:rPr>
          <w:rFonts w:hint="eastAsia"/>
          <w:color w:val="000000"/>
          <w:sz w:val="24"/>
        </w:rPr>
        <w:t>一式一份</w:t>
      </w:r>
      <w:r>
        <w:rPr>
          <w:color w:val="000000"/>
          <w:sz w:val="24"/>
        </w:rPr>
        <w:t>)</w:t>
      </w:r>
    </w:p>
    <w:p w14:paraId="2EB95B3A" w14:textId="77777777" w:rsidR="000F16F4" w:rsidRDefault="000F16F4">
      <w:pPr>
        <w:spacing w:line="360" w:lineRule="auto"/>
        <w:ind w:firstLineChars="200" w:firstLine="480"/>
        <w:rPr>
          <w:rFonts w:ascii="宋体"/>
          <w:color w:val="000000"/>
          <w:sz w:val="24"/>
        </w:rPr>
      </w:pPr>
      <w:r>
        <w:rPr>
          <w:rFonts w:ascii="宋体"/>
          <w:color w:val="000000"/>
          <w:sz w:val="24"/>
        </w:rPr>
        <w:t>19</w:t>
      </w:r>
      <w:r>
        <w:rPr>
          <w:rFonts w:ascii="宋体" w:hint="eastAsia"/>
          <w:color w:val="000000"/>
          <w:sz w:val="24"/>
        </w:rPr>
        <w:t>、竣工结算</w:t>
      </w:r>
    </w:p>
    <w:p w14:paraId="17ED8562" w14:textId="77777777" w:rsidR="000F16F4" w:rsidRDefault="000F16F4">
      <w:pPr>
        <w:spacing w:line="360" w:lineRule="auto"/>
        <w:ind w:firstLineChars="200" w:firstLine="480"/>
        <w:rPr>
          <w:rFonts w:ascii="宋体"/>
          <w:color w:val="000000"/>
          <w:sz w:val="24"/>
        </w:rPr>
      </w:pPr>
      <w:r>
        <w:rPr>
          <w:rFonts w:ascii="宋体"/>
          <w:color w:val="000000"/>
          <w:sz w:val="24"/>
        </w:rPr>
        <w:t>19.1</w:t>
      </w:r>
      <w:r>
        <w:rPr>
          <w:rFonts w:ascii="宋体" w:hint="eastAsia"/>
          <w:color w:val="000000"/>
          <w:sz w:val="24"/>
        </w:rPr>
        <w:t xml:space="preserve">　工程完工并通过相关验收后，由承包人提交竣工结算资料：该结算资料通过验收、结算经审核后，</w:t>
      </w:r>
      <w:r>
        <w:rPr>
          <w:rFonts w:ascii="宋体"/>
          <w:color w:val="000000"/>
          <w:sz w:val="24"/>
        </w:rPr>
        <w:t>10</w:t>
      </w:r>
      <w:r>
        <w:rPr>
          <w:rFonts w:ascii="宋体" w:hint="eastAsia"/>
          <w:color w:val="000000"/>
          <w:sz w:val="24"/>
        </w:rPr>
        <w:t>个工作日内发包人按照第</w:t>
      </w:r>
      <w:r>
        <w:rPr>
          <w:rFonts w:ascii="宋体"/>
          <w:color w:val="000000"/>
          <w:sz w:val="24"/>
        </w:rPr>
        <w:t>15</w:t>
      </w:r>
      <w:r>
        <w:rPr>
          <w:rFonts w:ascii="宋体" w:hint="eastAsia"/>
          <w:color w:val="000000"/>
          <w:sz w:val="24"/>
        </w:rPr>
        <w:t>条的约定支付工程款达到结算款的</w:t>
      </w:r>
      <w:r>
        <w:rPr>
          <w:rFonts w:ascii="宋体"/>
          <w:color w:val="000000"/>
          <w:sz w:val="24"/>
        </w:rPr>
        <w:t>95%</w:t>
      </w:r>
      <w:r>
        <w:rPr>
          <w:rFonts w:ascii="宋体" w:hint="eastAsia"/>
          <w:color w:val="000000"/>
          <w:sz w:val="24"/>
        </w:rPr>
        <w:t>。两年免费质保期满后</w:t>
      </w:r>
      <w:r>
        <w:rPr>
          <w:rFonts w:ascii="宋体"/>
          <w:color w:val="000000"/>
          <w:sz w:val="24"/>
        </w:rPr>
        <w:t>30</w:t>
      </w:r>
      <w:r>
        <w:rPr>
          <w:rFonts w:ascii="宋体" w:hint="eastAsia"/>
          <w:color w:val="000000"/>
          <w:sz w:val="24"/>
        </w:rPr>
        <w:t>日内结清余下</w:t>
      </w:r>
      <w:r>
        <w:rPr>
          <w:rFonts w:ascii="宋体"/>
          <w:color w:val="000000"/>
          <w:sz w:val="24"/>
        </w:rPr>
        <w:t>5%</w:t>
      </w:r>
      <w:r>
        <w:rPr>
          <w:rFonts w:ascii="宋体" w:hint="eastAsia"/>
          <w:color w:val="000000"/>
          <w:sz w:val="24"/>
        </w:rPr>
        <w:t>的工程尾款。</w:t>
      </w:r>
    </w:p>
    <w:p w14:paraId="0E22B4C1" w14:textId="77777777" w:rsidR="000F16F4" w:rsidRDefault="000F16F4">
      <w:pPr>
        <w:spacing w:line="360" w:lineRule="auto"/>
        <w:ind w:firstLineChars="200" w:firstLine="480"/>
        <w:rPr>
          <w:rFonts w:ascii="宋体"/>
          <w:color w:val="000000"/>
          <w:sz w:val="24"/>
        </w:rPr>
      </w:pPr>
      <w:r>
        <w:rPr>
          <w:rFonts w:ascii="宋体"/>
          <w:color w:val="000000"/>
          <w:sz w:val="24"/>
        </w:rPr>
        <w:t>19.2</w:t>
      </w:r>
      <w:r>
        <w:rPr>
          <w:rFonts w:ascii="宋体" w:hint="eastAsia"/>
          <w:color w:val="000000"/>
          <w:sz w:val="24"/>
        </w:rPr>
        <w:t xml:space="preserve">　承包人办理完结</w:t>
      </w:r>
      <w:r>
        <w:rPr>
          <w:rFonts w:hint="eastAsia"/>
          <w:color w:val="000000"/>
          <w:sz w:val="24"/>
        </w:rPr>
        <w:t>工程竣工验收，并移交发包人使用后十天内</w:t>
      </w:r>
      <w:r>
        <w:rPr>
          <w:rFonts w:ascii="宋体" w:hint="eastAsia"/>
          <w:color w:val="000000"/>
          <w:sz w:val="24"/>
        </w:rPr>
        <w:t>，发包人将工程履约保证金、安全责任保证金退还承包人。</w:t>
      </w:r>
    </w:p>
    <w:p w14:paraId="647D13C6" w14:textId="77777777" w:rsidR="000F16F4" w:rsidRDefault="000F16F4">
      <w:pPr>
        <w:spacing w:line="360" w:lineRule="auto"/>
        <w:ind w:firstLineChars="200" w:firstLine="480"/>
        <w:rPr>
          <w:rFonts w:ascii="宋体"/>
          <w:color w:val="000000"/>
          <w:sz w:val="24"/>
        </w:rPr>
      </w:pPr>
      <w:r>
        <w:rPr>
          <w:rFonts w:ascii="宋体" w:hint="eastAsia"/>
          <w:color w:val="000000"/>
          <w:sz w:val="24"/>
        </w:rPr>
        <w:t>十、违约、索赔和争议</w:t>
      </w:r>
    </w:p>
    <w:p w14:paraId="2D6C6D98" w14:textId="77777777" w:rsidR="000F16F4" w:rsidRDefault="000F16F4">
      <w:pPr>
        <w:spacing w:line="360" w:lineRule="auto"/>
        <w:ind w:firstLineChars="200" w:firstLine="480"/>
        <w:rPr>
          <w:rFonts w:ascii="宋体"/>
          <w:color w:val="000000"/>
          <w:sz w:val="24"/>
        </w:rPr>
      </w:pPr>
      <w:r>
        <w:rPr>
          <w:rFonts w:ascii="宋体"/>
          <w:color w:val="000000"/>
          <w:sz w:val="24"/>
        </w:rPr>
        <w:t>20</w:t>
      </w:r>
      <w:r>
        <w:rPr>
          <w:rFonts w:ascii="宋体" w:hint="eastAsia"/>
          <w:color w:val="000000"/>
          <w:sz w:val="24"/>
        </w:rPr>
        <w:t>、违约</w:t>
      </w:r>
    </w:p>
    <w:p w14:paraId="33B531D1" w14:textId="77777777" w:rsidR="000F16F4" w:rsidRDefault="000F16F4">
      <w:pPr>
        <w:spacing w:line="360" w:lineRule="auto"/>
        <w:ind w:firstLineChars="200" w:firstLine="480"/>
        <w:rPr>
          <w:rFonts w:ascii="宋体"/>
          <w:color w:val="000000"/>
          <w:sz w:val="24"/>
        </w:rPr>
      </w:pPr>
      <w:r>
        <w:rPr>
          <w:rFonts w:ascii="宋体"/>
          <w:color w:val="000000"/>
          <w:sz w:val="24"/>
        </w:rPr>
        <w:t xml:space="preserve">20.1 </w:t>
      </w:r>
      <w:r>
        <w:rPr>
          <w:rFonts w:ascii="宋体" w:hint="eastAsia"/>
          <w:color w:val="000000"/>
          <w:sz w:val="24"/>
        </w:rPr>
        <w:t>本合同中关于发包人违约的具体责任如下：</w:t>
      </w:r>
    </w:p>
    <w:p w14:paraId="4944F159" w14:textId="77777777" w:rsidR="000F16F4" w:rsidRDefault="000F16F4">
      <w:pPr>
        <w:spacing w:line="360" w:lineRule="auto"/>
        <w:ind w:firstLineChars="200" w:firstLine="480"/>
        <w:rPr>
          <w:rFonts w:ascii="宋体"/>
          <w:color w:val="000000"/>
          <w:sz w:val="24"/>
        </w:rPr>
      </w:pPr>
      <w:r>
        <w:rPr>
          <w:rFonts w:ascii="宋体" w:hint="eastAsia"/>
          <w:color w:val="000000"/>
          <w:sz w:val="24"/>
        </w:rPr>
        <w:t>本合同通用条款约定发包人违约应承担的违约责任。</w:t>
      </w:r>
    </w:p>
    <w:p w14:paraId="74EBB5AD" w14:textId="77777777" w:rsidR="000F16F4" w:rsidRDefault="000F16F4">
      <w:pPr>
        <w:spacing w:line="360" w:lineRule="auto"/>
        <w:ind w:firstLineChars="200" w:firstLine="480"/>
        <w:rPr>
          <w:rFonts w:ascii="宋体"/>
          <w:color w:val="000000"/>
          <w:sz w:val="24"/>
        </w:rPr>
      </w:pPr>
      <w:r>
        <w:rPr>
          <w:rFonts w:ascii="宋体" w:hint="eastAsia"/>
          <w:color w:val="000000"/>
          <w:sz w:val="24"/>
        </w:rPr>
        <w:t>双方约定的发包人其他违约责任：</w:t>
      </w:r>
    </w:p>
    <w:p w14:paraId="11A59F98"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无</w:t>
      </w:r>
      <w:r>
        <w:rPr>
          <w:rFonts w:ascii="宋体"/>
          <w:color w:val="000000"/>
          <w:sz w:val="24"/>
        </w:rPr>
        <w:t xml:space="preserve">                                                     </w:t>
      </w:r>
    </w:p>
    <w:p w14:paraId="19E83382" w14:textId="77777777" w:rsidR="000F16F4" w:rsidRDefault="000F16F4">
      <w:pPr>
        <w:spacing w:line="360" w:lineRule="auto"/>
        <w:ind w:firstLineChars="200" w:firstLine="480"/>
        <w:rPr>
          <w:rFonts w:ascii="宋体"/>
          <w:color w:val="000000"/>
          <w:sz w:val="24"/>
        </w:rPr>
      </w:pPr>
      <w:r>
        <w:rPr>
          <w:rFonts w:ascii="宋体"/>
          <w:color w:val="000000"/>
          <w:sz w:val="24"/>
        </w:rPr>
        <w:t xml:space="preserve">20.2 </w:t>
      </w:r>
      <w:r>
        <w:rPr>
          <w:rFonts w:ascii="宋体" w:hint="eastAsia"/>
          <w:color w:val="000000"/>
          <w:sz w:val="24"/>
        </w:rPr>
        <w:t>本合同中关于承包人违约的具体责任如下：</w:t>
      </w:r>
    </w:p>
    <w:p w14:paraId="7C0CB8EC" w14:textId="77777777" w:rsidR="000F16F4" w:rsidRDefault="000F16F4">
      <w:pPr>
        <w:snapToGrid w:val="0"/>
        <w:spacing w:line="360" w:lineRule="auto"/>
        <w:ind w:leftChars="48" w:left="101" w:firstLineChars="200" w:firstLine="480"/>
        <w:rPr>
          <w:color w:val="000000"/>
          <w:sz w:val="24"/>
        </w:rPr>
      </w:pPr>
      <w:r>
        <w:rPr>
          <w:rFonts w:ascii="宋体" w:hint="eastAsia"/>
          <w:color w:val="000000"/>
          <w:sz w:val="24"/>
        </w:rPr>
        <w:t>本合同约定承包人违约应承担的违约责任。</w:t>
      </w:r>
      <w:r>
        <w:rPr>
          <w:rFonts w:hint="eastAsia"/>
          <w:color w:val="000000"/>
          <w:sz w:val="24"/>
        </w:rPr>
        <w:t>本工程</w:t>
      </w:r>
      <w:r>
        <w:rPr>
          <w:color w:val="000000"/>
          <w:sz w:val="24"/>
          <w:u w:val="single"/>
        </w:rPr>
        <w:t xml:space="preserve">    </w:t>
      </w:r>
      <w:r>
        <w:rPr>
          <w:rFonts w:hint="eastAsia"/>
          <w:color w:val="000000"/>
          <w:sz w:val="24"/>
        </w:rPr>
        <w:t>区域部分限定于</w:t>
      </w: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日前竣工，达到竣工验收合格标准（若须经物业管理公司及有关部门验收的，须经物业管理公司及有关部门验收通过）；</w:t>
      </w:r>
      <w:r>
        <w:rPr>
          <w:color w:val="000000"/>
          <w:sz w:val="24"/>
          <w:u w:val="single"/>
        </w:rPr>
        <w:t xml:space="preserve">       </w:t>
      </w:r>
      <w:r>
        <w:rPr>
          <w:rFonts w:hint="eastAsia"/>
          <w:color w:val="000000"/>
          <w:sz w:val="24"/>
        </w:rPr>
        <w:t>部分限定于</w:t>
      </w:r>
      <w:r>
        <w:rPr>
          <w:color w:val="000000"/>
          <w:sz w:val="24"/>
          <w:u w:val="single"/>
        </w:rPr>
        <w:t xml:space="preserve">     </w:t>
      </w:r>
      <w:r>
        <w:rPr>
          <w:rFonts w:hint="eastAsia"/>
          <w:color w:val="000000"/>
          <w:sz w:val="24"/>
        </w:rPr>
        <w:t>年</w:t>
      </w:r>
      <w:r>
        <w:rPr>
          <w:color w:val="000000"/>
          <w:sz w:val="24"/>
          <w:u w:val="single"/>
        </w:rPr>
        <w:t xml:space="preserve">   </w:t>
      </w:r>
      <w:r>
        <w:rPr>
          <w:rFonts w:hint="eastAsia"/>
          <w:color w:val="000000"/>
          <w:sz w:val="24"/>
        </w:rPr>
        <w:t>月</w:t>
      </w:r>
      <w:r>
        <w:rPr>
          <w:color w:val="000000"/>
          <w:sz w:val="24"/>
          <w:u w:val="single"/>
        </w:rPr>
        <w:t xml:space="preserve">   </w:t>
      </w:r>
      <w:r>
        <w:rPr>
          <w:rFonts w:hint="eastAsia"/>
          <w:color w:val="000000"/>
          <w:sz w:val="24"/>
        </w:rPr>
        <w:t>日前竣工，达到竣工验收合格标准（若须经物业管理公司及有关部门验收的，须经物业管理公司及有关部门验收通过）。若由于承包人责任不能按上述约定如期竣工，则从逾期之日起，该装修场地的租金（双方认可视为违约金）由承包人支付，双方确认该违约金金额为壹万元</w:t>
      </w:r>
      <w:r>
        <w:rPr>
          <w:color w:val="000000"/>
          <w:sz w:val="24"/>
        </w:rPr>
        <w:t>/</w:t>
      </w:r>
      <w:r>
        <w:rPr>
          <w:rFonts w:hint="eastAsia"/>
          <w:color w:val="000000"/>
          <w:sz w:val="24"/>
        </w:rPr>
        <w:t>天，违约金支付到工程全部竣工之日为止。违约金在履约保证金中扣除，不足部分在应付工程款中扣除，再不足部分由承包人及时现金补足。如乙方在</w:t>
      </w:r>
      <w:r>
        <w:rPr>
          <w:color w:val="000000"/>
          <w:sz w:val="24"/>
          <w:u w:val="single"/>
        </w:rPr>
        <w:t xml:space="preserve">     </w:t>
      </w:r>
      <w:r>
        <w:rPr>
          <w:rFonts w:hint="eastAsia"/>
          <w:color w:val="000000"/>
          <w:sz w:val="24"/>
        </w:rPr>
        <w:t>年</w:t>
      </w:r>
      <w:r>
        <w:rPr>
          <w:color w:val="000000"/>
          <w:sz w:val="24"/>
          <w:u w:val="single"/>
        </w:rPr>
        <w:t xml:space="preserve">   </w:t>
      </w:r>
      <w:r>
        <w:rPr>
          <w:rFonts w:hint="eastAsia"/>
          <w:color w:val="000000"/>
          <w:sz w:val="24"/>
        </w:rPr>
        <w:t>月</w:t>
      </w:r>
      <w:r>
        <w:rPr>
          <w:color w:val="000000"/>
          <w:sz w:val="24"/>
          <w:u w:val="single"/>
        </w:rPr>
        <w:t xml:space="preserve">   </w:t>
      </w:r>
      <w:r>
        <w:rPr>
          <w:rFonts w:hint="eastAsia"/>
          <w:color w:val="000000"/>
          <w:sz w:val="24"/>
        </w:rPr>
        <w:t>日前完工，每提前一天甲方给予奖励壹万元，最高奖励额柒万元。</w:t>
      </w:r>
    </w:p>
    <w:p w14:paraId="0F1F2681" w14:textId="77777777" w:rsidR="000F16F4" w:rsidRDefault="000F16F4">
      <w:pPr>
        <w:spacing w:line="360" w:lineRule="auto"/>
        <w:ind w:firstLine="600"/>
        <w:rPr>
          <w:rFonts w:ascii="宋体"/>
          <w:color w:val="000000"/>
          <w:sz w:val="24"/>
        </w:rPr>
      </w:pPr>
      <w:r>
        <w:rPr>
          <w:rFonts w:ascii="宋体" w:hint="eastAsia"/>
          <w:color w:val="000000"/>
          <w:sz w:val="24"/>
        </w:rPr>
        <w:t>双方约定的承包人其他违约责任：</w:t>
      </w:r>
    </w:p>
    <w:p w14:paraId="3914E493"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无</w:t>
      </w:r>
      <w:r>
        <w:rPr>
          <w:rFonts w:ascii="宋体"/>
          <w:color w:val="000000"/>
          <w:sz w:val="24"/>
        </w:rPr>
        <w:t xml:space="preserve">                                                         </w:t>
      </w:r>
    </w:p>
    <w:p w14:paraId="7191C0B4" w14:textId="77777777" w:rsidR="000F16F4" w:rsidRDefault="000F16F4">
      <w:pPr>
        <w:spacing w:line="360" w:lineRule="auto"/>
        <w:ind w:firstLine="480"/>
        <w:rPr>
          <w:rFonts w:ascii="宋体"/>
          <w:color w:val="000000"/>
          <w:sz w:val="24"/>
        </w:rPr>
      </w:pPr>
      <w:r>
        <w:rPr>
          <w:rFonts w:ascii="宋体" w:hint="eastAsia"/>
          <w:color w:val="000000"/>
          <w:sz w:val="24"/>
        </w:rPr>
        <w:t>双方约定的承包人其他权利：</w:t>
      </w:r>
    </w:p>
    <w:p w14:paraId="7F9AA968" w14:textId="77777777" w:rsidR="000F16F4" w:rsidRDefault="000F16F4">
      <w:pPr>
        <w:spacing w:line="360" w:lineRule="auto"/>
        <w:ind w:left="600"/>
        <w:rPr>
          <w:rFonts w:ascii="宋体"/>
          <w:color w:val="000000"/>
          <w:sz w:val="24"/>
        </w:rPr>
      </w:pPr>
      <w:r>
        <w:rPr>
          <w:rFonts w:ascii="宋体"/>
          <w:color w:val="000000"/>
          <w:sz w:val="24"/>
        </w:rPr>
        <w:t>21</w:t>
      </w:r>
      <w:r>
        <w:rPr>
          <w:rFonts w:ascii="宋体" w:hint="eastAsia"/>
          <w:color w:val="000000"/>
          <w:sz w:val="24"/>
        </w:rPr>
        <w:t>、争议</w:t>
      </w:r>
    </w:p>
    <w:p w14:paraId="6B61E9E6" w14:textId="77777777" w:rsidR="000F16F4" w:rsidRDefault="000F16F4">
      <w:pPr>
        <w:spacing w:line="360" w:lineRule="auto"/>
        <w:ind w:left="600"/>
        <w:rPr>
          <w:rFonts w:ascii="宋体"/>
          <w:color w:val="000000"/>
          <w:sz w:val="24"/>
        </w:rPr>
      </w:pPr>
      <w:r>
        <w:rPr>
          <w:rFonts w:ascii="宋体"/>
          <w:color w:val="000000"/>
          <w:sz w:val="24"/>
        </w:rPr>
        <w:t xml:space="preserve">21.1 </w:t>
      </w:r>
      <w:r>
        <w:rPr>
          <w:rFonts w:ascii="宋体" w:hint="eastAsia"/>
          <w:color w:val="000000"/>
          <w:sz w:val="24"/>
        </w:rPr>
        <w:t>双方约定，在履行合同过程中产生争议时：</w:t>
      </w:r>
    </w:p>
    <w:p w14:paraId="265704C8"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协商解决；如果争议无法协商解决，双方有权向发包人所在地的法院提起诉讼。</w:t>
      </w:r>
    </w:p>
    <w:p w14:paraId="735F399B" w14:textId="77777777" w:rsidR="000F16F4" w:rsidRDefault="000F16F4">
      <w:pPr>
        <w:spacing w:line="360" w:lineRule="auto"/>
        <w:ind w:firstLine="600"/>
        <w:rPr>
          <w:rFonts w:ascii="宋体"/>
          <w:color w:val="000000"/>
          <w:sz w:val="24"/>
        </w:rPr>
      </w:pPr>
      <w:r>
        <w:rPr>
          <w:rFonts w:ascii="宋体"/>
          <w:color w:val="000000"/>
          <w:sz w:val="24"/>
        </w:rPr>
        <w:t>22</w:t>
      </w:r>
      <w:r>
        <w:rPr>
          <w:rFonts w:ascii="宋体" w:hint="eastAsia"/>
          <w:color w:val="000000"/>
          <w:sz w:val="24"/>
        </w:rPr>
        <w:t>、工程分包</w:t>
      </w:r>
    </w:p>
    <w:p w14:paraId="2731DE0E" w14:textId="77777777" w:rsidR="000F16F4" w:rsidRDefault="000F16F4">
      <w:pPr>
        <w:spacing w:line="360" w:lineRule="auto"/>
        <w:ind w:firstLine="600"/>
        <w:rPr>
          <w:rFonts w:ascii="宋体"/>
          <w:color w:val="000000"/>
          <w:sz w:val="24"/>
        </w:rPr>
      </w:pPr>
      <w:r>
        <w:rPr>
          <w:rFonts w:ascii="宋体"/>
          <w:color w:val="000000"/>
          <w:sz w:val="24"/>
        </w:rPr>
        <w:t xml:space="preserve">22.1 </w:t>
      </w:r>
      <w:r>
        <w:rPr>
          <w:rFonts w:ascii="宋体" w:hint="eastAsia"/>
          <w:color w:val="000000"/>
          <w:sz w:val="24"/>
        </w:rPr>
        <w:t>本工程发包人同意承包人分包的工程：</w:t>
      </w:r>
    </w:p>
    <w:p w14:paraId="3F20848B"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w:t>
      </w:r>
      <w:r>
        <w:rPr>
          <w:rFonts w:ascii="宋体"/>
          <w:color w:val="000000"/>
          <w:sz w:val="24"/>
        </w:rPr>
        <w:t>1</w:t>
      </w:r>
      <w:r>
        <w:rPr>
          <w:rFonts w:ascii="宋体" w:hint="eastAsia"/>
          <w:color w:val="000000"/>
          <w:sz w:val="24"/>
        </w:rPr>
        <w:t>）植筋及有关结构工程。分包单位资质及施工方案须得到发包人的认可，分包工程合同必须报发包人备案。</w:t>
      </w:r>
    </w:p>
    <w:p w14:paraId="5D89B0F2" w14:textId="77777777" w:rsidR="000F16F4" w:rsidRDefault="000F16F4">
      <w:pPr>
        <w:spacing w:line="360" w:lineRule="auto"/>
        <w:ind w:firstLineChars="200" w:firstLine="480"/>
        <w:rPr>
          <w:rFonts w:ascii="宋体"/>
          <w:color w:val="000000"/>
          <w:sz w:val="24"/>
        </w:rPr>
      </w:pPr>
      <w:r>
        <w:rPr>
          <w:rFonts w:ascii="宋体" w:hint="eastAsia"/>
          <w:color w:val="000000"/>
          <w:sz w:val="24"/>
        </w:rPr>
        <w:t>（</w:t>
      </w:r>
      <w:r>
        <w:rPr>
          <w:rFonts w:ascii="宋体"/>
          <w:color w:val="000000"/>
          <w:sz w:val="24"/>
        </w:rPr>
        <w:t>2</w:t>
      </w:r>
      <w:r>
        <w:rPr>
          <w:rFonts w:ascii="宋体" w:hint="eastAsia"/>
          <w:color w:val="000000"/>
          <w:sz w:val="24"/>
        </w:rPr>
        <w:t>）钢结构制安工程。分包单位资质及施工方案须得到发包人的认可，分包工程合同必须报发包人备案。</w:t>
      </w:r>
    </w:p>
    <w:p w14:paraId="065615B3" w14:textId="77777777" w:rsidR="000F16F4" w:rsidRDefault="000F16F4">
      <w:pPr>
        <w:spacing w:line="360" w:lineRule="auto"/>
        <w:ind w:firstLine="600"/>
        <w:rPr>
          <w:rFonts w:ascii="宋体"/>
          <w:color w:val="000000"/>
          <w:sz w:val="24"/>
        </w:rPr>
      </w:pPr>
      <w:r>
        <w:rPr>
          <w:rFonts w:ascii="宋体" w:hint="eastAsia"/>
          <w:color w:val="000000"/>
          <w:sz w:val="24"/>
        </w:rPr>
        <w:t>分包施工单位为：</w:t>
      </w:r>
      <w:r>
        <w:rPr>
          <w:rFonts w:ascii="宋体"/>
          <w:color w:val="000000"/>
          <w:sz w:val="24"/>
        </w:rPr>
        <w:t xml:space="preserve">                                        </w:t>
      </w:r>
    </w:p>
    <w:p w14:paraId="2F8B2914" w14:textId="77777777" w:rsidR="000F16F4" w:rsidRDefault="000F16F4">
      <w:pPr>
        <w:spacing w:line="360" w:lineRule="auto"/>
        <w:ind w:firstLine="600"/>
        <w:rPr>
          <w:rFonts w:ascii="宋体"/>
          <w:color w:val="000000"/>
          <w:sz w:val="24"/>
        </w:rPr>
      </w:pPr>
      <w:r>
        <w:rPr>
          <w:rFonts w:ascii="宋体"/>
          <w:color w:val="000000"/>
          <w:sz w:val="24"/>
        </w:rPr>
        <w:t>23</w:t>
      </w:r>
      <w:r>
        <w:rPr>
          <w:rFonts w:ascii="宋体" w:hint="eastAsia"/>
          <w:color w:val="000000"/>
          <w:sz w:val="24"/>
        </w:rPr>
        <w:t>、不可抗力</w:t>
      </w:r>
    </w:p>
    <w:p w14:paraId="08B3AED3" w14:textId="77777777" w:rsidR="000F16F4" w:rsidRDefault="000F16F4">
      <w:pPr>
        <w:spacing w:line="360" w:lineRule="auto"/>
        <w:ind w:firstLine="600"/>
        <w:rPr>
          <w:rFonts w:ascii="宋体"/>
          <w:color w:val="000000"/>
          <w:sz w:val="24"/>
        </w:rPr>
      </w:pPr>
      <w:r>
        <w:rPr>
          <w:rFonts w:ascii="宋体"/>
          <w:color w:val="000000"/>
          <w:sz w:val="24"/>
        </w:rPr>
        <w:t xml:space="preserve">23.1 </w:t>
      </w:r>
      <w:r>
        <w:rPr>
          <w:rFonts w:ascii="宋体" w:hint="eastAsia"/>
          <w:color w:val="000000"/>
          <w:sz w:val="24"/>
        </w:rPr>
        <w:t>双方关于不可抗力的约定：</w:t>
      </w:r>
      <w:r>
        <w:rPr>
          <w:rFonts w:ascii="宋体"/>
          <w:color w:val="000000"/>
          <w:sz w:val="24"/>
        </w:rPr>
        <w:t xml:space="preserve">  </w:t>
      </w:r>
      <w:r>
        <w:rPr>
          <w:rFonts w:ascii="宋体" w:hint="eastAsia"/>
          <w:color w:val="000000"/>
          <w:sz w:val="24"/>
        </w:rPr>
        <w:t>人力不可抗拒的因素</w:t>
      </w:r>
      <w:r>
        <w:rPr>
          <w:rFonts w:ascii="宋体"/>
          <w:color w:val="000000"/>
          <w:sz w:val="24"/>
        </w:rPr>
        <w:t xml:space="preserve">                                                    </w:t>
      </w:r>
    </w:p>
    <w:p w14:paraId="70467DDC" w14:textId="77777777" w:rsidR="000F16F4" w:rsidRDefault="000F16F4">
      <w:pPr>
        <w:spacing w:line="360" w:lineRule="auto"/>
        <w:ind w:firstLine="600"/>
        <w:rPr>
          <w:rFonts w:ascii="宋体"/>
          <w:color w:val="000000"/>
          <w:sz w:val="24"/>
        </w:rPr>
      </w:pPr>
      <w:r>
        <w:rPr>
          <w:rFonts w:ascii="宋体"/>
          <w:color w:val="000000"/>
          <w:sz w:val="24"/>
        </w:rPr>
        <w:t>24</w:t>
      </w:r>
      <w:r>
        <w:rPr>
          <w:rFonts w:ascii="宋体" w:hint="eastAsia"/>
          <w:color w:val="000000"/>
          <w:sz w:val="24"/>
        </w:rPr>
        <w:t>、保险</w:t>
      </w:r>
    </w:p>
    <w:p w14:paraId="5B575D60" w14:textId="77777777" w:rsidR="000F16F4" w:rsidRDefault="000F16F4">
      <w:pPr>
        <w:spacing w:line="360" w:lineRule="auto"/>
        <w:ind w:firstLine="600"/>
        <w:rPr>
          <w:rFonts w:ascii="宋体"/>
          <w:color w:val="000000"/>
          <w:sz w:val="24"/>
        </w:rPr>
      </w:pPr>
      <w:r>
        <w:rPr>
          <w:rFonts w:ascii="宋体"/>
          <w:color w:val="000000"/>
          <w:sz w:val="24"/>
        </w:rPr>
        <w:t xml:space="preserve">24.1 </w:t>
      </w:r>
      <w:r>
        <w:rPr>
          <w:rFonts w:ascii="宋体" w:hint="eastAsia"/>
          <w:color w:val="000000"/>
          <w:sz w:val="24"/>
        </w:rPr>
        <w:t>本工程双方约定投保内容如下：</w:t>
      </w:r>
    </w:p>
    <w:p w14:paraId="41A620D7" w14:textId="77777777" w:rsidR="000F16F4" w:rsidRDefault="000F16F4">
      <w:pPr>
        <w:spacing w:line="360" w:lineRule="auto"/>
        <w:ind w:firstLine="600"/>
        <w:rPr>
          <w:rFonts w:ascii="宋体"/>
          <w:color w:val="000000"/>
          <w:sz w:val="24"/>
        </w:rPr>
      </w:pPr>
      <w:r>
        <w:rPr>
          <w:rFonts w:ascii="宋体" w:hint="eastAsia"/>
          <w:color w:val="000000"/>
          <w:sz w:val="24"/>
        </w:rPr>
        <w:t>（</w:t>
      </w:r>
      <w:r>
        <w:rPr>
          <w:rFonts w:ascii="宋体"/>
          <w:color w:val="000000"/>
          <w:sz w:val="24"/>
        </w:rPr>
        <w:t>1</w:t>
      </w:r>
      <w:r>
        <w:rPr>
          <w:rFonts w:ascii="宋体" w:hint="eastAsia"/>
          <w:color w:val="000000"/>
          <w:sz w:val="24"/>
        </w:rPr>
        <w:t>）发包人投保内容：</w:t>
      </w:r>
      <w:r>
        <w:rPr>
          <w:rFonts w:ascii="宋体"/>
          <w:color w:val="000000"/>
          <w:sz w:val="24"/>
        </w:rPr>
        <w:t xml:space="preserve">     </w:t>
      </w:r>
      <w:r>
        <w:rPr>
          <w:rFonts w:ascii="宋体" w:hint="eastAsia"/>
          <w:color w:val="000000"/>
          <w:sz w:val="24"/>
        </w:rPr>
        <w:t>无</w:t>
      </w:r>
      <w:r>
        <w:rPr>
          <w:rFonts w:ascii="宋体"/>
          <w:color w:val="000000"/>
          <w:sz w:val="24"/>
        </w:rPr>
        <w:t xml:space="preserve">                                                      </w:t>
      </w:r>
    </w:p>
    <w:p w14:paraId="1D46A057" w14:textId="77777777" w:rsidR="000F16F4" w:rsidRDefault="000F16F4">
      <w:pPr>
        <w:spacing w:line="360" w:lineRule="auto"/>
        <w:ind w:firstLine="600"/>
        <w:rPr>
          <w:rFonts w:ascii="宋体"/>
          <w:color w:val="000000"/>
          <w:sz w:val="24"/>
        </w:rPr>
      </w:pPr>
      <w:r>
        <w:rPr>
          <w:rFonts w:ascii="宋体" w:hint="eastAsia"/>
          <w:color w:val="000000"/>
          <w:sz w:val="24"/>
        </w:rPr>
        <w:t>（</w:t>
      </w:r>
      <w:r>
        <w:rPr>
          <w:rFonts w:ascii="宋体"/>
          <w:color w:val="000000"/>
          <w:sz w:val="24"/>
        </w:rPr>
        <w:t>2</w:t>
      </w:r>
      <w:r>
        <w:rPr>
          <w:rFonts w:ascii="宋体" w:hint="eastAsia"/>
          <w:color w:val="000000"/>
          <w:sz w:val="24"/>
        </w:rPr>
        <w:t>）承包人投保内容：</w:t>
      </w:r>
    </w:p>
    <w:p w14:paraId="3981E0FA" w14:textId="77777777" w:rsidR="000F16F4" w:rsidRDefault="000F16F4">
      <w:pPr>
        <w:spacing w:line="360" w:lineRule="auto"/>
        <w:ind w:firstLineChars="200" w:firstLine="480"/>
        <w:rPr>
          <w:rFonts w:ascii="宋体"/>
          <w:color w:val="000000"/>
          <w:sz w:val="24"/>
        </w:rPr>
      </w:pPr>
      <w:r>
        <w:rPr>
          <w:rFonts w:hint="eastAsia"/>
          <w:color w:val="000000"/>
          <w:sz w:val="24"/>
        </w:rPr>
        <w:t>承包人必须为从事危险作业的职工办理意外伤害保险并执行国家、省及工程所在地政府的相关规定，为施工场地内自有人员生命财产和施工机械设备办理保险，支付保险费用。有关保险费用由承包方承担。</w:t>
      </w:r>
    </w:p>
    <w:p w14:paraId="46A0B993" w14:textId="77777777" w:rsidR="000F16F4" w:rsidRDefault="000F16F4">
      <w:pPr>
        <w:spacing w:line="360" w:lineRule="auto"/>
        <w:ind w:firstLine="600"/>
        <w:rPr>
          <w:rFonts w:ascii="宋体"/>
          <w:color w:val="000000"/>
          <w:sz w:val="24"/>
        </w:rPr>
      </w:pPr>
      <w:r>
        <w:rPr>
          <w:rFonts w:ascii="宋体"/>
          <w:color w:val="000000"/>
          <w:sz w:val="24"/>
        </w:rPr>
        <w:t>25</w:t>
      </w:r>
      <w:r>
        <w:rPr>
          <w:rFonts w:ascii="宋体" w:hint="eastAsia"/>
          <w:color w:val="000000"/>
          <w:sz w:val="24"/>
        </w:rPr>
        <w:t>、合同份数</w:t>
      </w:r>
    </w:p>
    <w:p w14:paraId="1EFC25AE" w14:textId="77777777" w:rsidR="000F16F4" w:rsidRDefault="000F16F4">
      <w:pPr>
        <w:spacing w:line="360" w:lineRule="auto"/>
        <w:ind w:firstLine="600"/>
        <w:rPr>
          <w:rFonts w:ascii="宋体"/>
          <w:color w:val="000000"/>
          <w:sz w:val="24"/>
        </w:rPr>
      </w:pPr>
      <w:r>
        <w:rPr>
          <w:rFonts w:ascii="宋体"/>
          <w:color w:val="000000"/>
          <w:sz w:val="24"/>
        </w:rPr>
        <w:t xml:space="preserve">25.1 </w:t>
      </w:r>
      <w:r>
        <w:rPr>
          <w:rFonts w:ascii="宋体" w:hint="eastAsia"/>
          <w:color w:val="000000"/>
          <w:sz w:val="24"/>
        </w:rPr>
        <w:t>双方约定合同份数：</w:t>
      </w:r>
    </w:p>
    <w:p w14:paraId="4A3E3F8E" w14:textId="77777777" w:rsidR="000F16F4" w:rsidRDefault="000F16F4">
      <w:pPr>
        <w:spacing w:line="360" w:lineRule="auto"/>
        <w:rPr>
          <w:rFonts w:ascii="宋体"/>
          <w:color w:val="000000"/>
          <w:sz w:val="24"/>
        </w:rPr>
      </w:pPr>
      <w:r>
        <w:rPr>
          <w:rFonts w:ascii="宋体"/>
          <w:color w:val="000000"/>
          <w:sz w:val="24"/>
        </w:rPr>
        <w:t xml:space="preserve">      </w:t>
      </w:r>
      <w:r>
        <w:rPr>
          <w:rFonts w:ascii="宋体" w:hint="eastAsia"/>
          <w:color w:val="000000"/>
          <w:sz w:val="24"/>
        </w:rPr>
        <w:t>正本两份，双方各执壹份。副本五份，甲方执三份，乙方执两份。</w:t>
      </w:r>
    </w:p>
    <w:p w14:paraId="5118FF08" w14:textId="77777777" w:rsidR="000F16F4" w:rsidRDefault="000F16F4">
      <w:pPr>
        <w:spacing w:line="360" w:lineRule="auto"/>
        <w:rPr>
          <w:rFonts w:ascii="宋体"/>
          <w:color w:val="000000"/>
          <w:sz w:val="24"/>
        </w:rPr>
      </w:pPr>
    </w:p>
    <w:p w14:paraId="46FCA495" w14:textId="77777777" w:rsidR="000F16F4" w:rsidRDefault="000F16F4">
      <w:pPr>
        <w:spacing w:line="300" w:lineRule="auto"/>
        <w:rPr>
          <w:color w:val="000000"/>
          <w:sz w:val="28"/>
        </w:rPr>
      </w:pPr>
      <w:r>
        <w:rPr>
          <w:color w:val="000000"/>
          <w:sz w:val="28"/>
        </w:rPr>
        <w:t xml:space="preserve">    </w:t>
      </w:r>
    </w:p>
    <w:p w14:paraId="6542B753" w14:textId="77777777" w:rsidR="000F16F4" w:rsidRDefault="000F16F4">
      <w:pPr>
        <w:spacing w:line="300" w:lineRule="auto"/>
        <w:rPr>
          <w:color w:val="000000"/>
          <w:sz w:val="28"/>
        </w:rPr>
      </w:pPr>
    </w:p>
    <w:p w14:paraId="4B7FEB21" w14:textId="77777777" w:rsidR="000F16F4" w:rsidRDefault="000F16F4">
      <w:pPr>
        <w:spacing w:line="300" w:lineRule="auto"/>
        <w:rPr>
          <w:color w:val="000000"/>
          <w:sz w:val="28"/>
        </w:rPr>
      </w:pPr>
    </w:p>
    <w:p w14:paraId="056C341F" w14:textId="77777777" w:rsidR="000F16F4" w:rsidRDefault="000F16F4">
      <w:pPr>
        <w:spacing w:line="300" w:lineRule="auto"/>
        <w:ind w:leftChars="400" w:left="840"/>
        <w:rPr>
          <w:color w:val="000000"/>
          <w:sz w:val="28"/>
        </w:rPr>
      </w:pPr>
      <w:r>
        <w:rPr>
          <w:rFonts w:hint="eastAsia"/>
          <w:color w:val="000000"/>
          <w:sz w:val="28"/>
        </w:rPr>
        <w:t>发</w:t>
      </w:r>
      <w:r>
        <w:rPr>
          <w:color w:val="000000"/>
          <w:sz w:val="28"/>
        </w:rPr>
        <w:t xml:space="preserve"> </w:t>
      </w:r>
      <w:r>
        <w:rPr>
          <w:rFonts w:hint="eastAsia"/>
          <w:color w:val="000000"/>
          <w:sz w:val="28"/>
        </w:rPr>
        <w:t>包</w:t>
      </w:r>
      <w:r>
        <w:rPr>
          <w:color w:val="000000"/>
          <w:sz w:val="28"/>
        </w:rPr>
        <w:t xml:space="preserve"> </w:t>
      </w:r>
      <w:r>
        <w:rPr>
          <w:rFonts w:hint="eastAsia"/>
          <w:color w:val="000000"/>
          <w:sz w:val="28"/>
        </w:rPr>
        <w:t>人：（公章）</w:t>
      </w:r>
      <w:r>
        <w:rPr>
          <w:color w:val="000000"/>
          <w:sz w:val="28"/>
        </w:rPr>
        <w:t xml:space="preserve">                       </w:t>
      </w:r>
      <w:r>
        <w:rPr>
          <w:rFonts w:hint="eastAsia"/>
          <w:color w:val="000000"/>
          <w:sz w:val="28"/>
        </w:rPr>
        <w:t>承</w:t>
      </w:r>
      <w:r>
        <w:rPr>
          <w:color w:val="000000"/>
          <w:sz w:val="28"/>
        </w:rPr>
        <w:t xml:space="preserve"> </w:t>
      </w:r>
      <w:r>
        <w:rPr>
          <w:rFonts w:hint="eastAsia"/>
          <w:color w:val="000000"/>
          <w:sz w:val="28"/>
        </w:rPr>
        <w:t>包</w:t>
      </w:r>
      <w:r>
        <w:rPr>
          <w:color w:val="000000"/>
          <w:sz w:val="28"/>
        </w:rPr>
        <w:t xml:space="preserve"> </w:t>
      </w:r>
      <w:r>
        <w:rPr>
          <w:rFonts w:hint="eastAsia"/>
          <w:color w:val="000000"/>
          <w:sz w:val="28"/>
        </w:rPr>
        <w:t>人：（公章）</w:t>
      </w:r>
    </w:p>
    <w:p w14:paraId="231848A7" w14:textId="77777777" w:rsidR="000F16F4" w:rsidRDefault="000F16F4">
      <w:pPr>
        <w:spacing w:line="300" w:lineRule="auto"/>
        <w:ind w:leftChars="400" w:left="840"/>
        <w:rPr>
          <w:color w:val="000000"/>
          <w:sz w:val="28"/>
        </w:rPr>
      </w:pPr>
      <w:r>
        <w:rPr>
          <w:rFonts w:hint="eastAsia"/>
          <w:color w:val="000000"/>
          <w:sz w:val="28"/>
        </w:rPr>
        <w:t>住</w:t>
      </w:r>
      <w:r>
        <w:rPr>
          <w:color w:val="000000"/>
          <w:sz w:val="28"/>
        </w:rPr>
        <w:t xml:space="preserve">    </w:t>
      </w:r>
      <w:r>
        <w:rPr>
          <w:rFonts w:hint="eastAsia"/>
          <w:color w:val="000000"/>
          <w:sz w:val="28"/>
        </w:rPr>
        <w:t>所：</w:t>
      </w:r>
      <w:r>
        <w:rPr>
          <w:color w:val="000000"/>
          <w:sz w:val="28"/>
        </w:rPr>
        <w:t xml:space="preserve">                              </w:t>
      </w:r>
      <w:r>
        <w:rPr>
          <w:rFonts w:hint="eastAsia"/>
          <w:color w:val="000000"/>
          <w:sz w:val="28"/>
        </w:rPr>
        <w:t>住</w:t>
      </w:r>
      <w:r>
        <w:rPr>
          <w:color w:val="000000"/>
          <w:sz w:val="28"/>
        </w:rPr>
        <w:t xml:space="preserve">    </w:t>
      </w:r>
      <w:r>
        <w:rPr>
          <w:rFonts w:hint="eastAsia"/>
          <w:color w:val="000000"/>
          <w:sz w:val="28"/>
        </w:rPr>
        <w:t>所：</w:t>
      </w:r>
    </w:p>
    <w:p w14:paraId="75A7FBC4" w14:textId="77777777" w:rsidR="000F16F4" w:rsidRDefault="000F16F4">
      <w:pPr>
        <w:spacing w:line="300" w:lineRule="auto"/>
        <w:ind w:leftChars="400" w:left="840"/>
        <w:rPr>
          <w:color w:val="000000"/>
          <w:sz w:val="28"/>
        </w:rPr>
      </w:pPr>
      <w:r>
        <w:rPr>
          <w:rFonts w:hint="eastAsia"/>
          <w:color w:val="000000"/>
          <w:sz w:val="28"/>
        </w:rPr>
        <w:t>法定代表人：</w:t>
      </w:r>
      <w:r>
        <w:rPr>
          <w:color w:val="000000"/>
          <w:sz w:val="28"/>
        </w:rPr>
        <w:t xml:space="preserve">                            </w:t>
      </w:r>
      <w:r>
        <w:rPr>
          <w:rFonts w:hint="eastAsia"/>
          <w:color w:val="000000"/>
          <w:sz w:val="28"/>
        </w:rPr>
        <w:t>法定代表人：</w:t>
      </w:r>
    </w:p>
    <w:p w14:paraId="48728AE2" w14:textId="77777777" w:rsidR="000F16F4" w:rsidRDefault="000F16F4">
      <w:pPr>
        <w:spacing w:line="300" w:lineRule="auto"/>
        <w:ind w:leftChars="400" w:left="840"/>
        <w:rPr>
          <w:color w:val="000000"/>
          <w:sz w:val="28"/>
        </w:rPr>
      </w:pPr>
      <w:r>
        <w:rPr>
          <w:rFonts w:hint="eastAsia"/>
          <w:color w:val="000000"/>
          <w:sz w:val="28"/>
        </w:rPr>
        <w:t>法定代理人：</w:t>
      </w:r>
      <w:r>
        <w:rPr>
          <w:color w:val="000000"/>
          <w:sz w:val="28"/>
        </w:rPr>
        <w:t xml:space="preserve">                            </w:t>
      </w:r>
      <w:r>
        <w:rPr>
          <w:rFonts w:hint="eastAsia"/>
          <w:color w:val="000000"/>
          <w:sz w:val="28"/>
        </w:rPr>
        <w:t>法定代理人：</w:t>
      </w:r>
    </w:p>
    <w:p w14:paraId="6D46E387" w14:textId="77777777" w:rsidR="000F16F4" w:rsidRDefault="000F16F4">
      <w:pPr>
        <w:spacing w:line="300" w:lineRule="auto"/>
        <w:ind w:leftChars="400" w:left="840"/>
        <w:rPr>
          <w:color w:val="000000"/>
          <w:sz w:val="28"/>
        </w:rPr>
      </w:pPr>
      <w:r>
        <w:rPr>
          <w:rFonts w:hint="eastAsia"/>
          <w:color w:val="000000"/>
          <w:sz w:val="28"/>
        </w:rPr>
        <w:t>电</w:t>
      </w:r>
      <w:r>
        <w:rPr>
          <w:color w:val="000000"/>
          <w:sz w:val="28"/>
        </w:rPr>
        <w:t xml:space="preserve">    </w:t>
      </w:r>
      <w:r>
        <w:rPr>
          <w:rFonts w:hint="eastAsia"/>
          <w:color w:val="000000"/>
          <w:sz w:val="28"/>
        </w:rPr>
        <w:t>话：</w:t>
      </w:r>
      <w:r>
        <w:rPr>
          <w:color w:val="000000"/>
          <w:sz w:val="28"/>
        </w:rPr>
        <w:t xml:space="preserve">                              </w:t>
      </w:r>
      <w:r>
        <w:rPr>
          <w:rFonts w:hint="eastAsia"/>
          <w:color w:val="000000"/>
          <w:sz w:val="28"/>
        </w:rPr>
        <w:t>电</w:t>
      </w:r>
      <w:r>
        <w:rPr>
          <w:color w:val="000000"/>
          <w:sz w:val="28"/>
        </w:rPr>
        <w:t xml:space="preserve">    </w:t>
      </w:r>
      <w:r>
        <w:rPr>
          <w:rFonts w:hint="eastAsia"/>
          <w:color w:val="000000"/>
          <w:sz w:val="28"/>
        </w:rPr>
        <w:t>话：</w:t>
      </w:r>
    </w:p>
    <w:p w14:paraId="5393B3AB" w14:textId="77777777" w:rsidR="000F16F4" w:rsidRDefault="000F16F4">
      <w:pPr>
        <w:spacing w:line="300" w:lineRule="auto"/>
        <w:ind w:leftChars="400" w:left="840"/>
        <w:rPr>
          <w:color w:val="000000"/>
          <w:sz w:val="28"/>
        </w:rPr>
      </w:pPr>
      <w:r>
        <w:rPr>
          <w:rFonts w:hint="eastAsia"/>
          <w:color w:val="000000"/>
          <w:sz w:val="28"/>
        </w:rPr>
        <w:t>传</w:t>
      </w:r>
      <w:r>
        <w:rPr>
          <w:color w:val="000000"/>
          <w:sz w:val="28"/>
        </w:rPr>
        <w:t xml:space="preserve">    </w:t>
      </w:r>
      <w:r>
        <w:rPr>
          <w:rFonts w:hint="eastAsia"/>
          <w:color w:val="000000"/>
          <w:sz w:val="28"/>
        </w:rPr>
        <w:t>真：</w:t>
      </w:r>
      <w:r>
        <w:rPr>
          <w:color w:val="000000"/>
          <w:sz w:val="28"/>
        </w:rPr>
        <w:t xml:space="preserve">                              </w:t>
      </w:r>
      <w:r>
        <w:rPr>
          <w:rFonts w:hint="eastAsia"/>
          <w:color w:val="000000"/>
          <w:sz w:val="28"/>
        </w:rPr>
        <w:t>传</w:t>
      </w:r>
      <w:r>
        <w:rPr>
          <w:color w:val="000000"/>
          <w:sz w:val="28"/>
        </w:rPr>
        <w:t xml:space="preserve">    </w:t>
      </w:r>
      <w:r>
        <w:rPr>
          <w:rFonts w:hint="eastAsia"/>
          <w:color w:val="000000"/>
          <w:sz w:val="28"/>
        </w:rPr>
        <w:t>真：</w:t>
      </w:r>
    </w:p>
    <w:p w14:paraId="64608A40" w14:textId="77777777" w:rsidR="000F16F4" w:rsidRDefault="000F16F4">
      <w:pPr>
        <w:spacing w:line="300" w:lineRule="auto"/>
        <w:ind w:leftChars="400" w:left="840"/>
        <w:rPr>
          <w:color w:val="000000"/>
          <w:sz w:val="28"/>
        </w:rPr>
      </w:pPr>
      <w:r>
        <w:rPr>
          <w:rFonts w:hint="eastAsia"/>
          <w:color w:val="000000"/>
          <w:sz w:val="28"/>
        </w:rPr>
        <w:t>开户银行：</w:t>
      </w:r>
      <w:r>
        <w:rPr>
          <w:color w:val="000000"/>
          <w:sz w:val="28"/>
        </w:rPr>
        <w:t xml:space="preserve">                              </w:t>
      </w:r>
      <w:r>
        <w:rPr>
          <w:rFonts w:hint="eastAsia"/>
          <w:color w:val="000000"/>
          <w:sz w:val="28"/>
        </w:rPr>
        <w:t>开户银行：</w:t>
      </w:r>
    </w:p>
    <w:p w14:paraId="66A49F00" w14:textId="77777777" w:rsidR="000F16F4" w:rsidRDefault="000F16F4">
      <w:pPr>
        <w:spacing w:line="300" w:lineRule="auto"/>
        <w:ind w:leftChars="400" w:left="840"/>
        <w:rPr>
          <w:color w:val="000000"/>
          <w:sz w:val="28"/>
        </w:rPr>
      </w:pPr>
      <w:r>
        <w:rPr>
          <w:rFonts w:hint="eastAsia"/>
          <w:color w:val="000000"/>
          <w:sz w:val="28"/>
        </w:rPr>
        <w:t>账</w:t>
      </w:r>
      <w:r>
        <w:rPr>
          <w:color w:val="000000"/>
          <w:sz w:val="28"/>
        </w:rPr>
        <w:t xml:space="preserve">    </w:t>
      </w:r>
      <w:r>
        <w:rPr>
          <w:rFonts w:hint="eastAsia"/>
          <w:color w:val="000000"/>
          <w:sz w:val="28"/>
        </w:rPr>
        <w:t>号：</w:t>
      </w:r>
      <w:r>
        <w:rPr>
          <w:color w:val="000000"/>
          <w:sz w:val="28"/>
        </w:rPr>
        <w:t xml:space="preserve">                              </w:t>
      </w:r>
      <w:r>
        <w:rPr>
          <w:rFonts w:hint="eastAsia"/>
          <w:color w:val="000000"/>
          <w:sz w:val="28"/>
        </w:rPr>
        <w:t>账</w:t>
      </w:r>
      <w:r>
        <w:rPr>
          <w:color w:val="000000"/>
          <w:sz w:val="28"/>
        </w:rPr>
        <w:t xml:space="preserve">    </w:t>
      </w:r>
      <w:r>
        <w:rPr>
          <w:rFonts w:hint="eastAsia"/>
          <w:color w:val="000000"/>
          <w:sz w:val="28"/>
        </w:rPr>
        <w:t>号：</w:t>
      </w:r>
    </w:p>
    <w:p w14:paraId="5474B677" w14:textId="77777777" w:rsidR="000F16F4" w:rsidRDefault="000F16F4">
      <w:pPr>
        <w:spacing w:line="300" w:lineRule="auto"/>
        <w:ind w:leftChars="400" w:left="840"/>
        <w:rPr>
          <w:color w:val="000000"/>
          <w:sz w:val="28"/>
        </w:rPr>
      </w:pPr>
      <w:r>
        <w:rPr>
          <w:rFonts w:hint="eastAsia"/>
          <w:color w:val="000000"/>
          <w:sz w:val="28"/>
        </w:rPr>
        <w:t>邮政编码：</w:t>
      </w:r>
      <w:r>
        <w:rPr>
          <w:color w:val="000000"/>
          <w:sz w:val="28"/>
        </w:rPr>
        <w:t xml:space="preserve">                              </w:t>
      </w:r>
      <w:r>
        <w:rPr>
          <w:rFonts w:hint="eastAsia"/>
          <w:color w:val="000000"/>
          <w:sz w:val="28"/>
        </w:rPr>
        <w:t>邮政编码：</w:t>
      </w:r>
    </w:p>
    <w:p w14:paraId="1C88C98D" w14:textId="77777777" w:rsidR="000F16F4" w:rsidRDefault="000F16F4">
      <w:pPr>
        <w:spacing w:line="300" w:lineRule="auto"/>
        <w:rPr>
          <w:color w:val="000000"/>
          <w:sz w:val="28"/>
        </w:rPr>
      </w:pPr>
    </w:p>
    <w:p w14:paraId="46A8E34A" w14:textId="77777777" w:rsidR="000F16F4" w:rsidRDefault="000F16F4">
      <w:pPr>
        <w:spacing w:line="300" w:lineRule="auto"/>
        <w:rPr>
          <w:color w:val="000000"/>
          <w:sz w:val="28"/>
        </w:rPr>
      </w:pPr>
    </w:p>
    <w:p w14:paraId="58246925" w14:textId="77777777" w:rsidR="000F16F4" w:rsidRDefault="000F16F4">
      <w:pPr>
        <w:spacing w:line="300" w:lineRule="auto"/>
        <w:rPr>
          <w:color w:val="000000"/>
          <w:sz w:val="28"/>
        </w:rPr>
      </w:pPr>
    </w:p>
    <w:p w14:paraId="07E2936D" w14:textId="77777777" w:rsidR="000F16F4" w:rsidRDefault="000F16F4">
      <w:pPr>
        <w:spacing w:line="300" w:lineRule="auto"/>
        <w:rPr>
          <w:color w:val="000000"/>
          <w:sz w:val="28"/>
        </w:rPr>
      </w:pPr>
    </w:p>
    <w:p w14:paraId="1A3E6E0E" w14:textId="77777777" w:rsidR="000F16F4" w:rsidRDefault="000F16F4">
      <w:pPr>
        <w:spacing w:line="300" w:lineRule="auto"/>
        <w:rPr>
          <w:color w:val="000000"/>
          <w:sz w:val="28"/>
        </w:rPr>
      </w:pPr>
    </w:p>
    <w:p w14:paraId="6810BE10" w14:textId="77777777" w:rsidR="000F16F4" w:rsidRDefault="000F16F4">
      <w:pPr>
        <w:spacing w:line="300" w:lineRule="auto"/>
        <w:rPr>
          <w:color w:val="000000"/>
          <w:sz w:val="28"/>
        </w:rPr>
      </w:pPr>
    </w:p>
    <w:p w14:paraId="655867BE" w14:textId="77777777" w:rsidR="000F16F4" w:rsidRDefault="000F16F4">
      <w:pPr>
        <w:spacing w:line="300" w:lineRule="auto"/>
        <w:rPr>
          <w:color w:val="000000"/>
          <w:sz w:val="28"/>
        </w:rPr>
      </w:pPr>
    </w:p>
    <w:p w14:paraId="0B90CE80" w14:textId="77777777" w:rsidR="000F16F4" w:rsidRDefault="000F16F4">
      <w:pPr>
        <w:spacing w:line="300" w:lineRule="auto"/>
        <w:rPr>
          <w:color w:val="000000"/>
          <w:sz w:val="28"/>
        </w:rPr>
      </w:pPr>
      <w:r>
        <w:rPr>
          <w:color w:val="000000"/>
          <w:sz w:val="28"/>
        </w:rPr>
        <w:t xml:space="preserve"> </w:t>
      </w:r>
      <w:r>
        <w:rPr>
          <w:rFonts w:hint="eastAsia"/>
          <w:color w:val="000000"/>
          <w:sz w:val="28"/>
        </w:rPr>
        <w:t>附表</w:t>
      </w:r>
      <w:r>
        <w:rPr>
          <w:color w:val="000000"/>
          <w:sz w:val="28"/>
        </w:rPr>
        <w:t>1</w:t>
      </w:r>
    </w:p>
    <w:p w14:paraId="4D4EBC3F" w14:textId="77777777" w:rsidR="000F16F4" w:rsidRDefault="000F16F4">
      <w:pPr>
        <w:spacing w:line="480" w:lineRule="auto"/>
        <w:jc w:val="center"/>
        <w:rPr>
          <w:b/>
          <w:bCs/>
          <w:color w:val="000000"/>
          <w:spacing w:val="20"/>
          <w:sz w:val="32"/>
        </w:rPr>
      </w:pPr>
      <w:r>
        <w:rPr>
          <w:rFonts w:hint="eastAsia"/>
          <w:b/>
          <w:bCs/>
          <w:color w:val="000000"/>
          <w:spacing w:val="20"/>
          <w:sz w:val="32"/>
        </w:rPr>
        <w:t>材料（设备）价格申报表</w:t>
      </w:r>
    </w:p>
    <w:p w14:paraId="60989C1E" w14:textId="77777777" w:rsidR="000F16F4" w:rsidRDefault="000F16F4">
      <w:pPr>
        <w:spacing w:line="480" w:lineRule="auto"/>
        <w:rPr>
          <w:color w:val="000000"/>
          <w:spacing w:val="20"/>
        </w:rPr>
      </w:pPr>
      <w:r>
        <w:rPr>
          <w:rFonts w:hint="eastAsia"/>
          <w:color w:val="000000"/>
          <w:spacing w:val="20"/>
        </w:rPr>
        <w:t>中国民生银行广州分行及＿＿监理公司：</w:t>
      </w:r>
    </w:p>
    <w:p w14:paraId="59AA25EE" w14:textId="77777777" w:rsidR="000F16F4" w:rsidRDefault="000F16F4">
      <w:pPr>
        <w:spacing w:line="480" w:lineRule="auto"/>
        <w:ind w:firstLine="495"/>
        <w:rPr>
          <w:color w:val="000000"/>
          <w:spacing w:val="20"/>
        </w:rPr>
      </w:pPr>
      <w:r>
        <w:rPr>
          <w:rFonts w:hint="eastAsia"/>
          <w:color w:val="000000"/>
          <w:spacing w:val="20"/>
        </w:rPr>
        <w:t>通过市场考察，现将＿＿工程材料（设备）价格上报你们，请尽快批复，以便我公司及时签定订货合同，为施工作好充分准备。</w:t>
      </w:r>
    </w:p>
    <w:tbl>
      <w:tblPr>
        <w:tblW w:w="0" w:type="auto"/>
        <w:tblInd w:w="-11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8"/>
        <w:gridCol w:w="1260"/>
        <w:gridCol w:w="1440"/>
        <w:gridCol w:w="2520"/>
        <w:gridCol w:w="900"/>
        <w:gridCol w:w="720"/>
        <w:gridCol w:w="854"/>
      </w:tblGrid>
      <w:tr w:rsidR="00000000" w14:paraId="776DDFB9" w14:textId="77777777">
        <w:tc>
          <w:tcPr>
            <w:tcW w:w="828" w:type="dxa"/>
            <w:tcBorders>
              <w:top w:val="single" w:sz="4" w:space="0" w:color="auto"/>
              <w:bottom w:val="single" w:sz="4" w:space="0" w:color="auto"/>
              <w:right w:val="single" w:sz="4" w:space="0" w:color="auto"/>
            </w:tcBorders>
          </w:tcPr>
          <w:p w14:paraId="6F7DFF0A" w14:textId="77777777" w:rsidR="000F16F4" w:rsidRDefault="000F16F4">
            <w:pPr>
              <w:spacing w:line="480" w:lineRule="auto"/>
              <w:rPr>
                <w:color w:val="000000"/>
                <w:spacing w:val="20"/>
              </w:rPr>
            </w:pPr>
            <w:r>
              <w:rPr>
                <w:rFonts w:hint="eastAsia"/>
                <w:color w:val="000000"/>
                <w:spacing w:val="20"/>
              </w:rPr>
              <w:t>序号</w:t>
            </w:r>
          </w:p>
        </w:tc>
        <w:tc>
          <w:tcPr>
            <w:tcW w:w="1260" w:type="dxa"/>
            <w:tcBorders>
              <w:top w:val="single" w:sz="4" w:space="0" w:color="auto"/>
              <w:left w:val="single" w:sz="4" w:space="0" w:color="auto"/>
              <w:bottom w:val="single" w:sz="4" w:space="0" w:color="auto"/>
              <w:right w:val="single" w:sz="4" w:space="0" w:color="auto"/>
            </w:tcBorders>
          </w:tcPr>
          <w:p w14:paraId="4FAE0BD5" w14:textId="77777777" w:rsidR="000F16F4" w:rsidRDefault="000F16F4">
            <w:pPr>
              <w:spacing w:line="480" w:lineRule="auto"/>
              <w:rPr>
                <w:color w:val="000000"/>
                <w:spacing w:val="20"/>
              </w:rPr>
            </w:pPr>
            <w:r>
              <w:rPr>
                <w:rFonts w:hint="eastAsia"/>
                <w:color w:val="000000"/>
                <w:spacing w:val="20"/>
              </w:rPr>
              <w:t>材料名称</w:t>
            </w:r>
          </w:p>
        </w:tc>
        <w:tc>
          <w:tcPr>
            <w:tcW w:w="1440" w:type="dxa"/>
            <w:tcBorders>
              <w:top w:val="single" w:sz="4" w:space="0" w:color="auto"/>
              <w:left w:val="single" w:sz="4" w:space="0" w:color="auto"/>
              <w:bottom w:val="single" w:sz="4" w:space="0" w:color="auto"/>
              <w:right w:val="single" w:sz="4" w:space="0" w:color="auto"/>
            </w:tcBorders>
          </w:tcPr>
          <w:p w14:paraId="6308C51E" w14:textId="77777777" w:rsidR="000F16F4" w:rsidRDefault="000F16F4">
            <w:pPr>
              <w:spacing w:line="480" w:lineRule="auto"/>
              <w:rPr>
                <w:color w:val="000000"/>
                <w:spacing w:val="20"/>
              </w:rPr>
            </w:pPr>
            <w:r>
              <w:rPr>
                <w:rFonts w:hint="eastAsia"/>
                <w:color w:val="000000"/>
                <w:spacing w:val="20"/>
              </w:rPr>
              <w:t>规格品牌</w:t>
            </w:r>
          </w:p>
        </w:tc>
        <w:tc>
          <w:tcPr>
            <w:tcW w:w="2520" w:type="dxa"/>
            <w:tcBorders>
              <w:top w:val="single" w:sz="4" w:space="0" w:color="auto"/>
              <w:left w:val="single" w:sz="4" w:space="0" w:color="auto"/>
              <w:bottom w:val="single" w:sz="4" w:space="0" w:color="auto"/>
              <w:right w:val="single" w:sz="4" w:space="0" w:color="auto"/>
            </w:tcBorders>
          </w:tcPr>
          <w:p w14:paraId="627EE876" w14:textId="77777777" w:rsidR="000F16F4" w:rsidRDefault="000F16F4">
            <w:pPr>
              <w:spacing w:line="480" w:lineRule="auto"/>
              <w:rPr>
                <w:color w:val="000000"/>
                <w:spacing w:val="20"/>
              </w:rPr>
            </w:pPr>
            <w:r>
              <w:rPr>
                <w:rFonts w:hint="eastAsia"/>
                <w:color w:val="000000"/>
                <w:spacing w:val="20"/>
              </w:rPr>
              <w:t>制造商（或供应商）</w:t>
            </w:r>
          </w:p>
        </w:tc>
        <w:tc>
          <w:tcPr>
            <w:tcW w:w="900" w:type="dxa"/>
            <w:tcBorders>
              <w:top w:val="single" w:sz="4" w:space="0" w:color="auto"/>
              <w:left w:val="single" w:sz="4" w:space="0" w:color="auto"/>
              <w:bottom w:val="single" w:sz="4" w:space="0" w:color="auto"/>
              <w:right w:val="single" w:sz="4" w:space="0" w:color="auto"/>
            </w:tcBorders>
          </w:tcPr>
          <w:p w14:paraId="39A8EB88" w14:textId="77777777" w:rsidR="000F16F4" w:rsidRDefault="000F16F4">
            <w:pPr>
              <w:spacing w:line="480" w:lineRule="auto"/>
              <w:rPr>
                <w:color w:val="000000"/>
                <w:spacing w:val="20"/>
              </w:rPr>
            </w:pPr>
            <w:r>
              <w:rPr>
                <w:rFonts w:hint="eastAsia"/>
                <w:color w:val="000000"/>
                <w:spacing w:val="20"/>
              </w:rPr>
              <w:t>单位</w:t>
            </w:r>
          </w:p>
        </w:tc>
        <w:tc>
          <w:tcPr>
            <w:tcW w:w="720" w:type="dxa"/>
            <w:tcBorders>
              <w:top w:val="single" w:sz="4" w:space="0" w:color="auto"/>
              <w:left w:val="single" w:sz="4" w:space="0" w:color="auto"/>
              <w:bottom w:val="single" w:sz="4" w:space="0" w:color="auto"/>
              <w:right w:val="single" w:sz="4" w:space="0" w:color="auto"/>
            </w:tcBorders>
          </w:tcPr>
          <w:p w14:paraId="20609321" w14:textId="77777777" w:rsidR="000F16F4" w:rsidRDefault="000F16F4">
            <w:pPr>
              <w:spacing w:line="480" w:lineRule="auto"/>
              <w:rPr>
                <w:color w:val="000000"/>
                <w:spacing w:val="20"/>
              </w:rPr>
            </w:pPr>
            <w:r>
              <w:rPr>
                <w:rFonts w:hint="eastAsia"/>
                <w:color w:val="000000"/>
                <w:spacing w:val="20"/>
              </w:rPr>
              <w:t>单价</w:t>
            </w:r>
          </w:p>
        </w:tc>
        <w:tc>
          <w:tcPr>
            <w:tcW w:w="854" w:type="dxa"/>
            <w:tcBorders>
              <w:top w:val="single" w:sz="4" w:space="0" w:color="auto"/>
              <w:left w:val="single" w:sz="4" w:space="0" w:color="auto"/>
              <w:bottom w:val="single" w:sz="4" w:space="0" w:color="auto"/>
            </w:tcBorders>
          </w:tcPr>
          <w:p w14:paraId="33F920D8" w14:textId="77777777" w:rsidR="000F16F4" w:rsidRDefault="000F16F4">
            <w:pPr>
              <w:spacing w:line="480" w:lineRule="auto"/>
              <w:rPr>
                <w:color w:val="000000"/>
                <w:spacing w:val="20"/>
              </w:rPr>
            </w:pPr>
            <w:r>
              <w:rPr>
                <w:rFonts w:hint="eastAsia"/>
                <w:color w:val="000000"/>
                <w:spacing w:val="20"/>
              </w:rPr>
              <w:t>备注</w:t>
            </w:r>
          </w:p>
        </w:tc>
      </w:tr>
      <w:tr w:rsidR="00000000" w14:paraId="40A7E807" w14:textId="77777777">
        <w:tc>
          <w:tcPr>
            <w:tcW w:w="828" w:type="dxa"/>
            <w:tcBorders>
              <w:top w:val="single" w:sz="4" w:space="0" w:color="auto"/>
              <w:bottom w:val="single" w:sz="4" w:space="0" w:color="auto"/>
              <w:right w:val="single" w:sz="4" w:space="0" w:color="auto"/>
            </w:tcBorders>
          </w:tcPr>
          <w:p w14:paraId="4D2CB391" w14:textId="77777777" w:rsidR="000F16F4" w:rsidRDefault="000F16F4">
            <w:pPr>
              <w:spacing w:line="480" w:lineRule="auto"/>
              <w:rPr>
                <w:color w:val="000000"/>
                <w:spacing w:val="20"/>
              </w:rPr>
            </w:pPr>
            <w:r>
              <w:rPr>
                <w:color w:val="000000"/>
                <w:spacing w:val="20"/>
              </w:rPr>
              <w:t>1</w:t>
            </w:r>
          </w:p>
        </w:tc>
        <w:tc>
          <w:tcPr>
            <w:tcW w:w="1260" w:type="dxa"/>
            <w:tcBorders>
              <w:top w:val="single" w:sz="4" w:space="0" w:color="auto"/>
              <w:left w:val="single" w:sz="4" w:space="0" w:color="auto"/>
              <w:bottom w:val="single" w:sz="4" w:space="0" w:color="auto"/>
              <w:right w:val="single" w:sz="4" w:space="0" w:color="auto"/>
            </w:tcBorders>
          </w:tcPr>
          <w:p w14:paraId="46F1A927" w14:textId="77777777" w:rsidR="000F16F4" w:rsidRDefault="000F16F4">
            <w:pPr>
              <w:spacing w:line="480" w:lineRule="auto"/>
              <w:rPr>
                <w:color w:val="000000"/>
                <w:spacing w:val="20"/>
              </w:rPr>
            </w:pPr>
          </w:p>
        </w:tc>
        <w:tc>
          <w:tcPr>
            <w:tcW w:w="1440" w:type="dxa"/>
            <w:tcBorders>
              <w:top w:val="single" w:sz="4" w:space="0" w:color="auto"/>
              <w:left w:val="single" w:sz="4" w:space="0" w:color="auto"/>
              <w:bottom w:val="single" w:sz="4" w:space="0" w:color="auto"/>
              <w:right w:val="single" w:sz="4" w:space="0" w:color="auto"/>
            </w:tcBorders>
          </w:tcPr>
          <w:p w14:paraId="3FF31117" w14:textId="77777777" w:rsidR="000F16F4" w:rsidRDefault="000F16F4">
            <w:pPr>
              <w:spacing w:line="480" w:lineRule="auto"/>
              <w:rPr>
                <w:color w:val="000000"/>
                <w:spacing w:val="20"/>
              </w:rPr>
            </w:pPr>
          </w:p>
        </w:tc>
        <w:tc>
          <w:tcPr>
            <w:tcW w:w="2520" w:type="dxa"/>
            <w:tcBorders>
              <w:top w:val="single" w:sz="4" w:space="0" w:color="auto"/>
              <w:left w:val="single" w:sz="4" w:space="0" w:color="auto"/>
              <w:bottom w:val="single" w:sz="4" w:space="0" w:color="auto"/>
              <w:right w:val="single" w:sz="4" w:space="0" w:color="auto"/>
            </w:tcBorders>
          </w:tcPr>
          <w:p w14:paraId="6AE3639D" w14:textId="77777777" w:rsidR="000F16F4" w:rsidRDefault="000F16F4">
            <w:pPr>
              <w:spacing w:line="480" w:lineRule="auto"/>
              <w:rPr>
                <w:color w:val="000000"/>
                <w:spacing w:val="20"/>
              </w:rPr>
            </w:pPr>
          </w:p>
        </w:tc>
        <w:tc>
          <w:tcPr>
            <w:tcW w:w="900" w:type="dxa"/>
            <w:tcBorders>
              <w:top w:val="single" w:sz="4" w:space="0" w:color="auto"/>
              <w:left w:val="single" w:sz="4" w:space="0" w:color="auto"/>
              <w:bottom w:val="single" w:sz="4" w:space="0" w:color="auto"/>
              <w:right w:val="single" w:sz="4" w:space="0" w:color="auto"/>
            </w:tcBorders>
          </w:tcPr>
          <w:p w14:paraId="30716A15" w14:textId="77777777" w:rsidR="000F16F4" w:rsidRDefault="000F16F4">
            <w:pPr>
              <w:spacing w:line="480" w:lineRule="auto"/>
              <w:rPr>
                <w:color w:val="000000"/>
                <w:spacing w:val="20"/>
              </w:rPr>
            </w:pPr>
          </w:p>
        </w:tc>
        <w:tc>
          <w:tcPr>
            <w:tcW w:w="720" w:type="dxa"/>
            <w:tcBorders>
              <w:top w:val="single" w:sz="4" w:space="0" w:color="auto"/>
              <w:left w:val="single" w:sz="4" w:space="0" w:color="auto"/>
              <w:bottom w:val="single" w:sz="4" w:space="0" w:color="auto"/>
              <w:right w:val="single" w:sz="4" w:space="0" w:color="auto"/>
            </w:tcBorders>
          </w:tcPr>
          <w:p w14:paraId="09FF7EC6" w14:textId="77777777" w:rsidR="000F16F4" w:rsidRDefault="000F16F4">
            <w:pPr>
              <w:spacing w:line="480" w:lineRule="auto"/>
              <w:rPr>
                <w:color w:val="000000"/>
                <w:spacing w:val="20"/>
              </w:rPr>
            </w:pPr>
          </w:p>
        </w:tc>
        <w:tc>
          <w:tcPr>
            <w:tcW w:w="854" w:type="dxa"/>
            <w:tcBorders>
              <w:top w:val="single" w:sz="4" w:space="0" w:color="auto"/>
              <w:left w:val="single" w:sz="4" w:space="0" w:color="auto"/>
              <w:bottom w:val="single" w:sz="4" w:space="0" w:color="auto"/>
            </w:tcBorders>
          </w:tcPr>
          <w:p w14:paraId="29AF2EEC" w14:textId="77777777" w:rsidR="000F16F4" w:rsidRDefault="000F16F4">
            <w:pPr>
              <w:spacing w:line="480" w:lineRule="auto"/>
              <w:rPr>
                <w:color w:val="000000"/>
                <w:spacing w:val="20"/>
              </w:rPr>
            </w:pPr>
          </w:p>
        </w:tc>
      </w:tr>
      <w:tr w:rsidR="00000000" w14:paraId="225BC8D6" w14:textId="77777777">
        <w:tc>
          <w:tcPr>
            <w:tcW w:w="828" w:type="dxa"/>
            <w:tcBorders>
              <w:top w:val="single" w:sz="4" w:space="0" w:color="auto"/>
              <w:bottom w:val="single" w:sz="4" w:space="0" w:color="auto"/>
              <w:right w:val="single" w:sz="4" w:space="0" w:color="auto"/>
            </w:tcBorders>
          </w:tcPr>
          <w:p w14:paraId="047D3BA6" w14:textId="77777777" w:rsidR="000F16F4" w:rsidRDefault="000F16F4">
            <w:pPr>
              <w:spacing w:line="480" w:lineRule="auto"/>
              <w:rPr>
                <w:color w:val="000000"/>
                <w:spacing w:val="20"/>
              </w:rPr>
            </w:pPr>
            <w:r>
              <w:rPr>
                <w:color w:val="000000"/>
                <w:spacing w:val="20"/>
              </w:rPr>
              <w:t>2</w:t>
            </w:r>
          </w:p>
        </w:tc>
        <w:tc>
          <w:tcPr>
            <w:tcW w:w="1260" w:type="dxa"/>
            <w:tcBorders>
              <w:top w:val="single" w:sz="4" w:space="0" w:color="auto"/>
              <w:left w:val="single" w:sz="4" w:space="0" w:color="auto"/>
              <w:bottom w:val="single" w:sz="4" w:space="0" w:color="auto"/>
              <w:right w:val="single" w:sz="4" w:space="0" w:color="auto"/>
            </w:tcBorders>
          </w:tcPr>
          <w:p w14:paraId="53660062" w14:textId="77777777" w:rsidR="000F16F4" w:rsidRDefault="000F16F4">
            <w:pPr>
              <w:spacing w:line="480" w:lineRule="auto"/>
              <w:rPr>
                <w:color w:val="000000"/>
                <w:spacing w:val="20"/>
              </w:rPr>
            </w:pPr>
          </w:p>
        </w:tc>
        <w:tc>
          <w:tcPr>
            <w:tcW w:w="1440" w:type="dxa"/>
            <w:tcBorders>
              <w:top w:val="single" w:sz="4" w:space="0" w:color="auto"/>
              <w:left w:val="single" w:sz="4" w:space="0" w:color="auto"/>
              <w:bottom w:val="single" w:sz="4" w:space="0" w:color="auto"/>
              <w:right w:val="single" w:sz="4" w:space="0" w:color="auto"/>
            </w:tcBorders>
          </w:tcPr>
          <w:p w14:paraId="0B298878" w14:textId="77777777" w:rsidR="000F16F4" w:rsidRDefault="000F16F4">
            <w:pPr>
              <w:spacing w:line="480" w:lineRule="auto"/>
              <w:rPr>
                <w:color w:val="000000"/>
                <w:spacing w:val="20"/>
              </w:rPr>
            </w:pPr>
          </w:p>
        </w:tc>
        <w:tc>
          <w:tcPr>
            <w:tcW w:w="2520" w:type="dxa"/>
            <w:tcBorders>
              <w:top w:val="single" w:sz="4" w:space="0" w:color="auto"/>
              <w:left w:val="single" w:sz="4" w:space="0" w:color="auto"/>
              <w:bottom w:val="single" w:sz="4" w:space="0" w:color="auto"/>
              <w:right w:val="single" w:sz="4" w:space="0" w:color="auto"/>
            </w:tcBorders>
          </w:tcPr>
          <w:p w14:paraId="53652767" w14:textId="77777777" w:rsidR="000F16F4" w:rsidRDefault="000F16F4">
            <w:pPr>
              <w:spacing w:line="480" w:lineRule="auto"/>
              <w:rPr>
                <w:color w:val="000000"/>
                <w:spacing w:val="20"/>
              </w:rPr>
            </w:pPr>
          </w:p>
        </w:tc>
        <w:tc>
          <w:tcPr>
            <w:tcW w:w="900" w:type="dxa"/>
            <w:tcBorders>
              <w:top w:val="single" w:sz="4" w:space="0" w:color="auto"/>
              <w:left w:val="single" w:sz="4" w:space="0" w:color="auto"/>
              <w:bottom w:val="single" w:sz="4" w:space="0" w:color="auto"/>
              <w:right w:val="single" w:sz="4" w:space="0" w:color="auto"/>
            </w:tcBorders>
          </w:tcPr>
          <w:p w14:paraId="6AA58304" w14:textId="77777777" w:rsidR="000F16F4" w:rsidRDefault="000F16F4">
            <w:pPr>
              <w:spacing w:line="480" w:lineRule="auto"/>
              <w:rPr>
                <w:color w:val="000000"/>
                <w:spacing w:val="20"/>
              </w:rPr>
            </w:pPr>
          </w:p>
        </w:tc>
        <w:tc>
          <w:tcPr>
            <w:tcW w:w="720" w:type="dxa"/>
            <w:tcBorders>
              <w:top w:val="single" w:sz="4" w:space="0" w:color="auto"/>
              <w:left w:val="single" w:sz="4" w:space="0" w:color="auto"/>
              <w:bottom w:val="single" w:sz="4" w:space="0" w:color="auto"/>
              <w:right w:val="single" w:sz="4" w:space="0" w:color="auto"/>
            </w:tcBorders>
          </w:tcPr>
          <w:p w14:paraId="6AA0202B" w14:textId="77777777" w:rsidR="000F16F4" w:rsidRDefault="000F16F4">
            <w:pPr>
              <w:spacing w:line="480" w:lineRule="auto"/>
              <w:rPr>
                <w:color w:val="000000"/>
                <w:spacing w:val="20"/>
              </w:rPr>
            </w:pPr>
          </w:p>
        </w:tc>
        <w:tc>
          <w:tcPr>
            <w:tcW w:w="854" w:type="dxa"/>
            <w:tcBorders>
              <w:top w:val="single" w:sz="4" w:space="0" w:color="auto"/>
              <w:left w:val="single" w:sz="4" w:space="0" w:color="auto"/>
              <w:bottom w:val="single" w:sz="4" w:space="0" w:color="auto"/>
            </w:tcBorders>
          </w:tcPr>
          <w:p w14:paraId="1BFF0B28" w14:textId="77777777" w:rsidR="000F16F4" w:rsidRDefault="000F16F4">
            <w:pPr>
              <w:spacing w:line="480" w:lineRule="auto"/>
              <w:rPr>
                <w:color w:val="000000"/>
                <w:spacing w:val="20"/>
              </w:rPr>
            </w:pPr>
          </w:p>
        </w:tc>
      </w:tr>
      <w:tr w:rsidR="00000000" w14:paraId="72263A8A" w14:textId="77777777">
        <w:tc>
          <w:tcPr>
            <w:tcW w:w="828" w:type="dxa"/>
            <w:tcBorders>
              <w:top w:val="single" w:sz="4" w:space="0" w:color="auto"/>
              <w:bottom w:val="single" w:sz="4" w:space="0" w:color="auto"/>
              <w:right w:val="single" w:sz="4" w:space="0" w:color="auto"/>
            </w:tcBorders>
          </w:tcPr>
          <w:p w14:paraId="36348246" w14:textId="77777777" w:rsidR="000F16F4" w:rsidRDefault="000F16F4">
            <w:pPr>
              <w:spacing w:line="480" w:lineRule="auto"/>
              <w:rPr>
                <w:color w:val="000000"/>
                <w:spacing w:val="20"/>
              </w:rPr>
            </w:pPr>
            <w:r>
              <w:rPr>
                <w:color w:val="000000"/>
                <w:spacing w:val="20"/>
              </w:rPr>
              <w:t>3</w:t>
            </w:r>
          </w:p>
        </w:tc>
        <w:tc>
          <w:tcPr>
            <w:tcW w:w="1260" w:type="dxa"/>
            <w:tcBorders>
              <w:top w:val="single" w:sz="4" w:space="0" w:color="auto"/>
              <w:left w:val="single" w:sz="4" w:space="0" w:color="auto"/>
              <w:bottom w:val="single" w:sz="4" w:space="0" w:color="auto"/>
              <w:right w:val="single" w:sz="4" w:space="0" w:color="auto"/>
            </w:tcBorders>
          </w:tcPr>
          <w:p w14:paraId="17768AAE" w14:textId="77777777" w:rsidR="000F16F4" w:rsidRDefault="000F16F4">
            <w:pPr>
              <w:spacing w:line="480" w:lineRule="auto"/>
              <w:rPr>
                <w:color w:val="000000"/>
                <w:spacing w:val="20"/>
              </w:rPr>
            </w:pPr>
          </w:p>
        </w:tc>
        <w:tc>
          <w:tcPr>
            <w:tcW w:w="1440" w:type="dxa"/>
            <w:tcBorders>
              <w:top w:val="single" w:sz="4" w:space="0" w:color="auto"/>
              <w:left w:val="single" w:sz="4" w:space="0" w:color="auto"/>
              <w:bottom w:val="single" w:sz="4" w:space="0" w:color="auto"/>
              <w:right w:val="single" w:sz="4" w:space="0" w:color="auto"/>
            </w:tcBorders>
          </w:tcPr>
          <w:p w14:paraId="39B2E11F" w14:textId="77777777" w:rsidR="000F16F4" w:rsidRDefault="000F16F4">
            <w:pPr>
              <w:spacing w:line="480" w:lineRule="auto"/>
              <w:rPr>
                <w:color w:val="000000"/>
                <w:spacing w:val="20"/>
              </w:rPr>
            </w:pPr>
          </w:p>
        </w:tc>
        <w:tc>
          <w:tcPr>
            <w:tcW w:w="2520" w:type="dxa"/>
            <w:tcBorders>
              <w:top w:val="single" w:sz="4" w:space="0" w:color="auto"/>
              <w:left w:val="single" w:sz="4" w:space="0" w:color="auto"/>
              <w:bottom w:val="single" w:sz="4" w:space="0" w:color="auto"/>
              <w:right w:val="single" w:sz="4" w:space="0" w:color="auto"/>
            </w:tcBorders>
          </w:tcPr>
          <w:p w14:paraId="1E7326AC" w14:textId="77777777" w:rsidR="000F16F4" w:rsidRDefault="000F16F4">
            <w:pPr>
              <w:spacing w:line="480" w:lineRule="auto"/>
              <w:rPr>
                <w:color w:val="000000"/>
                <w:spacing w:val="20"/>
              </w:rPr>
            </w:pPr>
          </w:p>
        </w:tc>
        <w:tc>
          <w:tcPr>
            <w:tcW w:w="900" w:type="dxa"/>
            <w:tcBorders>
              <w:top w:val="single" w:sz="4" w:space="0" w:color="auto"/>
              <w:left w:val="single" w:sz="4" w:space="0" w:color="auto"/>
              <w:bottom w:val="single" w:sz="4" w:space="0" w:color="auto"/>
              <w:right w:val="single" w:sz="4" w:space="0" w:color="auto"/>
            </w:tcBorders>
          </w:tcPr>
          <w:p w14:paraId="429F681B" w14:textId="77777777" w:rsidR="000F16F4" w:rsidRDefault="000F16F4">
            <w:pPr>
              <w:spacing w:line="480" w:lineRule="auto"/>
              <w:rPr>
                <w:color w:val="000000"/>
                <w:spacing w:val="20"/>
              </w:rPr>
            </w:pPr>
          </w:p>
        </w:tc>
        <w:tc>
          <w:tcPr>
            <w:tcW w:w="720" w:type="dxa"/>
            <w:tcBorders>
              <w:top w:val="single" w:sz="4" w:space="0" w:color="auto"/>
              <w:left w:val="single" w:sz="4" w:space="0" w:color="auto"/>
              <w:bottom w:val="single" w:sz="4" w:space="0" w:color="auto"/>
              <w:right w:val="single" w:sz="4" w:space="0" w:color="auto"/>
            </w:tcBorders>
          </w:tcPr>
          <w:p w14:paraId="7869A28E" w14:textId="77777777" w:rsidR="000F16F4" w:rsidRDefault="000F16F4">
            <w:pPr>
              <w:spacing w:line="480" w:lineRule="auto"/>
              <w:rPr>
                <w:color w:val="000000"/>
                <w:spacing w:val="20"/>
              </w:rPr>
            </w:pPr>
          </w:p>
        </w:tc>
        <w:tc>
          <w:tcPr>
            <w:tcW w:w="854" w:type="dxa"/>
            <w:tcBorders>
              <w:top w:val="single" w:sz="4" w:space="0" w:color="auto"/>
              <w:left w:val="single" w:sz="4" w:space="0" w:color="auto"/>
              <w:bottom w:val="single" w:sz="4" w:space="0" w:color="auto"/>
            </w:tcBorders>
          </w:tcPr>
          <w:p w14:paraId="078E1E1F" w14:textId="77777777" w:rsidR="000F16F4" w:rsidRDefault="000F16F4">
            <w:pPr>
              <w:spacing w:line="480" w:lineRule="auto"/>
              <w:rPr>
                <w:color w:val="000000"/>
                <w:spacing w:val="20"/>
              </w:rPr>
            </w:pPr>
          </w:p>
        </w:tc>
      </w:tr>
      <w:tr w:rsidR="00000000" w14:paraId="5196CCCA" w14:textId="77777777">
        <w:tc>
          <w:tcPr>
            <w:tcW w:w="828" w:type="dxa"/>
            <w:tcBorders>
              <w:top w:val="single" w:sz="4" w:space="0" w:color="auto"/>
              <w:bottom w:val="single" w:sz="4" w:space="0" w:color="auto"/>
              <w:right w:val="single" w:sz="4" w:space="0" w:color="auto"/>
            </w:tcBorders>
          </w:tcPr>
          <w:p w14:paraId="3FA0B193" w14:textId="77777777" w:rsidR="000F16F4" w:rsidRDefault="000F16F4">
            <w:pPr>
              <w:spacing w:line="480" w:lineRule="auto"/>
              <w:rPr>
                <w:color w:val="000000"/>
                <w:spacing w:val="20"/>
              </w:rPr>
            </w:pPr>
            <w:r>
              <w:rPr>
                <w:color w:val="000000"/>
                <w:spacing w:val="20"/>
              </w:rPr>
              <w:t>4</w:t>
            </w:r>
          </w:p>
        </w:tc>
        <w:tc>
          <w:tcPr>
            <w:tcW w:w="1260" w:type="dxa"/>
            <w:tcBorders>
              <w:top w:val="single" w:sz="4" w:space="0" w:color="auto"/>
              <w:left w:val="single" w:sz="4" w:space="0" w:color="auto"/>
              <w:bottom w:val="single" w:sz="4" w:space="0" w:color="auto"/>
              <w:right w:val="single" w:sz="4" w:space="0" w:color="auto"/>
            </w:tcBorders>
          </w:tcPr>
          <w:p w14:paraId="12C92E8B" w14:textId="77777777" w:rsidR="000F16F4" w:rsidRDefault="000F16F4">
            <w:pPr>
              <w:spacing w:line="480" w:lineRule="auto"/>
              <w:rPr>
                <w:color w:val="000000"/>
                <w:spacing w:val="20"/>
              </w:rPr>
            </w:pPr>
          </w:p>
        </w:tc>
        <w:tc>
          <w:tcPr>
            <w:tcW w:w="1440" w:type="dxa"/>
            <w:tcBorders>
              <w:top w:val="single" w:sz="4" w:space="0" w:color="auto"/>
              <w:left w:val="single" w:sz="4" w:space="0" w:color="auto"/>
              <w:bottom w:val="single" w:sz="4" w:space="0" w:color="auto"/>
              <w:right w:val="single" w:sz="4" w:space="0" w:color="auto"/>
            </w:tcBorders>
          </w:tcPr>
          <w:p w14:paraId="4B0B51AD" w14:textId="77777777" w:rsidR="000F16F4" w:rsidRDefault="000F16F4">
            <w:pPr>
              <w:spacing w:line="480" w:lineRule="auto"/>
              <w:rPr>
                <w:color w:val="000000"/>
                <w:spacing w:val="20"/>
              </w:rPr>
            </w:pPr>
          </w:p>
        </w:tc>
        <w:tc>
          <w:tcPr>
            <w:tcW w:w="2520" w:type="dxa"/>
            <w:tcBorders>
              <w:top w:val="single" w:sz="4" w:space="0" w:color="auto"/>
              <w:left w:val="single" w:sz="4" w:space="0" w:color="auto"/>
              <w:bottom w:val="single" w:sz="4" w:space="0" w:color="auto"/>
              <w:right w:val="single" w:sz="4" w:space="0" w:color="auto"/>
            </w:tcBorders>
          </w:tcPr>
          <w:p w14:paraId="0C49491F" w14:textId="77777777" w:rsidR="000F16F4" w:rsidRDefault="000F16F4">
            <w:pPr>
              <w:spacing w:line="480" w:lineRule="auto"/>
              <w:rPr>
                <w:color w:val="000000"/>
                <w:spacing w:val="20"/>
              </w:rPr>
            </w:pPr>
          </w:p>
        </w:tc>
        <w:tc>
          <w:tcPr>
            <w:tcW w:w="900" w:type="dxa"/>
            <w:tcBorders>
              <w:top w:val="single" w:sz="4" w:space="0" w:color="auto"/>
              <w:left w:val="single" w:sz="4" w:space="0" w:color="auto"/>
              <w:bottom w:val="single" w:sz="4" w:space="0" w:color="auto"/>
              <w:right w:val="single" w:sz="4" w:space="0" w:color="auto"/>
            </w:tcBorders>
          </w:tcPr>
          <w:p w14:paraId="7286D39F" w14:textId="77777777" w:rsidR="000F16F4" w:rsidRDefault="000F16F4">
            <w:pPr>
              <w:spacing w:line="480" w:lineRule="auto"/>
              <w:rPr>
                <w:color w:val="000000"/>
                <w:spacing w:val="20"/>
              </w:rPr>
            </w:pPr>
          </w:p>
        </w:tc>
        <w:tc>
          <w:tcPr>
            <w:tcW w:w="720" w:type="dxa"/>
            <w:tcBorders>
              <w:top w:val="single" w:sz="4" w:space="0" w:color="auto"/>
              <w:left w:val="single" w:sz="4" w:space="0" w:color="auto"/>
              <w:bottom w:val="single" w:sz="4" w:space="0" w:color="auto"/>
              <w:right w:val="single" w:sz="4" w:space="0" w:color="auto"/>
            </w:tcBorders>
          </w:tcPr>
          <w:p w14:paraId="39715ECB" w14:textId="77777777" w:rsidR="000F16F4" w:rsidRDefault="000F16F4">
            <w:pPr>
              <w:spacing w:line="480" w:lineRule="auto"/>
              <w:rPr>
                <w:color w:val="000000"/>
                <w:spacing w:val="20"/>
              </w:rPr>
            </w:pPr>
          </w:p>
        </w:tc>
        <w:tc>
          <w:tcPr>
            <w:tcW w:w="854" w:type="dxa"/>
            <w:tcBorders>
              <w:top w:val="single" w:sz="4" w:space="0" w:color="auto"/>
              <w:left w:val="single" w:sz="4" w:space="0" w:color="auto"/>
              <w:bottom w:val="single" w:sz="4" w:space="0" w:color="auto"/>
            </w:tcBorders>
          </w:tcPr>
          <w:p w14:paraId="4D4E581A" w14:textId="77777777" w:rsidR="000F16F4" w:rsidRDefault="000F16F4">
            <w:pPr>
              <w:spacing w:line="480" w:lineRule="auto"/>
              <w:rPr>
                <w:color w:val="000000"/>
                <w:spacing w:val="20"/>
              </w:rPr>
            </w:pPr>
          </w:p>
        </w:tc>
      </w:tr>
      <w:tr w:rsidR="00000000" w14:paraId="4EA118AE" w14:textId="77777777">
        <w:tc>
          <w:tcPr>
            <w:tcW w:w="828" w:type="dxa"/>
            <w:tcBorders>
              <w:top w:val="single" w:sz="4" w:space="0" w:color="auto"/>
              <w:bottom w:val="single" w:sz="4" w:space="0" w:color="auto"/>
              <w:right w:val="single" w:sz="4" w:space="0" w:color="auto"/>
            </w:tcBorders>
          </w:tcPr>
          <w:p w14:paraId="213B3814" w14:textId="77777777" w:rsidR="000F16F4" w:rsidRDefault="000F16F4">
            <w:pPr>
              <w:spacing w:line="480" w:lineRule="auto"/>
              <w:rPr>
                <w:color w:val="000000"/>
                <w:spacing w:val="20"/>
              </w:rPr>
            </w:pPr>
          </w:p>
        </w:tc>
        <w:tc>
          <w:tcPr>
            <w:tcW w:w="1260" w:type="dxa"/>
            <w:tcBorders>
              <w:top w:val="single" w:sz="4" w:space="0" w:color="auto"/>
              <w:left w:val="single" w:sz="4" w:space="0" w:color="auto"/>
              <w:bottom w:val="single" w:sz="4" w:space="0" w:color="auto"/>
              <w:right w:val="single" w:sz="4" w:space="0" w:color="auto"/>
            </w:tcBorders>
          </w:tcPr>
          <w:p w14:paraId="77E310CF" w14:textId="77777777" w:rsidR="000F16F4" w:rsidRDefault="000F16F4">
            <w:pPr>
              <w:spacing w:line="480" w:lineRule="auto"/>
              <w:rPr>
                <w:color w:val="000000"/>
                <w:spacing w:val="20"/>
              </w:rPr>
            </w:pPr>
          </w:p>
        </w:tc>
        <w:tc>
          <w:tcPr>
            <w:tcW w:w="1440" w:type="dxa"/>
            <w:tcBorders>
              <w:top w:val="single" w:sz="4" w:space="0" w:color="auto"/>
              <w:left w:val="single" w:sz="4" w:space="0" w:color="auto"/>
              <w:bottom w:val="single" w:sz="4" w:space="0" w:color="auto"/>
              <w:right w:val="single" w:sz="4" w:space="0" w:color="auto"/>
            </w:tcBorders>
          </w:tcPr>
          <w:p w14:paraId="5D08C238" w14:textId="77777777" w:rsidR="000F16F4" w:rsidRDefault="000F16F4">
            <w:pPr>
              <w:spacing w:line="480" w:lineRule="auto"/>
              <w:rPr>
                <w:color w:val="000000"/>
                <w:spacing w:val="20"/>
              </w:rPr>
            </w:pPr>
          </w:p>
        </w:tc>
        <w:tc>
          <w:tcPr>
            <w:tcW w:w="2520" w:type="dxa"/>
            <w:tcBorders>
              <w:top w:val="single" w:sz="4" w:space="0" w:color="auto"/>
              <w:left w:val="single" w:sz="4" w:space="0" w:color="auto"/>
              <w:bottom w:val="single" w:sz="4" w:space="0" w:color="auto"/>
              <w:right w:val="single" w:sz="4" w:space="0" w:color="auto"/>
            </w:tcBorders>
          </w:tcPr>
          <w:p w14:paraId="340FC346" w14:textId="77777777" w:rsidR="000F16F4" w:rsidRDefault="000F16F4">
            <w:pPr>
              <w:spacing w:line="480" w:lineRule="auto"/>
              <w:rPr>
                <w:color w:val="000000"/>
                <w:spacing w:val="20"/>
              </w:rPr>
            </w:pPr>
          </w:p>
        </w:tc>
        <w:tc>
          <w:tcPr>
            <w:tcW w:w="900" w:type="dxa"/>
            <w:tcBorders>
              <w:top w:val="single" w:sz="4" w:space="0" w:color="auto"/>
              <w:left w:val="single" w:sz="4" w:space="0" w:color="auto"/>
              <w:bottom w:val="single" w:sz="4" w:space="0" w:color="auto"/>
              <w:right w:val="single" w:sz="4" w:space="0" w:color="auto"/>
            </w:tcBorders>
          </w:tcPr>
          <w:p w14:paraId="5BC3219B" w14:textId="77777777" w:rsidR="000F16F4" w:rsidRDefault="000F16F4">
            <w:pPr>
              <w:spacing w:line="480" w:lineRule="auto"/>
              <w:rPr>
                <w:color w:val="000000"/>
                <w:spacing w:val="20"/>
              </w:rPr>
            </w:pPr>
          </w:p>
        </w:tc>
        <w:tc>
          <w:tcPr>
            <w:tcW w:w="720" w:type="dxa"/>
            <w:tcBorders>
              <w:top w:val="single" w:sz="4" w:space="0" w:color="auto"/>
              <w:left w:val="single" w:sz="4" w:space="0" w:color="auto"/>
              <w:bottom w:val="single" w:sz="4" w:space="0" w:color="auto"/>
              <w:right w:val="single" w:sz="4" w:space="0" w:color="auto"/>
            </w:tcBorders>
          </w:tcPr>
          <w:p w14:paraId="67ED1498" w14:textId="77777777" w:rsidR="000F16F4" w:rsidRDefault="000F16F4">
            <w:pPr>
              <w:spacing w:line="480" w:lineRule="auto"/>
              <w:rPr>
                <w:color w:val="000000"/>
                <w:spacing w:val="20"/>
              </w:rPr>
            </w:pPr>
          </w:p>
        </w:tc>
        <w:tc>
          <w:tcPr>
            <w:tcW w:w="854" w:type="dxa"/>
            <w:tcBorders>
              <w:top w:val="single" w:sz="4" w:space="0" w:color="auto"/>
              <w:left w:val="single" w:sz="4" w:space="0" w:color="auto"/>
              <w:bottom w:val="single" w:sz="4" w:space="0" w:color="auto"/>
            </w:tcBorders>
          </w:tcPr>
          <w:p w14:paraId="0D3BEA88" w14:textId="77777777" w:rsidR="000F16F4" w:rsidRDefault="000F16F4">
            <w:pPr>
              <w:spacing w:line="480" w:lineRule="auto"/>
              <w:rPr>
                <w:color w:val="000000"/>
                <w:spacing w:val="20"/>
              </w:rPr>
            </w:pPr>
          </w:p>
        </w:tc>
      </w:tr>
    </w:tbl>
    <w:p w14:paraId="153CAAAC" w14:textId="77777777" w:rsidR="000F16F4" w:rsidRDefault="000F16F4">
      <w:pPr>
        <w:spacing w:line="480" w:lineRule="auto"/>
        <w:rPr>
          <w:color w:val="000000"/>
          <w:spacing w:val="20"/>
        </w:rPr>
      </w:pPr>
      <w:r>
        <w:rPr>
          <w:rFonts w:hint="eastAsia"/>
          <w:color w:val="000000"/>
          <w:spacing w:val="20"/>
        </w:rPr>
        <w:t xml:space="preserve">　　　　　　　　　　　　　　　　　　　＿＿（施工单位盖章）</w:t>
      </w:r>
    </w:p>
    <w:p w14:paraId="536C4BB2" w14:textId="77777777" w:rsidR="000F16F4" w:rsidRDefault="000F16F4">
      <w:pPr>
        <w:spacing w:line="480" w:lineRule="auto"/>
        <w:rPr>
          <w:color w:val="000000"/>
          <w:spacing w:val="20"/>
        </w:rPr>
      </w:pPr>
      <w:r>
        <w:rPr>
          <w:rFonts w:hint="eastAsia"/>
          <w:color w:val="000000"/>
          <w:spacing w:val="20"/>
        </w:rPr>
        <w:t xml:space="preserve">　　　　　　　　　　　　　　　　　　　　　　　　年　月　日</w:t>
      </w:r>
    </w:p>
    <w:p w14:paraId="7CA0C2E1" w14:textId="77777777" w:rsidR="000F16F4" w:rsidRDefault="000F16F4">
      <w:pPr>
        <w:spacing w:line="480" w:lineRule="auto"/>
        <w:rPr>
          <w:color w:val="000000"/>
          <w:spacing w:val="20"/>
        </w:rPr>
      </w:pPr>
      <w:r>
        <w:rPr>
          <w:rFonts w:hint="eastAsia"/>
          <w:color w:val="000000"/>
          <w:spacing w:val="20"/>
        </w:rPr>
        <w:t>单位意见：</w:t>
      </w:r>
    </w:p>
    <w:p w14:paraId="3E611C10" w14:textId="77777777" w:rsidR="000F16F4" w:rsidRDefault="000F16F4">
      <w:pPr>
        <w:spacing w:line="480" w:lineRule="auto"/>
        <w:ind w:firstLineChars="300" w:firstLine="750"/>
        <w:rPr>
          <w:color w:val="000000"/>
          <w:spacing w:val="20"/>
        </w:rPr>
      </w:pPr>
      <w:r>
        <w:rPr>
          <w:rFonts w:hint="eastAsia"/>
          <w:color w:val="000000"/>
          <w:spacing w:val="20"/>
        </w:rPr>
        <w:t>项目总监签字：</w:t>
      </w:r>
    </w:p>
    <w:p w14:paraId="2E7E6210" w14:textId="77777777" w:rsidR="000F16F4" w:rsidRDefault="000F16F4">
      <w:pPr>
        <w:spacing w:line="480" w:lineRule="auto"/>
        <w:ind w:firstLineChars="300" w:firstLine="750"/>
        <w:rPr>
          <w:color w:val="000000"/>
          <w:spacing w:val="20"/>
        </w:rPr>
      </w:pPr>
      <w:r>
        <w:rPr>
          <w:rFonts w:hint="eastAsia"/>
          <w:color w:val="000000"/>
          <w:spacing w:val="20"/>
        </w:rPr>
        <w:t xml:space="preserve">　　年　月　日</w:t>
      </w:r>
    </w:p>
    <w:p w14:paraId="4184C7E5" w14:textId="77777777" w:rsidR="000F16F4" w:rsidRDefault="000F16F4">
      <w:pPr>
        <w:spacing w:line="480" w:lineRule="auto"/>
        <w:ind w:firstLineChars="300" w:firstLine="750"/>
        <w:rPr>
          <w:color w:val="000000"/>
          <w:spacing w:val="20"/>
        </w:rPr>
      </w:pPr>
      <w:r>
        <w:rPr>
          <w:rFonts w:hint="eastAsia"/>
          <w:color w:val="000000"/>
          <w:spacing w:val="20"/>
        </w:rPr>
        <w:t>建设单位意见：</w:t>
      </w:r>
    </w:p>
    <w:p w14:paraId="1DF56BFE" w14:textId="77777777" w:rsidR="000F16F4" w:rsidRDefault="000F16F4">
      <w:pPr>
        <w:spacing w:line="480" w:lineRule="auto"/>
        <w:ind w:firstLineChars="300" w:firstLine="750"/>
        <w:rPr>
          <w:color w:val="000000"/>
          <w:spacing w:val="20"/>
        </w:rPr>
      </w:pPr>
      <w:r>
        <w:rPr>
          <w:rFonts w:hint="eastAsia"/>
          <w:color w:val="000000"/>
          <w:spacing w:val="20"/>
        </w:rPr>
        <w:t>项目负责人（部门负责人）签字：</w:t>
      </w:r>
    </w:p>
    <w:p w14:paraId="6B3CB3E8" w14:textId="77777777" w:rsidR="000F16F4" w:rsidRDefault="000F16F4">
      <w:pPr>
        <w:spacing w:line="480" w:lineRule="auto"/>
        <w:ind w:firstLineChars="300" w:firstLine="750"/>
        <w:rPr>
          <w:color w:val="000000"/>
          <w:spacing w:val="20"/>
        </w:rPr>
      </w:pPr>
      <w:r>
        <w:rPr>
          <w:rFonts w:hint="eastAsia"/>
          <w:color w:val="000000"/>
          <w:spacing w:val="20"/>
        </w:rPr>
        <w:t xml:space="preserve">　　年　月　日</w:t>
      </w:r>
    </w:p>
    <w:p w14:paraId="12CEB3CF" w14:textId="77777777" w:rsidR="000F16F4" w:rsidRDefault="000F16F4">
      <w:pPr>
        <w:spacing w:line="480" w:lineRule="auto"/>
        <w:rPr>
          <w:color w:val="000000"/>
          <w:spacing w:val="20"/>
          <w:sz w:val="28"/>
        </w:rPr>
      </w:pPr>
    </w:p>
    <w:p w14:paraId="1ED4CEAA" w14:textId="77777777" w:rsidR="000F16F4" w:rsidRDefault="000F16F4">
      <w:pPr>
        <w:spacing w:line="480" w:lineRule="auto"/>
        <w:rPr>
          <w:color w:val="000000"/>
          <w:spacing w:val="20"/>
          <w:sz w:val="28"/>
        </w:rPr>
      </w:pPr>
    </w:p>
    <w:p w14:paraId="650907A7" w14:textId="77777777" w:rsidR="000F16F4" w:rsidRDefault="000F16F4">
      <w:pPr>
        <w:spacing w:line="480" w:lineRule="auto"/>
        <w:rPr>
          <w:color w:val="000000"/>
          <w:spacing w:val="20"/>
          <w:sz w:val="28"/>
        </w:rPr>
      </w:pPr>
    </w:p>
    <w:p w14:paraId="26777ED7" w14:textId="77777777" w:rsidR="000F16F4" w:rsidRDefault="000F16F4">
      <w:pPr>
        <w:spacing w:line="480" w:lineRule="auto"/>
        <w:rPr>
          <w:color w:val="000000"/>
          <w:spacing w:val="20"/>
          <w:sz w:val="28"/>
        </w:rPr>
      </w:pPr>
    </w:p>
    <w:p w14:paraId="5149CA88" w14:textId="77777777" w:rsidR="000F16F4" w:rsidRDefault="000F16F4">
      <w:pPr>
        <w:spacing w:line="480" w:lineRule="auto"/>
        <w:rPr>
          <w:color w:val="000000"/>
          <w:spacing w:val="20"/>
          <w:sz w:val="28"/>
        </w:rPr>
      </w:pPr>
      <w:r>
        <w:rPr>
          <w:rFonts w:hint="eastAsia"/>
          <w:color w:val="000000"/>
          <w:spacing w:val="20"/>
          <w:sz w:val="28"/>
        </w:rPr>
        <w:t>附表</w:t>
      </w:r>
      <w:r>
        <w:rPr>
          <w:color w:val="000000"/>
          <w:spacing w:val="20"/>
          <w:sz w:val="28"/>
        </w:rPr>
        <w:t>2</w:t>
      </w:r>
    </w:p>
    <w:p w14:paraId="16EBA7BD" w14:textId="77777777" w:rsidR="000F16F4" w:rsidRDefault="000F16F4">
      <w:pPr>
        <w:spacing w:line="480" w:lineRule="auto"/>
        <w:jc w:val="center"/>
        <w:rPr>
          <w:b/>
          <w:bCs/>
          <w:color w:val="000000"/>
          <w:spacing w:val="20"/>
          <w:sz w:val="28"/>
        </w:rPr>
      </w:pPr>
      <w:r>
        <w:rPr>
          <w:rFonts w:hint="eastAsia"/>
          <w:b/>
          <w:bCs/>
          <w:color w:val="000000"/>
          <w:spacing w:val="20"/>
          <w:sz w:val="28"/>
        </w:rPr>
        <w:t>材料（设备）考察汇总表</w:t>
      </w:r>
    </w:p>
    <w:p w14:paraId="698EB973" w14:textId="77777777" w:rsidR="000F16F4" w:rsidRDefault="000F16F4">
      <w:pPr>
        <w:spacing w:line="480" w:lineRule="auto"/>
        <w:jc w:val="center"/>
        <w:rPr>
          <w:b/>
          <w:bCs/>
          <w:color w:val="000000"/>
          <w:spacing w:val="20"/>
          <w:sz w:val="28"/>
        </w:rPr>
      </w:pPr>
    </w:p>
    <w:tbl>
      <w:tblPr>
        <w:tblW w:w="0" w:type="auto"/>
        <w:tblInd w:w="-11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368"/>
        <w:gridCol w:w="1260"/>
        <w:gridCol w:w="1440"/>
        <w:gridCol w:w="2520"/>
        <w:gridCol w:w="900"/>
        <w:gridCol w:w="1034"/>
      </w:tblGrid>
      <w:tr w:rsidR="00000000" w14:paraId="20275086" w14:textId="77777777">
        <w:tc>
          <w:tcPr>
            <w:tcW w:w="1368" w:type="dxa"/>
            <w:tcBorders>
              <w:top w:val="single" w:sz="4" w:space="0" w:color="auto"/>
              <w:bottom w:val="single" w:sz="4" w:space="0" w:color="auto"/>
              <w:right w:val="single" w:sz="4" w:space="0" w:color="auto"/>
            </w:tcBorders>
          </w:tcPr>
          <w:p w14:paraId="236D6F09" w14:textId="77777777" w:rsidR="000F16F4" w:rsidRDefault="000F16F4">
            <w:pPr>
              <w:spacing w:line="480" w:lineRule="auto"/>
              <w:rPr>
                <w:color w:val="000000"/>
                <w:spacing w:val="20"/>
              </w:rPr>
            </w:pPr>
            <w:r>
              <w:rPr>
                <w:rFonts w:hint="eastAsia"/>
                <w:color w:val="000000"/>
                <w:spacing w:val="20"/>
              </w:rPr>
              <w:t>供应商家</w:t>
            </w:r>
          </w:p>
        </w:tc>
        <w:tc>
          <w:tcPr>
            <w:tcW w:w="1260" w:type="dxa"/>
            <w:tcBorders>
              <w:top w:val="single" w:sz="4" w:space="0" w:color="auto"/>
              <w:left w:val="single" w:sz="4" w:space="0" w:color="auto"/>
              <w:bottom w:val="single" w:sz="4" w:space="0" w:color="auto"/>
              <w:right w:val="single" w:sz="4" w:space="0" w:color="auto"/>
            </w:tcBorders>
          </w:tcPr>
          <w:p w14:paraId="38496238" w14:textId="77777777" w:rsidR="000F16F4" w:rsidRDefault="000F16F4">
            <w:pPr>
              <w:spacing w:line="480" w:lineRule="auto"/>
              <w:rPr>
                <w:color w:val="000000"/>
                <w:spacing w:val="20"/>
              </w:rPr>
            </w:pPr>
            <w:r>
              <w:rPr>
                <w:rFonts w:hint="eastAsia"/>
                <w:color w:val="000000"/>
                <w:spacing w:val="20"/>
              </w:rPr>
              <w:t>材料名称</w:t>
            </w:r>
          </w:p>
        </w:tc>
        <w:tc>
          <w:tcPr>
            <w:tcW w:w="1440" w:type="dxa"/>
            <w:tcBorders>
              <w:top w:val="single" w:sz="4" w:space="0" w:color="auto"/>
              <w:left w:val="single" w:sz="4" w:space="0" w:color="auto"/>
              <w:bottom w:val="single" w:sz="4" w:space="0" w:color="auto"/>
              <w:right w:val="single" w:sz="4" w:space="0" w:color="auto"/>
            </w:tcBorders>
          </w:tcPr>
          <w:p w14:paraId="7249CFCA" w14:textId="77777777" w:rsidR="000F16F4" w:rsidRDefault="000F16F4">
            <w:pPr>
              <w:spacing w:line="480" w:lineRule="auto"/>
              <w:rPr>
                <w:color w:val="000000"/>
                <w:spacing w:val="20"/>
              </w:rPr>
            </w:pPr>
            <w:r>
              <w:rPr>
                <w:rFonts w:hint="eastAsia"/>
                <w:color w:val="000000"/>
                <w:spacing w:val="20"/>
              </w:rPr>
              <w:t>规格、型号</w:t>
            </w:r>
          </w:p>
        </w:tc>
        <w:tc>
          <w:tcPr>
            <w:tcW w:w="2520" w:type="dxa"/>
            <w:tcBorders>
              <w:top w:val="single" w:sz="4" w:space="0" w:color="auto"/>
              <w:left w:val="single" w:sz="4" w:space="0" w:color="auto"/>
              <w:bottom w:val="single" w:sz="4" w:space="0" w:color="auto"/>
              <w:right w:val="single" w:sz="4" w:space="0" w:color="auto"/>
            </w:tcBorders>
          </w:tcPr>
          <w:p w14:paraId="14B5633C" w14:textId="77777777" w:rsidR="000F16F4" w:rsidRDefault="000F16F4">
            <w:pPr>
              <w:spacing w:line="480" w:lineRule="auto"/>
              <w:rPr>
                <w:color w:val="000000"/>
                <w:spacing w:val="20"/>
              </w:rPr>
            </w:pPr>
            <w:r>
              <w:rPr>
                <w:rFonts w:hint="eastAsia"/>
                <w:color w:val="000000"/>
                <w:spacing w:val="20"/>
              </w:rPr>
              <w:t>制造商（或供应商）</w:t>
            </w:r>
          </w:p>
        </w:tc>
        <w:tc>
          <w:tcPr>
            <w:tcW w:w="900" w:type="dxa"/>
            <w:tcBorders>
              <w:top w:val="single" w:sz="4" w:space="0" w:color="auto"/>
              <w:left w:val="single" w:sz="4" w:space="0" w:color="auto"/>
              <w:bottom w:val="single" w:sz="4" w:space="0" w:color="auto"/>
              <w:right w:val="single" w:sz="4" w:space="0" w:color="auto"/>
            </w:tcBorders>
          </w:tcPr>
          <w:p w14:paraId="0DACA92D" w14:textId="77777777" w:rsidR="000F16F4" w:rsidRDefault="000F16F4">
            <w:pPr>
              <w:spacing w:line="480" w:lineRule="auto"/>
              <w:rPr>
                <w:color w:val="000000"/>
                <w:spacing w:val="20"/>
              </w:rPr>
            </w:pPr>
            <w:r>
              <w:rPr>
                <w:rFonts w:hint="eastAsia"/>
                <w:color w:val="000000"/>
                <w:spacing w:val="20"/>
              </w:rPr>
              <w:t>单位</w:t>
            </w:r>
          </w:p>
        </w:tc>
        <w:tc>
          <w:tcPr>
            <w:tcW w:w="1034" w:type="dxa"/>
            <w:tcBorders>
              <w:top w:val="single" w:sz="4" w:space="0" w:color="auto"/>
              <w:left w:val="single" w:sz="4" w:space="0" w:color="auto"/>
              <w:bottom w:val="single" w:sz="4" w:space="0" w:color="auto"/>
            </w:tcBorders>
          </w:tcPr>
          <w:p w14:paraId="33E2D58D" w14:textId="77777777" w:rsidR="000F16F4" w:rsidRDefault="000F16F4">
            <w:pPr>
              <w:spacing w:line="480" w:lineRule="auto"/>
              <w:rPr>
                <w:color w:val="000000"/>
                <w:spacing w:val="20"/>
              </w:rPr>
            </w:pPr>
            <w:r>
              <w:rPr>
                <w:rFonts w:hint="eastAsia"/>
                <w:color w:val="000000"/>
                <w:spacing w:val="20"/>
              </w:rPr>
              <w:t>单价</w:t>
            </w:r>
          </w:p>
        </w:tc>
      </w:tr>
      <w:tr w:rsidR="00000000" w14:paraId="1325A490" w14:textId="77777777">
        <w:tc>
          <w:tcPr>
            <w:tcW w:w="1368" w:type="dxa"/>
            <w:tcBorders>
              <w:top w:val="single" w:sz="4" w:space="0" w:color="auto"/>
              <w:bottom w:val="single" w:sz="4" w:space="0" w:color="auto"/>
              <w:right w:val="single" w:sz="4" w:space="0" w:color="auto"/>
            </w:tcBorders>
          </w:tcPr>
          <w:p w14:paraId="1F48F767" w14:textId="77777777" w:rsidR="000F16F4" w:rsidRDefault="000F16F4">
            <w:pPr>
              <w:spacing w:line="480" w:lineRule="auto"/>
              <w:rPr>
                <w:color w:val="000000"/>
                <w:spacing w:val="20"/>
              </w:rPr>
            </w:pPr>
          </w:p>
        </w:tc>
        <w:tc>
          <w:tcPr>
            <w:tcW w:w="1260" w:type="dxa"/>
            <w:tcBorders>
              <w:top w:val="single" w:sz="4" w:space="0" w:color="auto"/>
              <w:left w:val="single" w:sz="4" w:space="0" w:color="auto"/>
              <w:bottom w:val="single" w:sz="4" w:space="0" w:color="auto"/>
              <w:right w:val="single" w:sz="4" w:space="0" w:color="auto"/>
            </w:tcBorders>
          </w:tcPr>
          <w:p w14:paraId="4D47F246" w14:textId="77777777" w:rsidR="000F16F4" w:rsidRDefault="000F16F4">
            <w:pPr>
              <w:spacing w:line="480" w:lineRule="auto"/>
              <w:rPr>
                <w:color w:val="000000"/>
                <w:spacing w:val="20"/>
              </w:rPr>
            </w:pPr>
          </w:p>
        </w:tc>
        <w:tc>
          <w:tcPr>
            <w:tcW w:w="1440" w:type="dxa"/>
            <w:tcBorders>
              <w:top w:val="single" w:sz="4" w:space="0" w:color="auto"/>
              <w:left w:val="single" w:sz="4" w:space="0" w:color="auto"/>
              <w:bottom w:val="single" w:sz="4" w:space="0" w:color="auto"/>
              <w:right w:val="single" w:sz="4" w:space="0" w:color="auto"/>
            </w:tcBorders>
          </w:tcPr>
          <w:p w14:paraId="5C2648AF" w14:textId="77777777" w:rsidR="000F16F4" w:rsidRDefault="000F16F4">
            <w:pPr>
              <w:spacing w:line="480" w:lineRule="auto"/>
              <w:rPr>
                <w:color w:val="000000"/>
                <w:spacing w:val="20"/>
              </w:rPr>
            </w:pPr>
          </w:p>
        </w:tc>
        <w:tc>
          <w:tcPr>
            <w:tcW w:w="2520" w:type="dxa"/>
            <w:tcBorders>
              <w:top w:val="single" w:sz="4" w:space="0" w:color="auto"/>
              <w:left w:val="single" w:sz="4" w:space="0" w:color="auto"/>
              <w:bottom w:val="single" w:sz="4" w:space="0" w:color="auto"/>
              <w:right w:val="single" w:sz="4" w:space="0" w:color="auto"/>
            </w:tcBorders>
          </w:tcPr>
          <w:p w14:paraId="43BF58EF" w14:textId="77777777" w:rsidR="000F16F4" w:rsidRDefault="000F16F4">
            <w:pPr>
              <w:spacing w:line="480" w:lineRule="auto"/>
              <w:rPr>
                <w:color w:val="000000"/>
                <w:spacing w:val="20"/>
              </w:rPr>
            </w:pPr>
          </w:p>
        </w:tc>
        <w:tc>
          <w:tcPr>
            <w:tcW w:w="900" w:type="dxa"/>
            <w:tcBorders>
              <w:top w:val="single" w:sz="4" w:space="0" w:color="auto"/>
              <w:left w:val="single" w:sz="4" w:space="0" w:color="auto"/>
              <w:bottom w:val="single" w:sz="4" w:space="0" w:color="auto"/>
              <w:right w:val="single" w:sz="4" w:space="0" w:color="auto"/>
            </w:tcBorders>
          </w:tcPr>
          <w:p w14:paraId="1EC3B03A" w14:textId="77777777" w:rsidR="000F16F4" w:rsidRDefault="000F16F4">
            <w:pPr>
              <w:spacing w:line="480" w:lineRule="auto"/>
              <w:rPr>
                <w:color w:val="000000"/>
                <w:spacing w:val="20"/>
              </w:rPr>
            </w:pPr>
          </w:p>
        </w:tc>
        <w:tc>
          <w:tcPr>
            <w:tcW w:w="1034" w:type="dxa"/>
            <w:tcBorders>
              <w:top w:val="single" w:sz="4" w:space="0" w:color="auto"/>
              <w:left w:val="single" w:sz="4" w:space="0" w:color="auto"/>
              <w:bottom w:val="single" w:sz="4" w:space="0" w:color="auto"/>
            </w:tcBorders>
          </w:tcPr>
          <w:p w14:paraId="544C6E05" w14:textId="77777777" w:rsidR="000F16F4" w:rsidRDefault="000F16F4">
            <w:pPr>
              <w:spacing w:line="480" w:lineRule="auto"/>
              <w:rPr>
                <w:color w:val="000000"/>
                <w:spacing w:val="20"/>
              </w:rPr>
            </w:pPr>
          </w:p>
        </w:tc>
      </w:tr>
      <w:tr w:rsidR="00000000" w14:paraId="69FC1783" w14:textId="77777777">
        <w:tc>
          <w:tcPr>
            <w:tcW w:w="1368" w:type="dxa"/>
            <w:tcBorders>
              <w:top w:val="single" w:sz="4" w:space="0" w:color="auto"/>
              <w:bottom w:val="single" w:sz="4" w:space="0" w:color="auto"/>
              <w:right w:val="single" w:sz="4" w:space="0" w:color="auto"/>
            </w:tcBorders>
          </w:tcPr>
          <w:p w14:paraId="2626EDA0" w14:textId="77777777" w:rsidR="000F16F4" w:rsidRDefault="000F16F4">
            <w:pPr>
              <w:spacing w:line="480" w:lineRule="auto"/>
              <w:rPr>
                <w:color w:val="000000"/>
                <w:spacing w:val="20"/>
              </w:rPr>
            </w:pPr>
          </w:p>
        </w:tc>
        <w:tc>
          <w:tcPr>
            <w:tcW w:w="1260" w:type="dxa"/>
            <w:tcBorders>
              <w:top w:val="single" w:sz="4" w:space="0" w:color="auto"/>
              <w:left w:val="single" w:sz="4" w:space="0" w:color="auto"/>
              <w:bottom w:val="single" w:sz="4" w:space="0" w:color="auto"/>
              <w:right w:val="single" w:sz="4" w:space="0" w:color="auto"/>
            </w:tcBorders>
          </w:tcPr>
          <w:p w14:paraId="3E76C747" w14:textId="77777777" w:rsidR="000F16F4" w:rsidRDefault="000F16F4">
            <w:pPr>
              <w:spacing w:line="480" w:lineRule="auto"/>
              <w:rPr>
                <w:color w:val="000000"/>
                <w:spacing w:val="20"/>
              </w:rPr>
            </w:pPr>
          </w:p>
        </w:tc>
        <w:tc>
          <w:tcPr>
            <w:tcW w:w="1440" w:type="dxa"/>
            <w:tcBorders>
              <w:top w:val="single" w:sz="4" w:space="0" w:color="auto"/>
              <w:left w:val="single" w:sz="4" w:space="0" w:color="auto"/>
              <w:bottom w:val="single" w:sz="4" w:space="0" w:color="auto"/>
              <w:right w:val="single" w:sz="4" w:space="0" w:color="auto"/>
            </w:tcBorders>
          </w:tcPr>
          <w:p w14:paraId="6DC7B273" w14:textId="77777777" w:rsidR="000F16F4" w:rsidRDefault="000F16F4">
            <w:pPr>
              <w:spacing w:line="480" w:lineRule="auto"/>
              <w:rPr>
                <w:color w:val="000000"/>
                <w:spacing w:val="20"/>
              </w:rPr>
            </w:pPr>
          </w:p>
        </w:tc>
        <w:tc>
          <w:tcPr>
            <w:tcW w:w="2520" w:type="dxa"/>
            <w:tcBorders>
              <w:top w:val="single" w:sz="4" w:space="0" w:color="auto"/>
              <w:left w:val="single" w:sz="4" w:space="0" w:color="auto"/>
              <w:bottom w:val="single" w:sz="4" w:space="0" w:color="auto"/>
              <w:right w:val="single" w:sz="4" w:space="0" w:color="auto"/>
            </w:tcBorders>
          </w:tcPr>
          <w:p w14:paraId="2115E6CE" w14:textId="77777777" w:rsidR="000F16F4" w:rsidRDefault="000F16F4">
            <w:pPr>
              <w:spacing w:line="480" w:lineRule="auto"/>
              <w:rPr>
                <w:color w:val="000000"/>
                <w:spacing w:val="20"/>
              </w:rPr>
            </w:pPr>
          </w:p>
        </w:tc>
        <w:tc>
          <w:tcPr>
            <w:tcW w:w="900" w:type="dxa"/>
            <w:tcBorders>
              <w:top w:val="single" w:sz="4" w:space="0" w:color="auto"/>
              <w:left w:val="single" w:sz="4" w:space="0" w:color="auto"/>
              <w:bottom w:val="single" w:sz="4" w:space="0" w:color="auto"/>
              <w:right w:val="single" w:sz="4" w:space="0" w:color="auto"/>
            </w:tcBorders>
          </w:tcPr>
          <w:p w14:paraId="60443E95" w14:textId="77777777" w:rsidR="000F16F4" w:rsidRDefault="000F16F4">
            <w:pPr>
              <w:spacing w:line="480" w:lineRule="auto"/>
              <w:rPr>
                <w:color w:val="000000"/>
                <w:spacing w:val="20"/>
              </w:rPr>
            </w:pPr>
          </w:p>
        </w:tc>
        <w:tc>
          <w:tcPr>
            <w:tcW w:w="1034" w:type="dxa"/>
            <w:tcBorders>
              <w:top w:val="single" w:sz="4" w:space="0" w:color="auto"/>
              <w:left w:val="single" w:sz="4" w:space="0" w:color="auto"/>
              <w:bottom w:val="single" w:sz="4" w:space="0" w:color="auto"/>
            </w:tcBorders>
          </w:tcPr>
          <w:p w14:paraId="3521BA7D" w14:textId="77777777" w:rsidR="000F16F4" w:rsidRDefault="000F16F4">
            <w:pPr>
              <w:spacing w:line="480" w:lineRule="auto"/>
              <w:rPr>
                <w:color w:val="000000"/>
                <w:spacing w:val="20"/>
              </w:rPr>
            </w:pPr>
          </w:p>
        </w:tc>
      </w:tr>
      <w:tr w:rsidR="00000000" w14:paraId="28E04BCE" w14:textId="77777777">
        <w:tc>
          <w:tcPr>
            <w:tcW w:w="1368" w:type="dxa"/>
            <w:tcBorders>
              <w:top w:val="single" w:sz="4" w:space="0" w:color="auto"/>
              <w:bottom w:val="single" w:sz="4" w:space="0" w:color="auto"/>
              <w:right w:val="single" w:sz="4" w:space="0" w:color="auto"/>
            </w:tcBorders>
          </w:tcPr>
          <w:p w14:paraId="071EEF16" w14:textId="77777777" w:rsidR="000F16F4" w:rsidRDefault="000F16F4">
            <w:pPr>
              <w:spacing w:line="480" w:lineRule="auto"/>
              <w:rPr>
                <w:color w:val="000000"/>
                <w:spacing w:val="20"/>
              </w:rPr>
            </w:pPr>
          </w:p>
        </w:tc>
        <w:tc>
          <w:tcPr>
            <w:tcW w:w="1260" w:type="dxa"/>
            <w:tcBorders>
              <w:top w:val="single" w:sz="4" w:space="0" w:color="auto"/>
              <w:left w:val="single" w:sz="4" w:space="0" w:color="auto"/>
              <w:bottom w:val="single" w:sz="4" w:space="0" w:color="auto"/>
              <w:right w:val="single" w:sz="4" w:space="0" w:color="auto"/>
            </w:tcBorders>
          </w:tcPr>
          <w:p w14:paraId="48C6C116" w14:textId="77777777" w:rsidR="000F16F4" w:rsidRDefault="000F16F4">
            <w:pPr>
              <w:spacing w:line="480" w:lineRule="auto"/>
              <w:rPr>
                <w:color w:val="000000"/>
                <w:spacing w:val="20"/>
              </w:rPr>
            </w:pPr>
          </w:p>
        </w:tc>
        <w:tc>
          <w:tcPr>
            <w:tcW w:w="1440" w:type="dxa"/>
            <w:tcBorders>
              <w:top w:val="single" w:sz="4" w:space="0" w:color="auto"/>
              <w:left w:val="single" w:sz="4" w:space="0" w:color="auto"/>
              <w:bottom w:val="single" w:sz="4" w:space="0" w:color="auto"/>
              <w:right w:val="single" w:sz="4" w:space="0" w:color="auto"/>
            </w:tcBorders>
          </w:tcPr>
          <w:p w14:paraId="0BEA3546" w14:textId="77777777" w:rsidR="000F16F4" w:rsidRDefault="000F16F4">
            <w:pPr>
              <w:spacing w:line="480" w:lineRule="auto"/>
              <w:rPr>
                <w:color w:val="000000"/>
                <w:spacing w:val="20"/>
              </w:rPr>
            </w:pPr>
          </w:p>
        </w:tc>
        <w:tc>
          <w:tcPr>
            <w:tcW w:w="2520" w:type="dxa"/>
            <w:tcBorders>
              <w:top w:val="single" w:sz="4" w:space="0" w:color="auto"/>
              <w:left w:val="single" w:sz="4" w:space="0" w:color="auto"/>
              <w:bottom w:val="single" w:sz="4" w:space="0" w:color="auto"/>
              <w:right w:val="single" w:sz="4" w:space="0" w:color="auto"/>
            </w:tcBorders>
          </w:tcPr>
          <w:p w14:paraId="330A6E76" w14:textId="77777777" w:rsidR="000F16F4" w:rsidRDefault="000F16F4">
            <w:pPr>
              <w:spacing w:line="480" w:lineRule="auto"/>
              <w:rPr>
                <w:color w:val="000000"/>
                <w:spacing w:val="20"/>
              </w:rPr>
            </w:pPr>
          </w:p>
        </w:tc>
        <w:tc>
          <w:tcPr>
            <w:tcW w:w="900" w:type="dxa"/>
            <w:tcBorders>
              <w:top w:val="single" w:sz="4" w:space="0" w:color="auto"/>
              <w:left w:val="single" w:sz="4" w:space="0" w:color="auto"/>
              <w:bottom w:val="single" w:sz="4" w:space="0" w:color="auto"/>
              <w:right w:val="single" w:sz="4" w:space="0" w:color="auto"/>
            </w:tcBorders>
          </w:tcPr>
          <w:p w14:paraId="323C68E7" w14:textId="77777777" w:rsidR="000F16F4" w:rsidRDefault="000F16F4">
            <w:pPr>
              <w:spacing w:line="480" w:lineRule="auto"/>
              <w:rPr>
                <w:color w:val="000000"/>
                <w:spacing w:val="20"/>
              </w:rPr>
            </w:pPr>
          </w:p>
        </w:tc>
        <w:tc>
          <w:tcPr>
            <w:tcW w:w="1034" w:type="dxa"/>
            <w:tcBorders>
              <w:top w:val="single" w:sz="4" w:space="0" w:color="auto"/>
              <w:left w:val="single" w:sz="4" w:space="0" w:color="auto"/>
              <w:bottom w:val="single" w:sz="4" w:space="0" w:color="auto"/>
            </w:tcBorders>
          </w:tcPr>
          <w:p w14:paraId="52913D0F" w14:textId="77777777" w:rsidR="000F16F4" w:rsidRDefault="000F16F4">
            <w:pPr>
              <w:spacing w:line="480" w:lineRule="auto"/>
              <w:rPr>
                <w:color w:val="000000"/>
                <w:spacing w:val="20"/>
              </w:rPr>
            </w:pPr>
          </w:p>
        </w:tc>
      </w:tr>
      <w:tr w:rsidR="00000000" w14:paraId="24913CB6" w14:textId="77777777">
        <w:tc>
          <w:tcPr>
            <w:tcW w:w="1368" w:type="dxa"/>
            <w:tcBorders>
              <w:top w:val="single" w:sz="4" w:space="0" w:color="auto"/>
              <w:bottom w:val="single" w:sz="4" w:space="0" w:color="auto"/>
              <w:right w:val="single" w:sz="4" w:space="0" w:color="auto"/>
            </w:tcBorders>
          </w:tcPr>
          <w:p w14:paraId="3FC8F221" w14:textId="77777777" w:rsidR="000F16F4" w:rsidRDefault="000F16F4">
            <w:pPr>
              <w:spacing w:line="480" w:lineRule="auto"/>
              <w:rPr>
                <w:color w:val="000000"/>
                <w:spacing w:val="20"/>
              </w:rPr>
            </w:pPr>
          </w:p>
        </w:tc>
        <w:tc>
          <w:tcPr>
            <w:tcW w:w="1260" w:type="dxa"/>
            <w:tcBorders>
              <w:top w:val="single" w:sz="4" w:space="0" w:color="auto"/>
              <w:left w:val="single" w:sz="4" w:space="0" w:color="auto"/>
              <w:bottom w:val="single" w:sz="4" w:space="0" w:color="auto"/>
              <w:right w:val="single" w:sz="4" w:space="0" w:color="auto"/>
            </w:tcBorders>
          </w:tcPr>
          <w:p w14:paraId="1AFDC318" w14:textId="77777777" w:rsidR="000F16F4" w:rsidRDefault="000F16F4">
            <w:pPr>
              <w:spacing w:line="480" w:lineRule="auto"/>
              <w:rPr>
                <w:color w:val="000000"/>
                <w:spacing w:val="20"/>
              </w:rPr>
            </w:pPr>
          </w:p>
        </w:tc>
        <w:tc>
          <w:tcPr>
            <w:tcW w:w="1440" w:type="dxa"/>
            <w:tcBorders>
              <w:top w:val="single" w:sz="4" w:space="0" w:color="auto"/>
              <w:left w:val="single" w:sz="4" w:space="0" w:color="auto"/>
              <w:bottom w:val="single" w:sz="4" w:space="0" w:color="auto"/>
              <w:right w:val="single" w:sz="4" w:space="0" w:color="auto"/>
            </w:tcBorders>
          </w:tcPr>
          <w:p w14:paraId="143220CD" w14:textId="77777777" w:rsidR="000F16F4" w:rsidRDefault="000F16F4">
            <w:pPr>
              <w:spacing w:line="480" w:lineRule="auto"/>
              <w:rPr>
                <w:color w:val="000000"/>
                <w:spacing w:val="20"/>
              </w:rPr>
            </w:pPr>
          </w:p>
        </w:tc>
        <w:tc>
          <w:tcPr>
            <w:tcW w:w="2520" w:type="dxa"/>
            <w:tcBorders>
              <w:top w:val="single" w:sz="4" w:space="0" w:color="auto"/>
              <w:left w:val="single" w:sz="4" w:space="0" w:color="auto"/>
              <w:bottom w:val="single" w:sz="4" w:space="0" w:color="auto"/>
              <w:right w:val="single" w:sz="4" w:space="0" w:color="auto"/>
            </w:tcBorders>
          </w:tcPr>
          <w:p w14:paraId="62210AF9" w14:textId="77777777" w:rsidR="000F16F4" w:rsidRDefault="000F16F4">
            <w:pPr>
              <w:spacing w:line="480" w:lineRule="auto"/>
              <w:rPr>
                <w:color w:val="000000"/>
                <w:spacing w:val="20"/>
              </w:rPr>
            </w:pPr>
          </w:p>
        </w:tc>
        <w:tc>
          <w:tcPr>
            <w:tcW w:w="900" w:type="dxa"/>
            <w:tcBorders>
              <w:top w:val="single" w:sz="4" w:space="0" w:color="auto"/>
              <w:left w:val="single" w:sz="4" w:space="0" w:color="auto"/>
              <w:bottom w:val="single" w:sz="4" w:space="0" w:color="auto"/>
              <w:right w:val="single" w:sz="4" w:space="0" w:color="auto"/>
            </w:tcBorders>
          </w:tcPr>
          <w:p w14:paraId="28AEDCA2" w14:textId="77777777" w:rsidR="000F16F4" w:rsidRDefault="000F16F4">
            <w:pPr>
              <w:spacing w:line="480" w:lineRule="auto"/>
              <w:rPr>
                <w:color w:val="000000"/>
                <w:spacing w:val="20"/>
              </w:rPr>
            </w:pPr>
          </w:p>
        </w:tc>
        <w:tc>
          <w:tcPr>
            <w:tcW w:w="1034" w:type="dxa"/>
            <w:tcBorders>
              <w:top w:val="single" w:sz="4" w:space="0" w:color="auto"/>
              <w:left w:val="single" w:sz="4" w:space="0" w:color="auto"/>
              <w:bottom w:val="single" w:sz="4" w:space="0" w:color="auto"/>
            </w:tcBorders>
          </w:tcPr>
          <w:p w14:paraId="5752F516" w14:textId="77777777" w:rsidR="000F16F4" w:rsidRDefault="000F16F4">
            <w:pPr>
              <w:spacing w:line="480" w:lineRule="auto"/>
              <w:rPr>
                <w:color w:val="000000"/>
                <w:spacing w:val="20"/>
              </w:rPr>
            </w:pPr>
          </w:p>
        </w:tc>
      </w:tr>
      <w:tr w:rsidR="00000000" w14:paraId="50D62CCB" w14:textId="77777777">
        <w:tc>
          <w:tcPr>
            <w:tcW w:w="1368" w:type="dxa"/>
            <w:tcBorders>
              <w:top w:val="single" w:sz="4" w:space="0" w:color="auto"/>
              <w:bottom w:val="single" w:sz="4" w:space="0" w:color="auto"/>
              <w:right w:val="single" w:sz="4" w:space="0" w:color="auto"/>
            </w:tcBorders>
          </w:tcPr>
          <w:p w14:paraId="72D2E549" w14:textId="77777777" w:rsidR="000F16F4" w:rsidRDefault="000F16F4">
            <w:pPr>
              <w:spacing w:line="480" w:lineRule="auto"/>
              <w:rPr>
                <w:color w:val="000000"/>
                <w:spacing w:val="20"/>
              </w:rPr>
            </w:pPr>
          </w:p>
        </w:tc>
        <w:tc>
          <w:tcPr>
            <w:tcW w:w="1260" w:type="dxa"/>
            <w:tcBorders>
              <w:top w:val="single" w:sz="4" w:space="0" w:color="auto"/>
              <w:left w:val="single" w:sz="4" w:space="0" w:color="auto"/>
              <w:bottom w:val="single" w:sz="4" w:space="0" w:color="auto"/>
              <w:right w:val="single" w:sz="4" w:space="0" w:color="auto"/>
            </w:tcBorders>
          </w:tcPr>
          <w:p w14:paraId="1FB31330" w14:textId="77777777" w:rsidR="000F16F4" w:rsidRDefault="000F16F4">
            <w:pPr>
              <w:spacing w:line="480" w:lineRule="auto"/>
              <w:rPr>
                <w:color w:val="000000"/>
                <w:spacing w:val="20"/>
              </w:rPr>
            </w:pPr>
          </w:p>
        </w:tc>
        <w:tc>
          <w:tcPr>
            <w:tcW w:w="1440" w:type="dxa"/>
            <w:tcBorders>
              <w:top w:val="single" w:sz="4" w:space="0" w:color="auto"/>
              <w:left w:val="single" w:sz="4" w:space="0" w:color="auto"/>
              <w:bottom w:val="single" w:sz="4" w:space="0" w:color="auto"/>
              <w:right w:val="single" w:sz="4" w:space="0" w:color="auto"/>
            </w:tcBorders>
          </w:tcPr>
          <w:p w14:paraId="33F3E10B" w14:textId="77777777" w:rsidR="000F16F4" w:rsidRDefault="000F16F4">
            <w:pPr>
              <w:spacing w:line="480" w:lineRule="auto"/>
              <w:rPr>
                <w:color w:val="000000"/>
                <w:spacing w:val="20"/>
              </w:rPr>
            </w:pPr>
          </w:p>
        </w:tc>
        <w:tc>
          <w:tcPr>
            <w:tcW w:w="2520" w:type="dxa"/>
            <w:tcBorders>
              <w:top w:val="single" w:sz="4" w:space="0" w:color="auto"/>
              <w:left w:val="single" w:sz="4" w:space="0" w:color="auto"/>
              <w:bottom w:val="single" w:sz="4" w:space="0" w:color="auto"/>
              <w:right w:val="single" w:sz="4" w:space="0" w:color="auto"/>
            </w:tcBorders>
          </w:tcPr>
          <w:p w14:paraId="2E0D3D36" w14:textId="77777777" w:rsidR="000F16F4" w:rsidRDefault="000F16F4">
            <w:pPr>
              <w:spacing w:line="480" w:lineRule="auto"/>
              <w:rPr>
                <w:color w:val="000000"/>
                <w:spacing w:val="20"/>
              </w:rPr>
            </w:pPr>
          </w:p>
        </w:tc>
        <w:tc>
          <w:tcPr>
            <w:tcW w:w="900" w:type="dxa"/>
            <w:tcBorders>
              <w:top w:val="single" w:sz="4" w:space="0" w:color="auto"/>
              <w:left w:val="single" w:sz="4" w:space="0" w:color="auto"/>
              <w:bottom w:val="single" w:sz="4" w:space="0" w:color="auto"/>
              <w:right w:val="single" w:sz="4" w:space="0" w:color="auto"/>
            </w:tcBorders>
          </w:tcPr>
          <w:p w14:paraId="4CF20EC4" w14:textId="77777777" w:rsidR="000F16F4" w:rsidRDefault="000F16F4">
            <w:pPr>
              <w:spacing w:line="480" w:lineRule="auto"/>
              <w:rPr>
                <w:color w:val="000000"/>
                <w:spacing w:val="20"/>
              </w:rPr>
            </w:pPr>
          </w:p>
        </w:tc>
        <w:tc>
          <w:tcPr>
            <w:tcW w:w="1034" w:type="dxa"/>
            <w:tcBorders>
              <w:top w:val="single" w:sz="4" w:space="0" w:color="auto"/>
              <w:left w:val="single" w:sz="4" w:space="0" w:color="auto"/>
              <w:bottom w:val="single" w:sz="4" w:space="0" w:color="auto"/>
            </w:tcBorders>
          </w:tcPr>
          <w:p w14:paraId="7D2D6059" w14:textId="77777777" w:rsidR="000F16F4" w:rsidRDefault="000F16F4">
            <w:pPr>
              <w:spacing w:line="480" w:lineRule="auto"/>
              <w:rPr>
                <w:color w:val="000000"/>
                <w:spacing w:val="20"/>
              </w:rPr>
            </w:pPr>
          </w:p>
        </w:tc>
      </w:tr>
      <w:tr w:rsidR="00000000" w14:paraId="28F5DDCC" w14:textId="77777777">
        <w:tc>
          <w:tcPr>
            <w:tcW w:w="1368" w:type="dxa"/>
            <w:tcBorders>
              <w:top w:val="single" w:sz="4" w:space="0" w:color="auto"/>
              <w:bottom w:val="single" w:sz="4" w:space="0" w:color="auto"/>
              <w:right w:val="single" w:sz="4" w:space="0" w:color="auto"/>
            </w:tcBorders>
          </w:tcPr>
          <w:p w14:paraId="43814854" w14:textId="77777777" w:rsidR="000F16F4" w:rsidRDefault="000F16F4">
            <w:pPr>
              <w:spacing w:line="480" w:lineRule="auto"/>
              <w:rPr>
                <w:color w:val="000000"/>
                <w:spacing w:val="20"/>
              </w:rPr>
            </w:pPr>
          </w:p>
        </w:tc>
        <w:tc>
          <w:tcPr>
            <w:tcW w:w="1260" w:type="dxa"/>
            <w:tcBorders>
              <w:top w:val="single" w:sz="4" w:space="0" w:color="auto"/>
              <w:left w:val="single" w:sz="4" w:space="0" w:color="auto"/>
              <w:bottom w:val="single" w:sz="4" w:space="0" w:color="auto"/>
              <w:right w:val="single" w:sz="4" w:space="0" w:color="auto"/>
            </w:tcBorders>
          </w:tcPr>
          <w:p w14:paraId="51C09D86" w14:textId="77777777" w:rsidR="000F16F4" w:rsidRDefault="000F16F4">
            <w:pPr>
              <w:spacing w:line="480" w:lineRule="auto"/>
              <w:rPr>
                <w:color w:val="000000"/>
                <w:spacing w:val="20"/>
              </w:rPr>
            </w:pPr>
          </w:p>
        </w:tc>
        <w:tc>
          <w:tcPr>
            <w:tcW w:w="1440" w:type="dxa"/>
            <w:tcBorders>
              <w:top w:val="single" w:sz="4" w:space="0" w:color="auto"/>
              <w:left w:val="single" w:sz="4" w:space="0" w:color="auto"/>
              <w:bottom w:val="single" w:sz="4" w:space="0" w:color="auto"/>
              <w:right w:val="single" w:sz="4" w:space="0" w:color="auto"/>
            </w:tcBorders>
          </w:tcPr>
          <w:p w14:paraId="656803CE" w14:textId="77777777" w:rsidR="000F16F4" w:rsidRDefault="000F16F4">
            <w:pPr>
              <w:spacing w:line="480" w:lineRule="auto"/>
              <w:rPr>
                <w:color w:val="000000"/>
                <w:spacing w:val="20"/>
              </w:rPr>
            </w:pPr>
          </w:p>
        </w:tc>
        <w:tc>
          <w:tcPr>
            <w:tcW w:w="2520" w:type="dxa"/>
            <w:tcBorders>
              <w:top w:val="single" w:sz="4" w:space="0" w:color="auto"/>
              <w:left w:val="single" w:sz="4" w:space="0" w:color="auto"/>
              <w:bottom w:val="single" w:sz="4" w:space="0" w:color="auto"/>
              <w:right w:val="single" w:sz="4" w:space="0" w:color="auto"/>
            </w:tcBorders>
          </w:tcPr>
          <w:p w14:paraId="6266E5C7" w14:textId="77777777" w:rsidR="000F16F4" w:rsidRDefault="000F16F4">
            <w:pPr>
              <w:spacing w:line="480" w:lineRule="auto"/>
              <w:rPr>
                <w:color w:val="000000"/>
                <w:spacing w:val="20"/>
              </w:rPr>
            </w:pPr>
          </w:p>
        </w:tc>
        <w:tc>
          <w:tcPr>
            <w:tcW w:w="900" w:type="dxa"/>
            <w:tcBorders>
              <w:top w:val="single" w:sz="4" w:space="0" w:color="auto"/>
              <w:left w:val="single" w:sz="4" w:space="0" w:color="auto"/>
              <w:bottom w:val="single" w:sz="4" w:space="0" w:color="auto"/>
              <w:right w:val="single" w:sz="4" w:space="0" w:color="auto"/>
            </w:tcBorders>
          </w:tcPr>
          <w:p w14:paraId="2089EB5F" w14:textId="77777777" w:rsidR="000F16F4" w:rsidRDefault="000F16F4">
            <w:pPr>
              <w:spacing w:line="480" w:lineRule="auto"/>
              <w:rPr>
                <w:color w:val="000000"/>
                <w:spacing w:val="20"/>
              </w:rPr>
            </w:pPr>
          </w:p>
        </w:tc>
        <w:tc>
          <w:tcPr>
            <w:tcW w:w="1034" w:type="dxa"/>
            <w:tcBorders>
              <w:top w:val="single" w:sz="4" w:space="0" w:color="auto"/>
              <w:left w:val="single" w:sz="4" w:space="0" w:color="auto"/>
              <w:bottom w:val="single" w:sz="4" w:space="0" w:color="auto"/>
            </w:tcBorders>
          </w:tcPr>
          <w:p w14:paraId="66175A73" w14:textId="77777777" w:rsidR="000F16F4" w:rsidRDefault="000F16F4">
            <w:pPr>
              <w:spacing w:line="480" w:lineRule="auto"/>
              <w:rPr>
                <w:color w:val="000000"/>
                <w:spacing w:val="20"/>
              </w:rPr>
            </w:pPr>
          </w:p>
        </w:tc>
      </w:tr>
      <w:tr w:rsidR="00000000" w14:paraId="7FC0682C" w14:textId="77777777">
        <w:tc>
          <w:tcPr>
            <w:tcW w:w="1368" w:type="dxa"/>
            <w:tcBorders>
              <w:top w:val="single" w:sz="4" w:space="0" w:color="auto"/>
              <w:bottom w:val="single" w:sz="4" w:space="0" w:color="auto"/>
              <w:right w:val="single" w:sz="4" w:space="0" w:color="auto"/>
            </w:tcBorders>
          </w:tcPr>
          <w:p w14:paraId="7B4AA3C9" w14:textId="77777777" w:rsidR="000F16F4" w:rsidRDefault="000F16F4">
            <w:pPr>
              <w:spacing w:line="480" w:lineRule="auto"/>
              <w:rPr>
                <w:color w:val="000000"/>
                <w:spacing w:val="20"/>
              </w:rPr>
            </w:pPr>
          </w:p>
        </w:tc>
        <w:tc>
          <w:tcPr>
            <w:tcW w:w="1260" w:type="dxa"/>
            <w:tcBorders>
              <w:top w:val="single" w:sz="4" w:space="0" w:color="auto"/>
              <w:left w:val="single" w:sz="4" w:space="0" w:color="auto"/>
              <w:bottom w:val="single" w:sz="4" w:space="0" w:color="auto"/>
              <w:right w:val="single" w:sz="4" w:space="0" w:color="auto"/>
            </w:tcBorders>
          </w:tcPr>
          <w:p w14:paraId="797A5D90" w14:textId="77777777" w:rsidR="000F16F4" w:rsidRDefault="000F16F4">
            <w:pPr>
              <w:spacing w:line="480" w:lineRule="auto"/>
              <w:rPr>
                <w:color w:val="000000"/>
                <w:spacing w:val="20"/>
              </w:rPr>
            </w:pPr>
          </w:p>
        </w:tc>
        <w:tc>
          <w:tcPr>
            <w:tcW w:w="1440" w:type="dxa"/>
            <w:tcBorders>
              <w:top w:val="single" w:sz="4" w:space="0" w:color="auto"/>
              <w:left w:val="single" w:sz="4" w:space="0" w:color="auto"/>
              <w:bottom w:val="single" w:sz="4" w:space="0" w:color="auto"/>
              <w:right w:val="single" w:sz="4" w:space="0" w:color="auto"/>
            </w:tcBorders>
          </w:tcPr>
          <w:p w14:paraId="66644DC7" w14:textId="77777777" w:rsidR="000F16F4" w:rsidRDefault="000F16F4">
            <w:pPr>
              <w:spacing w:line="480" w:lineRule="auto"/>
              <w:rPr>
                <w:color w:val="000000"/>
                <w:spacing w:val="20"/>
              </w:rPr>
            </w:pPr>
          </w:p>
        </w:tc>
        <w:tc>
          <w:tcPr>
            <w:tcW w:w="2520" w:type="dxa"/>
            <w:tcBorders>
              <w:top w:val="single" w:sz="4" w:space="0" w:color="auto"/>
              <w:left w:val="single" w:sz="4" w:space="0" w:color="auto"/>
              <w:bottom w:val="single" w:sz="4" w:space="0" w:color="auto"/>
              <w:right w:val="single" w:sz="4" w:space="0" w:color="auto"/>
            </w:tcBorders>
          </w:tcPr>
          <w:p w14:paraId="3108BDDC" w14:textId="77777777" w:rsidR="000F16F4" w:rsidRDefault="000F16F4">
            <w:pPr>
              <w:spacing w:line="480" w:lineRule="auto"/>
              <w:rPr>
                <w:color w:val="000000"/>
                <w:spacing w:val="20"/>
              </w:rPr>
            </w:pPr>
          </w:p>
        </w:tc>
        <w:tc>
          <w:tcPr>
            <w:tcW w:w="900" w:type="dxa"/>
            <w:tcBorders>
              <w:top w:val="single" w:sz="4" w:space="0" w:color="auto"/>
              <w:left w:val="single" w:sz="4" w:space="0" w:color="auto"/>
              <w:bottom w:val="single" w:sz="4" w:space="0" w:color="auto"/>
              <w:right w:val="single" w:sz="4" w:space="0" w:color="auto"/>
            </w:tcBorders>
          </w:tcPr>
          <w:p w14:paraId="37687059" w14:textId="77777777" w:rsidR="000F16F4" w:rsidRDefault="000F16F4">
            <w:pPr>
              <w:spacing w:line="480" w:lineRule="auto"/>
              <w:rPr>
                <w:color w:val="000000"/>
                <w:spacing w:val="20"/>
              </w:rPr>
            </w:pPr>
          </w:p>
        </w:tc>
        <w:tc>
          <w:tcPr>
            <w:tcW w:w="1034" w:type="dxa"/>
            <w:tcBorders>
              <w:top w:val="single" w:sz="4" w:space="0" w:color="auto"/>
              <w:left w:val="single" w:sz="4" w:space="0" w:color="auto"/>
              <w:bottom w:val="single" w:sz="4" w:space="0" w:color="auto"/>
            </w:tcBorders>
          </w:tcPr>
          <w:p w14:paraId="3CAACE7D" w14:textId="77777777" w:rsidR="000F16F4" w:rsidRDefault="000F16F4">
            <w:pPr>
              <w:spacing w:line="480" w:lineRule="auto"/>
              <w:rPr>
                <w:color w:val="000000"/>
                <w:spacing w:val="20"/>
              </w:rPr>
            </w:pPr>
          </w:p>
        </w:tc>
      </w:tr>
      <w:tr w:rsidR="00000000" w14:paraId="58B54AB7" w14:textId="77777777">
        <w:tc>
          <w:tcPr>
            <w:tcW w:w="1368" w:type="dxa"/>
            <w:tcBorders>
              <w:top w:val="single" w:sz="4" w:space="0" w:color="auto"/>
              <w:bottom w:val="single" w:sz="4" w:space="0" w:color="auto"/>
              <w:right w:val="single" w:sz="4" w:space="0" w:color="auto"/>
            </w:tcBorders>
          </w:tcPr>
          <w:p w14:paraId="13696D3A" w14:textId="77777777" w:rsidR="000F16F4" w:rsidRDefault="000F16F4">
            <w:pPr>
              <w:spacing w:line="480" w:lineRule="auto"/>
              <w:rPr>
                <w:color w:val="000000"/>
                <w:spacing w:val="20"/>
              </w:rPr>
            </w:pPr>
          </w:p>
        </w:tc>
        <w:tc>
          <w:tcPr>
            <w:tcW w:w="1260" w:type="dxa"/>
            <w:tcBorders>
              <w:top w:val="single" w:sz="4" w:space="0" w:color="auto"/>
              <w:left w:val="single" w:sz="4" w:space="0" w:color="auto"/>
              <w:bottom w:val="single" w:sz="4" w:space="0" w:color="auto"/>
              <w:right w:val="single" w:sz="4" w:space="0" w:color="auto"/>
            </w:tcBorders>
          </w:tcPr>
          <w:p w14:paraId="4E900CAE" w14:textId="77777777" w:rsidR="000F16F4" w:rsidRDefault="000F16F4">
            <w:pPr>
              <w:spacing w:line="480" w:lineRule="auto"/>
              <w:rPr>
                <w:color w:val="000000"/>
                <w:spacing w:val="20"/>
              </w:rPr>
            </w:pPr>
          </w:p>
        </w:tc>
        <w:tc>
          <w:tcPr>
            <w:tcW w:w="1440" w:type="dxa"/>
            <w:tcBorders>
              <w:top w:val="single" w:sz="4" w:space="0" w:color="auto"/>
              <w:left w:val="single" w:sz="4" w:space="0" w:color="auto"/>
              <w:bottom w:val="single" w:sz="4" w:space="0" w:color="auto"/>
              <w:right w:val="single" w:sz="4" w:space="0" w:color="auto"/>
            </w:tcBorders>
          </w:tcPr>
          <w:p w14:paraId="07435B69" w14:textId="77777777" w:rsidR="000F16F4" w:rsidRDefault="000F16F4">
            <w:pPr>
              <w:spacing w:line="480" w:lineRule="auto"/>
              <w:rPr>
                <w:color w:val="000000"/>
                <w:spacing w:val="20"/>
              </w:rPr>
            </w:pPr>
          </w:p>
        </w:tc>
        <w:tc>
          <w:tcPr>
            <w:tcW w:w="2520" w:type="dxa"/>
            <w:tcBorders>
              <w:top w:val="single" w:sz="4" w:space="0" w:color="auto"/>
              <w:left w:val="single" w:sz="4" w:space="0" w:color="auto"/>
              <w:bottom w:val="single" w:sz="4" w:space="0" w:color="auto"/>
              <w:right w:val="single" w:sz="4" w:space="0" w:color="auto"/>
            </w:tcBorders>
          </w:tcPr>
          <w:p w14:paraId="3E1689B6" w14:textId="77777777" w:rsidR="000F16F4" w:rsidRDefault="000F16F4">
            <w:pPr>
              <w:spacing w:line="480" w:lineRule="auto"/>
              <w:rPr>
                <w:color w:val="000000"/>
                <w:spacing w:val="20"/>
              </w:rPr>
            </w:pPr>
          </w:p>
        </w:tc>
        <w:tc>
          <w:tcPr>
            <w:tcW w:w="900" w:type="dxa"/>
            <w:tcBorders>
              <w:top w:val="single" w:sz="4" w:space="0" w:color="auto"/>
              <w:left w:val="single" w:sz="4" w:space="0" w:color="auto"/>
              <w:bottom w:val="single" w:sz="4" w:space="0" w:color="auto"/>
              <w:right w:val="single" w:sz="4" w:space="0" w:color="auto"/>
            </w:tcBorders>
          </w:tcPr>
          <w:p w14:paraId="01ADD84C" w14:textId="77777777" w:rsidR="000F16F4" w:rsidRDefault="000F16F4">
            <w:pPr>
              <w:spacing w:line="480" w:lineRule="auto"/>
              <w:rPr>
                <w:color w:val="000000"/>
                <w:spacing w:val="20"/>
              </w:rPr>
            </w:pPr>
          </w:p>
        </w:tc>
        <w:tc>
          <w:tcPr>
            <w:tcW w:w="1034" w:type="dxa"/>
            <w:tcBorders>
              <w:top w:val="single" w:sz="4" w:space="0" w:color="auto"/>
              <w:left w:val="single" w:sz="4" w:space="0" w:color="auto"/>
              <w:bottom w:val="single" w:sz="4" w:space="0" w:color="auto"/>
            </w:tcBorders>
          </w:tcPr>
          <w:p w14:paraId="054F9289" w14:textId="77777777" w:rsidR="000F16F4" w:rsidRDefault="000F16F4">
            <w:pPr>
              <w:spacing w:line="480" w:lineRule="auto"/>
              <w:rPr>
                <w:color w:val="000000"/>
                <w:spacing w:val="20"/>
              </w:rPr>
            </w:pPr>
          </w:p>
        </w:tc>
      </w:tr>
      <w:tr w:rsidR="00000000" w14:paraId="7E7F1A57" w14:textId="77777777">
        <w:tc>
          <w:tcPr>
            <w:tcW w:w="1368" w:type="dxa"/>
            <w:tcBorders>
              <w:top w:val="single" w:sz="4" w:space="0" w:color="auto"/>
              <w:bottom w:val="single" w:sz="4" w:space="0" w:color="auto"/>
              <w:right w:val="single" w:sz="4" w:space="0" w:color="auto"/>
            </w:tcBorders>
          </w:tcPr>
          <w:p w14:paraId="3E00411D" w14:textId="77777777" w:rsidR="000F16F4" w:rsidRDefault="000F16F4">
            <w:pPr>
              <w:spacing w:line="480" w:lineRule="auto"/>
              <w:rPr>
                <w:color w:val="000000"/>
                <w:spacing w:val="20"/>
              </w:rPr>
            </w:pPr>
          </w:p>
        </w:tc>
        <w:tc>
          <w:tcPr>
            <w:tcW w:w="1260" w:type="dxa"/>
            <w:tcBorders>
              <w:top w:val="single" w:sz="4" w:space="0" w:color="auto"/>
              <w:left w:val="single" w:sz="4" w:space="0" w:color="auto"/>
              <w:bottom w:val="single" w:sz="4" w:space="0" w:color="auto"/>
              <w:right w:val="single" w:sz="4" w:space="0" w:color="auto"/>
            </w:tcBorders>
          </w:tcPr>
          <w:p w14:paraId="2ACEBCA5" w14:textId="77777777" w:rsidR="000F16F4" w:rsidRDefault="000F16F4">
            <w:pPr>
              <w:spacing w:line="480" w:lineRule="auto"/>
              <w:rPr>
                <w:color w:val="000000"/>
                <w:spacing w:val="20"/>
              </w:rPr>
            </w:pPr>
          </w:p>
        </w:tc>
        <w:tc>
          <w:tcPr>
            <w:tcW w:w="1440" w:type="dxa"/>
            <w:tcBorders>
              <w:top w:val="single" w:sz="4" w:space="0" w:color="auto"/>
              <w:left w:val="single" w:sz="4" w:space="0" w:color="auto"/>
              <w:bottom w:val="single" w:sz="4" w:space="0" w:color="auto"/>
              <w:right w:val="single" w:sz="4" w:space="0" w:color="auto"/>
            </w:tcBorders>
          </w:tcPr>
          <w:p w14:paraId="5827C7E1" w14:textId="77777777" w:rsidR="000F16F4" w:rsidRDefault="000F16F4">
            <w:pPr>
              <w:spacing w:line="480" w:lineRule="auto"/>
              <w:rPr>
                <w:color w:val="000000"/>
                <w:spacing w:val="20"/>
              </w:rPr>
            </w:pPr>
          </w:p>
        </w:tc>
        <w:tc>
          <w:tcPr>
            <w:tcW w:w="2520" w:type="dxa"/>
            <w:tcBorders>
              <w:top w:val="single" w:sz="4" w:space="0" w:color="auto"/>
              <w:left w:val="single" w:sz="4" w:space="0" w:color="auto"/>
              <w:bottom w:val="single" w:sz="4" w:space="0" w:color="auto"/>
              <w:right w:val="single" w:sz="4" w:space="0" w:color="auto"/>
            </w:tcBorders>
          </w:tcPr>
          <w:p w14:paraId="092BD696" w14:textId="77777777" w:rsidR="000F16F4" w:rsidRDefault="000F16F4">
            <w:pPr>
              <w:spacing w:line="480" w:lineRule="auto"/>
              <w:rPr>
                <w:color w:val="000000"/>
                <w:spacing w:val="20"/>
              </w:rPr>
            </w:pPr>
          </w:p>
        </w:tc>
        <w:tc>
          <w:tcPr>
            <w:tcW w:w="900" w:type="dxa"/>
            <w:tcBorders>
              <w:top w:val="single" w:sz="4" w:space="0" w:color="auto"/>
              <w:left w:val="single" w:sz="4" w:space="0" w:color="auto"/>
              <w:bottom w:val="single" w:sz="4" w:space="0" w:color="auto"/>
              <w:right w:val="single" w:sz="4" w:space="0" w:color="auto"/>
            </w:tcBorders>
          </w:tcPr>
          <w:p w14:paraId="71D3F5C8" w14:textId="77777777" w:rsidR="000F16F4" w:rsidRDefault="000F16F4">
            <w:pPr>
              <w:spacing w:line="480" w:lineRule="auto"/>
              <w:rPr>
                <w:color w:val="000000"/>
                <w:spacing w:val="20"/>
              </w:rPr>
            </w:pPr>
          </w:p>
        </w:tc>
        <w:tc>
          <w:tcPr>
            <w:tcW w:w="1034" w:type="dxa"/>
            <w:tcBorders>
              <w:top w:val="single" w:sz="4" w:space="0" w:color="auto"/>
              <w:left w:val="single" w:sz="4" w:space="0" w:color="auto"/>
              <w:bottom w:val="single" w:sz="4" w:space="0" w:color="auto"/>
            </w:tcBorders>
          </w:tcPr>
          <w:p w14:paraId="6B88E9D2" w14:textId="77777777" w:rsidR="000F16F4" w:rsidRDefault="000F16F4">
            <w:pPr>
              <w:spacing w:line="480" w:lineRule="auto"/>
              <w:rPr>
                <w:color w:val="000000"/>
                <w:spacing w:val="20"/>
              </w:rPr>
            </w:pPr>
          </w:p>
        </w:tc>
      </w:tr>
    </w:tbl>
    <w:p w14:paraId="6D2281F3" w14:textId="77777777" w:rsidR="000F16F4" w:rsidRDefault="000F16F4">
      <w:pPr>
        <w:spacing w:line="480" w:lineRule="auto"/>
        <w:rPr>
          <w:color w:val="000000"/>
          <w:spacing w:val="20"/>
        </w:rPr>
      </w:pPr>
      <w:r>
        <w:rPr>
          <w:rFonts w:hint="eastAsia"/>
          <w:color w:val="000000"/>
          <w:spacing w:val="20"/>
        </w:rPr>
        <w:t>考察意见：建议选用＿＿＿＿的产品。</w:t>
      </w:r>
    </w:p>
    <w:p w14:paraId="5FE03B57" w14:textId="77777777" w:rsidR="000F16F4" w:rsidRDefault="000F16F4">
      <w:pPr>
        <w:spacing w:line="480" w:lineRule="auto"/>
        <w:rPr>
          <w:color w:val="000000"/>
          <w:spacing w:val="20"/>
        </w:rPr>
      </w:pPr>
    </w:p>
    <w:p w14:paraId="38516062" w14:textId="77777777" w:rsidR="000F16F4" w:rsidRDefault="000F16F4">
      <w:pPr>
        <w:spacing w:line="480" w:lineRule="auto"/>
        <w:rPr>
          <w:color w:val="000000"/>
          <w:spacing w:val="20"/>
        </w:rPr>
      </w:pPr>
    </w:p>
    <w:p w14:paraId="24EB5909" w14:textId="77777777" w:rsidR="000F16F4" w:rsidRDefault="000F16F4">
      <w:pPr>
        <w:spacing w:line="480" w:lineRule="auto"/>
        <w:rPr>
          <w:color w:val="000000"/>
          <w:spacing w:val="20"/>
        </w:rPr>
      </w:pPr>
      <w:r>
        <w:rPr>
          <w:rFonts w:hint="eastAsia"/>
          <w:color w:val="000000"/>
          <w:spacing w:val="20"/>
        </w:rPr>
        <w:t>考察人：</w:t>
      </w:r>
    </w:p>
    <w:p w14:paraId="73C3620B" w14:textId="77777777" w:rsidR="000F16F4" w:rsidRDefault="000F16F4">
      <w:pPr>
        <w:spacing w:line="480" w:lineRule="auto"/>
        <w:rPr>
          <w:color w:val="000000"/>
          <w:spacing w:val="20"/>
        </w:rPr>
      </w:pPr>
      <w:r>
        <w:rPr>
          <w:rFonts w:hint="eastAsia"/>
          <w:color w:val="000000"/>
          <w:spacing w:val="20"/>
        </w:rPr>
        <w:t>甲方：　　　　　　　　　乙方：　　　　　　　　　监理：</w:t>
      </w:r>
    </w:p>
    <w:p w14:paraId="29952D8B" w14:textId="77777777" w:rsidR="000F16F4" w:rsidRDefault="000F16F4">
      <w:pPr>
        <w:spacing w:line="480" w:lineRule="auto"/>
        <w:rPr>
          <w:color w:val="000000"/>
          <w:spacing w:val="20"/>
        </w:rPr>
      </w:pPr>
      <w:r>
        <w:rPr>
          <w:rFonts w:hint="eastAsia"/>
          <w:color w:val="000000"/>
          <w:spacing w:val="20"/>
        </w:rPr>
        <w:t xml:space="preserve">　　　　　　　　　　　　　　　　　　　　　　　　年　月　日</w:t>
      </w:r>
    </w:p>
    <w:sectPr w:rsidR="000F16F4">
      <w:footerReference w:type="even" r:id="rId7"/>
      <w:footerReference w:type="default" r:id="rId8"/>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C604C" w14:textId="77777777" w:rsidR="000F16F4" w:rsidRDefault="000F16F4">
      <w:r>
        <w:separator/>
      </w:r>
    </w:p>
  </w:endnote>
  <w:endnote w:type="continuationSeparator" w:id="0">
    <w:p w14:paraId="5AA7A70F" w14:textId="77777777" w:rsidR="000F16F4" w:rsidRDefault="000F1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0F2D" w14:textId="77777777" w:rsidR="000F16F4" w:rsidRDefault="000F16F4">
    <w:pPr>
      <w:pStyle w:val="a6"/>
      <w:framePr w:h="0" w:wrap="around" w:vAnchor="text" w:hAnchor="margin" w:xAlign="center" w:y="1"/>
    </w:pPr>
    <w:r>
      <w:fldChar w:fldCharType="begin"/>
    </w:r>
    <w:r>
      <w:rPr>
        <w:rStyle w:val="a3"/>
      </w:rPr>
      <w:instrText xml:space="preserve">PAGE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BDB6" w14:textId="77777777" w:rsidR="000F16F4" w:rsidRDefault="000F16F4">
    <w:pPr>
      <w:pStyle w:val="a6"/>
      <w:framePr w:h="0"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17</w:t>
    </w:r>
    <w:r>
      <w:fldChar w:fldCharType="end"/>
    </w:r>
  </w:p>
  <w:p w14:paraId="35B1D5D8" w14:textId="77777777" w:rsidR="000F16F4" w:rsidRDefault="000F16F4">
    <w:pPr>
      <w:pStyle w:val="a6"/>
      <w:framePr w:h="0" w:wrap="around" w:vAnchor="text" w:hAnchor="page" w:x="1419" w:y="-62"/>
      <w:rPr>
        <w:rStyle w:val="a3"/>
      </w:rPr>
    </w:pPr>
  </w:p>
  <w:p w14:paraId="02659A70" w14:textId="77777777" w:rsidR="000F16F4" w:rsidRDefault="000F16F4">
    <w:pPr>
      <w:pStyle w:val="a6"/>
      <w:framePr w:h="0" w:wrap="around" w:vAnchor="text" w:hAnchor="page" w:x="1419" w:y="-62"/>
      <w:rPr>
        <w:rStyle w:val="a3"/>
      </w:rPr>
    </w:pPr>
  </w:p>
  <w:p w14:paraId="0EE25B6F" w14:textId="77777777" w:rsidR="000F16F4" w:rsidRDefault="000F16F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1BF7E" w14:textId="77777777" w:rsidR="000F16F4" w:rsidRDefault="000F16F4">
      <w:r>
        <w:separator/>
      </w:r>
    </w:p>
  </w:footnote>
  <w:footnote w:type="continuationSeparator" w:id="0">
    <w:p w14:paraId="578FE698" w14:textId="77777777" w:rsidR="000F16F4" w:rsidRDefault="000F16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00000000"/>
    <w:lvl w:ilvl="0">
      <w:start w:val="3"/>
      <w:numFmt w:val="chineseCounting"/>
      <w:suff w:val="nothing"/>
      <w:lvlText w:val="第%1条"/>
      <w:lvlJc w:val="left"/>
      <w:rPr>
        <w:rFonts w:cs="Times New Roman"/>
      </w:rPr>
    </w:lvl>
  </w:abstractNum>
  <w:abstractNum w:abstractNumId="1" w15:restartNumberingAfterBreak="0">
    <w:nsid w:val="00000001"/>
    <w:multiLevelType w:val="multilevel"/>
    <w:tmpl w:val="00000001"/>
    <w:lvl w:ilvl="0">
      <w:start w:val="8"/>
      <w:numFmt w:val="japaneseCounting"/>
      <w:lvlText w:val="第%1条"/>
      <w:lvlJc w:val="left"/>
      <w:pPr>
        <w:tabs>
          <w:tab w:val="num" w:pos="1260"/>
        </w:tabs>
        <w:ind w:left="1260" w:hanging="720"/>
      </w:pPr>
      <w:rPr>
        <w:rFonts w:cs="Times New Roman" w:hint="default"/>
      </w:rPr>
    </w:lvl>
    <w:lvl w:ilvl="1">
      <w:start w:val="1"/>
      <w:numFmt w:val="lowerLetter"/>
      <w:lvlText w:val="%2)"/>
      <w:lvlJc w:val="left"/>
      <w:pPr>
        <w:tabs>
          <w:tab w:val="num" w:pos="1260"/>
        </w:tabs>
        <w:ind w:left="1260" w:hanging="420"/>
      </w:pPr>
      <w:rPr>
        <w:rFonts w:cs="Times New Roman"/>
      </w:rPr>
    </w:lvl>
    <w:lvl w:ilvl="2">
      <w:start w:val="1"/>
      <w:numFmt w:val="lowerRoman"/>
      <w:lvlText w:val="%3."/>
      <w:lvlJc w:val="right"/>
      <w:pPr>
        <w:tabs>
          <w:tab w:val="num" w:pos="1680"/>
        </w:tabs>
        <w:ind w:left="1680" w:hanging="420"/>
      </w:pPr>
      <w:rPr>
        <w:rFonts w:cs="Times New Roman"/>
      </w:rPr>
    </w:lvl>
    <w:lvl w:ilvl="3">
      <w:start w:val="1"/>
      <w:numFmt w:val="decimal"/>
      <w:lvlText w:val="%4."/>
      <w:lvlJc w:val="left"/>
      <w:pPr>
        <w:tabs>
          <w:tab w:val="num" w:pos="2100"/>
        </w:tabs>
        <w:ind w:left="2100" w:hanging="420"/>
      </w:pPr>
      <w:rPr>
        <w:rFonts w:cs="Times New Roman"/>
      </w:rPr>
    </w:lvl>
    <w:lvl w:ilvl="4">
      <w:start w:val="1"/>
      <w:numFmt w:val="lowerLetter"/>
      <w:lvlText w:val="%5)"/>
      <w:lvlJc w:val="left"/>
      <w:pPr>
        <w:tabs>
          <w:tab w:val="num" w:pos="2520"/>
        </w:tabs>
        <w:ind w:left="2520" w:hanging="420"/>
      </w:pPr>
      <w:rPr>
        <w:rFonts w:cs="Times New Roman"/>
      </w:rPr>
    </w:lvl>
    <w:lvl w:ilvl="5">
      <w:start w:val="1"/>
      <w:numFmt w:val="lowerRoman"/>
      <w:lvlText w:val="%6."/>
      <w:lvlJc w:val="right"/>
      <w:pPr>
        <w:tabs>
          <w:tab w:val="num" w:pos="2940"/>
        </w:tabs>
        <w:ind w:left="2940" w:hanging="420"/>
      </w:pPr>
      <w:rPr>
        <w:rFonts w:cs="Times New Roman"/>
      </w:rPr>
    </w:lvl>
    <w:lvl w:ilvl="6">
      <w:start w:val="1"/>
      <w:numFmt w:val="decimal"/>
      <w:lvlText w:val="%7."/>
      <w:lvlJc w:val="left"/>
      <w:pPr>
        <w:tabs>
          <w:tab w:val="num" w:pos="3360"/>
        </w:tabs>
        <w:ind w:left="3360" w:hanging="420"/>
      </w:pPr>
      <w:rPr>
        <w:rFonts w:cs="Times New Roman"/>
      </w:rPr>
    </w:lvl>
    <w:lvl w:ilvl="7">
      <w:start w:val="1"/>
      <w:numFmt w:val="lowerLetter"/>
      <w:lvlText w:val="%8)"/>
      <w:lvlJc w:val="left"/>
      <w:pPr>
        <w:tabs>
          <w:tab w:val="num" w:pos="3780"/>
        </w:tabs>
        <w:ind w:left="3780" w:hanging="420"/>
      </w:pPr>
      <w:rPr>
        <w:rFonts w:cs="Times New Roman"/>
      </w:rPr>
    </w:lvl>
    <w:lvl w:ilvl="8">
      <w:start w:val="1"/>
      <w:numFmt w:val="lowerRoman"/>
      <w:lvlText w:val="%9."/>
      <w:lvlJc w:val="right"/>
      <w:pPr>
        <w:tabs>
          <w:tab w:val="num" w:pos="4200"/>
        </w:tabs>
        <w:ind w:left="4200" w:hanging="420"/>
      </w:pPr>
      <w:rPr>
        <w:rFonts w:cs="Times New Roman"/>
      </w:rPr>
    </w:lvl>
  </w:abstractNum>
  <w:abstractNum w:abstractNumId="2" w15:restartNumberingAfterBreak="0">
    <w:nsid w:val="00000002"/>
    <w:multiLevelType w:val="multilevel"/>
    <w:tmpl w:val="00000002"/>
    <w:lvl w:ilvl="0">
      <w:start w:val="1"/>
      <w:numFmt w:val="japaneseCounting"/>
      <w:lvlText w:val="第%1部"/>
      <w:lvlJc w:val="left"/>
      <w:pPr>
        <w:ind w:left="1350" w:hanging="1200"/>
      </w:pPr>
      <w:rPr>
        <w:rFonts w:cs="Times New Roman" w:hint="default"/>
      </w:rPr>
    </w:lvl>
    <w:lvl w:ilvl="1">
      <w:start w:val="1"/>
      <w:numFmt w:val="lowerLetter"/>
      <w:lvlText w:val="%2)"/>
      <w:lvlJc w:val="left"/>
      <w:pPr>
        <w:ind w:left="990" w:hanging="420"/>
      </w:pPr>
      <w:rPr>
        <w:rFonts w:cs="Times New Roman"/>
      </w:rPr>
    </w:lvl>
    <w:lvl w:ilvl="2">
      <w:start w:val="1"/>
      <w:numFmt w:val="lowerRoman"/>
      <w:lvlText w:val="%3."/>
      <w:lvlJc w:val="right"/>
      <w:pPr>
        <w:ind w:left="1410" w:hanging="420"/>
      </w:pPr>
      <w:rPr>
        <w:rFonts w:cs="Times New Roman"/>
      </w:rPr>
    </w:lvl>
    <w:lvl w:ilvl="3">
      <w:start w:val="1"/>
      <w:numFmt w:val="decimal"/>
      <w:lvlText w:val="%4."/>
      <w:lvlJc w:val="left"/>
      <w:pPr>
        <w:ind w:left="1830" w:hanging="420"/>
      </w:pPr>
      <w:rPr>
        <w:rFonts w:cs="Times New Roman"/>
      </w:rPr>
    </w:lvl>
    <w:lvl w:ilvl="4">
      <w:start w:val="1"/>
      <w:numFmt w:val="lowerLetter"/>
      <w:lvlText w:val="%5)"/>
      <w:lvlJc w:val="left"/>
      <w:pPr>
        <w:ind w:left="2250" w:hanging="420"/>
      </w:pPr>
      <w:rPr>
        <w:rFonts w:cs="Times New Roman"/>
      </w:rPr>
    </w:lvl>
    <w:lvl w:ilvl="5">
      <w:start w:val="1"/>
      <w:numFmt w:val="lowerRoman"/>
      <w:lvlText w:val="%6."/>
      <w:lvlJc w:val="right"/>
      <w:pPr>
        <w:ind w:left="2670" w:hanging="420"/>
      </w:pPr>
      <w:rPr>
        <w:rFonts w:cs="Times New Roman"/>
      </w:rPr>
    </w:lvl>
    <w:lvl w:ilvl="6">
      <w:start w:val="1"/>
      <w:numFmt w:val="decimal"/>
      <w:lvlText w:val="%7."/>
      <w:lvlJc w:val="left"/>
      <w:pPr>
        <w:ind w:left="3090" w:hanging="420"/>
      </w:pPr>
      <w:rPr>
        <w:rFonts w:cs="Times New Roman"/>
      </w:rPr>
    </w:lvl>
    <w:lvl w:ilvl="7">
      <w:start w:val="1"/>
      <w:numFmt w:val="lowerLetter"/>
      <w:lvlText w:val="%8)"/>
      <w:lvlJc w:val="left"/>
      <w:pPr>
        <w:ind w:left="3510" w:hanging="420"/>
      </w:pPr>
      <w:rPr>
        <w:rFonts w:cs="Times New Roman"/>
      </w:rPr>
    </w:lvl>
    <w:lvl w:ilvl="8">
      <w:start w:val="1"/>
      <w:numFmt w:val="lowerRoman"/>
      <w:lvlText w:val="%9."/>
      <w:lvlJc w:val="right"/>
      <w:pPr>
        <w:ind w:left="3930" w:hanging="420"/>
      </w:pPr>
      <w:rPr>
        <w:rFonts w:cs="Times New Roman"/>
      </w:rPr>
    </w:lvl>
  </w:abstractNum>
  <w:num w:numId="1" w16cid:durableId="681592538">
    <w:abstractNumId w:val="2"/>
  </w:num>
  <w:num w:numId="2" w16cid:durableId="1806269556">
    <w:abstractNumId w:val="0"/>
  </w:num>
  <w:num w:numId="3" w16cid:durableId="1379012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F16F4"/>
    <w:rsid w:val="00541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21CF2B"/>
  <w15:chartTrackingRefBased/>
  <w15:docId w15:val="{457B5C72-8E42-48AA-AB37-899A4C77D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Pr>
      <w:rFonts w:cs="Times New Roman"/>
    </w:rPr>
  </w:style>
  <w:style w:type="character" w:styleId="a4">
    <w:name w:val="Hyperlink"/>
    <w:basedOn w:val="a0"/>
    <w:rPr>
      <w:rFonts w:cs="Times New Roman"/>
      <w:color w:val="0000FF"/>
      <w:u w:val="single"/>
    </w:rPr>
  </w:style>
  <w:style w:type="character" w:customStyle="1" w:styleId="10">
    <w:name w:val="标题 1 字符"/>
    <w:basedOn w:val="a0"/>
    <w:link w:val="1"/>
    <w:rPr>
      <w:b/>
      <w:bCs/>
      <w:kern w:val="44"/>
      <w:sz w:val="44"/>
      <w:szCs w:val="44"/>
    </w:rPr>
  </w:style>
  <w:style w:type="character" w:customStyle="1" w:styleId="a5">
    <w:name w:val="页脚 字符"/>
    <w:basedOn w:val="a0"/>
    <w:link w:val="a6"/>
    <w:rPr>
      <w:kern w:val="2"/>
      <w:sz w:val="18"/>
      <w:szCs w:val="18"/>
    </w:rPr>
  </w:style>
  <w:style w:type="character" w:customStyle="1" w:styleId="a7">
    <w:name w:val="日期 字符"/>
    <w:basedOn w:val="a0"/>
    <w:link w:val="a8"/>
    <w:rPr>
      <w:kern w:val="2"/>
      <w:sz w:val="21"/>
      <w:szCs w:val="24"/>
    </w:rPr>
  </w:style>
  <w:style w:type="character" w:customStyle="1" w:styleId="a9">
    <w:name w:val="正文文本缩进 字符"/>
    <w:basedOn w:val="a0"/>
    <w:link w:val="aa"/>
    <w:rPr>
      <w:kern w:val="2"/>
      <w:sz w:val="21"/>
      <w:szCs w:val="24"/>
    </w:rPr>
  </w:style>
  <w:style w:type="character" w:customStyle="1" w:styleId="ab">
    <w:name w:val="批注框文本 字符"/>
    <w:basedOn w:val="a0"/>
    <w:link w:val="ac"/>
    <w:rPr>
      <w:kern w:val="2"/>
      <w:sz w:val="16"/>
      <w:szCs w:val="0"/>
    </w:rPr>
  </w:style>
  <w:style w:type="character" w:customStyle="1" w:styleId="3">
    <w:name w:val="正文文本缩进 3 字符"/>
    <w:basedOn w:val="a0"/>
    <w:link w:val="30"/>
    <w:rPr>
      <w:kern w:val="2"/>
      <w:sz w:val="16"/>
      <w:szCs w:val="16"/>
    </w:rPr>
  </w:style>
  <w:style w:type="character" w:customStyle="1" w:styleId="ad">
    <w:name w:val="页眉 字符"/>
    <w:basedOn w:val="a0"/>
    <w:link w:val="ae"/>
    <w:rPr>
      <w:kern w:val="2"/>
      <w:sz w:val="18"/>
      <w:szCs w:val="18"/>
    </w:rPr>
  </w:style>
  <w:style w:type="character" w:customStyle="1" w:styleId="2">
    <w:name w:val="正文文本缩进 2 字符"/>
    <w:basedOn w:val="a0"/>
    <w:link w:val="20"/>
    <w:rPr>
      <w:kern w:val="2"/>
      <w:sz w:val="21"/>
      <w:szCs w:val="24"/>
    </w:rPr>
  </w:style>
  <w:style w:type="paragraph" w:styleId="aa">
    <w:name w:val="Body Text Indent"/>
    <w:basedOn w:val="a"/>
    <w:link w:val="a9"/>
    <w:pPr>
      <w:spacing w:line="360" w:lineRule="auto"/>
      <w:ind w:firstLineChars="200" w:firstLine="640"/>
    </w:pPr>
  </w:style>
  <w:style w:type="paragraph" w:styleId="30">
    <w:name w:val="Body Text Indent 3"/>
    <w:basedOn w:val="a"/>
    <w:link w:val="3"/>
    <w:pPr>
      <w:widowControl/>
      <w:spacing w:line="300" w:lineRule="auto"/>
      <w:ind w:firstLine="570"/>
      <w:jc w:val="left"/>
    </w:pPr>
    <w:rPr>
      <w:sz w:val="16"/>
      <w:szCs w:val="16"/>
    </w:rPr>
  </w:style>
  <w:style w:type="paragraph" w:styleId="a6">
    <w:name w:val="footer"/>
    <w:basedOn w:val="a"/>
    <w:link w:val="a5"/>
    <w:pPr>
      <w:widowControl/>
      <w:tabs>
        <w:tab w:val="center" w:pos="4153"/>
        <w:tab w:val="right" w:pos="8306"/>
      </w:tabs>
      <w:snapToGrid w:val="0"/>
      <w:jc w:val="left"/>
    </w:pPr>
    <w:rPr>
      <w:sz w:val="18"/>
      <w:szCs w:val="18"/>
    </w:rPr>
  </w:style>
  <w:style w:type="paragraph" w:styleId="20">
    <w:name w:val="Body Text Indent 2"/>
    <w:basedOn w:val="a"/>
    <w:link w:val="2"/>
    <w:pPr>
      <w:tabs>
        <w:tab w:val="left" w:pos="0"/>
      </w:tabs>
      <w:spacing w:line="400" w:lineRule="exact"/>
      <w:ind w:firstLine="705"/>
    </w:pPr>
  </w:style>
  <w:style w:type="paragraph" w:styleId="ac">
    <w:name w:val="Balloon Text"/>
    <w:basedOn w:val="a"/>
    <w:link w:val="ab"/>
    <w:rPr>
      <w:sz w:val="16"/>
      <w:szCs w:val="16"/>
    </w:rPr>
  </w:style>
  <w:style w:type="paragraph" w:styleId="ae">
    <w:name w:val="header"/>
    <w:basedOn w:val="a"/>
    <w:link w:val="ad"/>
    <w:pPr>
      <w:pBdr>
        <w:bottom w:val="single" w:sz="6" w:space="1" w:color="auto"/>
      </w:pBdr>
      <w:tabs>
        <w:tab w:val="center" w:pos="4153"/>
        <w:tab w:val="right" w:pos="8306"/>
      </w:tabs>
      <w:snapToGrid w:val="0"/>
      <w:jc w:val="center"/>
    </w:pPr>
    <w:rPr>
      <w:sz w:val="18"/>
      <w:szCs w:val="18"/>
    </w:rPr>
  </w:style>
  <w:style w:type="paragraph" w:styleId="a8">
    <w:name w:val="Date"/>
    <w:basedOn w:val="a"/>
    <w:next w:val="a"/>
    <w:link w:val="a7"/>
    <w:pPr>
      <w:ind w:leftChars="2500"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2043</Words>
  <Characters>11647</Characters>
  <Application>Microsoft Office Word</Application>
  <DocSecurity>4</DocSecurity>
  <PresentationFormat/>
  <Lines>97</Lines>
  <Paragraphs>27</Paragraphs>
  <Slides>0</Slides>
  <Notes>0</Notes>
  <HiddenSlides>0</HiddenSlides>
  <MMClips>0</MMClips>
  <ScaleCrop>false</ScaleCrop>
  <Manager/>
  <Company>jujumao</Company>
  <LinksUpToDate>false</LinksUpToDate>
  <CharactersWithSpaces>13663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中国民生银行广州分行办公大楼</dc:title>
  <dc:subject/>
  <dc:creator>fxzm</dc:creator>
  <cp:keywords/>
  <dc:description/>
  <cp:lastModifiedBy>Administrator</cp:lastModifiedBy>
  <cp:revision>2</cp:revision>
  <cp:lastPrinted>2010-10-08T09:18:00Z</cp:lastPrinted>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2052-8.1.0.3260</vt:lpwstr>
  </property>
</Properties>
</file>