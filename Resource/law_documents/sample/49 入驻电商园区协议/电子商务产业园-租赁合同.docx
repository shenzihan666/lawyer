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01309C4" w14:textId="77777777" w:rsidR="00BA1DCA" w:rsidRDefault="00BA1DCA">
      <w:pPr>
        <w:widowControl/>
        <w:tabs>
          <w:tab w:val="left" w:pos="0"/>
          <w:tab w:val="left" w:pos="1980"/>
        </w:tabs>
        <w:wordWrap w:val="0"/>
        <w:spacing w:line="300" w:lineRule="atLeast"/>
        <w:ind w:firstLineChars="200" w:firstLine="440"/>
        <w:jc w:val="right"/>
        <w:rPr>
          <w:rFonts w:ascii="宋体" w:cs="宋体"/>
          <w:kern w:val="0"/>
          <w:sz w:val="22"/>
          <w:szCs w:val="44"/>
        </w:rPr>
      </w:pPr>
      <w:r>
        <w:rPr>
          <w:rFonts w:ascii="宋体" w:hAnsi="宋体" w:cs="宋体" w:hint="eastAsia"/>
          <w:kern w:val="0"/>
          <w:sz w:val="22"/>
          <w:szCs w:val="44"/>
        </w:rPr>
        <w:t>合同编号：</w:t>
      </w:r>
      <w:r>
        <w:rPr>
          <w:rFonts w:ascii="宋体" w:hAnsi="宋体" w:cs="宋体" w:hint="eastAsia"/>
          <w:kern w:val="0"/>
          <w:sz w:val="22"/>
          <w:szCs w:val="44"/>
          <w:u w:val="single"/>
        </w:rPr>
        <w:t xml:space="preserve">        </w:t>
      </w:r>
    </w:p>
    <w:p w14:paraId="756A6038" w14:textId="77777777" w:rsidR="00BA1DCA" w:rsidRDefault="00BA1DCA" w:rsidP="00C935B7">
      <w:pPr>
        <w:widowControl/>
        <w:tabs>
          <w:tab w:val="left" w:pos="0"/>
          <w:tab w:val="left" w:pos="1980"/>
        </w:tabs>
        <w:spacing w:line="300" w:lineRule="atLeast"/>
        <w:ind w:firstLineChars="200" w:firstLine="883"/>
        <w:jc w:val="center"/>
        <w:rPr>
          <w:rFonts w:ascii="宋体" w:hAnsi="宋体" w:cs="宋体" w:hint="eastAsia"/>
          <w:b/>
          <w:kern w:val="0"/>
          <w:sz w:val="44"/>
          <w:szCs w:val="44"/>
        </w:rPr>
      </w:pPr>
      <w:r>
        <w:rPr>
          <w:rFonts w:ascii="宋体" w:hAnsi="宋体" w:cs="宋体" w:hint="eastAsia"/>
          <w:b/>
          <w:kern w:val="0"/>
          <w:sz w:val="44"/>
          <w:szCs w:val="44"/>
        </w:rPr>
        <w:t>租赁合同</w:t>
      </w:r>
    </w:p>
    <w:p w14:paraId="0CFA3125" w14:textId="77777777" w:rsidR="00BA1DCA" w:rsidRDefault="00BA1DCA">
      <w:pPr>
        <w:widowControl/>
        <w:tabs>
          <w:tab w:val="left" w:pos="0"/>
          <w:tab w:val="left" w:pos="1980"/>
        </w:tabs>
        <w:spacing w:line="300" w:lineRule="atLeast"/>
        <w:jc w:val="left"/>
        <w:rPr>
          <w:rFonts w:ascii="宋体" w:hAnsi="宋体" w:cs="宋体" w:hint="eastAsia"/>
          <w:b/>
          <w:kern w:val="0"/>
          <w:szCs w:val="21"/>
        </w:rPr>
      </w:pPr>
    </w:p>
    <w:p w14:paraId="753C0FCF" w14:textId="77777777" w:rsidR="00BA1DCA" w:rsidRDefault="00BA1DCA" w:rsidP="00C935B7">
      <w:pPr>
        <w:widowControl/>
        <w:tabs>
          <w:tab w:val="left" w:pos="0"/>
          <w:tab w:val="left" w:pos="1980"/>
        </w:tabs>
        <w:spacing w:line="300" w:lineRule="atLeast"/>
        <w:ind w:firstLineChars="200" w:firstLine="883"/>
        <w:jc w:val="center"/>
        <w:rPr>
          <w:rFonts w:ascii="宋体" w:hAnsi="宋体" w:cs="宋体" w:hint="eastAsia"/>
          <w:b/>
          <w:kern w:val="0"/>
          <w:sz w:val="44"/>
          <w:szCs w:val="44"/>
        </w:rPr>
      </w:pPr>
    </w:p>
    <w:p w14:paraId="1C378152" w14:textId="77777777" w:rsidR="00BA1DCA" w:rsidRDefault="00BA1DCA">
      <w:pPr>
        <w:widowControl/>
        <w:tabs>
          <w:tab w:val="left" w:pos="993"/>
          <w:tab w:val="left" w:pos="4962"/>
        </w:tabs>
        <w:spacing w:line="480" w:lineRule="auto"/>
        <w:rPr>
          <w:rFonts w:ascii="宋体" w:hAnsi="宋体" w:cs="宋体" w:hint="eastAsia"/>
          <w:kern w:val="0"/>
          <w:szCs w:val="21"/>
        </w:rPr>
      </w:pPr>
      <w:r>
        <w:rPr>
          <w:rFonts w:ascii="宋体" w:hAnsi="宋体" w:cs="宋体" w:hint="eastAsia"/>
          <w:kern w:val="0"/>
          <w:szCs w:val="21"/>
        </w:rPr>
        <w:t>出租方：</w:t>
      </w:r>
      <w:r>
        <w:rPr>
          <w:rFonts w:ascii="宋体" w:hAnsi="宋体" w:cs="宋体" w:hint="eastAsia"/>
          <w:kern w:val="0"/>
          <w:szCs w:val="21"/>
          <w:u w:val="single"/>
        </w:rPr>
        <w:t xml:space="preserve">    </w:t>
      </w:r>
      <w:r>
        <w:rPr>
          <w:rFonts w:ascii="宋体" w:hAnsi="宋体" w:cs="宋体" w:hint="eastAsia"/>
          <w:kern w:val="0"/>
          <w:szCs w:val="21"/>
        </w:rPr>
        <w:t>(以下简称甲方）</w:t>
      </w:r>
    </w:p>
    <w:p w14:paraId="1868E9DA" w14:textId="77777777" w:rsidR="00BA1DCA" w:rsidRDefault="00BA1DCA">
      <w:pPr>
        <w:widowControl/>
        <w:tabs>
          <w:tab w:val="left" w:pos="4678"/>
        </w:tabs>
        <w:spacing w:line="480" w:lineRule="auto"/>
        <w:jc w:val="left"/>
        <w:rPr>
          <w:rFonts w:ascii="宋体" w:hAnsi="宋体" w:cs="宋体" w:hint="eastAsia"/>
          <w:kern w:val="0"/>
          <w:szCs w:val="21"/>
        </w:rPr>
      </w:pPr>
      <w:r>
        <w:rPr>
          <w:rFonts w:ascii="宋体" w:hAnsi="宋体" w:cs="宋体" w:hint="eastAsia"/>
          <w:kern w:val="0"/>
          <w:szCs w:val="21"/>
        </w:rPr>
        <w:t>负责人：</w:t>
      </w:r>
      <w:r>
        <w:rPr>
          <w:rFonts w:ascii="宋体" w:hAnsi="宋体" w:cs="宋体" w:hint="eastAsia"/>
          <w:kern w:val="0"/>
          <w:szCs w:val="21"/>
          <w:u w:val="single"/>
        </w:rPr>
        <w:t xml:space="preserve">       </w:t>
      </w:r>
      <w:r>
        <w:rPr>
          <w:rFonts w:ascii="宋体" w:hAnsi="宋体" w:cs="宋体" w:hint="eastAsia"/>
          <w:kern w:val="0"/>
          <w:szCs w:val="21"/>
        </w:rPr>
        <w:t xml:space="preserve">                      联系人 ：     </w:t>
      </w:r>
    </w:p>
    <w:p w14:paraId="0BE0197B" w14:textId="77777777" w:rsidR="00BA1DCA" w:rsidRDefault="00BA1DCA">
      <w:pPr>
        <w:widowControl/>
        <w:spacing w:line="480" w:lineRule="auto"/>
        <w:jc w:val="left"/>
        <w:rPr>
          <w:rFonts w:ascii="宋体" w:hAnsi="宋体" w:cs="宋体" w:hint="eastAsia"/>
          <w:kern w:val="0"/>
          <w:szCs w:val="21"/>
          <w:u w:val="single"/>
        </w:rPr>
      </w:pPr>
      <w:r>
        <w:rPr>
          <w:rFonts w:ascii="宋体" w:hAnsi="宋体" w:cs="宋体" w:hint="eastAsia"/>
          <w:kern w:val="0"/>
          <w:szCs w:val="21"/>
        </w:rPr>
        <w:t>地  址：</w:t>
      </w:r>
      <w:r>
        <w:rPr>
          <w:rFonts w:ascii="宋体" w:hAnsi="宋体" w:cs="宋体" w:hint="eastAsia"/>
          <w:kern w:val="0"/>
          <w:szCs w:val="21"/>
          <w:u w:val="single"/>
        </w:rPr>
        <w:t xml:space="preserve">                                </w:t>
      </w:r>
    </w:p>
    <w:p w14:paraId="2F3E2986" w14:textId="77777777" w:rsidR="00BA1DCA" w:rsidRDefault="00BA1DCA">
      <w:pPr>
        <w:widowControl/>
        <w:spacing w:line="480" w:lineRule="auto"/>
        <w:jc w:val="left"/>
        <w:rPr>
          <w:rFonts w:ascii="宋体" w:hAnsi="宋体" w:cs="宋体" w:hint="eastAsia"/>
          <w:kern w:val="0"/>
          <w:szCs w:val="21"/>
          <w:u w:val="single"/>
        </w:rPr>
      </w:pPr>
      <w:r>
        <w:rPr>
          <w:rFonts w:ascii="宋体" w:hAnsi="宋体" w:cs="宋体" w:hint="eastAsia"/>
          <w:kern w:val="0"/>
          <w:szCs w:val="21"/>
        </w:rPr>
        <w:t xml:space="preserve">邮  编： </w:t>
      </w:r>
      <w:r>
        <w:rPr>
          <w:rFonts w:ascii="宋体" w:hAnsi="宋体" w:cs="宋体" w:hint="eastAsia"/>
          <w:kern w:val="0"/>
          <w:szCs w:val="21"/>
          <w:u w:val="single"/>
        </w:rPr>
        <w:t xml:space="preserve">    </w:t>
      </w:r>
      <w:r>
        <w:rPr>
          <w:rFonts w:ascii="宋体" w:hAnsi="宋体" w:cs="宋体" w:hint="eastAsia"/>
          <w:kern w:val="0"/>
          <w:szCs w:val="21"/>
        </w:rPr>
        <w:t>电  话：</w:t>
      </w:r>
      <w:r>
        <w:rPr>
          <w:rFonts w:ascii="宋体" w:hAnsi="宋体" w:cs="宋体" w:hint="eastAsia"/>
          <w:kern w:val="0"/>
          <w:szCs w:val="21"/>
          <w:u w:val="single"/>
        </w:rPr>
        <w:t xml:space="preserve">       </w:t>
      </w:r>
      <w:r>
        <w:rPr>
          <w:rFonts w:ascii="宋体" w:hAnsi="宋体" w:cs="宋体" w:hint="eastAsia"/>
          <w:kern w:val="0"/>
          <w:szCs w:val="21"/>
        </w:rPr>
        <w:t xml:space="preserve">  传真：</w:t>
      </w:r>
      <w:r>
        <w:rPr>
          <w:rFonts w:ascii="宋体" w:hAnsi="宋体" w:cs="宋体" w:hint="eastAsia"/>
          <w:kern w:val="0"/>
          <w:szCs w:val="21"/>
          <w:u w:val="single"/>
        </w:rPr>
        <w:t xml:space="preserve">         </w:t>
      </w:r>
    </w:p>
    <w:p w14:paraId="7ECBC91A" w14:textId="77777777" w:rsidR="00BA1DCA" w:rsidRDefault="00BA1DCA">
      <w:pPr>
        <w:widowControl/>
        <w:tabs>
          <w:tab w:val="left" w:pos="4962"/>
        </w:tabs>
        <w:spacing w:line="480" w:lineRule="auto"/>
        <w:jc w:val="left"/>
        <w:rPr>
          <w:rFonts w:ascii="宋体" w:hAnsi="宋体" w:cs="宋体" w:hint="eastAsia"/>
          <w:kern w:val="0"/>
          <w:szCs w:val="21"/>
        </w:rPr>
      </w:pPr>
      <w:r>
        <w:rPr>
          <w:rFonts w:ascii="宋体" w:hAnsi="宋体" w:cs="宋体" w:hint="eastAsia"/>
          <w:kern w:val="0"/>
          <w:szCs w:val="21"/>
        </w:rPr>
        <w:t>承租方：</w:t>
      </w:r>
      <w:r>
        <w:rPr>
          <w:rFonts w:ascii="宋体" w:hAnsi="宋体" w:cs="宋体" w:hint="eastAsia"/>
          <w:kern w:val="0"/>
          <w:szCs w:val="21"/>
          <w:u w:val="single"/>
        </w:rPr>
        <w:t xml:space="preserve">                                      </w:t>
      </w:r>
      <w:r>
        <w:rPr>
          <w:rFonts w:ascii="宋体" w:hAnsi="宋体" w:cs="宋体" w:hint="eastAsia"/>
          <w:kern w:val="0"/>
          <w:szCs w:val="21"/>
        </w:rPr>
        <w:t>(以下简称乙方)</w:t>
      </w:r>
    </w:p>
    <w:p w14:paraId="6AEED8F6" w14:textId="77777777" w:rsidR="00BA1DCA" w:rsidRDefault="00BA1DCA">
      <w:pPr>
        <w:widowControl/>
        <w:tabs>
          <w:tab w:val="left" w:pos="1134"/>
          <w:tab w:val="left" w:pos="4678"/>
        </w:tabs>
        <w:spacing w:line="480" w:lineRule="auto"/>
        <w:jc w:val="left"/>
        <w:rPr>
          <w:rFonts w:ascii="宋体" w:hAnsi="宋体" w:cs="宋体" w:hint="eastAsia"/>
          <w:kern w:val="0"/>
          <w:szCs w:val="21"/>
          <w:u w:val="single"/>
        </w:rPr>
      </w:pPr>
      <w:r>
        <w:rPr>
          <w:rFonts w:ascii="宋体" w:hAnsi="宋体" w:cs="宋体" w:hint="eastAsia"/>
          <w:kern w:val="0"/>
          <w:szCs w:val="21"/>
        </w:rPr>
        <w:t>授权代表：</w:t>
      </w:r>
      <w:r>
        <w:rPr>
          <w:rFonts w:ascii="宋体" w:hAnsi="宋体" w:cs="宋体" w:hint="eastAsia"/>
          <w:kern w:val="0"/>
          <w:szCs w:val="21"/>
          <w:u w:val="single"/>
        </w:rPr>
        <w:t xml:space="preserve">        </w:t>
      </w:r>
      <w:r>
        <w:rPr>
          <w:rFonts w:ascii="宋体" w:hAnsi="宋体" w:cs="宋体" w:hint="eastAsia"/>
          <w:sz w:val="19"/>
          <w:szCs w:val="19"/>
          <w:u w:val="single"/>
        </w:rPr>
        <w:t xml:space="preserve">     </w:t>
      </w:r>
      <w:r>
        <w:rPr>
          <w:rFonts w:ascii="宋体" w:hAnsi="宋体" w:cs="宋体" w:hint="eastAsia"/>
          <w:kern w:val="0"/>
          <w:szCs w:val="21"/>
        </w:rPr>
        <w:t xml:space="preserve">                 职务：</w:t>
      </w:r>
      <w:r>
        <w:rPr>
          <w:rFonts w:ascii="宋体" w:hAnsi="宋体" w:cs="宋体" w:hint="eastAsia"/>
          <w:kern w:val="0"/>
          <w:szCs w:val="21"/>
          <w:u w:val="single"/>
        </w:rPr>
        <w:t xml:space="preserve">       </w:t>
      </w:r>
    </w:p>
    <w:p w14:paraId="68065292" w14:textId="77777777" w:rsidR="00BA1DCA" w:rsidRDefault="00BA1DCA">
      <w:pPr>
        <w:widowControl/>
        <w:spacing w:line="480" w:lineRule="auto"/>
        <w:jc w:val="left"/>
        <w:rPr>
          <w:rFonts w:ascii="宋体" w:hAnsi="宋体" w:cs="宋体" w:hint="eastAsia"/>
          <w:kern w:val="0"/>
          <w:szCs w:val="21"/>
        </w:rPr>
      </w:pPr>
      <w:r>
        <w:rPr>
          <w:rFonts w:ascii="宋体" w:hAnsi="宋体" w:cs="宋体" w:hint="eastAsia"/>
          <w:kern w:val="0"/>
          <w:szCs w:val="21"/>
        </w:rPr>
        <w:t>地  址：</w:t>
      </w:r>
      <w:r>
        <w:rPr>
          <w:rFonts w:ascii="宋体" w:hAnsi="宋体" w:cs="宋体" w:hint="eastAsia"/>
          <w:kern w:val="0"/>
          <w:szCs w:val="21"/>
          <w:u w:val="single"/>
        </w:rPr>
        <w:t xml:space="preserve"> </w:t>
      </w:r>
      <w:r>
        <w:rPr>
          <w:rFonts w:ascii="宋体" w:hAnsi="宋体" w:cs="宋体" w:hint="eastAsia"/>
          <w:sz w:val="18"/>
          <w:szCs w:val="18"/>
          <w:u w:val="single"/>
        </w:rPr>
        <w:t xml:space="preserve">                                              </w:t>
      </w:r>
      <w:r>
        <w:rPr>
          <w:rFonts w:ascii="宋体" w:hAnsi="宋体" w:cs="宋体" w:hint="eastAsia"/>
          <w:kern w:val="0"/>
          <w:szCs w:val="21"/>
          <w:u w:val="single"/>
        </w:rPr>
        <w:t xml:space="preserve">          </w:t>
      </w:r>
      <w:r>
        <w:rPr>
          <w:rFonts w:ascii="宋体" w:hAnsi="宋体" w:cs="宋体" w:hint="eastAsia"/>
          <w:kern w:val="0"/>
          <w:szCs w:val="21"/>
        </w:rPr>
        <w:t xml:space="preserve"> </w:t>
      </w:r>
    </w:p>
    <w:p w14:paraId="559A98F5" w14:textId="77777777" w:rsidR="00BA1DCA" w:rsidRDefault="00BA1DCA">
      <w:pPr>
        <w:widowControl/>
        <w:tabs>
          <w:tab w:val="left" w:pos="1134"/>
          <w:tab w:val="left" w:pos="4678"/>
        </w:tabs>
        <w:spacing w:line="480" w:lineRule="auto"/>
        <w:jc w:val="left"/>
        <w:rPr>
          <w:rFonts w:ascii="宋体" w:hAnsi="宋体" w:cs="宋体" w:hint="eastAsia"/>
          <w:kern w:val="0"/>
          <w:szCs w:val="21"/>
        </w:rPr>
      </w:pPr>
      <w:r>
        <w:rPr>
          <w:rFonts w:ascii="宋体" w:hAnsi="宋体" w:cs="宋体" w:hint="eastAsia"/>
          <w:kern w:val="0"/>
          <w:szCs w:val="21"/>
        </w:rPr>
        <w:t>邮  编：</w:t>
      </w:r>
      <w:r>
        <w:rPr>
          <w:rFonts w:ascii="宋体" w:hAnsi="宋体" w:cs="宋体" w:hint="eastAsia"/>
          <w:kern w:val="0"/>
          <w:szCs w:val="21"/>
          <w:u w:val="single"/>
        </w:rPr>
        <w:t xml:space="preserve">     </w:t>
      </w:r>
      <w:r>
        <w:rPr>
          <w:rFonts w:ascii="宋体" w:hAnsi="宋体" w:cs="宋体" w:hint="eastAsia"/>
          <w:kern w:val="0"/>
          <w:szCs w:val="21"/>
        </w:rPr>
        <w:t xml:space="preserve">     电  话：  </w:t>
      </w:r>
      <w:r>
        <w:rPr>
          <w:rFonts w:ascii="宋体" w:hAnsi="宋体" w:cs="宋体" w:hint="eastAsia"/>
          <w:kern w:val="0"/>
          <w:szCs w:val="21"/>
          <w:u w:val="single"/>
        </w:rPr>
        <w:t xml:space="preserve">                      </w:t>
      </w:r>
      <w:r>
        <w:rPr>
          <w:rFonts w:ascii="宋体" w:hAnsi="宋体" w:cs="宋体" w:hint="eastAsia"/>
          <w:kern w:val="0"/>
          <w:szCs w:val="21"/>
        </w:rPr>
        <w:t xml:space="preserve">                 </w:t>
      </w:r>
    </w:p>
    <w:p w14:paraId="26EADAC1" w14:textId="77777777" w:rsidR="00BA1DCA" w:rsidRDefault="00BA1DCA">
      <w:pPr>
        <w:widowControl/>
        <w:spacing w:before="100" w:beforeAutospacing="1" w:after="100" w:afterAutospacing="1" w:line="300" w:lineRule="atLeast"/>
        <w:ind w:firstLineChars="200" w:firstLine="420"/>
        <w:jc w:val="left"/>
        <w:rPr>
          <w:rFonts w:ascii="宋体" w:hAnsi="宋体" w:cs="宋体" w:hint="eastAsia"/>
          <w:kern w:val="0"/>
          <w:szCs w:val="21"/>
        </w:rPr>
      </w:pPr>
      <w:r>
        <w:rPr>
          <w:rFonts w:ascii="宋体" w:hAnsi="宋体" w:cs="宋体" w:hint="eastAsia"/>
          <w:kern w:val="0"/>
          <w:szCs w:val="21"/>
        </w:rPr>
        <w:t>根据有关法律法规，甲乙双方经友好协商一致达成如下条款，以供遵守。</w:t>
      </w:r>
    </w:p>
    <w:p w14:paraId="1AD6D93C" w14:textId="77777777" w:rsidR="00BA1DCA" w:rsidRDefault="00BA1DCA" w:rsidP="00C935B7">
      <w:pPr>
        <w:widowControl/>
        <w:spacing w:before="100" w:beforeAutospacing="1" w:after="100" w:afterAutospacing="1" w:line="300" w:lineRule="atLeast"/>
        <w:ind w:firstLineChars="200" w:firstLine="422"/>
        <w:jc w:val="left"/>
        <w:rPr>
          <w:rFonts w:ascii="宋体" w:hAnsi="宋体" w:cs="宋体" w:hint="eastAsia"/>
          <w:b/>
          <w:bCs/>
          <w:kern w:val="0"/>
          <w:szCs w:val="21"/>
        </w:rPr>
      </w:pPr>
      <w:r>
        <w:rPr>
          <w:rFonts w:ascii="宋体" w:hAnsi="宋体" w:cs="宋体" w:hint="eastAsia"/>
          <w:b/>
          <w:bCs/>
          <w:kern w:val="0"/>
          <w:szCs w:val="21"/>
        </w:rPr>
        <w:t>第一条 租赁物位置、面积、功能及用途</w:t>
      </w:r>
    </w:p>
    <w:p w14:paraId="3F589256" w14:textId="77777777" w:rsidR="00BA1DCA" w:rsidRDefault="00BA1DCA">
      <w:pPr>
        <w:widowControl/>
        <w:numPr>
          <w:ilvl w:val="1"/>
          <w:numId w:val="1"/>
        </w:numPr>
        <w:spacing w:before="100" w:beforeAutospacing="1" w:after="100" w:afterAutospacing="1" w:line="360" w:lineRule="auto"/>
        <w:ind w:left="0" w:firstLineChars="200" w:firstLine="420"/>
        <w:rPr>
          <w:rFonts w:ascii="宋体" w:hAnsi="宋体" w:cs="宋体" w:hint="eastAsia"/>
          <w:kern w:val="0"/>
          <w:szCs w:val="21"/>
        </w:rPr>
      </w:pPr>
      <w:r>
        <w:rPr>
          <w:rFonts w:ascii="宋体" w:hAnsi="宋体" w:cs="宋体" w:hint="eastAsia"/>
          <w:kern w:val="0"/>
          <w:szCs w:val="21"/>
        </w:rPr>
        <w:t>甲方将获得全权委托授权的位于</w:t>
      </w:r>
      <w:r>
        <w:rPr>
          <w:rFonts w:ascii="宋体" w:hAnsi="宋体" w:cs="宋体" w:hint="eastAsia"/>
          <w:kern w:val="0"/>
          <w:szCs w:val="21"/>
          <w:u w:val="single"/>
        </w:rPr>
        <w:t xml:space="preserve">              </w:t>
      </w:r>
      <w:r>
        <w:rPr>
          <w:rFonts w:ascii="宋体" w:hAnsi="宋体" w:cs="宋体" w:hint="eastAsia"/>
          <w:kern w:val="0"/>
          <w:szCs w:val="21"/>
        </w:rPr>
        <w:t>（以下简称租赁物）出租给乙方使用, 租赁房屋建筑面积经甲乙双方认可确定为</w:t>
      </w:r>
      <w:r>
        <w:rPr>
          <w:rFonts w:ascii="宋体" w:hAnsi="宋体" w:cs="宋体" w:hint="eastAsia"/>
          <w:kern w:val="0"/>
          <w:szCs w:val="21"/>
          <w:u w:val="single"/>
        </w:rPr>
        <w:t xml:space="preserve">           </w:t>
      </w:r>
      <w:r>
        <w:rPr>
          <w:rFonts w:ascii="宋体" w:hAnsi="宋体" w:cs="宋体" w:hint="eastAsia"/>
          <w:kern w:val="0"/>
          <w:szCs w:val="21"/>
        </w:rPr>
        <w:t>平方米（详见附件平面图），该建筑面积是本合同项下包括但不限于租金及物业费的计算依据。</w:t>
      </w:r>
    </w:p>
    <w:p w14:paraId="43F2C848" w14:textId="77777777" w:rsidR="00BA1DCA" w:rsidRDefault="00BA1DCA">
      <w:pPr>
        <w:spacing w:line="340" w:lineRule="exact"/>
        <w:ind w:firstLineChars="200" w:firstLine="420"/>
        <w:rPr>
          <w:ins w:id="0" w:author="chang" w:date="2015-09-23T22:35:00Z"/>
          <w:rFonts w:ascii="宋体" w:hAnsi="宋体" w:cs="宋体" w:hint="eastAsia"/>
          <w:kern w:val="0"/>
          <w:szCs w:val="21"/>
        </w:rPr>
      </w:pPr>
      <w:r>
        <w:rPr>
          <w:rFonts w:ascii="宋体" w:hAnsi="宋体" w:cs="宋体" w:hint="eastAsia"/>
          <w:kern w:val="0"/>
          <w:szCs w:val="21"/>
        </w:rPr>
        <w:t>1.2本租赁物（现状）的功能仅限于</w:t>
      </w:r>
      <w:r>
        <w:rPr>
          <w:rFonts w:ascii="宋体" w:hAnsi="宋体" w:cs="宋体" w:hint="eastAsia"/>
          <w:kern w:val="0"/>
          <w:szCs w:val="21"/>
          <w:u w:val="single"/>
        </w:rPr>
        <w:t xml:space="preserve"> 办公 </w:t>
      </w:r>
      <w:r>
        <w:rPr>
          <w:rFonts w:ascii="宋体" w:hAnsi="宋体" w:cs="宋体" w:hint="eastAsia"/>
          <w:kern w:val="0"/>
          <w:szCs w:val="21"/>
        </w:rPr>
        <w:t>,未经甲方事先书面同意，乙方不得将租赁物用于堆放物品或用作方库等其他用途，租赁期间不得将租赁物转租；</w:t>
      </w:r>
    </w:p>
    <w:p w14:paraId="53FA403B" w14:textId="77777777" w:rsidR="00BA1DCA" w:rsidRDefault="00BA1DCA" w:rsidP="00C935B7">
      <w:pPr>
        <w:widowControl/>
        <w:spacing w:before="100" w:beforeAutospacing="1" w:after="100" w:afterAutospacing="1" w:line="300" w:lineRule="atLeast"/>
        <w:ind w:firstLineChars="200" w:firstLine="422"/>
        <w:jc w:val="left"/>
        <w:rPr>
          <w:rFonts w:ascii="宋体" w:hAnsi="宋体" w:cs="宋体" w:hint="eastAsia"/>
          <w:b/>
          <w:bCs/>
          <w:kern w:val="0"/>
          <w:szCs w:val="21"/>
        </w:rPr>
      </w:pPr>
      <w:r>
        <w:rPr>
          <w:rFonts w:ascii="宋体" w:hAnsi="宋体" w:cs="宋体" w:hint="eastAsia"/>
          <w:b/>
          <w:bCs/>
          <w:kern w:val="0"/>
          <w:szCs w:val="21"/>
        </w:rPr>
        <w:t>第二条 租赁期限</w:t>
      </w:r>
    </w:p>
    <w:p w14:paraId="427EFB9D" w14:textId="77777777" w:rsidR="00BA1DCA" w:rsidRDefault="00BA1DCA">
      <w:pPr>
        <w:widowControl/>
        <w:spacing w:before="100" w:beforeAutospacing="1" w:after="100" w:afterAutospacing="1" w:line="300" w:lineRule="atLeast"/>
        <w:ind w:firstLineChars="200" w:firstLine="420"/>
        <w:jc w:val="left"/>
        <w:rPr>
          <w:rFonts w:ascii="宋体" w:hAnsi="宋体" w:cs="宋体" w:hint="eastAsia"/>
          <w:kern w:val="0"/>
          <w:szCs w:val="21"/>
        </w:rPr>
      </w:pPr>
      <w:r>
        <w:rPr>
          <w:rFonts w:ascii="宋体" w:hAnsi="宋体" w:cs="宋体" w:hint="eastAsia"/>
          <w:kern w:val="0"/>
          <w:szCs w:val="21"/>
        </w:rPr>
        <w:t>2.1租赁期限为年，自</w:t>
      </w:r>
      <w:r>
        <w:rPr>
          <w:rFonts w:ascii="宋体" w:hAnsi="宋体" w:cs="宋体" w:hint="eastAsia"/>
          <w:kern w:val="0"/>
          <w:szCs w:val="21"/>
          <w:u w:val="single"/>
        </w:rPr>
        <w:t xml:space="preserve">      </w:t>
      </w:r>
      <w:r>
        <w:rPr>
          <w:rFonts w:ascii="宋体" w:hAnsi="宋体" w:cs="宋体" w:hint="eastAsia"/>
          <w:kern w:val="0"/>
          <w:szCs w:val="21"/>
        </w:rPr>
        <w:t>年</w:t>
      </w:r>
      <w:r>
        <w:rPr>
          <w:rFonts w:ascii="宋体" w:hAnsi="宋体" w:cs="宋体" w:hint="eastAsia"/>
          <w:kern w:val="0"/>
          <w:szCs w:val="21"/>
          <w:u w:val="single"/>
        </w:rPr>
        <w:t xml:space="preserve">     </w:t>
      </w:r>
      <w:r>
        <w:rPr>
          <w:rFonts w:ascii="宋体" w:hAnsi="宋体" w:cs="宋体" w:hint="eastAsia"/>
          <w:kern w:val="0"/>
          <w:szCs w:val="21"/>
        </w:rPr>
        <w:t xml:space="preserve">月 </w:t>
      </w:r>
      <w:r>
        <w:rPr>
          <w:rFonts w:ascii="宋体" w:hAnsi="宋体" w:cs="宋体" w:hint="eastAsia"/>
          <w:kern w:val="0"/>
          <w:szCs w:val="21"/>
          <w:u w:val="single"/>
        </w:rPr>
        <w:t xml:space="preserve">    </w:t>
      </w:r>
      <w:r>
        <w:rPr>
          <w:rFonts w:ascii="宋体" w:hAnsi="宋体" w:cs="宋体" w:hint="eastAsia"/>
          <w:kern w:val="0"/>
          <w:szCs w:val="21"/>
        </w:rPr>
        <w:t xml:space="preserve">日起至 </w:t>
      </w:r>
      <w:r>
        <w:rPr>
          <w:rFonts w:ascii="宋体" w:hAnsi="宋体" w:cs="宋体" w:hint="eastAsia"/>
          <w:kern w:val="0"/>
          <w:szCs w:val="21"/>
          <w:u w:val="single"/>
        </w:rPr>
        <w:t xml:space="preserve">    </w:t>
      </w:r>
      <w:r>
        <w:rPr>
          <w:rFonts w:ascii="宋体" w:hAnsi="宋体" w:cs="宋体" w:hint="eastAsia"/>
          <w:kern w:val="0"/>
          <w:szCs w:val="21"/>
        </w:rPr>
        <w:t>年</w:t>
      </w:r>
      <w:r>
        <w:rPr>
          <w:rFonts w:ascii="宋体" w:hAnsi="宋体" w:cs="宋体" w:hint="eastAsia"/>
          <w:kern w:val="0"/>
          <w:szCs w:val="21"/>
          <w:u w:val="single"/>
        </w:rPr>
        <w:t xml:space="preserve">    </w:t>
      </w:r>
      <w:r>
        <w:rPr>
          <w:rFonts w:ascii="宋体" w:hAnsi="宋体" w:cs="宋体" w:hint="eastAsia"/>
          <w:kern w:val="0"/>
          <w:szCs w:val="21"/>
        </w:rPr>
        <w:t xml:space="preserve">月 </w:t>
      </w:r>
      <w:r>
        <w:rPr>
          <w:rFonts w:ascii="宋体" w:hAnsi="宋体" w:cs="宋体" w:hint="eastAsia"/>
          <w:kern w:val="0"/>
          <w:szCs w:val="21"/>
          <w:u w:val="single"/>
        </w:rPr>
        <w:t xml:space="preserve">    </w:t>
      </w:r>
      <w:r>
        <w:rPr>
          <w:rFonts w:ascii="宋体" w:hAnsi="宋体" w:cs="宋体" w:hint="eastAsia"/>
          <w:kern w:val="0"/>
          <w:szCs w:val="21"/>
        </w:rPr>
        <w:t>日止。</w:t>
      </w:r>
    </w:p>
    <w:p w14:paraId="1C878A42" w14:textId="77777777" w:rsidR="00BA1DCA" w:rsidRDefault="00BA1DCA">
      <w:pPr>
        <w:widowControl/>
        <w:spacing w:before="100" w:beforeAutospacing="1" w:after="100" w:afterAutospacing="1" w:line="300" w:lineRule="atLeast"/>
        <w:ind w:firstLineChars="200" w:firstLine="420"/>
        <w:jc w:val="left"/>
        <w:rPr>
          <w:rFonts w:ascii="宋体" w:hAnsi="宋体" w:cs="宋体" w:hint="eastAsia"/>
          <w:kern w:val="0"/>
          <w:szCs w:val="21"/>
        </w:rPr>
      </w:pPr>
      <w:r>
        <w:rPr>
          <w:rFonts w:ascii="宋体" w:hAnsi="宋体" w:cs="宋体" w:hint="eastAsia"/>
          <w:kern w:val="0"/>
          <w:szCs w:val="21"/>
        </w:rPr>
        <w:t xml:space="preserve">2.2租赁期满，乙方若续租的，应在租赁期限届满之前至少提前 </w:t>
      </w:r>
      <w:r>
        <w:rPr>
          <w:rFonts w:ascii="宋体" w:hAnsi="宋体" w:cs="宋体" w:hint="eastAsia"/>
          <w:kern w:val="0"/>
          <w:szCs w:val="21"/>
          <w:u w:val="single"/>
        </w:rPr>
        <w:t xml:space="preserve">3 </w:t>
      </w:r>
      <w:r>
        <w:rPr>
          <w:rFonts w:ascii="宋体" w:hAnsi="宋体" w:cs="宋体" w:hint="eastAsia"/>
          <w:kern w:val="0"/>
          <w:szCs w:val="21"/>
        </w:rPr>
        <w:t>个月以书面方式通知甲方其要求续租的意向，由甲、乙双方另行签订租赁合同。</w:t>
      </w:r>
    </w:p>
    <w:p w14:paraId="16CFBFC0" w14:textId="77777777" w:rsidR="00BA1DCA" w:rsidRDefault="00BA1DCA" w:rsidP="00C935B7">
      <w:pPr>
        <w:widowControl/>
        <w:tabs>
          <w:tab w:val="right" w:pos="8306"/>
        </w:tabs>
        <w:spacing w:before="100" w:beforeAutospacing="1" w:after="100" w:afterAutospacing="1" w:line="300" w:lineRule="atLeast"/>
        <w:ind w:firstLineChars="200" w:firstLine="422"/>
        <w:jc w:val="left"/>
        <w:rPr>
          <w:rFonts w:ascii="宋体" w:hAnsi="宋体" w:cs="宋体" w:hint="eastAsia"/>
          <w:b/>
          <w:bCs/>
          <w:kern w:val="0"/>
          <w:szCs w:val="21"/>
        </w:rPr>
      </w:pPr>
      <w:r>
        <w:rPr>
          <w:rFonts w:ascii="宋体" w:hAnsi="宋体" w:cs="宋体" w:hint="eastAsia"/>
          <w:b/>
          <w:bCs/>
          <w:kern w:val="0"/>
          <w:szCs w:val="21"/>
        </w:rPr>
        <w:t>第三条 租金、免租期、租赁保证金</w:t>
      </w:r>
      <w:r>
        <w:rPr>
          <w:rFonts w:ascii="宋体" w:hAnsi="宋体" w:cs="宋体" w:hint="eastAsia"/>
          <w:b/>
          <w:bCs/>
          <w:kern w:val="0"/>
          <w:szCs w:val="21"/>
        </w:rPr>
        <w:tab/>
      </w:r>
    </w:p>
    <w:p w14:paraId="3AFBDDF3" w14:textId="77777777" w:rsidR="00BA1DCA" w:rsidRDefault="00BA1DCA">
      <w:pPr>
        <w:widowControl/>
        <w:spacing w:line="300" w:lineRule="atLeast"/>
        <w:ind w:firstLineChars="200" w:firstLine="420"/>
        <w:jc w:val="left"/>
        <w:rPr>
          <w:rFonts w:ascii="宋体" w:hAnsi="宋体" w:cs="宋体" w:hint="eastAsia"/>
          <w:szCs w:val="21"/>
        </w:rPr>
      </w:pPr>
      <w:r>
        <w:rPr>
          <w:rFonts w:ascii="宋体" w:hAnsi="宋体" w:cs="宋体" w:hint="eastAsia"/>
          <w:kern w:val="0"/>
          <w:szCs w:val="21"/>
        </w:rPr>
        <w:t>3.1 房屋租金为人民币</w:t>
      </w:r>
      <w:r w:rsidR="001227BB">
        <w:rPr>
          <w:rFonts w:ascii="宋体" w:hAnsi="宋体" w:cs="宋体" w:hint="eastAsia"/>
          <w:kern w:val="0"/>
          <w:szCs w:val="21"/>
        </w:rPr>
        <w:t>---</w:t>
      </w:r>
      <w:r>
        <w:rPr>
          <w:rFonts w:ascii="宋体" w:hAnsi="宋体" w:cs="宋体" w:hint="eastAsia"/>
          <w:kern w:val="0"/>
          <w:szCs w:val="21"/>
        </w:rPr>
        <w:t>元/平方米/月，租赁期内租赁价格不变</w:t>
      </w:r>
      <w:r>
        <w:rPr>
          <w:rFonts w:ascii="宋体" w:hAnsi="宋体" w:cs="宋体" w:hint="eastAsia"/>
          <w:szCs w:val="21"/>
        </w:rPr>
        <w:t>。</w:t>
      </w:r>
    </w:p>
    <w:p w14:paraId="6B7E8BC4" w14:textId="77777777" w:rsidR="00BA1DCA" w:rsidRDefault="00BA1DCA">
      <w:pPr>
        <w:spacing w:line="360" w:lineRule="auto"/>
        <w:rPr>
          <w:rFonts w:ascii="宋体" w:hAnsi="宋体" w:cs="宋体" w:hint="eastAsia"/>
          <w:szCs w:val="21"/>
        </w:rPr>
      </w:pPr>
      <w:r>
        <w:rPr>
          <w:rFonts w:ascii="宋体" w:hAnsi="宋体" w:cs="宋体" w:hint="eastAsia"/>
          <w:szCs w:val="21"/>
        </w:rPr>
        <w:lastRenderedPageBreak/>
        <w:t xml:space="preserve">    3.2 房屋租金享受吴中区电子商务产业扶持政策，双方约定租金免租期月，自</w:t>
      </w:r>
      <w:r>
        <w:rPr>
          <w:rFonts w:ascii="宋体" w:hAnsi="宋体" w:cs="宋体" w:hint="eastAsia"/>
          <w:szCs w:val="21"/>
          <w:u w:val="single"/>
        </w:rPr>
        <w:t xml:space="preserve">      </w:t>
      </w:r>
      <w:r>
        <w:rPr>
          <w:rFonts w:ascii="宋体" w:hAnsi="宋体" w:cs="宋体" w:hint="eastAsia"/>
          <w:szCs w:val="21"/>
        </w:rPr>
        <w:t>年</w:t>
      </w:r>
      <w:r>
        <w:rPr>
          <w:rFonts w:ascii="宋体" w:hAnsi="宋体" w:cs="宋体" w:hint="eastAsia"/>
          <w:szCs w:val="21"/>
          <w:u w:val="single"/>
        </w:rPr>
        <w:t xml:space="preserve">  </w:t>
      </w:r>
      <w:r>
        <w:rPr>
          <w:rFonts w:ascii="宋体" w:hAnsi="宋体" w:cs="宋体" w:hint="eastAsia"/>
          <w:szCs w:val="21"/>
        </w:rPr>
        <w:t>月</w:t>
      </w:r>
      <w:r>
        <w:rPr>
          <w:rFonts w:ascii="宋体" w:hAnsi="宋体" w:cs="宋体" w:hint="eastAsia"/>
          <w:szCs w:val="21"/>
          <w:u w:val="single"/>
        </w:rPr>
        <w:t xml:space="preserve">  </w:t>
      </w:r>
      <w:r>
        <w:rPr>
          <w:rFonts w:ascii="宋体" w:hAnsi="宋体" w:cs="宋体" w:hint="eastAsia"/>
          <w:szCs w:val="21"/>
        </w:rPr>
        <w:t>日起至</w:t>
      </w:r>
      <w:r>
        <w:rPr>
          <w:rFonts w:ascii="宋体" w:hAnsi="宋体" w:cs="宋体" w:hint="eastAsia"/>
          <w:szCs w:val="21"/>
          <w:u w:val="single"/>
        </w:rPr>
        <w:t xml:space="preserve">      </w:t>
      </w:r>
      <w:r>
        <w:rPr>
          <w:rFonts w:ascii="宋体" w:hAnsi="宋体" w:cs="宋体" w:hint="eastAsia"/>
          <w:szCs w:val="21"/>
        </w:rPr>
        <w:t>年</w:t>
      </w:r>
      <w:r>
        <w:rPr>
          <w:rFonts w:ascii="宋体" w:hAnsi="宋体" w:cs="宋体" w:hint="eastAsia"/>
          <w:szCs w:val="21"/>
          <w:u w:val="single"/>
        </w:rPr>
        <w:t xml:space="preserve">    </w:t>
      </w:r>
      <w:r>
        <w:rPr>
          <w:rFonts w:ascii="宋体" w:hAnsi="宋体" w:cs="宋体" w:hint="eastAsia"/>
          <w:szCs w:val="21"/>
        </w:rPr>
        <w:t>月</w:t>
      </w:r>
      <w:r>
        <w:rPr>
          <w:rFonts w:ascii="宋体" w:hAnsi="宋体" w:cs="宋体" w:hint="eastAsia"/>
          <w:szCs w:val="21"/>
          <w:u w:val="single"/>
        </w:rPr>
        <w:t xml:space="preserve">     </w:t>
      </w:r>
      <w:r>
        <w:rPr>
          <w:rFonts w:ascii="宋体" w:hAnsi="宋体" w:cs="宋体" w:hint="eastAsia"/>
          <w:szCs w:val="21"/>
        </w:rPr>
        <w:t>日止；租金减半期月，自</w:t>
      </w:r>
      <w:r>
        <w:rPr>
          <w:rFonts w:ascii="宋体" w:hAnsi="宋体" w:cs="宋体" w:hint="eastAsia"/>
          <w:szCs w:val="21"/>
          <w:u w:val="single"/>
        </w:rPr>
        <w:t xml:space="preserve">     </w:t>
      </w:r>
      <w:r>
        <w:rPr>
          <w:rFonts w:ascii="宋体" w:hAnsi="宋体" w:cs="宋体" w:hint="eastAsia"/>
          <w:szCs w:val="21"/>
        </w:rPr>
        <w:t>年</w:t>
      </w:r>
      <w:r>
        <w:rPr>
          <w:rFonts w:ascii="宋体" w:hAnsi="宋体" w:cs="宋体" w:hint="eastAsia"/>
          <w:szCs w:val="21"/>
          <w:u w:val="single"/>
        </w:rPr>
        <w:t xml:space="preserve">      </w:t>
      </w:r>
      <w:r>
        <w:rPr>
          <w:rFonts w:ascii="宋体" w:hAnsi="宋体" w:cs="宋体" w:hint="eastAsia"/>
          <w:szCs w:val="21"/>
        </w:rPr>
        <w:t>月</w:t>
      </w:r>
      <w:r>
        <w:rPr>
          <w:rFonts w:ascii="宋体" w:hAnsi="宋体" w:cs="宋体" w:hint="eastAsia"/>
          <w:szCs w:val="21"/>
          <w:u w:val="single"/>
        </w:rPr>
        <w:t xml:space="preserve">    </w:t>
      </w:r>
      <w:r>
        <w:rPr>
          <w:rFonts w:ascii="宋体" w:hAnsi="宋体" w:cs="宋体" w:hint="eastAsia"/>
          <w:szCs w:val="21"/>
        </w:rPr>
        <w:t>日起至</w:t>
      </w:r>
      <w:r>
        <w:rPr>
          <w:rFonts w:ascii="宋体" w:hAnsi="宋体" w:cs="宋体" w:hint="eastAsia"/>
          <w:szCs w:val="21"/>
          <w:u w:val="single"/>
        </w:rPr>
        <w:t xml:space="preserve">     </w:t>
      </w:r>
      <w:r>
        <w:rPr>
          <w:rFonts w:ascii="宋体" w:hAnsi="宋体" w:cs="宋体" w:hint="eastAsia"/>
          <w:szCs w:val="21"/>
        </w:rPr>
        <w:t>年</w:t>
      </w:r>
      <w:r>
        <w:rPr>
          <w:rFonts w:ascii="宋体" w:hAnsi="宋体" w:cs="宋体" w:hint="eastAsia"/>
          <w:szCs w:val="21"/>
          <w:u w:val="single"/>
        </w:rPr>
        <w:t xml:space="preserve">  </w:t>
      </w:r>
      <w:r>
        <w:rPr>
          <w:rFonts w:ascii="宋体" w:hAnsi="宋体" w:cs="宋体" w:hint="eastAsia"/>
          <w:szCs w:val="21"/>
        </w:rPr>
        <w:t>月</w:t>
      </w:r>
      <w:r>
        <w:rPr>
          <w:rFonts w:ascii="宋体" w:hAnsi="宋体" w:cs="宋体" w:hint="eastAsia"/>
          <w:szCs w:val="21"/>
          <w:u w:val="single"/>
        </w:rPr>
        <w:t xml:space="preserve">       </w:t>
      </w:r>
      <w:r>
        <w:rPr>
          <w:rFonts w:ascii="宋体" w:hAnsi="宋体" w:cs="宋体" w:hint="eastAsia"/>
          <w:szCs w:val="21"/>
        </w:rPr>
        <w:t>日止，</w:t>
      </w:r>
      <w:r>
        <w:rPr>
          <w:rFonts w:ascii="宋体" w:hAnsi="宋体" w:cs="宋体" w:hint="eastAsia"/>
          <w:kern w:val="0"/>
          <w:szCs w:val="21"/>
        </w:rPr>
        <w:t>全额租金期</w:t>
      </w:r>
      <w:r w:rsidR="001227BB">
        <w:rPr>
          <w:rFonts w:ascii="宋体" w:hAnsi="宋体" w:cs="宋体" w:hint="eastAsia"/>
          <w:kern w:val="0"/>
          <w:szCs w:val="21"/>
        </w:rPr>
        <w:t>--</w:t>
      </w:r>
      <w:r>
        <w:rPr>
          <w:rFonts w:ascii="宋体" w:hAnsi="宋体" w:cs="宋体" w:hint="eastAsia"/>
          <w:kern w:val="0"/>
          <w:szCs w:val="21"/>
        </w:rPr>
        <w:t>个月，自</w:t>
      </w:r>
      <w:r>
        <w:rPr>
          <w:rFonts w:ascii="宋体" w:hAnsi="宋体" w:cs="宋体" w:hint="eastAsia"/>
          <w:kern w:val="0"/>
          <w:szCs w:val="21"/>
          <w:u w:val="single"/>
        </w:rPr>
        <w:t xml:space="preserve">     </w:t>
      </w:r>
      <w:r>
        <w:rPr>
          <w:rFonts w:ascii="宋体" w:hAnsi="宋体" w:cs="宋体" w:hint="eastAsia"/>
          <w:kern w:val="0"/>
          <w:szCs w:val="21"/>
        </w:rPr>
        <w:t>年</w:t>
      </w:r>
      <w:r>
        <w:rPr>
          <w:rFonts w:ascii="宋体" w:hAnsi="宋体" w:cs="宋体" w:hint="eastAsia"/>
          <w:kern w:val="0"/>
          <w:szCs w:val="21"/>
          <w:u w:val="single"/>
        </w:rPr>
        <w:t xml:space="preserve">  </w:t>
      </w:r>
      <w:r>
        <w:rPr>
          <w:rFonts w:ascii="宋体" w:hAnsi="宋体" w:cs="宋体" w:hint="eastAsia"/>
          <w:kern w:val="0"/>
          <w:szCs w:val="21"/>
        </w:rPr>
        <w:t>月</w:t>
      </w:r>
      <w:r>
        <w:rPr>
          <w:rFonts w:ascii="宋体" w:hAnsi="宋体" w:cs="宋体" w:hint="eastAsia"/>
          <w:kern w:val="0"/>
          <w:szCs w:val="21"/>
          <w:u w:val="single"/>
        </w:rPr>
        <w:t xml:space="preserve">     </w:t>
      </w:r>
      <w:r>
        <w:rPr>
          <w:rFonts w:ascii="宋体" w:hAnsi="宋体" w:cs="宋体" w:hint="eastAsia"/>
          <w:kern w:val="0"/>
          <w:szCs w:val="21"/>
        </w:rPr>
        <w:t>日起至</w:t>
      </w:r>
      <w:r>
        <w:rPr>
          <w:rFonts w:ascii="宋体" w:hAnsi="宋体" w:cs="宋体" w:hint="eastAsia"/>
          <w:kern w:val="0"/>
          <w:szCs w:val="21"/>
          <w:u w:val="single"/>
        </w:rPr>
        <w:t xml:space="preserve">  </w:t>
      </w:r>
      <w:r>
        <w:rPr>
          <w:rFonts w:ascii="宋体" w:hAnsi="宋体" w:cs="宋体" w:hint="eastAsia"/>
          <w:kern w:val="0"/>
          <w:szCs w:val="21"/>
        </w:rPr>
        <w:t>年</w:t>
      </w:r>
      <w:r>
        <w:rPr>
          <w:rFonts w:ascii="宋体" w:hAnsi="宋体" w:cs="宋体" w:hint="eastAsia"/>
          <w:kern w:val="0"/>
          <w:szCs w:val="21"/>
          <w:u w:val="single"/>
        </w:rPr>
        <w:t xml:space="preserve">     </w:t>
      </w:r>
      <w:r>
        <w:rPr>
          <w:rFonts w:ascii="宋体" w:hAnsi="宋体" w:cs="宋体" w:hint="eastAsia"/>
          <w:kern w:val="0"/>
          <w:szCs w:val="21"/>
        </w:rPr>
        <w:t>月</w:t>
      </w:r>
      <w:r>
        <w:rPr>
          <w:rFonts w:ascii="宋体" w:hAnsi="宋体" w:cs="宋体" w:hint="eastAsia"/>
          <w:kern w:val="0"/>
          <w:szCs w:val="21"/>
          <w:u w:val="single"/>
        </w:rPr>
        <w:t xml:space="preserve">    </w:t>
      </w:r>
      <w:r>
        <w:rPr>
          <w:rFonts w:ascii="宋体" w:hAnsi="宋体" w:cs="宋体" w:hint="eastAsia"/>
          <w:kern w:val="0"/>
          <w:szCs w:val="21"/>
        </w:rPr>
        <w:t>日止。</w:t>
      </w:r>
    </w:p>
    <w:p w14:paraId="70C4CBE5" w14:textId="77777777" w:rsidR="00BA1DCA" w:rsidRDefault="00BA1DCA">
      <w:pPr>
        <w:spacing w:line="360" w:lineRule="auto"/>
        <w:ind w:firstLineChars="200" w:firstLine="420"/>
        <w:rPr>
          <w:rFonts w:ascii="宋体" w:hAnsi="宋体" w:cs="宋体" w:hint="eastAsia"/>
          <w:szCs w:val="21"/>
        </w:rPr>
      </w:pPr>
      <w:r>
        <w:rPr>
          <w:rFonts w:ascii="宋体" w:hAnsi="宋体" w:cs="宋体" w:hint="eastAsia"/>
          <w:szCs w:val="21"/>
        </w:rPr>
        <w:t>3.3 在合同签订后</w:t>
      </w:r>
      <w:r>
        <w:rPr>
          <w:rFonts w:ascii="宋体" w:hAnsi="宋体" w:cs="宋体" w:hint="eastAsia"/>
          <w:szCs w:val="21"/>
          <w:u w:val="single"/>
        </w:rPr>
        <w:t xml:space="preserve"> 五 </w:t>
      </w:r>
      <w:r>
        <w:rPr>
          <w:rFonts w:ascii="宋体" w:hAnsi="宋体" w:cs="宋体" w:hint="eastAsia"/>
          <w:szCs w:val="21"/>
        </w:rPr>
        <w:t>日内，乙方应向</w:t>
      </w:r>
      <w:r>
        <w:rPr>
          <w:rFonts w:ascii="宋体" w:hAnsi="宋体" w:cs="宋体" w:hint="eastAsia"/>
          <w:kern w:val="0"/>
          <w:szCs w:val="21"/>
        </w:rPr>
        <w:t>甲方一次性支付租赁保证金人民币</w:t>
      </w:r>
      <w:r>
        <w:rPr>
          <w:rFonts w:ascii="宋体" w:hAnsi="宋体" w:cs="宋体" w:hint="eastAsia"/>
          <w:kern w:val="0"/>
          <w:szCs w:val="21"/>
          <w:u w:val="single"/>
        </w:rPr>
        <w:t xml:space="preserve">       </w:t>
      </w:r>
      <w:r>
        <w:rPr>
          <w:rFonts w:ascii="宋体" w:hAnsi="宋体" w:cs="宋体" w:hint="eastAsia"/>
          <w:kern w:val="0"/>
          <w:szCs w:val="21"/>
        </w:rPr>
        <w:t>元整（六个月全额租金），该租赁保证金在乙方正常退租时或合同终止，与甲方正常交接完毕后，由甲方退还给乙方（租赁保证金不计息）。</w:t>
      </w:r>
    </w:p>
    <w:p w14:paraId="48CF0D65" w14:textId="77777777" w:rsidR="00BA1DCA" w:rsidRDefault="00BA1DCA">
      <w:pPr>
        <w:widowControl/>
        <w:spacing w:before="100" w:beforeAutospacing="1" w:after="100" w:afterAutospacing="1" w:line="300" w:lineRule="atLeast"/>
        <w:ind w:firstLineChars="200" w:firstLine="420"/>
        <w:jc w:val="left"/>
        <w:rPr>
          <w:rFonts w:ascii="宋体" w:hAnsi="宋体" w:cs="宋体" w:hint="eastAsia"/>
          <w:kern w:val="0"/>
          <w:szCs w:val="21"/>
        </w:rPr>
      </w:pPr>
      <w:r>
        <w:rPr>
          <w:rFonts w:ascii="宋体" w:hAnsi="宋体" w:cs="宋体" w:hint="eastAsia"/>
          <w:kern w:val="0"/>
          <w:szCs w:val="21"/>
        </w:rPr>
        <w:t>3.4 免租期结束后，房屋租金先付后用，每</w:t>
      </w:r>
      <w:r>
        <w:rPr>
          <w:rFonts w:ascii="宋体" w:hAnsi="宋体" w:cs="宋体" w:hint="eastAsia"/>
          <w:kern w:val="0"/>
          <w:szCs w:val="21"/>
          <w:u w:val="single"/>
        </w:rPr>
        <w:t xml:space="preserve"> 半年 </w:t>
      </w:r>
      <w:r>
        <w:rPr>
          <w:rFonts w:ascii="宋体" w:hAnsi="宋体" w:cs="宋体" w:hint="eastAsia"/>
          <w:kern w:val="0"/>
          <w:szCs w:val="21"/>
        </w:rPr>
        <w:t>交付一次；乙方应按时将租金以及租赁保证金汇至甲方如下账户，届时由甲方向乙方开具租金发票以及保证金收据。</w:t>
      </w:r>
    </w:p>
    <w:p w14:paraId="4A41C99C" w14:textId="77777777" w:rsidR="00BA1DCA" w:rsidRDefault="00BA1DCA" w:rsidP="00C935B7">
      <w:pPr>
        <w:widowControl/>
        <w:spacing w:before="100" w:beforeAutospacing="1" w:after="100" w:afterAutospacing="1" w:line="300" w:lineRule="atLeast"/>
        <w:ind w:firstLineChars="200" w:firstLine="422"/>
        <w:jc w:val="left"/>
        <w:rPr>
          <w:rFonts w:ascii="宋体" w:hAnsi="宋体" w:cs="宋体" w:hint="eastAsia"/>
          <w:b/>
          <w:bCs/>
          <w:kern w:val="0"/>
          <w:szCs w:val="21"/>
        </w:rPr>
      </w:pPr>
      <w:r>
        <w:rPr>
          <w:rFonts w:ascii="宋体" w:hAnsi="宋体" w:cs="宋体" w:hint="eastAsia"/>
          <w:b/>
          <w:bCs/>
          <w:kern w:val="0"/>
          <w:szCs w:val="21"/>
        </w:rPr>
        <w:t>第四条 租赁物的交付</w:t>
      </w:r>
    </w:p>
    <w:p w14:paraId="58E0516B" w14:textId="77777777" w:rsidR="00BA1DCA" w:rsidRDefault="00BA1DCA">
      <w:pPr>
        <w:spacing w:line="360" w:lineRule="auto"/>
        <w:ind w:firstLineChars="200" w:firstLine="420"/>
        <w:rPr>
          <w:rFonts w:ascii="宋体" w:hAnsi="宋体" w:cs="宋体" w:hint="eastAsia"/>
          <w:kern w:val="0"/>
          <w:szCs w:val="21"/>
        </w:rPr>
      </w:pPr>
      <w:r>
        <w:rPr>
          <w:rFonts w:ascii="宋体" w:hAnsi="宋体" w:cs="宋体" w:hint="eastAsia"/>
          <w:kern w:val="0"/>
          <w:szCs w:val="21"/>
        </w:rPr>
        <w:t>4.1 甲方在收到乙方租赁保证金后，乙方需根据《物业管理服务协议》中的相关规定，缴纳装修保证金并提交装修图纸，物业的相关手续办理之后，甲方三日内将租赁房屋及其附属设施、设备等交付乙方使用；交付时双方应做好交接手续，并应对现状作拍照存档。</w:t>
      </w:r>
    </w:p>
    <w:p w14:paraId="30A0575B" w14:textId="77777777" w:rsidR="00BA1DCA" w:rsidRDefault="00BA1DCA">
      <w:pPr>
        <w:spacing w:line="360" w:lineRule="auto"/>
        <w:ind w:firstLineChars="200" w:firstLine="420"/>
        <w:rPr>
          <w:rFonts w:ascii="宋体" w:hAnsi="宋体" w:cs="宋体" w:hint="eastAsia"/>
          <w:kern w:val="0"/>
          <w:szCs w:val="21"/>
        </w:rPr>
      </w:pPr>
      <w:r>
        <w:rPr>
          <w:rFonts w:ascii="宋体" w:hAnsi="宋体" w:cs="宋体" w:hint="eastAsia"/>
          <w:kern w:val="0"/>
          <w:szCs w:val="21"/>
        </w:rPr>
        <w:t>4.2 甲、乙双方确认以房屋现状交付，乙方确认其已对租赁房屋及其附属设施现状予以充分了解，并对周边环境进行了必要考察，符合租用条件和使用要求。</w:t>
      </w:r>
    </w:p>
    <w:p w14:paraId="1243FD9A" w14:textId="77777777" w:rsidR="00BA1DCA" w:rsidRDefault="00BA1DCA" w:rsidP="00C935B7">
      <w:pPr>
        <w:numPr>
          <w:ilvl w:val="0"/>
          <w:numId w:val="2"/>
        </w:numPr>
        <w:spacing w:line="360" w:lineRule="auto"/>
        <w:ind w:firstLineChars="200" w:firstLine="422"/>
        <w:rPr>
          <w:rFonts w:ascii="宋体" w:hAnsi="宋体" w:cs="宋体" w:hint="eastAsia"/>
          <w:b/>
          <w:bCs/>
          <w:kern w:val="0"/>
          <w:szCs w:val="21"/>
        </w:rPr>
      </w:pPr>
      <w:r>
        <w:rPr>
          <w:rFonts w:ascii="宋体" w:hAnsi="宋体" w:cs="宋体" w:hint="eastAsia"/>
          <w:b/>
          <w:bCs/>
          <w:kern w:val="0"/>
          <w:szCs w:val="21"/>
        </w:rPr>
        <w:t>租赁物装修及附属设施、设备的维修、保养</w:t>
      </w:r>
    </w:p>
    <w:p w14:paraId="5564B19E" w14:textId="77777777" w:rsidR="00BA1DCA" w:rsidRDefault="00BA1DCA">
      <w:pPr>
        <w:pStyle w:val="p0"/>
        <w:ind w:firstLineChars="200" w:firstLine="420"/>
        <w:rPr>
          <w:rFonts w:ascii="宋体" w:hAnsi="宋体" w:cs="宋体" w:hint="eastAsia"/>
        </w:rPr>
      </w:pPr>
      <w:r>
        <w:rPr>
          <w:rFonts w:ascii="宋体" w:hAnsi="宋体" w:cs="宋体" w:hint="eastAsia"/>
        </w:rPr>
        <w:t>5.1 租赁期间，乙方因办公需要对租赁物进行任何装修、改造、搭建的（普通室内装修除外），均须事先向甲方提交书面装修、改建设计方案,经得甲方同意，同时须向政府有关部门申报批准。如乙方的装修、改建方案可能对租赁物主结构造成影响的，还应征得原设计单位书面同意后方可进行。租赁期满后所有的搭建改造及装修除可直接移动之项目可由乙方自行搬走外，其余无法拆除者均归甲方所有，甲方不作任何补偿。</w:t>
      </w:r>
    </w:p>
    <w:p w14:paraId="12FEEED7" w14:textId="77777777" w:rsidR="00BA1DCA" w:rsidRDefault="00BA1DCA">
      <w:pPr>
        <w:pStyle w:val="p0"/>
        <w:ind w:firstLineChars="200" w:firstLine="420"/>
        <w:rPr>
          <w:rFonts w:ascii="宋体" w:hAnsi="宋体" w:cs="宋体" w:hint="eastAsia"/>
        </w:rPr>
      </w:pPr>
      <w:r>
        <w:rPr>
          <w:rFonts w:ascii="宋体" w:hAnsi="宋体" w:cs="宋体" w:hint="eastAsia"/>
        </w:rPr>
        <w:t>5.2 租赁物附属设施、设备由乙方妥善使用，在使用租赁物附属设施、设备时因乙方原因造成安全事故的，由乙方承担责任。乙方须自行承担费用对附属设施、设备进行维修、保养，确保在合同终止时能够靠运行状态随同租赁物归还甲方。</w:t>
      </w:r>
    </w:p>
    <w:p w14:paraId="591D6BEC" w14:textId="77777777" w:rsidR="00BA1DCA" w:rsidRDefault="00BA1DCA" w:rsidP="00C935B7">
      <w:pPr>
        <w:pStyle w:val="p0"/>
        <w:numPr>
          <w:ilvl w:val="0"/>
          <w:numId w:val="2"/>
        </w:numPr>
        <w:ind w:firstLineChars="200" w:firstLine="422"/>
        <w:rPr>
          <w:rFonts w:ascii="宋体" w:hAnsi="宋体" w:cs="宋体" w:hint="eastAsia"/>
          <w:b/>
          <w:bCs/>
        </w:rPr>
      </w:pPr>
      <w:r>
        <w:rPr>
          <w:rFonts w:ascii="宋体" w:hAnsi="宋体" w:cs="宋体" w:hint="eastAsia"/>
          <w:b/>
          <w:bCs/>
        </w:rPr>
        <w:t>租赁物日常管理</w:t>
      </w:r>
    </w:p>
    <w:p w14:paraId="58C210F4" w14:textId="77777777" w:rsidR="00BA1DCA" w:rsidRDefault="00BA1DCA">
      <w:pPr>
        <w:pStyle w:val="p0"/>
        <w:ind w:firstLineChars="200" w:firstLine="420"/>
        <w:rPr>
          <w:rFonts w:ascii="宋体" w:hAnsi="宋体" w:cs="宋体" w:hint="eastAsia"/>
        </w:rPr>
      </w:pPr>
      <w:r>
        <w:rPr>
          <w:rFonts w:ascii="宋体" w:hAnsi="宋体" w:cs="宋体" w:hint="eastAsia"/>
        </w:rPr>
        <w:t>6.1 租赁期间，由甲方提供统一的物业管理，负责公共区域安全、卫生、设施维护和管理，相关费用等事项由双方另行签订的《物业管理服务协议》予以明确。</w:t>
      </w:r>
    </w:p>
    <w:p w14:paraId="281140C7" w14:textId="77777777" w:rsidR="00BA1DCA" w:rsidRDefault="00BA1DCA">
      <w:pPr>
        <w:pStyle w:val="p0"/>
        <w:ind w:firstLineChars="200" w:firstLine="420"/>
        <w:rPr>
          <w:rFonts w:ascii="宋体" w:hAnsi="宋体" w:cs="宋体" w:hint="eastAsia"/>
        </w:rPr>
      </w:pPr>
      <w:r>
        <w:rPr>
          <w:rFonts w:ascii="宋体" w:hAnsi="宋体" w:cs="宋体" w:hint="eastAsia"/>
        </w:rPr>
        <w:t>6.2 乙方在租赁期间的自用水电费、公用水电费分摊、车位费等事项由双方另行签订的《物业管理服务协议》予以明确。</w:t>
      </w:r>
    </w:p>
    <w:p w14:paraId="38EEC77E" w14:textId="77777777" w:rsidR="00BA1DCA" w:rsidRDefault="00BA1DCA">
      <w:pPr>
        <w:tabs>
          <w:tab w:val="left" w:pos="900"/>
        </w:tabs>
        <w:spacing w:line="400" w:lineRule="exact"/>
        <w:ind w:leftChars="1" w:left="2" w:firstLineChars="200" w:firstLine="420"/>
        <w:rPr>
          <w:rFonts w:ascii="宋体" w:hAnsi="宋体" w:cs="宋体" w:hint="eastAsia"/>
          <w:kern w:val="0"/>
          <w:szCs w:val="21"/>
        </w:rPr>
      </w:pPr>
      <w:r>
        <w:rPr>
          <w:rFonts w:ascii="宋体" w:hAnsi="宋体" w:cs="宋体" w:hint="eastAsia"/>
          <w:szCs w:val="21"/>
        </w:rPr>
        <w:t xml:space="preserve">6.3 </w:t>
      </w:r>
      <w:r>
        <w:rPr>
          <w:rFonts w:ascii="宋体" w:hAnsi="宋体" w:cs="宋体" w:hint="eastAsia"/>
          <w:kern w:val="0"/>
          <w:szCs w:val="21"/>
        </w:rPr>
        <w:t>乙方应在租赁物内按有关规定配置灭火器，严禁将楼宇内消防设施用作其它用途；</w:t>
      </w:r>
    </w:p>
    <w:p w14:paraId="3B680544" w14:textId="77777777" w:rsidR="00BA1DCA" w:rsidRDefault="00BA1DCA">
      <w:pPr>
        <w:tabs>
          <w:tab w:val="left" w:pos="900"/>
        </w:tabs>
        <w:spacing w:line="400" w:lineRule="exact"/>
        <w:ind w:firstLineChars="200" w:firstLine="420"/>
        <w:rPr>
          <w:rFonts w:ascii="宋体" w:hAnsi="宋体" w:cs="宋体" w:hint="eastAsia"/>
          <w:kern w:val="0"/>
          <w:szCs w:val="21"/>
        </w:rPr>
      </w:pPr>
      <w:r>
        <w:rPr>
          <w:rFonts w:ascii="宋体" w:hAnsi="宋体" w:cs="宋体" w:hint="eastAsia"/>
          <w:kern w:val="0"/>
          <w:szCs w:val="21"/>
        </w:rPr>
        <w:t>租赁物内确因维修等事务需要进行一级临时动火作业时（含电焊、风焊等明火作业），须消防主管部门批准；</w:t>
      </w:r>
    </w:p>
    <w:p w14:paraId="209EC909" w14:textId="77777777" w:rsidR="00BA1DCA" w:rsidRDefault="00BA1DCA">
      <w:pPr>
        <w:tabs>
          <w:tab w:val="left" w:pos="900"/>
        </w:tabs>
        <w:spacing w:line="400" w:lineRule="exact"/>
        <w:ind w:firstLineChars="200" w:firstLine="420"/>
        <w:rPr>
          <w:ins w:id="1" w:author="chang" w:date="2015-09-24T10:06:00Z"/>
          <w:rFonts w:ascii="宋体" w:hAnsi="宋体" w:cs="宋体" w:hint="eastAsia"/>
          <w:kern w:val="0"/>
          <w:szCs w:val="21"/>
        </w:rPr>
      </w:pPr>
      <w:r>
        <w:rPr>
          <w:rFonts w:ascii="宋体" w:hAnsi="宋体" w:cs="宋体" w:hint="eastAsia"/>
          <w:kern w:val="0"/>
          <w:szCs w:val="21"/>
        </w:rPr>
        <w:t>乙方在租赁期间，须严格遵守《中华人民共和国消防条例》以及苏州市有关消防安全的规定，积极做好消防工作，由于乙方原因造成的一切责任及损失由乙方负担。</w:t>
      </w:r>
    </w:p>
    <w:p w14:paraId="0693351E" w14:textId="77777777" w:rsidR="00BA1DCA" w:rsidRDefault="00BA1DCA" w:rsidP="00C935B7">
      <w:pPr>
        <w:widowControl/>
        <w:numPr>
          <w:ilvl w:val="0"/>
          <w:numId w:val="2"/>
        </w:numPr>
        <w:spacing w:before="100" w:beforeAutospacing="1" w:after="100" w:afterAutospacing="1" w:line="300" w:lineRule="atLeast"/>
        <w:ind w:firstLineChars="200" w:firstLine="422"/>
        <w:jc w:val="left"/>
        <w:rPr>
          <w:rFonts w:ascii="宋体" w:hAnsi="宋体" w:cs="宋体" w:hint="eastAsia"/>
          <w:b/>
          <w:bCs/>
          <w:kern w:val="0"/>
          <w:szCs w:val="21"/>
        </w:rPr>
      </w:pPr>
      <w:r>
        <w:rPr>
          <w:rFonts w:ascii="宋体" w:hAnsi="宋体" w:cs="宋体" w:hint="eastAsia"/>
          <w:b/>
          <w:bCs/>
          <w:kern w:val="0"/>
          <w:szCs w:val="21"/>
        </w:rPr>
        <w:t>广告</w:t>
      </w:r>
    </w:p>
    <w:p w14:paraId="58696104" w14:textId="77777777" w:rsidR="00BA1DCA" w:rsidRDefault="00BA1DCA">
      <w:pPr>
        <w:widowControl/>
        <w:spacing w:before="100" w:beforeAutospacing="1" w:after="100" w:afterAutospacing="1" w:line="300" w:lineRule="atLeast"/>
        <w:ind w:firstLineChars="200" w:firstLine="420"/>
        <w:jc w:val="left"/>
        <w:rPr>
          <w:rFonts w:ascii="宋体" w:hAnsi="宋体" w:cs="宋体" w:hint="eastAsia"/>
          <w:kern w:val="0"/>
          <w:szCs w:val="21"/>
        </w:rPr>
      </w:pPr>
      <w:r>
        <w:rPr>
          <w:rFonts w:ascii="宋体" w:hAnsi="宋体" w:cs="宋体" w:hint="eastAsia"/>
          <w:kern w:val="0"/>
          <w:szCs w:val="21"/>
        </w:rPr>
        <w:lastRenderedPageBreak/>
        <w:t>7.1若乙方需在租赁物建筑物的本体设立广告牌，须按政府的有关规定完成相关的报批手续并报甲方备案。</w:t>
      </w:r>
    </w:p>
    <w:p w14:paraId="5DBBBB3B" w14:textId="77777777" w:rsidR="00BA1DCA" w:rsidRDefault="00BA1DCA">
      <w:pPr>
        <w:widowControl/>
        <w:spacing w:before="100" w:beforeAutospacing="1" w:after="100" w:afterAutospacing="1" w:line="300" w:lineRule="atLeast"/>
        <w:ind w:firstLineChars="200" w:firstLine="420"/>
        <w:jc w:val="left"/>
        <w:rPr>
          <w:rFonts w:ascii="宋体" w:hAnsi="宋体" w:cs="宋体" w:hint="eastAsia"/>
          <w:kern w:val="0"/>
          <w:szCs w:val="21"/>
        </w:rPr>
      </w:pPr>
      <w:r>
        <w:rPr>
          <w:rFonts w:ascii="宋体" w:hAnsi="宋体" w:cs="宋体" w:hint="eastAsia"/>
          <w:kern w:val="0"/>
          <w:szCs w:val="21"/>
        </w:rPr>
        <w:t>7.2若乙方需在租赁物建筑物的周围设立广告牌，需经甲方书面同意并按政府有关规定执行。</w:t>
      </w:r>
    </w:p>
    <w:p w14:paraId="060AAC0A" w14:textId="77777777" w:rsidR="00BA1DCA" w:rsidRDefault="00BA1DCA" w:rsidP="00C935B7">
      <w:pPr>
        <w:widowControl/>
        <w:numPr>
          <w:ilvl w:val="0"/>
          <w:numId w:val="2"/>
        </w:numPr>
        <w:spacing w:before="100" w:beforeAutospacing="1" w:after="100" w:afterAutospacing="1" w:line="300" w:lineRule="atLeast"/>
        <w:ind w:firstLineChars="200" w:firstLine="422"/>
        <w:jc w:val="left"/>
        <w:rPr>
          <w:rFonts w:ascii="宋体" w:hAnsi="宋体" w:cs="宋体" w:hint="eastAsia"/>
          <w:b/>
          <w:bCs/>
          <w:kern w:val="0"/>
          <w:szCs w:val="21"/>
        </w:rPr>
      </w:pPr>
      <w:r>
        <w:rPr>
          <w:rFonts w:ascii="宋体" w:hAnsi="宋体" w:cs="宋体" w:hint="eastAsia"/>
          <w:b/>
          <w:bCs/>
          <w:kern w:val="0"/>
          <w:szCs w:val="21"/>
        </w:rPr>
        <w:t>保密条款</w:t>
      </w:r>
    </w:p>
    <w:p w14:paraId="6276BACC" w14:textId="77777777" w:rsidR="00BA1DCA" w:rsidRDefault="00BA1DCA">
      <w:pPr>
        <w:widowControl/>
        <w:spacing w:before="100" w:beforeAutospacing="1" w:after="100" w:afterAutospacing="1" w:line="300" w:lineRule="atLeast"/>
        <w:ind w:firstLineChars="200" w:firstLine="420"/>
        <w:jc w:val="left"/>
        <w:rPr>
          <w:rFonts w:ascii="宋体" w:hAnsi="宋体" w:cs="宋体" w:hint="eastAsia"/>
          <w:kern w:val="0"/>
          <w:szCs w:val="21"/>
        </w:rPr>
      </w:pPr>
      <w:r>
        <w:rPr>
          <w:rFonts w:ascii="宋体" w:hAnsi="宋体" w:cs="宋体" w:hint="eastAsia"/>
          <w:kern w:val="0"/>
          <w:szCs w:val="21"/>
        </w:rPr>
        <w:t>双方对本协议的内容有保密的义务，不得擅自对外公开。一方违反上述保密义务的，应赔偿对方由此造成的损失。</w:t>
      </w:r>
    </w:p>
    <w:p w14:paraId="7FE902AA" w14:textId="77777777" w:rsidR="00BA1DCA" w:rsidRDefault="00BA1DCA" w:rsidP="00C935B7">
      <w:pPr>
        <w:widowControl/>
        <w:numPr>
          <w:ilvl w:val="0"/>
          <w:numId w:val="2"/>
        </w:numPr>
        <w:spacing w:before="100" w:beforeAutospacing="1" w:after="100" w:afterAutospacing="1" w:line="300" w:lineRule="atLeast"/>
        <w:ind w:firstLineChars="200" w:firstLine="422"/>
        <w:jc w:val="left"/>
        <w:rPr>
          <w:rFonts w:ascii="宋体" w:hAnsi="宋体" w:cs="宋体" w:hint="eastAsia"/>
          <w:b/>
          <w:bCs/>
          <w:kern w:val="0"/>
          <w:szCs w:val="21"/>
        </w:rPr>
      </w:pPr>
      <w:r>
        <w:rPr>
          <w:rFonts w:ascii="宋体" w:hAnsi="宋体" w:cs="宋体" w:hint="eastAsia"/>
          <w:b/>
          <w:bCs/>
          <w:kern w:val="0"/>
          <w:szCs w:val="21"/>
        </w:rPr>
        <w:t>合同解除</w:t>
      </w:r>
    </w:p>
    <w:p w14:paraId="29183CCE" w14:textId="77777777" w:rsidR="00BA1DCA" w:rsidRDefault="00BA1DCA">
      <w:pPr>
        <w:widowControl/>
        <w:spacing w:before="100" w:beforeAutospacing="1" w:after="100" w:afterAutospacing="1" w:line="300" w:lineRule="atLeast"/>
        <w:ind w:firstLineChars="200" w:firstLine="420"/>
        <w:jc w:val="left"/>
        <w:rPr>
          <w:rFonts w:ascii="宋体" w:hAnsi="宋体" w:cs="宋体" w:hint="eastAsia"/>
          <w:kern w:val="0"/>
          <w:szCs w:val="21"/>
        </w:rPr>
      </w:pPr>
      <w:r>
        <w:rPr>
          <w:rFonts w:ascii="宋体" w:hAnsi="宋体" w:cs="宋体" w:hint="eastAsia"/>
          <w:kern w:val="0"/>
          <w:szCs w:val="21"/>
        </w:rPr>
        <w:t>9.1 合同履行期间，如须解除合同，一方在提前三个月书面通知对方后，经双方协商一致，合同解除。</w:t>
      </w:r>
    </w:p>
    <w:p w14:paraId="21E166DB" w14:textId="77777777" w:rsidR="00BA1DCA" w:rsidRDefault="00BA1DCA">
      <w:pPr>
        <w:widowControl/>
        <w:spacing w:before="100" w:beforeAutospacing="1" w:after="100" w:afterAutospacing="1" w:line="300" w:lineRule="atLeast"/>
        <w:ind w:firstLineChars="200" w:firstLine="420"/>
        <w:jc w:val="left"/>
        <w:rPr>
          <w:rFonts w:ascii="宋体" w:hAnsi="宋体" w:cs="宋体" w:hint="eastAsia"/>
          <w:kern w:val="0"/>
          <w:szCs w:val="21"/>
        </w:rPr>
      </w:pPr>
      <w:r>
        <w:rPr>
          <w:rFonts w:ascii="宋体" w:hAnsi="宋体" w:cs="宋体" w:hint="eastAsia"/>
          <w:kern w:val="0"/>
          <w:szCs w:val="21"/>
        </w:rPr>
        <w:t>9.2 如甲方在签订合同后一个月内未将租赁物交付乙方使用，乙方有权单方解除合同。</w:t>
      </w:r>
    </w:p>
    <w:p w14:paraId="5F33A5FD" w14:textId="77777777" w:rsidR="00BA1DCA" w:rsidRDefault="00BA1DCA">
      <w:pPr>
        <w:widowControl/>
        <w:spacing w:before="100" w:beforeAutospacing="1" w:after="100" w:afterAutospacing="1" w:line="300" w:lineRule="atLeast"/>
        <w:ind w:firstLineChars="200" w:firstLine="420"/>
        <w:jc w:val="left"/>
        <w:rPr>
          <w:rFonts w:ascii="宋体" w:hAnsi="宋体" w:cs="宋体" w:hint="eastAsia"/>
          <w:kern w:val="0"/>
          <w:szCs w:val="21"/>
        </w:rPr>
      </w:pPr>
      <w:r>
        <w:rPr>
          <w:rFonts w:ascii="宋体" w:hAnsi="宋体" w:cs="宋体" w:hint="eastAsia"/>
          <w:kern w:val="0"/>
          <w:szCs w:val="21"/>
        </w:rPr>
        <w:t>9.3 如乙方欠交租金物业费及其他费用超过</w:t>
      </w:r>
      <w:r>
        <w:rPr>
          <w:rFonts w:ascii="宋体" w:hAnsi="宋体" w:cs="宋体" w:hint="eastAsia"/>
          <w:kern w:val="0"/>
          <w:szCs w:val="21"/>
          <w:u w:val="single"/>
        </w:rPr>
        <w:t xml:space="preserve"> 一 </w:t>
      </w:r>
      <w:r>
        <w:rPr>
          <w:rFonts w:ascii="宋体" w:hAnsi="宋体" w:cs="宋体" w:hint="eastAsia"/>
          <w:kern w:val="0"/>
          <w:szCs w:val="21"/>
        </w:rPr>
        <w:t>个月，甲方有权单方面解除合同。</w:t>
      </w:r>
    </w:p>
    <w:p w14:paraId="5B73D138" w14:textId="77777777" w:rsidR="00BA1DCA" w:rsidRDefault="00BA1DCA">
      <w:pPr>
        <w:widowControl/>
        <w:spacing w:before="100" w:beforeAutospacing="1" w:after="100" w:afterAutospacing="1" w:line="300" w:lineRule="atLeast"/>
        <w:ind w:firstLineChars="200" w:firstLine="420"/>
        <w:jc w:val="left"/>
        <w:rPr>
          <w:rFonts w:ascii="宋体" w:hAnsi="宋体" w:cs="宋体" w:hint="eastAsia"/>
          <w:kern w:val="0"/>
          <w:szCs w:val="21"/>
        </w:rPr>
      </w:pPr>
      <w:r>
        <w:rPr>
          <w:rFonts w:ascii="宋体" w:hAnsi="宋体" w:cs="宋体" w:hint="eastAsia"/>
          <w:kern w:val="0"/>
          <w:szCs w:val="21"/>
        </w:rPr>
        <w:t>9.4 如乙方未经甲方同意擅自修改或装修，影响房屋结构的，甲方有权单方解除合同。</w:t>
      </w:r>
    </w:p>
    <w:p w14:paraId="052E4A48" w14:textId="77777777" w:rsidR="00BA1DCA" w:rsidRDefault="00BA1DCA">
      <w:pPr>
        <w:widowControl/>
        <w:spacing w:before="100" w:beforeAutospacing="1" w:after="100" w:afterAutospacing="1" w:line="300" w:lineRule="atLeast"/>
        <w:ind w:firstLineChars="200" w:firstLine="420"/>
        <w:jc w:val="left"/>
        <w:rPr>
          <w:rFonts w:ascii="宋体" w:hAnsi="宋体" w:cs="宋体" w:hint="eastAsia"/>
          <w:kern w:val="0"/>
          <w:szCs w:val="21"/>
        </w:rPr>
      </w:pPr>
      <w:r>
        <w:rPr>
          <w:rFonts w:ascii="宋体" w:hAnsi="宋体" w:cs="宋体" w:hint="eastAsia"/>
          <w:kern w:val="0"/>
          <w:szCs w:val="21"/>
        </w:rPr>
        <w:t>9.5 如乙方未经甲方同意擅自经营与约定不符用途或转租租赁物的，甲方有权单方解除合同。</w:t>
      </w:r>
    </w:p>
    <w:p w14:paraId="5BE46613" w14:textId="77777777" w:rsidR="00BA1DCA" w:rsidRDefault="00BA1DCA">
      <w:pPr>
        <w:widowControl/>
        <w:spacing w:before="100" w:beforeAutospacing="1" w:after="100" w:afterAutospacing="1" w:line="300" w:lineRule="atLeast"/>
        <w:ind w:firstLineChars="200" w:firstLine="420"/>
        <w:jc w:val="left"/>
        <w:rPr>
          <w:rFonts w:ascii="宋体" w:hAnsi="宋体" w:cs="宋体" w:hint="eastAsia"/>
          <w:kern w:val="0"/>
          <w:szCs w:val="21"/>
        </w:rPr>
      </w:pPr>
      <w:r>
        <w:rPr>
          <w:rFonts w:ascii="宋体" w:hAnsi="宋体" w:cs="宋体" w:hint="eastAsia"/>
          <w:kern w:val="0"/>
          <w:szCs w:val="21"/>
        </w:rPr>
        <w:t>9.6 如乙方未经甲方同意擅自变更办公室现有电线网线间隔其他设施，私自改变办公用途的，甲方有权单方解除合同。</w:t>
      </w:r>
    </w:p>
    <w:p w14:paraId="642CD066" w14:textId="77777777" w:rsidR="00BA1DCA" w:rsidRDefault="00BA1DCA">
      <w:pPr>
        <w:widowControl/>
        <w:spacing w:before="100" w:beforeAutospacing="1" w:after="100" w:afterAutospacing="1" w:line="300" w:lineRule="atLeast"/>
        <w:ind w:firstLineChars="200" w:firstLine="420"/>
        <w:jc w:val="left"/>
        <w:rPr>
          <w:rFonts w:ascii="宋体" w:hAnsi="宋体" w:cs="宋体" w:hint="eastAsia"/>
          <w:kern w:val="0"/>
          <w:szCs w:val="21"/>
        </w:rPr>
      </w:pPr>
      <w:r>
        <w:rPr>
          <w:rFonts w:ascii="宋体" w:hAnsi="宋体" w:cs="宋体" w:hint="eastAsia"/>
          <w:kern w:val="0"/>
          <w:szCs w:val="21"/>
        </w:rPr>
        <w:t>9.7 乙方存在损害租赁物或其他违约行为，经甲方通知整改后十天内仍未改正的，甲方有权单方解除合同。</w:t>
      </w:r>
    </w:p>
    <w:p w14:paraId="2643CFAB" w14:textId="77777777" w:rsidR="00BA1DCA" w:rsidRDefault="00BA1DCA">
      <w:pPr>
        <w:widowControl/>
        <w:spacing w:before="100" w:beforeAutospacing="1" w:after="100" w:afterAutospacing="1" w:line="300" w:lineRule="atLeast"/>
        <w:ind w:firstLineChars="200" w:firstLine="420"/>
        <w:jc w:val="left"/>
        <w:rPr>
          <w:rFonts w:ascii="宋体" w:hAnsi="宋体" w:cs="宋体" w:hint="eastAsia"/>
          <w:kern w:val="0"/>
          <w:szCs w:val="21"/>
        </w:rPr>
      </w:pPr>
      <w:r>
        <w:rPr>
          <w:rFonts w:ascii="宋体" w:hAnsi="宋体" w:cs="宋体" w:hint="eastAsia"/>
          <w:kern w:val="0"/>
          <w:szCs w:val="21"/>
        </w:rPr>
        <w:t>9.8 双方解除合同的传真、信函等书面通知送达对方之日起合同自动解除。</w:t>
      </w:r>
    </w:p>
    <w:p w14:paraId="12829B35" w14:textId="77777777" w:rsidR="00BA1DCA" w:rsidRDefault="00BA1DCA" w:rsidP="00C935B7">
      <w:pPr>
        <w:widowControl/>
        <w:numPr>
          <w:ilvl w:val="0"/>
          <w:numId w:val="2"/>
        </w:numPr>
        <w:spacing w:before="100" w:beforeAutospacing="1" w:after="100" w:afterAutospacing="1" w:line="300" w:lineRule="atLeast"/>
        <w:ind w:firstLineChars="200" w:firstLine="422"/>
        <w:jc w:val="left"/>
        <w:rPr>
          <w:rFonts w:ascii="宋体" w:hAnsi="宋体" w:cs="宋体" w:hint="eastAsia"/>
          <w:b/>
          <w:bCs/>
          <w:kern w:val="0"/>
          <w:szCs w:val="21"/>
        </w:rPr>
      </w:pPr>
      <w:r>
        <w:rPr>
          <w:rFonts w:ascii="宋体" w:hAnsi="宋体" w:cs="宋体" w:hint="eastAsia"/>
          <w:b/>
          <w:bCs/>
          <w:kern w:val="0"/>
          <w:szCs w:val="21"/>
        </w:rPr>
        <w:t>合同终止</w:t>
      </w:r>
    </w:p>
    <w:p w14:paraId="3788E9B1" w14:textId="77777777" w:rsidR="00BA1DCA" w:rsidRDefault="00BA1DCA">
      <w:pPr>
        <w:widowControl/>
        <w:spacing w:before="100" w:beforeAutospacing="1" w:after="100" w:afterAutospacing="1" w:line="300" w:lineRule="atLeast"/>
        <w:ind w:firstLineChars="200" w:firstLine="420"/>
        <w:jc w:val="left"/>
        <w:rPr>
          <w:rFonts w:ascii="宋体" w:hAnsi="宋体" w:cs="宋体" w:hint="eastAsia"/>
          <w:kern w:val="0"/>
          <w:szCs w:val="21"/>
        </w:rPr>
      </w:pPr>
      <w:r>
        <w:rPr>
          <w:rFonts w:ascii="宋体" w:hAnsi="宋体" w:cs="宋体" w:hint="eastAsia"/>
          <w:kern w:val="0"/>
          <w:szCs w:val="21"/>
        </w:rPr>
        <w:t>10.1 租赁期届满，甲、乙双方未达成续租协议的，乙方应于终止之日迁离租赁物，并将租赁物以原状返还甲方。</w:t>
      </w:r>
    </w:p>
    <w:p w14:paraId="1A79EFF0" w14:textId="77777777" w:rsidR="00BA1DCA" w:rsidRDefault="00BA1DCA">
      <w:pPr>
        <w:widowControl/>
        <w:spacing w:before="100" w:beforeAutospacing="1" w:after="100" w:afterAutospacing="1" w:line="300" w:lineRule="atLeast"/>
        <w:ind w:firstLineChars="200" w:firstLine="420"/>
        <w:jc w:val="left"/>
        <w:rPr>
          <w:rFonts w:ascii="宋体" w:hAnsi="宋体" w:cs="宋体" w:hint="eastAsia"/>
          <w:kern w:val="0"/>
          <w:szCs w:val="21"/>
        </w:rPr>
      </w:pPr>
      <w:r>
        <w:rPr>
          <w:rFonts w:ascii="宋体" w:hAnsi="宋体" w:cs="宋体" w:hint="eastAsia"/>
          <w:kern w:val="0"/>
          <w:szCs w:val="21"/>
        </w:rPr>
        <w:t>10.2 乙方应在迁离租赁物时将租赁物清扫干净，如乙方归还租赁物时不清理杂物，则甲方对清理该杂物所产生的费用由乙方负责。</w:t>
      </w:r>
    </w:p>
    <w:p w14:paraId="52F68C59" w14:textId="77777777" w:rsidR="00BA1DCA" w:rsidRDefault="00BA1DCA">
      <w:pPr>
        <w:widowControl/>
        <w:spacing w:before="100" w:beforeAutospacing="1" w:after="100" w:afterAutospacing="1" w:line="300" w:lineRule="atLeast"/>
        <w:ind w:firstLineChars="200" w:firstLine="420"/>
        <w:jc w:val="left"/>
        <w:rPr>
          <w:rFonts w:ascii="宋体" w:hAnsi="宋体" w:cs="宋体" w:hint="eastAsia"/>
          <w:kern w:val="0"/>
          <w:szCs w:val="21"/>
        </w:rPr>
      </w:pPr>
      <w:r>
        <w:rPr>
          <w:rFonts w:ascii="宋体" w:hAnsi="宋体" w:cs="宋体" w:hint="eastAsia"/>
          <w:kern w:val="0"/>
          <w:szCs w:val="21"/>
        </w:rPr>
        <w:t>10.3 双方在交接租赁物和设备时，甲方有权对租赁物及设备设施检查验收，发现有损坏的情况，乙方应负责修复、更换或赔偿。</w:t>
      </w:r>
    </w:p>
    <w:p w14:paraId="57731B15" w14:textId="77777777" w:rsidR="00BA1DCA" w:rsidRDefault="00BA1DCA">
      <w:pPr>
        <w:widowControl/>
        <w:spacing w:before="100" w:beforeAutospacing="1" w:after="100" w:afterAutospacing="1" w:line="300" w:lineRule="atLeast"/>
        <w:ind w:firstLineChars="200" w:firstLine="420"/>
        <w:jc w:val="left"/>
        <w:rPr>
          <w:rFonts w:ascii="宋体" w:hAnsi="宋体" w:cs="宋体" w:hint="eastAsia"/>
          <w:kern w:val="0"/>
          <w:szCs w:val="21"/>
        </w:rPr>
      </w:pPr>
      <w:r>
        <w:rPr>
          <w:rFonts w:ascii="宋体" w:hAnsi="宋体" w:cs="宋体" w:hint="eastAsia"/>
          <w:kern w:val="0"/>
          <w:szCs w:val="21"/>
        </w:rPr>
        <w:t>10.4 乙方逾期不迁离或不返还租赁物的，应向甲方加倍支付租金，但甲方有权拒绝，要求收回租赁物。甲方发出迁离通知后三日内不按时撤离的，视为乙方放弃租赁物内办公物品所有权，甲方有权采取任何措施予以处置，乙方对此无权要求甲方做出任何赔偿。</w:t>
      </w:r>
    </w:p>
    <w:p w14:paraId="75E2CBEB" w14:textId="77777777" w:rsidR="00BA1DCA" w:rsidRDefault="00BA1DCA" w:rsidP="00C935B7">
      <w:pPr>
        <w:widowControl/>
        <w:numPr>
          <w:ilvl w:val="0"/>
          <w:numId w:val="2"/>
        </w:numPr>
        <w:spacing w:before="100" w:beforeAutospacing="1" w:after="100" w:afterAutospacing="1" w:line="300" w:lineRule="atLeast"/>
        <w:ind w:firstLineChars="200" w:firstLine="422"/>
        <w:jc w:val="left"/>
        <w:rPr>
          <w:rFonts w:ascii="宋体" w:hAnsi="宋体" w:cs="宋体" w:hint="eastAsia"/>
          <w:b/>
          <w:bCs/>
          <w:kern w:val="0"/>
          <w:szCs w:val="21"/>
        </w:rPr>
      </w:pPr>
      <w:r>
        <w:rPr>
          <w:rFonts w:ascii="宋体" w:hAnsi="宋体" w:cs="宋体" w:hint="eastAsia"/>
          <w:b/>
          <w:bCs/>
          <w:kern w:val="0"/>
          <w:szCs w:val="21"/>
        </w:rPr>
        <w:t>违约责任</w:t>
      </w:r>
    </w:p>
    <w:p w14:paraId="18B5E7AA" w14:textId="77777777" w:rsidR="00BA1DCA" w:rsidRDefault="00BA1DCA">
      <w:pPr>
        <w:widowControl/>
        <w:spacing w:before="100" w:beforeAutospacing="1" w:after="100" w:afterAutospacing="1" w:line="300" w:lineRule="atLeast"/>
        <w:ind w:firstLineChars="200" w:firstLine="420"/>
        <w:jc w:val="left"/>
        <w:rPr>
          <w:rFonts w:ascii="宋体" w:hAnsi="宋体" w:cs="宋体" w:hint="eastAsia"/>
          <w:kern w:val="0"/>
          <w:szCs w:val="21"/>
        </w:rPr>
      </w:pPr>
      <w:r>
        <w:rPr>
          <w:rFonts w:ascii="宋体" w:hAnsi="宋体" w:cs="宋体" w:hint="eastAsia"/>
          <w:kern w:val="0"/>
          <w:szCs w:val="21"/>
        </w:rPr>
        <w:t>11.1 在租赁期限内，乙方不按时交租金的，应向甲方支付逾期违约金，违约金计算方式为：拖欠天数乘以欠缴租金总额的</w:t>
      </w:r>
      <w:r>
        <w:rPr>
          <w:rFonts w:ascii="宋体" w:hAnsi="宋体" w:cs="宋体" w:hint="eastAsia"/>
          <w:kern w:val="0"/>
          <w:szCs w:val="21"/>
          <w:u w:val="single"/>
        </w:rPr>
        <w:t xml:space="preserve"> 1 </w:t>
      </w:r>
      <w:r>
        <w:rPr>
          <w:rFonts w:ascii="宋体" w:hAnsi="宋体" w:cs="宋体" w:hint="eastAsia"/>
          <w:kern w:val="0"/>
          <w:szCs w:val="21"/>
        </w:rPr>
        <w:t>%。</w:t>
      </w:r>
    </w:p>
    <w:p w14:paraId="158530D0" w14:textId="77777777" w:rsidR="00BA1DCA" w:rsidRDefault="00BA1DCA">
      <w:pPr>
        <w:spacing w:line="340" w:lineRule="exact"/>
        <w:ind w:firstLineChars="200" w:firstLine="420"/>
        <w:rPr>
          <w:rFonts w:ascii="宋体" w:hAnsi="宋体" w:cs="宋体" w:hint="eastAsia"/>
          <w:kern w:val="0"/>
          <w:szCs w:val="21"/>
        </w:rPr>
      </w:pPr>
      <w:r>
        <w:rPr>
          <w:rFonts w:ascii="宋体" w:hAnsi="宋体" w:cs="宋体" w:hint="eastAsia"/>
          <w:kern w:val="0"/>
          <w:szCs w:val="21"/>
        </w:rPr>
        <w:t>11.3 如乙方在入驻4个月后人均办公区域密度超过20平方米，视为乙方违约，甲方有权按照30元/平方米收取超出面积的违约金；</w:t>
      </w:r>
    </w:p>
    <w:p w14:paraId="31AE5D0D" w14:textId="77777777" w:rsidR="00BA1DCA" w:rsidRDefault="00BA1DCA">
      <w:pPr>
        <w:spacing w:line="340" w:lineRule="exact"/>
        <w:ind w:firstLineChars="200" w:firstLine="420"/>
        <w:rPr>
          <w:rFonts w:ascii="宋体" w:hAnsi="宋体" w:cs="宋体" w:hint="eastAsia"/>
          <w:kern w:val="0"/>
          <w:szCs w:val="21"/>
        </w:rPr>
      </w:pPr>
      <w:r>
        <w:rPr>
          <w:rFonts w:ascii="宋体" w:hAnsi="宋体" w:cs="宋体" w:hint="eastAsia"/>
          <w:kern w:val="0"/>
          <w:szCs w:val="21"/>
        </w:rPr>
        <w:t>11.4 如乙方未在合同签订后4个月之内将公司的经营地址变更至租赁物所在地地址，未在办好营业执照后5日内向甲方提供营业执照，</w:t>
      </w:r>
      <w:r>
        <w:rPr>
          <w:rFonts w:ascii="宋体" w:hAnsi="宋体" w:cs="宋体" w:hint="eastAsia"/>
          <w:szCs w:val="21"/>
        </w:rPr>
        <w:t>税务登记证,组织机构代码证复印件以供甲方备案，视为乙方违约，甲方有权按实收取乙方相应的违约金。</w:t>
      </w:r>
    </w:p>
    <w:p w14:paraId="09348C20" w14:textId="77777777" w:rsidR="00BA1DCA" w:rsidRDefault="00BA1DCA">
      <w:pPr>
        <w:widowControl/>
        <w:spacing w:before="100" w:beforeAutospacing="1" w:after="100" w:afterAutospacing="1" w:line="300" w:lineRule="atLeast"/>
        <w:ind w:firstLineChars="200" w:firstLine="420"/>
        <w:jc w:val="left"/>
        <w:rPr>
          <w:rFonts w:ascii="宋体" w:hAnsi="宋体" w:cs="宋体" w:hint="eastAsia"/>
          <w:kern w:val="0"/>
          <w:szCs w:val="21"/>
        </w:rPr>
      </w:pPr>
      <w:r>
        <w:rPr>
          <w:rFonts w:ascii="宋体" w:hAnsi="宋体" w:cs="宋体" w:hint="eastAsia"/>
          <w:kern w:val="0"/>
          <w:szCs w:val="21"/>
        </w:rPr>
        <w:t>11.5 如乙方摆放公司产品超过租赁面积的5%，视为乙方改变了租赁物的办公用途，本合同约定的优惠政策自始失效，租赁保证金自动抵充</w:t>
      </w:r>
      <w:bookmarkStart w:id="2" w:name="OLE_LINK1"/>
      <w:r>
        <w:rPr>
          <w:rFonts w:ascii="宋体" w:hAnsi="宋体" w:cs="宋体" w:hint="eastAsia"/>
          <w:kern w:val="0"/>
          <w:szCs w:val="21"/>
        </w:rPr>
        <w:t>租赁期间的违约金（按照30元/平方米/月计算）</w:t>
      </w:r>
      <w:bookmarkEnd w:id="2"/>
      <w:r>
        <w:rPr>
          <w:rFonts w:ascii="宋体" w:hAnsi="宋体" w:cs="宋体" w:hint="eastAsia"/>
          <w:kern w:val="0"/>
          <w:szCs w:val="21"/>
        </w:rPr>
        <w:t>，不足部分由乙方另行支付。</w:t>
      </w:r>
    </w:p>
    <w:p w14:paraId="3FF05748" w14:textId="77777777" w:rsidR="00BA1DCA" w:rsidRDefault="00BA1DCA">
      <w:pPr>
        <w:widowControl/>
        <w:spacing w:before="100" w:beforeAutospacing="1" w:after="100" w:afterAutospacing="1" w:line="300" w:lineRule="atLeast"/>
        <w:ind w:firstLineChars="200" w:firstLine="420"/>
        <w:jc w:val="left"/>
        <w:rPr>
          <w:rFonts w:ascii="宋体" w:hAnsi="宋体" w:cs="宋体" w:hint="eastAsia"/>
          <w:kern w:val="0"/>
          <w:szCs w:val="21"/>
        </w:rPr>
      </w:pPr>
      <w:r>
        <w:rPr>
          <w:rFonts w:ascii="宋体" w:hAnsi="宋体" w:cs="宋体" w:hint="eastAsia"/>
          <w:kern w:val="0"/>
          <w:szCs w:val="21"/>
        </w:rPr>
        <w:t>11.6 因乙方原因使得合同提前解除的，本合同约定的优惠政策自始失效，上述租赁保证金自动抵充租赁期间的违约金（按照30元/平方米/月计算），不足部分由乙方另行支付。</w:t>
      </w:r>
    </w:p>
    <w:p w14:paraId="02512CB8" w14:textId="77777777" w:rsidR="00BA1DCA" w:rsidRDefault="00BA1DCA" w:rsidP="00C935B7">
      <w:pPr>
        <w:widowControl/>
        <w:numPr>
          <w:ilvl w:val="0"/>
          <w:numId w:val="2"/>
        </w:numPr>
        <w:spacing w:before="100" w:beforeAutospacing="1" w:after="100" w:afterAutospacing="1" w:line="300" w:lineRule="atLeast"/>
        <w:ind w:firstLineChars="200" w:firstLine="422"/>
        <w:jc w:val="left"/>
        <w:rPr>
          <w:rFonts w:ascii="宋体" w:hAnsi="宋体" w:cs="宋体" w:hint="eastAsia"/>
          <w:b/>
          <w:bCs/>
          <w:kern w:val="0"/>
          <w:szCs w:val="21"/>
        </w:rPr>
      </w:pPr>
      <w:r>
        <w:rPr>
          <w:rFonts w:ascii="宋体" w:hAnsi="宋体" w:cs="宋体" w:hint="eastAsia"/>
          <w:b/>
          <w:bCs/>
          <w:kern w:val="0"/>
          <w:szCs w:val="21"/>
        </w:rPr>
        <w:t>免责条款</w:t>
      </w:r>
    </w:p>
    <w:p w14:paraId="7F2D2DDC" w14:textId="77777777" w:rsidR="00BA1DCA" w:rsidRDefault="00BA1DCA">
      <w:pPr>
        <w:widowControl/>
        <w:rPr>
          <w:rFonts w:ascii="宋体" w:hAnsi="宋体" w:cs="宋体" w:hint="eastAsia"/>
          <w:kern w:val="0"/>
          <w:szCs w:val="21"/>
        </w:rPr>
      </w:pPr>
      <w:r>
        <w:rPr>
          <w:rFonts w:ascii="宋体" w:hAnsi="宋体" w:cs="宋体" w:hint="eastAsia"/>
          <w:kern w:val="0"/>
          <w:szCs w:val="21"/>
        </w:rPr>
        <w:t xml:space="preserve">    12.1 若因政府有关租赁行为的法律法规的修改导致甲方无法继续履行本合同时，将按本条第2款执行。</w:t>
      </w:r>
    </w:p>
    <w:p w14:paraId="034558C6" w14:textId="77777777" w:rsidR="00BA1DCA" w:rsidRDefault="00BA1DCA">
      <w:pPr>
        <w:widowControl/>
        <w:ind w:firstLineChars="200" w:firstLine="420"/>
        <w:rPr>
          <w:rFonts w:ascii="宋体" w:hAnsi="宋体" w:cs="宋体" w:hint="eastAsia"/>
          <w:kern w:val="0"/>
          <w:szCs w:val="21"/>
        </w:rPr>
      </w:pPr>
      <w:r>
        <w:rPr>
          <w:rFonts w:ascii="宋体" w:hAnsi="宋体" w:cs="宋体" w:hint="eastAsia"/>
          <w:kern w:val="0"/>
          <w:szCs w:val="21"/>
        </w:rPr>
        <w:t>12.2 凡因发生严重自然灾害、战争或其他不能预见的、其发生和后果不能防止或避免的不可抗力致使任何一方不能履行本合同时，遇有上述不可抗力的一方，应立即用邮递、电子邮件或书面通知对方，并应在三十日内，提供不可抗力的详情及合同不能履行，或不能部分履行，或需延期履行理由的证明文件。该项证明文件应由不可抗力发生地区的公证机关出具，如无法获得公证出具的证明文件，则提供其他有力证明。遭受不可抗力的一方由此而免责。</w:t>
      </w:r>
    </w:p>
    <w:p w14:paraId="166B541D" w14:textId="77777777" w:rsidR="00BA1DCA" w:rsidRDefault="00BA1DCA" w:rsidP="00C935B7">
      <w:pPr>
        <w:widowControl/>
        <w:numPr>
          <w:ilvl w:val="0"/>
          <w:numId w:val="2"/>
        </w:numPr>
        <w:spacing w:before="100" w:beforeAutospacing="1" w:after="100" w:afterAutospacing="1" w:line="300" w:lineRule="atLeast"/>
        <w:ind w:firstLineChars="200" w:firstLine="422"/>
        <w:jc w:val="left"/>
        <w:rPr>
          <w:rFonts w:ascii="宋体" w:hAnsi="宋体" w:cs="宋体" w:hint="eastAsia"/>
          <w:b/>
          <w:bCs/>
          <w:kern w:val="0"/>
          <w:szCs w:val="21"/>
        </w:rPr>
      </w:pPr>
      <w:r>
        <w:rPr>
          <w:rFonts w:ascii="宋体" w:hAnsi="宋体" w:cs="宋体" w:hint="eastAsia"/>
          <w:b/>
          <w:bCs/>
          <w:kern w:val="0"/>
          <w:szCs w:val="21"/>
        </w:rPr>
        <w:t>通知</w:t>
      </w:r>
    </w:p>
    <w:p w14:paraId="2E868826" w14:textId="77777777" w:rsidR="00BA1DCA" w:rsidRDefault="00BA1DCA">
      <w:pPr>
        <w:widowControl/>
        <w:ind w:firstLineChars="200" w:firstLine="420"/>
        <w:rPr>
          <w:rFonts w:ascii="宋体" w:hAnsi="宋体" w:cs="宋体" w:hint="eastAsia"/>
          <w:kern w:val="0"/>
          <w:szCs w:val="21"/>
        </w:rPr>
      </w:pPr>
      <w:r>
        <w:rPr>
          <w:rFonts w:ascii="宋体" w:hAnsi="宋体" w:cs="宋体" w:hint="eastAsia"/>
          <w:kern w:val="0"/>
          <w:szCs w:val="21"/>
        </w:rPr>
        <w:t>13.1 在合同履行过程中，任何一方需向其他各方送达通知、函告等文书的，以各方确认的送达地址为准。</w:t>
      </w:r>
    </w:p>
    <w:p w14:paraId="7A21D957" w14:textId="77777777" w:rsidR="00BA1DCA" w:rsidRDefault="00BA1DCA">
      <w:pPr>
        <w:widowControl/>
        <w:ind w:firstLineChars="200" w:firstLine="420"/>
        <w:rPr>
          <w:rFonts w:ascii="宋体" w:hAnsi="宋体" w:cs="宋体" w:hint="eastAsia"/>
          <w:kern w:val="0"/>
          <w:szCs w:val="21"/>
        </w:rPr>
      </w:pPr>
      <w:r>
        <w:rPr>
          <w:rFonts w:ascii="宋体" w:hAnsi="宋体" w:cs="宋体" w:hint="eastAsia"/>
          <w:kern w:val="0"/>
          <w:szCs w:val="21"/>
        </w:rPr>
        <w:t>13.2 甲方确认下列地址为送达地址：</w:t>
      </w:r>
    </w:p>
    <w:p w14:paraId="7F9BE001" w14:textId="77777777" w:rsidR="00BA1DCA" w:rsidRDefault="00BA1DCA">
      <w:pPr>
        <w:widowControl/>
        <w:ind w:firstLineChars="200" w:firstLine="420"/>
        <w:rPr>
          <w:rFonts w:ascii="宋体" w:hAnsi="宋体" w:cs="宋体" w:hint="eastAsia"/>
          <w:kern w:val="0"/>
          <w:szCs w:val="21"/>
          <w:u w:val="single"/>
        </w:rPr>
      </w:pPr>
      <w:r>
        <w:rPr>
          <w:rFonts w:ascii="宋体" w:hAnsi="宋体" w:cs="宋体" w:hint="eastAsia"/>
          <w:kern w:val="0"/>
          <w:szCs w:val="21"/>
          <w:u w:val="single"/>
        </w:rPr>
        <w:t xml:space="preserve">                                                                           </w:t>
      </w:r>
    </w:p>
    <w:p w14:paraId="19ED7AE1" w14:textId="77777777" w:rsidR="00BA1DCA" w:rsidRDefault="00BA1DCA">
      <w:pPr>
        <w:widowControl/>
        <w:ind w:firstLineChars="200" w:firstLine="420"/>
        <w:rPr>
          <w:rFonts w:ascii="宋体" w:hAnsi="宋体" w:cs="宋体" w:hint="eastAsia"/>
          <w:kern w:val="0"/>
          <w:szCs w:val="21"/>
        </w:rPr>
      </w:pPr>
    </w:p>
    <w:p w14:paraId="468FCE99" w14:textId="77777777" w:rsidR="00BA1DCA" w:rsidRDefault="00BA1DCA">
      <w:pPr>
        <w:widowControl/>
        <w:ind w:firstLineChars="200" w:firstLine="420"/>
        <w:rPr>
          <w:rFonts w:ascii="宋体" w:hAnsi="宋体" w:cs="宋体" w:hint="eastAsia"/>
          <w:kern w:val="0"/>
          <w:szCs w:val="21"/>
        </w:rPr>
      </w:pPr>
      <w:r>
        <w:rPr>
          <w:rFonts w:ascii="宋体" w:hAnsi="宋体" w:cs="宋体" w:hint="eastAsia"/>
          <w:kern w:val="0"/>
          <w:szCs w:val="21"/>
        </w:rPr>
        <w:t>13.3 乙方确认下列地址为送达地址：</w:t>
      </w:r>
    </w:p>
    <w:p w14:paraId="15F59AA7" w14:textId="77777777" w:rsidR="00BA1DCA" w:rsidRDefault="00BA1DCA">
      <w:pPr>
        <w:widowControl/>
        <w:ind w:firstLineChars="200" w:firstLine="420"/>
        <w:rPr>
          <w:rFonts w:ascii="宋体" w:hAnsi="宋体" w:cs="宋体" w:hint="eastAsia"/>
          <w:kern w:val="0"/>
          <w:szCs w:val="21"/>
          <w:u w:val="single"/>
        </w:rPr>
      </w:pPr>
      <w:r>
        <w:rPr>
          <w:rFonts w:ascii="宋体" w:hAnsi="宋体" w:cs="宋体" w:hint="eastAsia"/>
          <w:kern w:val="0"/>
          <w:szCs w:val="21"/>
          <w:u w:val="single"/>
        </w:rPr>
        <w:t xml:space="preserve">                                                                           </w:t>
      </w:r>
    </w:p>
    <w:p w14:paraId="0A3AAEB2" w14:textId="77777777" w:rsidR="00BA1DCA" w:rsidRDefault="00BA1DCA">
      <w:pPr>
        <w:widowControl/>
        <w:spacing w:before="100" w:beforeAutospacing="1" w:after="100" w:afterAutospacing="1" w:line="300" w:lineRule="atLeast"/>
        <w:ind w:firstLineChars="200" w:firstLine="420"/>
        <w:jc w:val="left"/>
        <w:rPr>
          <w:rFonts w:ascii="宋体" w:hAnsi="宋体" w:cs="宋体" w:hint="eastAsia"/>
          <w:kern w:val="0"/>
          <w:szCs w:val="21"/>
        </w:rPr>
      </w:pPr>
      <w:r>
        <w:rPr>
          <w:rFonts w:ascii="宋体" w:hAnsi="宋体" w:cs="宋体" w:hint="eastAsia"/>
          <w:kern w:val="0"/>
          <w:szCs w:val="21"/>
        </w:rPr>
        <w:t>13.3 如以上送达地址有变更的，应及时以书面方式通知对方。如指定代收人的，指定代收人的签收视为签收。</w:t>
      </w:r>
    </w:p>
    <w:p w14:paraId="084C94B8" w14:textId="77777777" w:rsidR="00BA1DCA" w:rsidRDefault="00BA1DCA">
      <w:pPr>
        <w:widowControl/>
        <w:spacing w:before="100" w:beforeAutospacing="1" w:after="100" w:afterAutospacing="1" w:line="300" w:lineRule="atLeast"/>
        <w:jc w:val="left"/>
        <w:rPr>
          <w:rFonts w:ascii="宋体" w:hAnsi="宋体" w:cs="宋体" w:hint="eastAsia"/>
          <w:kern w:val="0"/>
          <w:szCs w:val="21"/>
        </w:rPr>
      </w:pPr>
      <w:r>
        <w:rPr>
          <w:rFonts w:ascii="宋体" w:hAnsi="宋体" w:cs="宋体" w:hint="eastAsia"/>
          <w:kern w:val="0"/>
          <w:szCs w:val="21"/>
        </w:rPr>
        <w:t xml:space="preserve">    13.4 </w:t>
      </w:r>
      <w:r>
        <w:rPr>
          <w:rFonts w:hint="eastAsia"/>
          <w:szCs w:val="21"/>
        </w:rPr>
        <w:t>在双方因履行合同发生争议诉至法院的，该地址亦为人民法院司法文书送达地址。</w:t>
      </w:r>
    </w:p>
    <w:p w14:paraId="7CF21734" w14:textId="77777777" w:rsidR="00BA1DCA" w:rsidRDefault="00BA1DCA" w:rsidP="00C935B7">
      <w:pPr>
        <w:widowControl/>
        <w:spacing w:before="100" w:beforeAutospacing="1" w:after="100" w:afterAutospacing="1" w:line="300" w:lineRule="atLeast"/>
        <w:ind w:firstLineChars="200" w:firstLine="422"/>
        <w:jc w:val="left"/>
        <w:rPr>
          <w:rFonts w:ascii="宋体" w:hAnsi="宋体" w:cs="宋体" w:hint="eastAsia"/>
          <w:b/>
          <w:bCs/>
          <w:kern w:val="0"/>
          <w:szCs w:val="21"/>
        </w:rPr>
      </w:pPr>
      <w:r>
        <w:rPr>
          <w:rFonts w:ascii="宋体" w:hAnsi="宋体" w:cs="宋体" w:hint="eastAsia"/>
          <w:b/>
          <w:bCs/>
          <w:kern w:val="0"/>
          <w:szCs w:val="21"/>
        </w:rPr>
        <w:t>第十四条 争议解决</w:t>
      </w:r>
    </w:p>
    <w:p w14:paraId="6E712737" w14:textId="77777777" w:rsidR="00BA1DCA" w:rsidRDefault="00BA1DCA">
      <w:pPr>
        <w:widowControl/>
        <w:spacing w:before="100" w:beforeAutospacing="1" w:after="100" w:afterAutospacing="1" w:line="300" w:lineRule="atLeast"/>
        <w:jc w:val="left"/>
        <w:rPr>
          <w:rFonts w:ascii="宋体" w:hAnsi="宋体" w:cs="宋体" w:hint="eastAsia"/>
          <w:kern w:val="0"/>
          <w:szCs w:val="21"/>
        </w:rPr>
      </w:pPr>
      <w:ins w:id="3" w:author="chang" w:date="2015-09-24T16:58:00Z">
        <w:r>
          <w:rPr>
            <w:rFonts w:ascii="宋体" w:hAnsi="宋体" w:cs="宋体" w:hint="eastAsia"/>
            <w:kern w:val="0"/>
            <w:szCs w:val="21"/>
          </w:rPr>
          <w:t xml:space="preserve">   </w:t>
        </w:r>
      </w:ins>
      <w:r>
        <w:rPr>
          <w:rFonts w:ascii="宋体" w:hAnsi="宋体" w:cs="宋体" w:hint="eastAsia"/>
          <w:kern w:val="0"/>
          <w:szCs w:val="21"/>
        </w:rPr>
        <w:t xml:space="preserve"> 本合同在履行中发生争议，应由双方协商解决；若协商不成，双方均可向甲方所在地人民法院提起诉讼。</w:t>
      </w:r>
    </w:p>
    <w:p w14:paraId="05FA569B" w14:textId="77777777" w:rsidR="00BA1DCA" w:rsidRDefault="00BA1DCA" w:rsidP="00C935B7">
      <w:pPr>
        <w:widowControl/>
        <w:numPr>
          <w:ilvl w:val="0"/>
          <w:numId w:val="3"/>
        </w:numPr>
        <w:spacing w:before="100" w:beforeAutospacing="1" w:after="100" w:afterAutospacing="1" w:line="300" w:lineRule="atLeast"/>
        <w:ind w:firstLineChars="200" w:firstLine="422"/>
        <w:jc w:val="left"/>
        <w:rPr>
          <w:rFonts w:ascii="宋体" w:hAnsi="宋体" w:cs="宋体" w:hint="eastAsia"/>
          <w:kern w:val="0"/>
          <w:szCs w:val="21"/>
        </w:rPr>
      </w:pPr>
      <w:r>
        <w:rPr>
          <w:rFonts w:ascii="宋体" w:hAnsi="宋体" w:cs="宋体" w:hint="eastAsia"/>
          <w:b/>
          <w:bCs/>
          <w:kern w:val="0"/>
          <w:szCs w:val="21"/>
        </w:rPr>
        <w:t>其它条款</w:t>
      </w:r>
    </w:p>
    <w:p w14:paraId="6FD921E4" w14:textId="77777777" w:rsidR="00BA1DCA" w:rsidRDefault="00BA1DCA">
      <w:pPr>
        <w:widowControl/>
        <w:spacing w:before="100" w:beforeAutospacing="1" w:after="100" w:afterAutospacing="1" w:line="300" w:lineRule="atLeast"/>
        <w:ind w:firstLineChars="200" w:firstLine="420"/>
        <w:jc w:val="left"/>
        <w:rPr>
          <w:rFonts w:ascii="宋体" w:hAnsi="宋体" w:cs="宋体" w:hint="eastAsia"/>
          <w:kern w:val="0"/>
          <w:szCs w:val="21"/>
        </w:rPr>
      </w:pPr>
      <w:r>
        <w:rPr>
          <w:rFonts w:ascii="宋体" w:hAnsi="宋体" w:cs="宋体" w:hint="eastAsia"/>
          <w:kern w:val="0"/>
          <w:szCs w:val="21"/>
        </w:rPr>
        <w:t>15.1 本合同经双方签字和盖章，并在甲方收到乙方支付的租赁保证金款项后生效。</w:t>
      </w:r>
    </w:p>
    <w:p w14:paraId="77F620C2" w14:textId="77777777" w:rsidR="00BA1DCA" w:rsidRDefault="00BA1DCA">
      <w:pPr>
        <w:widowControl/>
        <w:spacing w:before="100" w:beforeAutospacing="1" w:after="100" w:afterAutospacing="1" w:line="300" w:lineRule="atLeast"/>
        <w:ind w:firstLineChars="200" w:firstLine="420"/>
        <w:jc w:val="left"/>
        <w:rPr>
          <w:rFonts w:ascii="宋体" w:hAnsi="宋体" w:cs="宋体" w:hint="eastAsia"/>
          <w:kern w:val="0"/>
          <w:szCs w:val="21"/>
        </w:rPr>
      </w:pPr>
      <w:r>
        <w:rPr>
          <w:rFonts w:ascii="宋体" w:hAnsi="宋体" w:cs="宋体" w:hint="eastAsia"/>
          <w:kern w:val="0"/>
          <w:szCs w:val="21"/>
        </w:rPr>
        <w:t>15.2 本合同一式陆份，甲乙方各执贰份，贰份为办理营业执照税务登记用。</w:t>
      </w:r>
    </w:p>
    <w:p w14:paraId="3853B946" w14:textId="77777777" w:rsidR="00BA1DCA" w:rsidRDefault="00BA1DCA">
      <w:pPr>
        <w:widowControl/>
        <w:spacing w:before="100" w:beforeAutospacing="1" w:after="100" w:afterAutospacing="1" w:line="300" w:lineRule="atLeast"/>
        <w:ind w:firstLineChars="200" w:firstLine="420"/>
        <w:jc w:val="left"/>
        <w:rPr>
          <w:rFonts w:ascii="宋体" w:hAnsi="宋体" w:cs="宋体" w:hint="eastAsia"/>
          <w:kern w:val="0"/>
          <w:szCs w:val="21"/>
        </w:rPr>
      </w:pPr>
      <w:r>
        <w:rPr>
          <w:rFonts w:ascii="宋体" w:hAnsi="宋体" w:cs="宋体" w:hint="eastAsia"/>
          <w:kern w:val="0"/>
          <w:szCs w:val="21"/>
        </w:rPr>
        <w:t>15.3 合同签订地：</w:t>
      </w:r>
      <w:r>
        <w:rPr>
          <w:rFonts w:ascii="宋体" w:hAnsi="宋体" w:cs="宋体" w:hint="eastAsia"/>
          <w:kern w:val="0"/>
          <w:szCs w:val="21"/>
          <w:u w:val="single"/>
        </w:rPr>
        <w:t xml:space="preserve">                                   </w:t>
      </w:r>
    </w:p>
    <w:p w14:paraId="7EF78393" w14:textId="77777777" w:rsidR="00BA1DCA" w:rsidRDefault="00BA1DCA">
      <w:pPr>
        <w:widowControl/>
        <w:spacing w:before="100" w:beforeAutospacing="1" w:after="100" w:afterAutospacing="1" w:line="300" w:lineRule="atLeast"/>
        <w:jc w:val="left"/>
        <w:rPr>
          <w:rFonts w:ascii="宋体" w:hAnsi="宋体" w:cs="宋体" w:hint="eastAsia"/>
          <w:kern w:val="0"/>
          <w:szCs w:val="21"/>
        </w:rPr>
      </w:pPr>
    </w:p>
    <w:p w14:paraId="787F93BD" w14:textId="77777777" w:rsidR="00BA1DCA" w:rsidRDefault="00BA1DCA">
      <w:pPr>
        <w:widowControl/>
        <w:spacing w:before="100" w:beforeAutospacing="1" w:after="100" w:afterAutospacing="1" w:line="300" w:lineRule="atLeast"/>
        <w:jc w:val="left"/>
        <w:rPr>
          <w:rFonts w:ascii="宋体" w:hAnsi="宋体" w:cs="宋体" w:hint="eastAsia"/>
          <w:kern w:val="0"/>
          <w:szCs w:val="21"/>
        </w:rPr>
      </w:pPr>
    </w:p>
    <w:p w14:paraId="5153A4E2" w14:textId="77777777" w:rsidR="00BA1DCA" w:rsidRDefault="00BA1DCA">
      <w:pPr>
        <w:widowControl/>
        <w:spacing w:before="100" w:beforeAutospacing="1" w:after="100" w:afterAutospacing="1" w:line="300" w:lineRule="atLeast"/>
        <w:jc w:val="left"/>
        <w:rPr>
          <w:rFonts w:ascii="宋体" w:hAnsi="宋体" w:cs="宋体" w:hint="eastAsia"/>
          <w:kern w:val="0"/>
          <w:szCs w:val="21"/>
        </w:rPr>
      </w:pPr>
    </w:p>
    <w:p w14:paraId="10E9493F" w14:textId="77777777" w:rsidR="00BA1DCA" w:rsidRDefault="00BA1DCA">
      <w:pPr>
        <w:widowControl/>
        <w:spacing w:before="100" w:beforeAutospacing="1" w:after="100" w:afterAutospacing="1" w:line="300" w:lineRule="atLeast"/>
        <w:jc w:val="left"/>
        <w:rPr>
          <w:rFonts w:ascii="宋体" w:hAnsi="宋体" w:cs="宋体" w:hint="eastAsia"/>
          <w:kern w:val="0"/>
          <w:szCs w:val="21"/>
        </w:rPr>
      </w:pPr>
    </w:p>
    <w:p w14:paraId="60ABB2E0" w14:textId="77777777" w:rsidR="00BA1DCA" w:rsidRDefault="00BA1DCA">
      <w:pPr>
        <w:widowControl/>
        <w:spacing w:before="100" w:beforeAutospacing="1" w:after="100" w:afterAutospacing="1" w:line="300" w:lineRule="atLeast"/>
        <w:ind w:firstLineChars="200" w:firstLine="420"/>
        <w:jc w:val="left"/>
        <w:rPr>
          <w:rFonts w:ascii="宋体" w:hAnsi="宋体" w:cs="宋体" w:hint="eastAsia"/>
          <w:kern w:val="0"/>
          <w:szCs w:val="21"/>
        </w:rPr>
      </w:pPr>
      <w:r>
        <w:rPr>
          <w:rFonts w:ascii="宋体" w:hAnsi="宋体" w:cs="宋体" w:hint="eastAsia"/>
          <w:kern w:val="0"/>
          <w:szCs w:val="21"/>
        </w:rPr>
        <w:t xml:space="preserve">甲方（印章）：                          乙方（印章）： </w:t>
      </w:r>
    </w:p>
    <w:p w14:paraId="35FA3609" w14:textId="77777777" w:rsidR="00BA1DCA" w:rsidRDefault="00BA1DCA">
      <w:pPr>
        <w:widowControl/>
        <w:spacing w:before="100" w:beforeAutospacing="1" w:after="100" w:afterAutospacing="1" w:line="300" w:lineRule="atLeast"/>
        <w:ind w:firstLineChars="200" w:firstLine="420"/>
        <w:jc w:val="left"/>
        <w:rPr>
          <w:rFonts w:ascii="宋体" w:hAnsi="宋体" w:cs="宋体" w:hint="eastAsia"/>
          <w:kern w:val="0"/>
          <w:szCs w:val="21"/>
        </w:rPr>
      </w:pPr>
      <w:r>
        <w:rPr>
          <w:rFonts w:ascii="宋体" w:hAnsi="宋体" w:cs="宋体" w:hint="eastAsia"/>
          <w:kern w:val="0"/>
          <w:szCs w:val="21"/>
        </w:rPr>
        <w:t>授权代表（签字）：                      授权代表（签字）：</w:t>
      </w:r>
    </w:p>
    <w:p w14:paraId="5AF7B802" w14:textId="77777777" w:rsidR="00BA1DCA" w:rsidRDefault="00BA1DCA">
      <w:pPr>
        <w:widowControl/>
        <w:spacing w:before="100" w:beforeAutospacing="1" w:after="100" w:afterAutospacing="1" w:line="300" w:lineRule="atLeast"/>
        <w:ind w:firstLineChars="200" w:firstLine="420"/>
        <w:jc w:val="left"/>
        <w:rPr>
          <w:rFonts w:ascii="宋体" w:hAnsi="宋体" w:cs="宋体" w:hint="eastAsia"/>
          <w:kern w:val="0"/>
          <w:szCs w:val="21"/>
        </w:rPr>
      </w:pPr>
      <w:r>
        <w:rPr>
          <w:rFonts w:ascii="宋体" w:hAnsi="宋体" w:cs="宋体" w:hint="eastAsia"/>
          <w:kern w:val="0"/>
          <w:szCs w:val="21"/>
        </w:rPr>
        <w:t>签订时间：</w:t>
      </w:r>
      <w:r>
        <w:rPr>
          <w:rFonts w:ascii="宋体" w:hAnsi="宋体" w:cs="宋体" w:hint="eastAsia"/>
          <w:kern w:val="0"/>
          <w:szCs w:val="21"/>
          <w:u w:val="single"/>
        </w:rPr>
        <w:t xml:space="preserve">     </w:t>
      </w:r>
      <w:r>
        <w:rPr>
          <w:rFonts w:ascii="宋体" w:hAnsi="宋体" w:cs="宋体" w:hint="eastAsia"/>
          <w:kern w:val="0"/>
          <w:szCs w:val="21"/>
        </w:rPr>
        <w:t>年</w:t>
      </w:r>
      <w:r>
        <w:rPr>
          <w:rFonts w:ascii="宋体" w:hAnsi="宋体" w:cs="宋体" w:hint="eastAsia"/>
          <w:kern w:val="0"/>
          <w:szCs w:val="21"/>
          <w:u w:val="single"/>
        </w:rPr>
        <w:t xml:space="preserve">   </w:t>
      </w:r>
      <w:r>
        <w:rPr>
          <w:rFonts w:ascii="宋体" w:hAnsi="宋体" w:cs="宋体" w:hint="eastAsia"/>
          <w:kern w:val="0"/>
          <w:szCs w:val="21"/>
        </w:rPr>
        <w:t>月</w:t>
      </w:r>
      <w:r>
        <w:rPr>
          <w:rFonts w:ascii="宋体" w:hAnsi="宋体" w:cs="宋体" w:hint="eastAsia"/>
          <w:kern w:val="0"/>
          <w:szCs w:val="21"/>
          <w:u w:val="single"/>
        </w:rPr>
        <w:t xml:space="preserve">   </w:t>
      </w:r>
      <w:r>
        <w:rPr>
          <w:rFonts w:ascii="宋体" w:hAnsi="宋体" w:cs="宋体" w:hint="eastAsia"/>
          <w:kern w:val="0"/>
          <w:szCs w:val="21"/>
        </w:rPr>
        <w:t>日</w:t>
      </w:r>
    </w:p>
    <w:p w14:paraId="6C5AFC2A" w14:textId="77777777" w:rsidR="00BA1DCA" w:rsidRDefault="00BA1DCA">
      <w:pPr>
        <w:widowControl/>
        <w:spacing w:before="100" w:beforeAutospacing="1" w:after="100" w:afterAutospacing="1" w:line="300" w:lineRule="atLeast"/>
        <w:ind w:firstLineChars="200" w:firstLine="420"/>
        <w:jc w:val="left"/>
        <w:rPr>
          <w:rFonts w:ascii="宋体" w:hAnsi="宋体" w:cs="宋体" w:hint="eastAsia"/>
          <w:kern w:val="0"/>
          <w:szCs w:val="21"/>
        </w:rPr>
      </w:pPr>
    </w:p>
    <w:p w14:paraId="7988D67C" w14:textId="77777777" w:rsidR="00BA1DCA" w:rsidRDefault="00BA1DCA">
      <w:pPr>
        <w:widowControl/>
        <w:spacing w:before="100" w:beforeAutospacing="1" w:after="100" w:afterAutospacing="1" w:line="300" w:lineRule="atLeast"/>
        <w:ind w:firstLineChars="200" w:firstLine="420"/>
        <w:jc w:val="left"/>
        <w:rPr>
          <w:rFonts w:ascii="宋体" w:hAnsi="宋体" w:cs="宋体" w:hint="eastAsia"/>
          <w:kern w:val="0"/>
          <w:szCs w:val="21"/>
        </w:rPr>
      </w:pPr>
      <w:r>
        <w:rPr>
          <w:rFonts w:ascii="宋体" w:hAnsi="宋体" w:cs="宋体" w:hint="eastAsia"/>
          <w:kern w:val="0"/>
          <w:szCs w:val="21"/>
        </w:rPr>
        <w:t>附件：租赁房间平面图</w:t>
      </w:r>
    </w:p>
    <w:sectPr w:rsidR="00BA1DCA">
      <w:headerReference w:type="default" r:id="rId7"/>
      <w:footerReference w:type="default" r:id="rId8"/>
      <w:pgSz w:w="11906" w:h="16838"/>
      <w:pgMar w:top="1361" w:right="1797" w:bottom="1361" w:left="1797"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C8ADD7" w14:textId="77777777" w:rsidR="00D80B5F" w:rsidRDefault="00D80B5F">
      <w:r>
        <w:separator/>
      </w:r>
    </w:p>
  </w:endnote>
  <w:endnote w:type="continuationSeparator" w:id="0">
    <w:p w14:paraId="0D003BDB" w14:textId="77777777" w:rsidR="00D80B5F" w:rsidRDefault="00D80B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A6E0E3" w14:textId="77777777" w:rsidR="00BA1DCA" w:rsidRDefault="00BA1DCA">
    <w:pPr>
      <w:pStyle w:val="a5"/>
      <w:jc w:val="center"/>
    </w:pPr>
    <w:r>
      <w:rPr>
        <w:rFonts w:hint="eastAsia"/>
        <w:szCs w:val="21"/>
      </w:rPr>
      <w:t>第</w:t>
    </w:r>
    <w:r>
      <w:rPr>
        <w:szCs w:val="21"/>
      </w:rPr>
      <w:t xml:space="preserve"> </w:t>
    </w:r>
    <w:r>
      <w:rPr>
        <w:szCs w:val="21"/>
      </w:rPr>
      <w:fldChar w:fldCharType="begin"/>
    </w:r>
    <w:r>
      <w:rPr>
        <w:szCs w:val="21"/>
      </w:rPr>
      <w:instrText xml:space="preserve"> PAGE </w:instrText>
    </w:r>
    <w:r>
      <w:rPr>
        <w:szCs w:val="21"/>
      </w:rPr>
      <w:fldChar w:fldCharType="separate"/>
    </w:r>
    <w:r w:rsidR="001227BB">
      <w:rPr>
        <w:noProof/>
        <w:szCs w:val="21"/>
      </w:rPr>
      <w:t>2</w:t>
    </w:r>
    <w:r>
      <w:rPr>
        <w:szCs w:val="21"/>
      </w:rPr>
      <w:fldChar w:fldCharType="end"/>
    </w:r>
    <w:r>
      <w:rPr>
        <w:szCs w:val="21"/>
      </w:rPr>
      <w:t xml:space="preserve"> </w:t>
    </w:r>
    <w:r>
      <w:rPr>
        <w:rFonts w:hint="eastAsia"/>
        <w:szCs w:val="21"/>
      </w:rPr>
      <w:t>页</w:t>
    </w:r>
    <w:r>
      <w:rPr>
        <w:szCs w:val="21"/>
      </w:rPr>
      <w:t xml:space="preserve"> </w:t>
    </w:r>
    <w:r>
      <w:rPr>
        <w:rFonts w:hint="eastAsia"/>
        <w:szCs w:val="21"/>
      </w:rPr>
      <w:t>共</w:t>
    </w:r>
    <w:r>
      <w:rPr>
        <w:szCs w:val="21"/>
      </w:rPr>
      <w:t xml:space="preserve"> </w:t>
    </w:r>
    <w:r>
      <w:rPr>
        <w:szCs w:val="21"/>
      </w:rPr>
      <w:fldChar w:fldCharType="begin"/>
    </w:r>
    <w:r>
      <w:rPr>
        <w:szCs w:val="21"/>
      </w:rPr>
      <w:instrText xml:space="preserve"> NUMPAGES </w:instrText>
    </w:r>
    <w:r>
      <w:rPr>
        <w:szCs w:val="21"/>
      </w:rPr>
      <w:fldChar w:fldCharType="separate"/>
    </w:r>
    <w:r w:rsidR="001227BB">
      <w:rPr>
        <w:noProof/>
        <w:szCs w:val="21"/>
      </w:rPr>
      <w:t>5</w:t>
    </w:r>
    <w:r>
      <w:rPr>
        <w:szCs w:val="21"/>
      </w:rPr>
      <w:fldChar w:fldCharType="end"/>
    </w:r>
    <w:r>
      <w:rPr>
        <w:szCs w:val="21"/>
      </w:rPr>
      <w:t xml:space="preserve"> </w:t>
    </w:r>
    <w:r>
      <w:rPr>
        <w:rFonts w:hint="eastAsia"/>
        <w:szCs w:val="21"/>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13634A" w14:textId="77777777" w:rsidR="00D80B5F" w:rsidRDefault="00D80B5F">
      <w:r>
        <w:separator/>
      </w:r>
    </w:p>
  </w:footnote>
  <w:footnote w:type="continuationSeparator" w:id="0">
    <w:p w14:paraId="78FAD139" w14:textId="77777777" w:rsidR="00D80B5F" w:rsidRDefault="00D80B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37E8D0" w14:textId="77777777" w:rsidR="00BA1DCA" w:rsidRDefault="00BA1DCA">
    <w:pPr>
      <w:pStyle w:val="a6"/>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A"/>
    <w:multiLevelType w:val="multilevel"/>
    <w:tmpl w:val="0000000A"/>
    <w:lvl w:ilvl="0">
      <w:start w:val="1"/>
      <w:numFmt w:val="decimal"/>
      <w:lvlText w:val="%1"/>
      <w:lvlJc w:val="left"/>
      <w:pPr>
        <w:ind w:left="405" w:hanging="405"/>
      </w:pPr>
      <w:rPr>
        <w:rFonts w:cs="Times New Roman" w:hint="default"/>
      </w:rPr>
    </w:lvl>
    <w:lvl w:ilvl="1">
      <w:start w:val="1"/>
      <w:numFmt w:val="decimal"/>
      <w:lvlText w:val="%1.%2"/>
      <w:lvlJc w:val="left"/>
      <w:pPr>
        <w:ind w:left="3666" w:hanging="405"/>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1080" w:hanging="108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440" w:hanging="1440"/>
      </w:pPr>
      <w:rPr>
        <w:rFonts w:cs="Times New Roman" w:hint="default"/>
      </w:rPr>
    </w:lvl>
    <w:lvl w:ilvl="6">
      <w:start w:val="1"/>
      <w:numFmt w:val="decimal"/>
      <w:lvlText w:val="%1.%2.%3.%4.%5.%6.%7"/>
      <w:lvlJc w:val="left"/>
      <w:pPr>
        <w:ind w:left="1440" w:hanging="1440"/>
      </w:pPr>
      <w:rPr>
        <w:rFonts w:cs="Times New Roman" w:hint="default"/>
      </w:rPr>
    </w:lvl>
    <w:lvl w:ilvl="7">
      <w:start w:val="1"/>
      <w:numFmt w:val="decimal"/>
      <w:lvlText w:val="%1.%2.%3.%4.%5.%6.%7.%8"/>
      <w:lvlJc w:val="left"/>
      <w:pPr>
        <w:ind w:left="1800" w:hanging="1800"/>
      </w:pPr>
      <w:rPr>
        <w:rFonts w:cs="Times New Roman" w:hint="default"/>
      </w:rPr>
    </w:lvl>
    <w:lvl w:ilvl="8">
      <w:start w:val="1"/>
      <w:numFmt w:val="decimal"/>
      <w:lvlText w:val="%1.%2.%3.%4.%5.%6.%7.%8.%9"/>
      <w:lvlJc w:val="left"/>
      <w:pPr>
        <w:ind w:left="1800" w:hanging="1800"/>
      </w:pPr>
      <w:rPr>
        <w:rFonts w:cs="Times New Roman" w:hint="default"/>
      </w:rPr>
    </w:lvl>
  </w:abstractNum>
  <w:abstractNum w:abstractNumId="1" w15:restartNumberingAfterBreak="0">
    <w:nsid w:val="5604C0F1"/>
    <w:multiLevelType w:val="singleLevel"/>
    <w:tmpl w:val="5604C0F1"/>
    <w:lvl w:ilvl="0">
      <w:start w:val="5"/>
      <w:numFmt w:val="chineseCounting"/>
      <w:suff w:val="space"/>
      <w:lvlText w:val="第%1条"/>
      <w:lvlJc w:val="left"/>
    </w:lvl>
  </w:abstractNum>
  <w:abstractNum w:abstractNumId="2" w15:restartNumberingAfterBreak="0">
    <w:nsid w:val="5604FF08"/>
    <w:multiLevelType w:val="singleLevel"/>
    <w:tmpl w:val="5604FF08"/>
    <w:lvl w:ilvl="0">
      <w:start w:val="15"/>
      <w:numFmt w:val="chineseCounting"/>
      <w:suff w:val="space"/>
      <w:lvlText w:val="第%1条"/>
      <w:lvlJc w:val="left"/>
    </w:lvl>
  </w:abstractNum>
  <w:num w:numId="1" w16cid:durableId="1926836911">
    <w:abstractNumId w:val="0"/>
  </w:num>
  <w:num w:numId="2" w16cid:durableId="475727628">
    <w:abstractNumId w:val="1"/>
  </w:num>
  <w:num w:numId="3" w16cid:durableId="26145562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HorizontalSpacing w:val="0"/>
  <w:drawingGridVerticalSpacing w:val="156"/>
  <w:noPunctuationKerning/>
  <w:characterSpacingControl w:val="compressPunctuation"/>
  <w:doNotValidateAgainstSchema/>
  <w:doNotDemarcateInvalidXml/>
  <w:hdrShapeDefaults>
    <o:shapedefaults v:ext="edit" spidmax="2050" strokecolor="#739cc3">
      <v:fill angle="90" type="gradient">
        <o:fill v:ext="view" type="gradientUnscaled"/>
      </v:fill>
      <v:stroke color="#739cc3" weight="1.25pt"/>
    </o:shapedefaults>
  </w:hdrShapeDefaults>
  <w:footnotePr>
    <w:footnote w:id="-1"/>
    <w:footnote w:id="0"/>
  </w:footnotePr>
  <w:endnotePr>
    <w:endnote w:id="-1"/>
    <w:endnote w:id="0"/>
  </w:endnotePr>
  <w:compat>
    <w:spaceForUL/>
    <w:balanceSingleByteDoubleByteWidth/>
    <w:doNotLeaveBackslashAlone/>
    <w:ulTrailSpace/>
    <w:adjustLineHeightInTable/>
    <w:doNotBreakWrappedTables/>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72A27"/>
    <w:rsid w:val="000B7666"/>
    <w:rsid w:val="001227BB"/>
    <w:rsid w:val="003F0CBD"/>
    <w:rsid w:val="00402DE4"/>
    <w:rsid w:val="00417E19"/>
    <w:rsid w:val="004B4CD9"/>
    <w:rsid w:val="00534A3E"/>
    <w:rsid w:val="006E6416"/>
    <w:rsid w:val="009903C9"/>
    <w:rsid w:val="00A526A5"/>
    <w:rsid w:val="00A95FBB"/>
    <w:rsid w:val="00BA1DCA"/>
    <w:rsid w:val="00C935B7"/>
    <w:rsid w:val="00CB1BDA"/>
    <w:rsid w:val="00D329AC"/>
    <w:rsid w:val="00D80B5F"/>
    <w:rsid w:val="00DA3428"/>
    <w:rsid w:val="00EA3535"/>
    <w:rsid w:val="00F2366C"/>
    <w:rsid w:val="010439A3"/>
    <w:rsid w:val="024A1251"/>
    <w:rsid w:val="02AE56F2"/>
    <w:rsid w:val="04402605"/>
    <w:rsid w:val="06A35673"/>
    <w:rsid w:val="08352586"/>
    <w:rsid w:val="08EC64B1"/>
    <w:rsid w:val="08FD674C"/>
    <w:rsid w:val="0AD34F74"/>
    <w:rsid w:val="0B2F31E8"/>
    <w:rsid w:val="0B9E7228"/>
    <w:rsid w:val="0D1158FC"/>
    <w:rsid w:val="0F601CC9"/>
    <w:rsid w:val="10537FD8"/>
    <w:rsid w:val="10985249"/>
    <w:rsid w:val="10F86567"/>
    <w:rsid w:val="115433FE"/>
    <w:rsid w:val="139B0D39"/>
    <w:rsid w:val="14197409"/>
    <w:rsid w:val="15F839DC"/>
    <w:rsid w:val="17B42173"/>
    <w:rsid w:val="17F71AEB"/>
    <w:rsid w:val="19095120"/>
    <w:rsid w:val="1A403539"/>
    <w:rsid w:val="1B492FD4"/>
    <w:rsid w:val="1BDC4741"/>
    <w:rsid w:val="1CD949E4"/>
    <w:rsid w:val="1D1125BF"/>
    <w:rsid w:val="1D800675"/>
    <w:rsid w:val="1DD36DFA"/>
    <w:rsid w:val="1E4D0CC2"/>
    <w:rsid w:val="1F543A73"/>
    <w:rsid w:val="20A5599E"/>
    <w:rsid w:val="20AF2A2B"/>
    <w:rsid w:val="20D506EC"/>
    <w:rsid w:val="22D636B5"/>
    <w:rsid w:val="23C977C5"/>
    <w:rsid w:val="2413693F"/>
    <w:rsid w:val="245C47B5"/>
    <w:rsid w:val="25AA1ED9"/>
    <w:rsid w:val="25E06B30"/>
    <w:rsid w:val="26873E45"/>
    <w:rsid w:val="26DB38D0"/>
    <w:rsid w:val="2C665AE5"/>
    <w:rsid w:val="2D7711A5"/>
    <w:rsid w:val="2F226C62"/>
    <w:rsid w:val="30DF243B"/>
    <w:rsid w:val="31393DCE"/>
    <w:rsid w:val="31B91030"/>
    <w:rsid w:val="320F4776"/>
    <w:rsid w:val="36C108E2"/>
    <w:rsid w:val="36DA728E"/>
    <w:rsid w:val="37AF056B"/>
    <w:rsid w:val="39E11784"/>
    <w:rsid w:val="3A1B0664"/>
    <w:rsid w:val="3A301503"/>
    <w:rsid w:val="3A815E0A"/>
    <w:rsid w:val="3B8B3D3E"/>
    <w:rsid w:val="3C2C3D45"/>
    <w:rsid w:val="3DDE1FC4"/>
    <w:rsid w:val="3DE21C94"/>
    <w:rsid w:val="43374CD4"/>
    <w:rsid w:val="4425645F"/>
    <w:rsid w:val="44EE0B22"/>
    <w:rsid w:val="44F639B0"/>
    <w:rsid w:val="45C83D08"/>
    <w:rsid w:val="463A65C6"/>
    <w:rsid w:val="480A0DBF"/>
    <w:rsid w:val="48AE3549"/>
    <w:rsid w:val="48E87129"/>
    <w:rsid w:val="4A5125C7"/>
    <w:rsid w:val="4B356A4D"/>
    <w:rsid w:val="4F1F635F"/>
    <w:rsid w:val="508942AC"/>
    <w:rsid w:val="50F72361"/>
    <w:rsid w:val="532042F0"/>
    <w:rsid w:val="539C5E38"/>
    <w:rsid w:val="547748A2"/>
    <w:rsid w:val="54CB652A"/>
    <w:rsid w:val="54E83D59"/>
    <w:rsid w:val="570201E6"/>
    <w:rsid w:val="5731251C"/>
    <w:rsid w:val="58154FD7"/>
    <w:rsid w:val="581E0EA0"/>
    <w:rsid w:val="598A5B73"/>
    <w:rsid w:val="5A3F439D"/>
    <w:rsid w:val="5B9104C7"/>
    <w:rsid w:val="5EF06C4F"/>
    <w:rsid w:val="5F263062"/>
    <w:rsid w:val="614724C5"/>
    <w:rsid w:val="617940FB"/>
    <w:rsid w:val="633443D1"/>
    <w:rsid w:val="63447C13"/>
    <w:rsid w:val="63E663F3"/>
    <w:rsid w:val="650B57AF"/>
    <w:rsid w:val="65845931"/>
    <w:rsid w:val="65F67457"/>
    <w:rsid w:val="6617798C"/>
    <w:rsid w:val="667A3676"/>
    <w:rsid w:val="66A96EFB"/>
    <w:rsid w:val="66E128D8"/>
    <w:rsid w:val="684C1B2A"/>
    <w:rsid w:val="684E032E"/>
    <w:rsid w:val="693A17B3"/>
    <w:rsid w:val="6C0C7052"/>
    <w:rsid w:val="6C666467"/>
    <w:rsid w:val="6CA82754"/>
    <w:rsid w:val="6D4B166F"/>
    <w:rsid w:val="6DAA1F76"/>
    <w:rsid w:val="6E384164"/>
    <w:rsid w:val="6EA66996"/>
    <w:rsid w:val="6F8A4A0A"/>
    <w:rsid w:val="70FB13E9"/>
    <w:rsid w:val="7254291F"/>
    <w:rsid w:val="73D12823"/>
    <w:rsid w:val="73FB1D56"/>
    <w:rsid w:val="783720CB"/>
    <w:rsid w:val="78FB1E09"/>
    <w:rsid w:val="79684CD1"/>
    <w:rsid w:val="798D4BFB"/>
    <w:rsid w:val="79AE5130"/>
    <w:rsid w:val="79E67326"/>
    <w:rsid w:val="7B440A49"/>
    <w:rsid w:val="7C664024"/>
    <w:rsid w:val="7C6E7DD8"/>
    <w:rsid w:val="7DB165C4"/>
    <w:rsid w:val="7FBE46B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rokecolor="#739cc3">
      <v:fill angle="90" type="gradient">
        <o:fill v:ext="view" type="gradientUnscaled"/>
      </v:fill>
      <v:stroke color="#739cc3" weight="1.25pt"/>
    </o:shapedefaults>
    <o:shapelayout v:ext="edit">
      <o:idmap v:ext="edit" data="2"/>
    </o:shapelayout>
  </w:shapeDefaults>
  <w:decimalSymbol w:val="."/>
  <w:listSeparator w:val=","/>
  <w14:docId w14:val="1335D982"/>
  <w15:chartTrackingRefBased/>
  <w15:docId w15:val="{BD0971C6-AA8B-4440-AEED-4527D5EA34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iPriority="0"/>
    <w:lsdException w:name="header" w:uiPriority="0"/>
    <w:lsdException w:name="footer" w:uiPriority="0"/>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unhideWhenUsed="1"/>
    <w:lsdException w:name="annotation subject"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lsdException w:name="Table Grid" w:semiHidden="1" w:unhideWhenUsed="1"/>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tyle>
  <w:style w:type="table" w:default="1" w:styleId="a1">
    <w:name w:val="Normal Table"/>
    <w:uiPriority w:val="99"/>
    <w:unhideWhenUsed/>
    <w:tblPr>
      <w:tblCellMar>
        <w:top w:w="0" w:type="dxa"/>
        <w:left w:w="108" w:type="dxa"/>
        <w:bottom w:w="0" w:type="dxa"/>
        <w:right w:w="108" w:type="dxa"/>
      </w:tblCellMar>
    </w:tblPr>
  </w:style>
  <w:style w:type="numbering" w:default="1" w:styleId="a2">
    <w:name w:val="No List"/>
    <w:uiPriority w:val="99"/>
    <w:semiHidden/>
    <w:unhideWhenUsed/>
  </w:style>
  <w:style w:type="character" w:styleId="a3">
    <w:name w:val="annotation reference"/>
    <w:uiPriority w:val="99"/>
    <w:unhideWhenUsed/>
    <w:rPr>
      <w:sz w:val="21"/>
      <w:szCs w:val="21"/>
    </w:rPr>
  </w:style>
  <w:style w:type="character" w:customStyle="1" w:styleId="FooterChar">
    <w:name w:val="Footer Char"/>
    <w:rPr>
      <w:rFonts w:ascii="Times New Roman" w:eastAsia="宋体" w:hAnsi="Times New Roman"/>
      <w:sz w:val="18"/>
    </w:rPr>
  </w:style>
  <w:style w:type="character" w:customStyle="1" w:styleId="Char">
    <w:name w:val="批注文字 Char"/>
    <w:link w:val="a4"/>
    <w:rPr>
      <w:rFonts w:ascii="Times New Roman" w:hAnsi="Times New Roman" w:cs="Times New Roman"/>
      <w:kern w:val="2"/>
      <w:sz w:val="24"/>
      <w:szCs w:val="24"/>
    </w:rPr>
  </w:style>
  <w:style w:type="character" w:customStyle="1" w:styleId="HeaderChar">
    <w:name w:val="Header Char"/>
    <w:rPr>
      <w:rFonts w:ascii="Times New Roman" w:hAnsi="Times New Roman"/>
      <w:kern w:val="2"/>
      <w:sz w:val="18"/>
    </w:rPr>
  </w:style>
  <w:style w:type="character" w:customStyle="1" w:styleId="ca-31">
    <w:name w:val="ca-31"/>
    <w:rPr>
      <w:rFonts w:ascii="宋体" w:eastAsia="宋体" w:hAnsi="宋体"/>
      <w:sz w:val="28"/>
    </w:rPr>
  </w:style>
  <w:style w:type="character" w:customStyle="1" w:styleId="ca-61">
    <w:name w:val="ca-61"/>
    <w:rPr>
      <w:rFonts w:ascii="宋体" w:eastAsia="宋体" w:hAnsi="宋体"/>
      <w:color w:val="000000"/>
      <w:sz w:val="24"/>
    </w:rPr>
  </w:style>
  <w:style w:type="character" w:customStyle="1" w:styleId="Char0">
    <w:name w:val="页脚 Char"/>
    <w:link w:val="a5"/>
    <w:rPr>
      <w:rFonts w:ascii="Times New Roman" w:hAnsi="Times New Roman" w:cs="Times New Roman"/>
      <w:kern w:val="2"/>
      <w:sz w:val="18"/>
      <w:szCs w:val="18"/>
    </w:rPr>
  </w:style>
  <w:style w:type="character" w:customStyle="1" w:styleId="Char1">
    <w:name w:val="页眉 Char"/>
    <w:link w:val="a6"/>
    <w:rPr>
      <w:rFonts w:ascii="Times New Roman" w:hAnsi="Times New Roman" w:cs="Times New Roman"/>
      <w:kern w:val="2"/>
      <w:sz w:val="18"/>
      <w:szCs w:val="18"/>
    </w:rPr>
  </w:style>
  <w:style w:type="character" w:customStyle="1" w:styleId="Char2">
    <w:name w:val="批注框文本 Char"/>
    <w:link w:val="a7"/>
    <w:uiPriority w:val="99"/>
    <w:semiHidden/>
    <w:rPr>
      <w:kern w:val="2"/>
      <w:sz w:val="18"/>
      <w:szCs w:val="18"/>
    </w:rPr>
  </w:style>
  <w:style w:type="character" w:customStyle="1" w:styleId="CommentTextChar">
    <w:name w:val="Comment Text Char"/>
    <w:rPr>
      <w:rFonts w:ascii="Times New Roman" w:eastAsia="宋体" w:hAnsi="Times New Roman"/>
      <w:sz w:val="20"/>
    </w:rPr>
  </w:style>
  <w:style w:type="character" w:customStyle="1" w:styleId="Char3">
    <w:name w:val="批注主题 Char"/>
    <w:link w:val="a8"/>
    <w:uiPriority w:val="99"/>
    <w:semiHidden/>
    <w:rPr>
      <w:rFonts w:ascii="Times New Roman" w:hAnsi="Times New Roman" w:cs="Times New Roman"/>
      <w:b/>
      <w:bCs/>
      <w:kern w:val="2"/>
      <w:sz w:val="21"/>
      <w:szCs w:val="24"/>
    </w:rPr>
  </w:style>
  <w:style w:type="character" w:customStyle="1" w:styleId="ca-51">
    <w:name w:val="ca-51"/>
    <w:rPr>
      <w:rFonts w:ascii="宋体" w:eastAsia="宋体" w:hAnsi="宋体"/>
      <w:color w:val="000000"/>
      <w:sz w:val="30"/>
    </w:rPr>
  </w:style>
  <w:style w:type="paragraph" w:styleId="a9">
    <w:name w:val="Normal (Web)"/>
    <w:basedOn w:val="a"/>
    <w:pPr>
      <w:widowControl/>
      <w:spacing w:before="100" w:beforeAutospacing="1" w:after="100" w:afterAutospacing="1" w:line="300" w:lineRule="atLeast"/>
      <w:jc w:val="left"/>
    </w:pPr>
    <w:rPr>
      <w:rFonts w:ascii="宋体" w:hAnsi="宋体" w:cs="宋体"/>
      <w:kern w:val="0"/>
      <w:sz w:val="24"/>
    </w:rPr>
  </w:style>
  <w:style w:type="paragraph" w:styleId="a6">
    <w:name w:val="header"/>
    <w:basedOn w:val="a"/>
    <w:link w:val="Char1"/>
    <w:pPr>
      <w:pBdr>
        <w:bottom w:val="single" w:sz="6" w:space="1" w:color="auto"/>
      </w:pBdr>
      <w:tabs>
        <w:tab w:val="center" w:pos="4153"/>
        <w:tab w:val="right" w:pos="8306"/>
      </w:tabs>
      <w:snapToGrid w:val="0"/>
      <w:jc w:val="center"/>
    </w:pPr>
    <w:rPr>
      <w:sz w:val="18"/>
      <w:szCs w:val="18"/>
      <w:lang w:val="x-none" w:eastAsia="x-none"/>
    </w:rPr>
  </w:style>
  <w:style w:type="paragraph" w:styleId="a5">
    <w:name w:val="footer"/>
    <w:basedOn w:val="a"/>
    <w:link w:val="Char0"/>
    <w:pPr>
      <w:tabs>
        <w:tab w:val="center" w:pos="4153"/>
        <w:tab w:val="right" w:pos="8306"/>
      </w:tabs>
      <w:snapToGrid w:val="0"/>
      <w:jc w:val="left"/>
    </w:pPr>
    <w:rPr>
      <w:sz w:val="18"/>
      <w:szCs w:val="18"/>
      <w:lang w:val="x-none" w:eastAsia="x-none"/>
    </w:rPr>
  </w:style>
  <w:style w:type="paragraph" w:styleId="a7">
    <w:name w:val="Balloon Text"/>
    <w:basedOn w:val="a"/>
    <w:link w:val="Char2"/>
    <w:uiPriority w:val="99"/>
    <w:unhideWhenUsed/>
    <w:rPr>
      <w:sz w:val="18"/>
      <w:szCs w:val="18"/>
      <w:lang w:val="x-none" w:eastAsia="x-none"/>
    </w:rPr>
  </w:style>
  <w:style w:type="paragraph" w:styleId="a4">
    <w:name w:val="annotation text"/>
    <w:basedOn w:val="a"/>
    <w:link w:val="Char"/>
    <w:pPr>
      <w:jc w:val="left"/>
    </w:pPr>
    <w:rPr>
      <w:sz w:val="24"/>
      <w:lang w:val="x-none" w:eastAsia="x-none"/>
    </w:rPr>
  </w:style>
  <w:style w:type="paragraph" w:styleId="a8">
    <w:name w:val="annotation subject"/>
    <w:basedOn w:val="a4"/>
    <w:next w:val="a4"/>
    <w:link w:val="Char3"/>
    <w:uiPriority w:val="99"/>
    <w:unhideWhenUsed/>
    <w:rPr>
      <w:b/>
      <w:bCs/>
      <w:sz w:val="21"/>
    </w:rPr>
  </w:style>
  <w:style w:type="paragraph" w:customStyle="1" w:styleId="ListParagraph1">
    <w:name w:val="List Paragraph1"/>
    <w:basedOn w:val="a"/>
    <w:pPr>
      <w:ind w:left="720"/>
    </w:pPr>
    <w:rPr>
      <w:szCs w:val="20"/>
    </w:rPr>
  </w:style>
  <w:style w:type="paragraph" w:customStyle="1" w:styleId="pa-4">
    <w:name w:val="pa-4"/>
    <w:basedOn w:val="a"/>
    <w:pPr>
      <w:widowControl/>
      <w:spacing w:line="340" w:lineRule="atLeast"/>
      <w:ind w:firstLine="300"/>
      <w:jc w:val="left"/>
    </w:pPr>
    <w:rPr>
      <w:rFonts w:ascii="宋体" w:hAnsi="宋体" w:cs="宋体"/>
      <w:kern w:val="0"/>
      <w:sz w:val="24"/>
    </w:rPr>
  </w:style>
  <w:style w:type="paragraph" w:customStyle="1" w:styleId="pa-1">
    <w:name w:val="pa-1"/>
    <w:basedOn w:val="a"/>
    <w:pPr>
      <w:widowControl/>
      <w:spacing w:line="320" w:lineRule="atLeast"/>
    </w:pPr>
    <w:rPr>
      <w:rFonts w:ascii="宋体" w:hAnsi="宋体" w:cs="宋体"/>
      <w:kern w:val="0"/>
      <w:sz w:val="24"/>
    </w:rPr>
  </w:style>
  <w:style w:type="paragraph" w:customStyle="1" w:styleId="pa-7">
    <w:name w:val="pa-7"/>
    <w:basedOn w:val="a"/>
    <w:pPr>
      <w:widowControl/>
      <w:spacing w:line="280" w:lineRule="atLeast"/>
      <w:ind w:hanging="360"/>
      <w:jc w:val="left"/>
    </w:pPr>
    <w:rPr>
      <w:rFonts w:ascii="宋体" w:hAnsi="宋体" w:cs="宋体"/>
      <w:kern w:val="0"/>
      <w:sz w:val="24"/>
    </w:rPr>
  </w:style>
  <w:style w:type="paragraph" w:customStyle="1" w:styleId="pa-13">
    <w:name w:val="pa-13"/>
    <w:basedOn w:val="a"/>
    <w:pPr>
      <w:widowControl/>
      <w:spacing w:line="280" w:lineRule="atLeast"/>
      <w:jc w:val="center"/>
    </w:pPr>
    <w:rPr>
      <w:rFonts w:ascii="宋体" w:hAnsi="宋体" w:cs="宋体"/>
      <w:kern w:val="0"/>
      <w:sz w:val="24"/>
    </w:rPr>
  </w:style>
  <w:style w:type="paragraph" w:customStyle="1" w:styleId="pa-6">
    <w:name w:val="pa-6"/>
    <w:basedOn w:val="a"/>
    <w:pPr>
      <w:widowControl/>
      <w:spacing w:line="280" w:lineRule="atLeast"/>
      <w:ind w:firstLine="120"/>
      <w:jc w:val="left"/>
    </w:pPr>
    <w:rPr>
      <w:rFonts w:ascii="宋体" w:hAnsi="宋体" w:cs="宋体"/>
      <w:kern w:val="0"/>
      <w:sz w:val="24"/>
    </w:rPr>
  </w:style>
  <w:style w:type="paragraph" w:customStyle="1" w:styleId="pa-8">
    <w:name w:val="pa-8"/>
    <w:basedOn w:val="a"/>
    <w:pPr>
      <w:widowControl/>
      <w:spacing w:line="280" w:lineRule="atLeast"/>
      <w:jc w:val="right"/>
    </w:pPr>
    <w:rPr>
      <w:rFonts w:ascii="宋体" w:hAnsi="宋体" w:cs="宋体"/>
      <w:kern w:val="0"/>
      <w:sz w:val="24"/>
    </w:rPr>
  </w:style>
  <w:style w:type="paragraph" w:customStyle="1" w:styleId="pa-9">
    <w:name w:val="pa-9"/>
    <w:basedOn w:val="a"/>
    <w:pPr>
      <w:widowControl/>
      <w:spacing w:line="280" w:lineRule="atLeast"/>
      <w:jc w:val="right"/>
    </w:pPr>
    <w:rPr>
      <w:rFonts w:ascii="宋体" w:hAnsi="宋体" w:cs="宋体"/>
      <w:kern w:val="0"/>
      <w:sz w:val="24"/>
    </w:rPr>
  </w:style>
  <w:style w:type="paragraph" w:customStyle="1" w:styleId="pa-11">
    <w:name w:val="pa-11"/>
    <w:basedOn w:val="a"/>
    <w:pPr>
      <w:widowControl/>
      <w:spacing w:line="280" w:lineRule="atLeast"/>
      <w:ind w:firstLine="480"/>
      <w:jc w:val="left"/>
    </w:pPr>
    <w:rPr>
      <w:rFonts w:ascii="宋体" w:hAnsi="宋体" w:cs="宋体"/>
      <w:kern w:val="0"/>
      <w:sz w:val="24"/>
    </w:rPr>
  </w:style>
  <w:style w:type="paragraph" w:customStyle="1" w:styleId="pa-12">
    <w:name w:val="pa-12"/>
    <w:basedOn w:val="a"/>
    <w:pPr>
      <w:widowControl/>
      <w:spacing w:line="280" w:lineRule="atLeast"/>
      <w:ind w:firstLine="360"/>
      <w:jc w:val="left"/>
    </w:pPr>
    <w:rPr>
      <w:rFonts w:ascii="宋体" w:hAnsi="宋体" w:cs="宋体"/>
      <w:kern w:val="0"/>
      <w:sz w:val="24"/>
    </w:rPr>
  </w:style>
  <w:style w:type="paragraph" w:customStyle="1" w:styleId="p0">
    <w:name w:val="p0"/>
    <w:basedOn w:val="a"/>
    <w:pPr>
      <w:widowControl/>
    </w:pPr>
    <w:rPr>
      <w:kern w:val="0"/>
      <w:szCs w:val="21"/>
    </w:rPr>
  </w:style>
  <w:style w:type="paragraph" w:customStyle="1" w:styleId="pa-10">
    <w:name w:val="pa-10"/>
    <w:basedOn w:val="a"/>
    <w:pPr>
      <w:widowControl/>
      <w:spacing w:line="280" w:lineRule="atLeast"/>
      <w:ind w:hanging="3480"/>
      <w:jc w:val="left"/>
    </w:pPr>
    <w:rPr>
      <w:rFonts w:ascii="宋体" w:hAnsi="宋体" w:cs="宋体"/>
      <w:kern w:val="0"/>
      <w:sz w:val="24"/>
    </w:rPr>
  </w:style>
  <w:style w:type="paragraph" w:customStyle="1" w:styleId="ListParagraph2">
    <w:name w:val="List Paragraph2"/>
    <w:basedOn w:val="a"/>
    <w:pPr>
      <w:ind w:left="720"/>
    </w:pPr>
    <w:rPr>
      <w:szCs w:val="20"/>
    </w:rPr>
  </w:style>
  <w:style w:type="paragraph" w:customStyle="1" w:styleId="pa-5">
    <w:name w:val="pa-5"/>
    <w:basedOn w:val="a"/>
    <w:pPr>
      <w:widowControl/>
      <w:spacing w:line="280" w:lineRule="atLeast"/>
      <w:jc w:val="left"/>
    </w:pPr>
    <w:rPr>
      <w:rFonts w:ascii="宋体" w:hAnsi="宋体" w:cs="宋体"/>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614</Words>
  <Characters>3505</Characters>
  <Application>Microsoft Office Word</Application>
  <DocSecurity>4</DocSecurity>
  <PresentationFormat/>
  <Lines>29</Lines>
  <Paragraphs>8</Paragraphs>
  <Slides>0</Slides>
  <Notes>0</Notes>
  <HiddenSlides>0</HiddenSlides>
  <MMClips>0</MMClips>
  <ScaleCrop>false</ScaleCrop>
  <Manager/>
  <Company>苏州吴中科技园管理委员会</Company>
  <LinksUpToDate>false</LinksUpToDate>
  <CharactersWithSpaces>4111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合同编号：WZKJY</dc:title>
  <dc:subject/>
  <dc:creator>SN 9</dc:creator>
  <cp:keywords/>
  <dc:description/>
  <cp:lastModifiedBy>Administrator</cp:lastModifiedBy>
  <cp:revision>2</cp:revision>
  <cp:lastPrinted>2017-05-19T08:09:00Z</cp:lastPrinted>
  <dcterms:created xsi:type="dcterms:W3CDTF">2026-04-05T07:30:00Z</dcterms:created>
  <dcterms:modified xsi:type="dcterms:W3CDTF">2026-04-05T07:30:00Z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2052-10.1.0.6393</vt:lpwstr>
  </property>
</Properties>
</file>