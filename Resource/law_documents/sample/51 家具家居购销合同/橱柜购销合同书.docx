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1497" w:rsidRDefault="003F2304" w:rsidP="00DB1497">
      <w:pPr>
        <w:jc w:val="center"/>
        <w:rPr>
          <w:rFonts w:hint="eastAsia"/>
          <w:sz w:val="52"/>
          <w:szCs w:val="52"/>
        </w:rPr>
      </w:pPr>
      <w:r>
        <w:rPr>
          <w:rFonts w:hint="eastAsia"/>
          <w:sz w:val="52"/>
          <w:szCs w:val="52"/>
        </w:rPr>
        <w:t>“</w:t>
      </w:r>
      <w:ins w:id="0" w:author="User" w:date="2013-05-19T22:17:00Z">
        <w:r w:rsidR="008022D4">
          <w:rPr>
            <w:rFonts w:hint="eastAsia"/>
            <w:sz w:val="52"/>
            <w:szCs w:val="52"/>
          </w:rPr>
          <w:t>xxxxx</w:t>
        </w:r>
      </w:ins>
      <w:del w:id="1" w:author="User" w:date="2013-05-19T22:17:00Z">
        <w:r w:rsidR="003501B0" w:rsidDel="008022D4">
          <w:rPr>
            <w:rFonts w:hint="eastAsia"/>
            <w:sz w:val="52"/>
            <w:szCs w:val="52"/>
          </w:rPr>
          <w:delText>xx</w:delText>
        </w:r>
      </w:del>
      <w:r>
        <w:rPr>
          <w:rFonts w:hint="eastAsia"/>
          <w:sz w:val="52"/>
          <w:szCs w:val="52"/>
        </w:rPr>
        <w:t>”品牌</w:t>
      </w:r>
      <w:r w:rsidR="00FD65CE">
        <w:rPr>
          <w:rFonts w:hint="eastAsia"/>
          <w:sz w:val="52"/>
          <w:szCs w:val="52"/>
        </w:rPr>
        <w:t>橱柜</w:t>
      </w:r>
      <w:r w:rsidR="00C241A1" w:rsidRPr="00DB1497">
        <w:rPr>
          <w:rFonts w:hint="eastAsia"/>
          <w:sz w:val="52"/>
          <w:szCs w:val="52"/>
        </w:rPr>
        <w:t>购销合同书</w:t>
      </w:r>
    </w:p>
    <w:p w:rsidR="00C241A1" w:rsidRPr="00DB1497" w:rsidRDefault="00DB1497" w:rsidP="00DB1497">
      <w:pPr>
        <w:jc w:val="center"/>
        <w:rPr>
          <w:rFonts w:hint="eastAsia"/>
          <w:sz w:val="52"/>
          <w:szCs w:val="52"/>
        </w:rPr>
      </w:pPr>
      <w:r>
        <w:rPr>
          <w:rFonts w:hint="eastAsia"/>
          <w:sz w:val="52"/>
          <w:szCs w:val="52"/>
        </w:rPr>
        <w:t xml:space="preserve">                  </w:t>
      </w:r>
      <w:r w:rsidR="00C241A1">
        <w:rPr>
          <w:rFonts w:hint="eastAsia"/>
        </w:rPr>
        <w:t>合同编号：</w:t>
      </w:r>
    </w:p>
    <w:p w:rsidR="00C241A1" w:rsidRDefault="00C241A1" w:rsidP="00DB1497">
      <w:pPr>
        <w:ind w:firstLineChars="3100" w:firstLine="6510"/>
        <w:rPr>
          <w:rFonts w:hint="eastAsia"/>
        </w:rPr>
      </w:pPr>
      <w:r>
        <w:rPr>
          <w:rFonts w:hint="eastAsia"/>
        </w:rPr>
        <w:t>签订地点：</w:t>
      </w:r>
    </w:p>
    <w:p w:rsidR="00C241A1" w:rsidRDefault="00C241A1" w:rsidP="00DB1497">
      <w:pPr>
        <w:ind w:firstLineChars="3100" w:firstLine="6510"/>
        <w:rPr>
          <w:rFonts w:hint="eastAsia"/>
        </w:rPr>
      </w:pPr>
      <w:r>
        <w:rPr>
          <w:rFonts w:hint="eastAsia"/>
        </w:rPr>
        <w:t>签订时间：</w:t>
      </w:r>
    </w:p>
    <w:p w:rsidR="00C241A1" w:rsidRDefault="00C241A1">
      <w:pPr>
        <w:rPr>
          <w:rFonts w:hint="eastAsia"/>
        </w:rPr>
      </w:pPr>
      <w:r>
        <w:rPr>
          <w:rFonts w:hint="eastAsia"/>
        </w:rPr>
        <w:t>需方：</w:t>
      </w:r>
      <w:r w:rsidR="00DB1497" w:rsidRPr="00DB1497">
        <w:rPr>
          <w:rFonts w:hint="eastAsia"/>
          <w:u w:val="single"/>
        </w:rPr>
        <w:t xml:space="preserve">                                                                 </w:t>
      </w:r>
      <w:r>
        <w:rPr>
          <w:rFonts w:hint="eastAsia"/>
        </w:rPr>
        <w:t>（以下简称甲方）</w:t>
      </w:r>
    </w:p>
    <w:p w:rsidR="00C241A1" w:rsidRDefault="00C241A1">
      <w:pPr>
        <w:rPr>
          <w:rFonts w:hint="eastAsia"/>
        </w:rPr>
      </w:pPr>
      <w:r>
        <w:rPr>
          <w:rFonts w:hint="eastAsia"/>
        </w:rPr>
        <w:t>供方：</w:t>
      </w:r>
      <w:r w:rsidR="00DB1497" w:rsidRPr="00DB1497">
        <w:rPr>
          <w:rFonts w:hint="eastAsia"/>
          <w:u w:val="single"/>
        </w:rPr>
        <w:t xml:space="preserve">                                                                 </w:t>
      </w:r>
      <w:r>
        <w:rPr>
          <w:rFonts w:hint="eastAsia"/>
        </w:rPr>
        <w:t>（以下简称乙方）</w:t>
      </w:r>
    </w:p>
    <w:p w:rsidR="00C241A1" w:rsidRDefault="00C241A1">
      <w:pPr>
        <w:rPr>
          <w:rFonts w:hint="eastAsia"/>
        </w:rPr>
      </w:pPr>
      <w:r>
        <w:rPr>
          <w:rFonts w:hint="eastAsia"/>
        </w:rPr>
        <w:t>乙方是橱柜专业供应商，经双</w:t>
      </w:r>
      <w:r w:rsidR="003C60F9">
        <w:rPr>
          <w:rFonts w:hint="eastAsia"/>
        </w:rPr>
        <w:t>方</w:t>
      </w:r>
      <w:r>
        <w:rPr>
          <w:rFonts w:hint="eastAsia"/>
        </w:rPr>
        <w:t>协商一致达成以下条款：</w:t>
      </w:r>
    </w:p>
    <w:p w:rsidR="00C241A1" w:rsidRDefault="00C241A1" w:rsidP="00DB1497">
      <w:pPr>
        <w:ind w:left="359" w:hangingChars="171" w:hanging="359"/>
        <w:rPr>
          <w:rFonts w:hint="eastAsia"/>
        </w:rPr>
      </w:pPr>
      <w:r>
        <w:rPr>
          <w:rFonts w:hint="eastAsia"/>
        </w:rPr>
        <w:t>一、乙方根据甲方需求设计制作</w:t>
      </w:r>
      <w:r w:rsidR="003F2304">
        <w:rPr>
          <w:rFonts w:hint="eastAsia"/>
        </w:rPr>
        <w:t>“</w:t>
      </w:r>
      <w:r w:rsidR="003501B0">
        <w:rPr>
          <w:rFonts w:hint="eastAsia"/>
        </w:rPr>
        <w:t>xx</w:t>
      </w:r>
      <w:r w:rsidR="003F2304">
        <w:rPr>
          <w:rFonts w:hint="eastAsia"/>
        </w:rPr>
        <w:t>”</w:t>
      </w:r>
      <w:r>
        <w:rPr>
          <w:rFonts w:hint="eastAsia"/>
        </w:rPr>
        <w:t>品牌厨柜，并根据甲方要求提供其它配套产品</w:t>
      </w:r>
      <w:r w:rsidR="003F2304">
        <w:rPr>
          <w:rFonts w:hint="eastAsia"/>
        </w:rPr>
        <w:t>（详见附件：《</w:t>
      </w:r>
      <w:r w:rsidR="003501B0">
        <w:rPr>
          <w:rFonts w:hint="eastAsia"/>
        </w:rPr>
        <w:t>xx</w:t>
      </w:r>
      <w:r w:rsidR="003F2304">
        <w:rPr>
          <w:rFonts w:hint="eastAsia"/>
        </w:rPr>
        <w:t>橱柜订货清单》）</w:t>
      </w:r>
      <w:r>
        <w:rPr>
          <w:rFonts w:hint="eastAsia"/>
        </w:rPr>
        <w:t>。货款总额：</w:t>
      </w:r>
      <w:r w:rsidR="003F2304">
        <w:rPr>
          <w:rFonts w:hint="eastAsia"/>
        </w:rPr>
        <w:t>人民币</w:t>
      </w:r>
      <w:r>
        <w:rPr>
          <w:rFonts w:hint="eastAsia"/>
        </w:rPr>
        <w:t>￥</w:t>
      </w:r>
      <w:r w:rsidRPr="00DB1497">
        <w:rPr>
          <w:rFonts w:hint="eastAsia"/>
          <w:u w:val="single"/>
        </w:rPr>
        <w:t xml:space="preserve">  </w:t>
      </w:r>
      <w:r w:rsidR="00DB1497" w:rsidRPr="00DB1497">
        <w:rPr>
          <w:rFonts w:hint="eastAsia"/>
          <w:u w:val="single"/>
        </w:rPr>
        <w:t xml:space="preserve">     </w:t>
      </w:r>
      <w:r w:rsidRPr="00DB1497">
        <w:rPr>
          <w:rFonts w:hint="eastAsia"/>
          <w:u w:val="single"/>
        </w:rPr>
        <w:t xml:space="preserve"> </w:t>
      </w:r>
      <w:r>
        <w:rPr>
          <w:rFonts w:hint="eastAsia"/>
        </w:rPr>
        <w:t>元</w:t>
      </w:r>
      <w:r w:rsidR="003F2304">
        <w:rPr>
          <w:rFonts w:hint="eastAsia"/>
        </w:rPr>
        <w:t>（</w:t>
      </w:r>
      <w:r>
        <w:rPr>
          <w:rFonts w:hint="eastAsia"/>
        </w:rPr>
        <w:t>大</w:t>
      </w:r>
      <w:r w:rsidR="00DB1497">
        <w:rPr>
          <w:rFonts w:hint="eastAsia"/>
        </w:rPr>
        <w:t>写</w:t>
      </w:r>
      <w:r w:rsidR="00DB1497" w:rsidRPr="00DB1497">
        <w:rPr>
          <w:rFonts w:hint="eastAsia"/>
          <w:u w:val="single"/>
        </w:rPr>
        <w:t xml:space="preserve">     </w:t>
      </w:r>
      <w:r>
        <w:rPr>
          <w:rFonts w:hint="eastAsia"/>
        </w:rPr>
        <w:t>拾</w:t>
      </w:r>
      <w:r w:rsidR="00DB1497" w:rsidRPr="00DB1497">
        <w:rPr>
          <w:rFonts w:hint="eastAsia"/>
          <w:u w:val="single"/>
        </w:rPr>
        <w:t xml:space="preserve">     </w:t>
      </w:r>
      <w:r>
        <w:rPr>
          <w:rFonts w:hint="eastAsia"/>
        </w:rPr>
        <w:t>万</w:t>
      </w:r>
      <w:r w:rsidR="00DB1497" w:rsidRPr="00DB1497">
        <w:rPr>
          <w:rFonts w:hint="eastAsia"/>
          <w:u w:val="single"/>
        </w:rPr>
        <w:t xml:space="preserve">    </w:t>
      </w:r>
      <w:r w:rsidR="00790EC4">
        <w:rPr>
          <w:rFonts w:hint="eastAsia"/>
        </w:rPr>
        <w:t>千</w:t>
      </w:r>
      <w:r w:rsidR="00DB1497" w:rsidRPr="00DB1497">
        <w:rPr>
          <w:rFonts w:hint="eastAsia"/>
          <w:u w:val="single"/>
        </w:rPr>
        <w:t xml:space="preserve">    </w:t>
      </w:r>
      <w:r w:rsidR="00790EC4">
        <w:rPr>
          <w:rFonts w:hint="eastAsia"/>
        </w:rPr>
        <w:t>百</w:t>
      </w:r>
      <w:r w:rsidR="00DB1497" w:rsidRPr="00DB1497">
        <w:rPr>
          <w:rFonts w:hint="eastAsia"/>
          <w:u w:val="single"/>
        </w:rPr>
        <w:t xml:space="preserve">    </w:t>
      </w:r>
      <w:r>
        <w:rPr>
          <w:rFonts w:hint="eastAsia"/>
        </w:rPr>
        <w:t>拾</w:t>
      </w:r>
      <w:r w:rsidR="00DB1497" w:rsidRPr="00DB1497">
        <w:rPr>
          <w:rFonts w:hint="eastAsia"/>
          <w:u w:val="single"/>
        </w:rPr>
        <w:t xml:space="preserve">     </w:t>
      </w:r>
      <w:r>
        <w:rPr>
          <w:rFonts w:hint="eastAsia"/>
        </w:rPr>
        <w:t>元</w:t>
      </w:r>
      <w:r w:rsidR="003F2304">
        <w:rPr>
          <w:rFonts w:hint="eastAsia"/>
        </w:rPr>
        <w:t>）</w:t>
      </w:r>
    </w:p>
    <w:p w:rsidR="00C241A1" w:rsidRDefault="00C241A1">
      <w:pPr>
        <w:rPr>
          <w:rFonts w:hint="eastAsia"/>
        </w:rPr>
      </w:pPr>
      <w:r>
        <w:rPr>
          <w:rFonts w:hint="eastAsia"/>
        </w:rPr>
        <w:t>二、</w:t>
      </w:r>
      <w:r w:rsidR="00887EA9">
        <w:rPr>
          <w:rFonts w:hint="eastAsia"/>
        </w:rPr>
        <w:t>付款方式：</w:t>
      </w:r>
    </w:p>
    <w:p w:rsidR="00887EA9" w:rsidRDefault="00887EA9">
      <w:pPr>
        <w:rPr>
          <w:rFonts w:hint="eastAsia"/>
        </w:rPr>
      </w:pPr>
      <w:r>
        <w:rPr>
          <w:rFonts w:hint="eastAsia"/>
        </w:rPr>
        <w:t>合同签订后，甲方需按</w:t>
      </w:r>
      <w:r w:rsidR="003F2304">
        <w:rPr>
          <w:rFonts w:hint="eastAsia"/>
        </w:rPr>
        <w:t>本</w:t>
      </w:r>
      <w:r>
        <w:rPr>
          <w:rFonts w:hint="eastAsia"/>
        </w:rPr>
        <w:t>合同</w:t>
      </w:r>
      <w:r w:rsidR="003F2304">
        <w:rPr>
          <w:rFonts w:hint="eastAsia"/>
        </w:rPr>
        <w:t>货款总额一次性</w:t>
      </w:r>
      <w:r>
        <w:rPr>
          <w:rFonts w:hint="eastAsia"/>
        </w:rPr>
        <w:t>全额支付货款，乙方收款后根据双方确认的方案安排生产。</w:t>
      </w:r>
    </w:p>
    <w:p w:rsidR="00887EA9" w:rsidRDefault="00436785">
      <w:pPr>
        <w:rPr>
          <w:rFonts w:hint="eastAsia"/>
        </w:rPr>
      </w:pPr>
      <w:r>
        <w:rPr>
          <w:rFonts w:hint="eastAsia"/>
        </w:rPr>
        <w:t>三、</w:t>
      </w:r>
      <w:r w:rsidR="00887EA9">
        <w:rPr>
          <w:rFonts w:hint="eastAsia"/>
        </w:rPr>
        <w:t>运输方式：</w:t>
      </w:r>
    </w:p>
    <w:p w:rsidR="00887EA9" w:rsidRDefault="00887EA9" w:rsidP="00887EA9">
      <w:pPr>
        <w:numPr>
          <w:ilvl w:val="0"/>
          <w:numId w:val="1"/>
          <w:numberingChange w:id="2" w:author="jc" w:date="2012-10-08T14:30:00Z" w:original="%1:1:0:."/>
        </w:numPr>
        <w:rPr>
          <w:rFonts w:hint="eastAsia"/>
        </w:rPr>
      </w:pPr>
      <w:r>
        <w:rPr>
          <w:rFonts w:hint="eastAsia"/>
        </w:rPr>
        <w:t>运输方式为：车辆运输；</w:t>
      </w:r>
    </w:p>
    <w:p w:rsidR="00887EA9" w:rsidRDefault="004E2C01" w:rsidP="00887EA9">
      <w:pPr>
        <w:numPr>
          <w:ilvl w:val="0"/>
          <w:numId w:val="1"/>
          <w:numberingChange w:id="3" w:author="jc" w:date="2012-10-08T14:30:00Z" w:original="%1:2:0:."/>
        </w:numPr>
        <w:rPr>
          <w:rFonts w:hint="eastAsia"/>
        </w:rPr>
      </w:pPr>
      <w:r w:rsidRPr="00DB1497">
        <w:rPr>
          <w:rFonts w:hint="eastAsia"/>
          <w:u w:val="single"/>
        </w:rPr>
        <w:t xml:space="preserve">    </w:t>
      </w:r>
      <w:r w:rsidR="00DB1497" w:rsidRPr="00DB1497">
        <w:rPr>
          <w:rFonts w:hint="eastAsia"/>
          <w:u w:val="single"/>
        </w:rPr>
        <w:t xml:space="preserve">      </w:t>
      </w:r>
      <w:r w:rsidRPr="00DB1497">
        <w:rPr>
          <w:rFonts w:hint="eastAsia"/>
          <w:u w:val="single"/>
        </w:rPr>
        <w:t xml:space="preserve">  </w:t>
      </w:r>
      <w:r>
        <w:rPr>
          <w:rFonts w:hint="eastAsia"/>
        </w:rPr>
        <w:t>市区内</w:t>
      </w:r>
      <w:r w:rsidR="006908AF">
        <w:rPr>
          <w:rFonts w:hint="eastAsia"/>
        </w:rPr>
        <w:t>（包括：</w:t>
      </w:r>
      <w:r w:rsidR="006908AF">
        <w:rPr>
          <w:rFonts w:hint="eastAsia"/>
        </w:rPr>
        <w:t xml:space="preserve">    </w:t>
      </w:r>
      <w:r w:rsidR="006908AF">
        <w:rPr>
          <w:rFonts w:hint="eastAsia"/>
        </w:rPr>
        <w:t>）</w:t>
      </w:r>
      <w:r>
        <w:rPr>
          <w:rFonts w:hint="eastAsia"/>
        </w:rPr>
        <w:t>，乙方免费送货</w:t>
      </w:r>
      <w:r w:rsidR="003F2304">
        <w:rPr>
          <w:rFonts w:hint="eastAsia"/>
        </w:rPr>
        <w:t>。</w:t>
      </w:r>
      <w:r>
        <w:rPr>
          <w:rFonts w:hint="eastAsia"/>
        </w:rPr>
        <w:t>送货到市区以外的</w:t>
      </w:r>
      <w:r w:rsidR="003F2304">
        <w:rPr>
          <w:rFonts w:hint="eastAsia"/>
        </w:rPr>
        <w:t>甲方</w:t>
      </w:r>
      <w:r>
        <w:rPr>
          <w:rFonts w:hint="eastAsia"/>
        </w:rPr>
        <w:t>需另行</w:t>
      </w:r>
      <w:r w:rsidR="003F2304">
        <w:rPr>
          <w:rFonts w:hint="eastAsia"/>
        </w:rPr>
        <w:t>支付</w:t>
      </w:r>
      <w:r>
        <w:rPr>
          <w:rFonts w:hint="eastAsia"/>
        </w:rPr>
        <w:t>送货费</w:t>
      </w:r>
      <w:r w:rsidR="003F2304">
        <w:rPr>
          <w:rFonts w:hint="eastAsia"/>
        </w:rPr>
        <w:t>，</w:t>
      </w:r>
      <w:r w:rsidR="006908AF">
        <w:rPr>
          <w:rFonts w:hint="eastAsia"/>
        </w:rPr>
        <w:t>乙方在</w:t>
      </w:r>
      <w:r w:rsidR="00B15F98">
        <w:rPr>
          <w:rFonts w:hint="eastAsia"/>
        </w:rPr>
        <w:t>全额</w:t>
      </w:r>
      <w:r w:rsidR="006908AF">
        <w:rPr>
          <w:rFonts w:hint="eastAsia"/>
        </w:rPr>
        <w:t>收到甲方支付的</w:t>
      </w:r>
      <w:r w:rsidR="00B15F98">
        <w:rPr>
          <w:rFonts w:hint="eastAsia"/>
        </w:rPr>
        <w:t>以上送货费后，才开始送货。由于甲方迟延支付送货费造成的迟延送货责任由甲方承担</w:t>
      </w:r>
      <w:r>
        <w:rPr>
          <w:rFonts w:hint="eastAsia"/>
        </w:rPr>
        <w:t>；</w:t>
      </w:r>
    </w:p>
    <w:p w:rsidR="004E2C01" w:rsidRDefault="00B15F98" w:rsidP="00887EA9">
      <w:pPr>
        <w:numPr>
          <w:ilvl w:val="0"/>
          <w:numId w:val="1"/>
          <w:numberingChange w:id="4" w:author="jc" w:date="2012-10-08T14:30:00Z" w:original="%1:3:0:."/>
        </w:numPr>
        <w:rPr>
          <w:rFonts w:hint="eastAsia"/>
        </w:rPr>
      </w:pPr>
      <w:r>
        <w:rPr>
          <w:rFonts w:hint="eastAsia"/>
        </w:rPr>
        <w:t>超出本条第</w:t>
      </w:r>
      <w:r>
        <w:rPr>
          <w:rFonts w:hint="eastAsia"/>
        </w:rPr>
        <w:t>2</w:t>
      </w:r>
      <w:r>
        <w:rPr>
          <w:rFonts w:hint="eastAsia"/>
        </w:rPr>
        <w:t>款的</w:t>
      </w:r>
      <w:r w:rsidR="004E2C01">
        <w:rPr>
          <w:rFonts w:hint="eastAsia"/>
        </w:rPr>
        <w:t>其它地区</w:t>
      </w:r>
      <w:r>
        <w:rPr>
          <w:rFonts w:hint="eastAsia"/>
        </w:rPr>
        <w:t>由</w:t>
      </w:r>
      <w:r w:rsidR="004E2C01">
        <w:rPr>
          <w:rFonts w:hint="eastAsia"/>
        </w:rPr>
        <w:t>甲方自行提货，</w:t>
      </w:r>
      <w:r>
        <w:rPr>
          <w:rFonts w:hint="eastAsia"/>
        </w:rPr>
        <w:t>运输费用由甲方承担。如甲方委托</w:t>
      </w:r>
      <w:r w:rsidR="004E2C01">
        <w:rPr>
          <w:rFonts w:hint="eastAsia"/>
        </w:rPr>
        <w:t>乙方代办运输</w:t>
      </w:r>
      <w:r>
        <w:rPr>
          <w:rFonts w:hint="eastAsia"/>
        </w:rPr>
        <w:t>的</w:t>
      </w:r>
      <w:r w:rsidR="004E2C01">
        <w:rPr>
          <w:rFonts w:hint="eastAsia"/>
        </w:rPr>
        <w:t>，</w:t>
      </w:r>
      <w:r>
        <w:rPr>
          <w:rFonts w:hint="eastAsia"/>
        </w:rPr>
        <w:t>乙方在收到甲方全额运输费后予以办理，货物的在途风险由甲方自行承担</w:t>
      </w:r>
      <w:r w:rsidR="004E2C01">
        <w:rPr>
          <w:rFonts w:hint="eastAsia"/>
        </w:rPr>
        <w:t>；</w:t>
      </w:r>
    </w:p>
    <w:p w:rsidR="00436785" w:rsidRDefault="00436785" w:rsidP="00887EA9">
      <w:pPr>
        <w:numPr>
          <w:ilvl w:val="0"/>
          <w:numId w:val="1"/>
          <w:numberingChange w:id="5" w:author="jc" w:date="2012-10-08T14:30:00Z" w:original="%1:4:0:."/>
        </w:numPr>
        <w:rPr>
          <w:rFonts w:hint="eastAsia"/>
        </w:rPr>
      </w:pPr>
      <w:r>
        <w:rPr>
          <w:rFonts w:hint="eastAsia"/>
        </w:rPr>
        <w:t>本合同内</w:t>
      </w:r>
      <w:r w:rsidR="00564A1A">
        <w:rPr>
          <w:rFonts w:hint="eastAsia"/>
        </w:rPr>
        <w:t>甲方订</w:t>
      </w:r>
      <w:r>
        <w:rPr>
          <w:rFonts w:hint="eastAsia"/>
        </w:rPr>
        <w:t>货产品</w:t>
      </w:r>
      <w:r w:rsidR="00564A1A">
        <w:rPr>
          <w:rFonts w:hint="eastAsia"/>
        </w:rPr>
        <w:t>由乙方送货且须通过楼梯搬运的，</w:t>
      </w:r>
      <w:r>
        <w:rPr>
          <w:rFonts w:hint="eastAsia"/>
        </w:rPr>
        <w:t>三楼以内</w:t>
      </w:r>
      <w:r w:rsidR="003F2304">
        <w:rPr>
          <w:rFonts w:hint="eastAsia"/>
        </w:rPr>
        <w:t>（含三楼）</w:t>
      </w:r>
      <w:r w:rsidR="00564A1A">
        <w:rPr>
          <w:rFonts w:hint="eastAsia"/>
        </w:rPr>
        <w:t>免</w:t>
      </w:r>
      <w:r>
        <w:rPr>
          <w:rFonts w:hint="eastAsia"/>
        </w:rPr>
        <w:t>费，</w:t>
      </w:r>
      <w:r w:rsidR="00564A1A">
        <w:rPr>
          <w:rFonts w:hint="eastAsia"/>
        </w:rPr>
        <w:t>三楼以上每增加一层</w:t>
      </w:r>
      <w:r>
        <w:rPr>
          <w:rFonts w:hint="eastAsia"/>
        </w:rPr>
        <w:t>每套家庭橱柜需增加</w:t>
      </w:r>
      <w:r>
        <w:rPr>
          <w:rFonts w:hint="eastAsia"/>
        </w:rPr>
        <w:t>80</w:t>
      </w:r>
      <w:r>
        <w:rPr>
          <w:rFonts w:hint="eastAsia"/>
        </w:rPr>
        <w:t>元的搬</w:t>
      </w:r>
      <w:r w:rsidR="0011020D">
        <w:rPr>
          <w:rFonts w:hint="eastAsia"/>
        </w:rPr>
        <w:t>运</w:t>
      </w:r>
      <w:r>
        <w:rPr>
          <w:rFonts w:hint="eastAsia"/>
        </w:rPr>
        <w:t>费；</w:t>
      </w:r>
    </w:p>
    <w:p w:rsidR="00436785" w:rsidRDefault="00580BC4" w:rsidP="00887EA9">
      <w:pPr>
        <w:numPr>
          <w:ilvl w:val="0"/>
          <w:numId w:val="1"/>
          <w:numberingChange w:id="6" w:author="jc" w:date="2012-10-08T14:30:00Z" w:original="%1:5:0:."/>
        </w:numPr>
        <w:rPr>
          <w:rFonts w:hint="eastAsia"/>
        </w:rPr>
      </w:pPr>
      <w:r>
        <w:rPr>
          <w:rFonts w:hint="eastAsia"/>
        </w:rPr>
        <w:t>如建筑物可通过电梯运输，但由于甲方订购的</w:t>
      </w:r>
      <w:r w:rsidR="00436785">
        <w:rPr>
          <w:rFonts w:hint="eastAsia"/>
        </w:rPr>
        <w:t>超长台面</w:t>
      </w:r>
      <w:r>
        <w:rPr>
          <w:rFonts w:hint="eastAsia"/>
        </w:rPr>
        <w:t>该</w:t>
      </w:r>
      <w:r w:rsidR="00436785">
        <w:rPr>
          <w:rFonts w:hint="eastAsia"/>
        </w:rPr>
        <w:t>电梯不能运输的，</w:t>
      </w:r>
      <w:r>
        <w:rPr>
          <w:rFonts w:hint="eastAsia"/>
        </w:rPr>
        <w:t>甲方</w:t>
      </w:r>
      <w:r w:rsidR="00DB1497">
        <w:rPr>
          <w:rFonts w:hint="eastAsia"/>
        </w:rPr>
        <w:t>需</w:t>
      </w:r>
      <w:r w:rsidR="00436785">
        <w:rPr>
          <w:rFonts w:hint="eastAsia"/>
        </w:rPr>
        <w:t>自</w:t>
      </w:r>
      <w:r>
        <w:rPr>
          <w:rFonts w:hint="eastAsia"/>
        </w:rPr>
        <w:t>行</w:t>
      </w:r>
      <w:r w:rsidR="00436785">
        <w:rPr>
          <w:rFonts w:hint="eastAsia"/>
        </w:rPr>
        <w:t>解决上楼运输，乙方负责把台面运到</w:t>
      </w:r>
      <w:r>
        <w:rPr>
          <w:rFonts w:hint="eastAsia"/>
        </w:rPr>
        <w:t>甲方指定交货地点</w:t>
      </w:r>
      <w:r w:rsidR="0011020D">
        <w:rPr>
          <w:rFonts w:hint="eastAsia"/>
        </w:rPr>
        <w:t>所在建筑</w:t>
      </w:r>
      <w:r>
        <w:rPr>
          <w:rFonts w:hint="eastAsia"/>
        </w:rPr>
        <w:t>物</w:t>
      </w:r>
      <w:r w:rsidR="0011020D">
        <w:rPr>
          <w:rFonts w:hint="eastAsia"/>
        </w:rPr>
        <w:t>的首</w:t>
      </w:r>
      <w:r w:rsidR="00436785">
        <w:rPr>
          <w:rFonts w:hint="eastAsia"/>
        </w:rPr>
        <w:t>层位置。</w:t>
      </w:r>
    </w:p>
    <w:p w:rsidR="004E2C01" w:rsidRDefault="00436785" w:rsidP="004E2C01">
      <w:pPr>
        <w:rPr>
          <w:rFonts w:hint="eastAsia"/>
        </w:rPr>
      </w:pPr>
      <w:r>
        <w:rPr>
          <w:rFonts w:hint="eastAsia"/>
        </w:rPr>
        <w:t>四、</w:t>
      </w:r>
      <w:r w:rsidR="004E2C01">
        <w:rPr>
          <w:rFonts w:hint="eastAsia"/>
        </w:rPr>
        <w:t>交货期：</w:t>
      </w:r>
    </w:p>
    <w:p w:rsidR="00593D7E" w:rsidRDefault="003501B0" w:rsidP="00B83187">
      <w:pPr>
        <w:numPr>
          <w:ilvl w:val="0"/>
          <w:numId w:val="2"/>
          <w:numberingChange w:id="7" w:author="jc" w:date="2012-10-08T14:30:00Z" w:original="%1:1:0:."/>
        </w:numPr>
        <w:rPr>
          <w:rFonts w:hint="eastAsia"/>
        </w:rPr>
      </w:pPr>
      <w:r>
        <w:rPr>
          <w:rFonts w:hint="eastAsia"/>
        </w:rPr>
        <w:t>xx</w:t>
      </w:r>
      <w:r w:rsidR="00593D7E">
        <w:rPr>
          <w:rFonts w:hint="eastAsia"/>
        </w:rPr>
        <w:t>橱柜产品供货期为</w:t>
      </w:r>
      <w:r w:rsidR="00593D7E">
        <w:rPr>
          <w:rFonts w:hint="eastAsia"/>
        </w:rPr>
        <w:t>40</w:t>
      </w:r>
      <w:r w:rsidR="00593D7E">
        <w:rPr>
          <w:rFonts w:hint="eastAsia"/>
        </w:rPr>
        <w:t>个工作日，其中实木门板橱柜供货期为</w:t>
      </w:r>
      <w:r w:rsidR="00593D7E">
        <w:rPr>
          <w:rFonts w:hint="eastAsia"/>
        </w:rPr>
        <w:t>5</w:t>
      </w:r>
      <w:r w:rsidR="003C60F9">
        <w:rPr>
          <w:rFonts w:hint="eastAsia"/>
        </w:rPr>
        <w:t>5</w:t>
      </w:r>
      <w:r w:rsidR="00593D7E">
        <w:rPr>
          <w:rFonts w:hint="eastAsia"/>
        </w:rPr>
        <w:t>个工作日，标准现场安装</w:t>
      </w:r>
      <w:r w:rsidR="00EB5E33">
        <w:rPr>
          <w:rFonts w:hint="eastAsia"/>
        </w:rPr>
        <w:t>施工</w:t>
      </w:r>
      <w:r w:rsidR="00593D7E">
        <w:rPr>
          <w:rFonts w:hint="eastAsia"/>
        </w:rPr>
        <w:t>期为</w:t>
      </w:r>
      <w:r w:rsidR="00593D7E">
        <w:rPr>
          <w:rFonts w:hint="eastAsia"/>
        </w:rPr>
        <w:t>7</w:t>
      </w:r>
      <w:r w:rsidR="00593D7E">
        <w:rPr>
          <w:rFonts w:hint="eastAsia"/>
        </w:rPr>
        <w:t>个工作日（含</w:t>
      </w:r>
      <w:r w:rsidR="003C60F9">
        <w:rPr>
          <w:rFonts w:hint="eastAsia"/>
        </w:rPr>
        <w:t>台面</w:t>
      </w:r>
      <w:r w:rsidR="00593D7E">
        <w:rPr>
          <w:rFonts w:hint="eastAsia"/>
        </w:rPr>
        <w:t>制作），</w:t>
      </w:r>
      <w:r w:rsidR="00BC0305">
        <w:rPr>
          <w:rFonts w:hint="eastAsia"/>
        </w:rPr>
        <w:t>总供货</w:t>
      </w:r>
      <w:r w:rsidR="00B83187">
        <w:rPr>
          <w:rFonts w:hint="eastAsia"/>
        </w:rPr>
        <w:t>期和施工期共为</w:t>
      </w:r>
      <w:r w:rsidR="00B83187" w:rsidRPr="00DB1497">
        <w:rPr>
          <w:rFonts w:hint="eastAsia"/>
          <w:u w:val="single"/>
        </w:rPr>
        <w:t xml:space="preserve">    </w:t>
      </w:r>
      <w:r w:rsidR="00AF51D0" w:rsidRPr="00AF51D0">
        <w:rPr>
          <w:rFonts w:hint="eastAsia"/>
        </w:rPr>
        <w:t xml:space="preserve"> </w:t>
      </w:r>
      <w:r w:rsidR="00B83187">
        <w:rPr>
          <w:rFonts w:hint="eastAsia"/>
        </w:rPr>
        <w:t>个工作日，特殊产品另行约定</w:t>
      </w:r>
      <w:r w:rsidR="00EB5E33">
        <w:rPr>
          <w:rFonts w:hint="eastAsia"/>
        </w:rPr>
        <w:t>（以上供货期以甲方足额支付货款及橱柜尺寸经双方签字确认次日起算）</w:t>
      </w:r>
      <w:r w:rsidR="00B83187">
        <w:rPr>
          <w:rFonts w:hint="eastAsia"/>
        </w:rPr>
        <w:t>；</w:t>
      </w:r>
    </w:p>
    <w:p w:rsidR="00B83187" w:rsidRDefault="00B83187" w:rsidP="004E2C01">
      <w:pPr>
        <w:numPr>
          <w:ilvl w:val="0"/>
          <w:numId w:val="2"/>
          <w:numberingChange w:id="8" w:author="jc" w:date="2012-10-08T14:30:00Z" w:original="%1:2:0:."/>
        </w:numPr>
        <w:rPr>
          <w:rFonts w:hint="eastAsia"/>
        </w:rPr>
      </w:pPr>
      <w:r>
        <w:rPr>
          <w:rFonts w:hint="eastAsia"/>
        </w:rPr>
        <w:t>甲方应于</w:t>
      </w:r>
      <w:r w:rsidRPr="00DB1497">
        <w:rPr>
          <w:rFonts w:hint="eastAsia"/>
          <w:u w:val="single"/>
        </w:rPr>
        <w:t xml:space="preserve">    </w:t>
      </w:r>
      <w:r>
        <w:rPr>
          <w:rFonts w:hint="eastAsia"/>
        </w:rPr>
        <w:t>年</w:t>
      </w:r>
      <w:r w:rsidRPr="00DB1497">
        <w:rPr>
          <w:rFonts w:hint="eastAsia"/>
          <w:u w:val="single"/>
        </w:rPr>
        <w:t xml:space="preserve">   </w:t>
      </w:r>
      <w:r>
        <w:rPr>
          <w:rFonts w:hint="eastAsia"/>
        </w:rPr>
        <w:t>月</w:t>
      </w:r>
      <w:r w:rsidRPr="00DB1497">
        <w:rPr>
          <w:rFonts w:hint="eastAsia"/>
          <w:u w:val="single"/>
        </w:rPr>
        <w:t xml:space="preserve">   </w:t>
      </w:r>
      <w:r>
        <w:rPr>
          <w:rFonts w:hint="eastAsia"/>
        </w:rPr>
        <w:t>日前使场地具备最终二次复核尺寸条件（贴完墙、地砖，完成天花吊顶），若达不到该条件，安装日期顺延。</w:t>
      </w:r>
    </w:p>
    <w:p w:rsidR="00B83187" w:rsidRDefault="00B83187" w:rsidP="004E2C01">
      <w:pPr>
        <w:numPr>
          <w:ilvl w:val="0"/>
          <w:numId w:val="2"/>
          <w:numberingChange w:id="9" w:author="jc" w:date="2012-10-08T14:30:00Z" w:original="%1:3:0:."/>
        </w:numPr>
        <w:rPr>
          <w:rFonts w:hint="eastAsia"/>
        </w:rPr>
      </w:pPr>
      <w:r>
        <w:rPr>
          <w:rFonts w:hint="eastAsia"/>
        </w:rPr>
        <w:t>甲、乙双方</w:t>
      </w:r>
      <w:r w:rsidR="000413F2">
        <w:rPr>
          <w:rFonts w:hint="eastAsia"/>
        </w:rPr>
        <w:t>初步</w:t>
      </w:r>
      <w:r>
        <w:rPr>
          <w:rFonts w:hint="eastAsia"/>
        </w:rPr>
        <w:t>约定的安装日期为</w:t>
      </w:r>
      <w:r w:rsidRPr="00DB1497">
        <w:rPr>
          <w:rFonts w:hint="eastAsia"/>
          <w:u w:val="single"/>
        </w:rPr>
        <w:t xml:space="preserve">    </w:t>
      </w:r>
      <w:r>
        <w:rPr>
          <w:rFonts w:hint="eastAsia"/>
        </w:rPr>
        <w:t>年</w:t>
      </w:r>
      <w:r w:rsidRPr="00DB1497">
        <w:rPr>
          <w:rFonts w:hint="eastAsia"/>
          <w:u w:val="single"/>
        </w:rPr>
        <w:t xml:space="preserve">   </w:t>
      </w:r>
      <w:r>
        <w:rPr>
          <w:rFonts w:hint="eastAsia"/>
        </w:rPr>
        <w:t>月</w:t>
      </w:r>
      <w:r w:rsidRPr="00DB1497">
        <w:rPr>
          <w:rFonts w:hint="eastAsia"/>
          <w:u w:val="single"/>
        </w:rPr>
        <w:t xml:space="preserve">   </w:t>
      </w:r>
      <w:r>
        <w:rPr>
          <w:rFonts w:hint="eastAsia"/>
        </w:rPr>
        <w:t>日，甲方应保证在此日期这前清洁好现场，安装师傅到现场后就能立刻展开工作，若达不到条件，安装日期顺延，并收取安装师傅误工费</w:t>
      </w:r>
      <w:r w:rsidRPr="003C60F9">
        <w:rPr>
          <w:rFonts w:hint="eastAsia"/>
          <w:u w:val="single"/>
        </w:rPr>
        <w:t xml:space="preserve">     </w:t>
      </w:r>
      <w:r>
        <w:rPr>
          <w:rFonts w:hint="eastAsia"/>
        </w:rPr>
        <w:t>元</w:t>
      </w:r>
      <w:r w:rsidR="00EB5E33">
        <w:rPr>
          <w:rFonts w:hint="eastAsia"/>
        </w:rPr>
        <w:t>/</w:t>
      </w:r>
      <w:r w:rsidR="00260A7E">
        <w:rPr>
          <w:rFonts w:hint="eastAsia"/>
        </w:rPr>
        <w:t>人</w:t>
      </w:r>
      <w:r>
        <w:rPr>
          <w:rFonts w:hint="eastAsia"/>
        </w:rPr>
        <w:t>；</w:t>
      </w:r>
    </w:p>
    <w:p w:rsidR="00B83187" w:rsidRDefault="00B83187" w:rsidP="004E2C01">
      <w:pPr>
        <w:numPr>
          <w:ilvl w:val="0"/>
          <w:numId w:val="2"/>
          <w:numberingChange w:id="10" w:author="jc" w:date="2012-10-08T14:30:00Z" w:original="%1:4:0:."/>
        </w:numPr>
        <w:rPr>
          <w:rFonts w:hint="eastAsia"/>
        </w:rPr>
      </w:pPr>
      <w:r>
        <w:rPr>
          <w:rFonts w:hint="eastAsia"/>
        </w:rPr>
        <w:t>若因甲方原因造成乙方</w:t>
      </w:r>
      <w:r w:rsidR="00EB5E33">
        <w:rPr>
          <w:rFonts w:hint="eastAsia"/>
        </w:rPr>
        <w:t>须</w:t>
      </w:r>
      <w:r>
        <w:rPr>
          <w:rFonts w:hint="eastAsia"/>
        </w:rPr>
        <w:t>二次上门</w:t>
      </w:r>
      <w:r w:rsidR="00EB5E33">
        <w:rPr>
          <w:rFonts w:hint="eastAsia"/>
        </w:rPr>
        <w:t>的</w:t>
      </w:r>
      <w:r>
        <w:rPr>
          <w:rFonts w:hint="eastAsia"/>
        </w:rPr>
        <w:t>，乙方</w:t>
      </w:r>
      <w:r w:rsidR="00EB5E33">
        <w:rPr>
          <w:rFonts w:hint="eastAsia"/>
        </w:rPr>
        <w:t>可</w:t>
      </w:r>
      <w:r>
        <w:rPr>
          <w:rFonts w:hint="eastAsia"/>
        </w:rPr>
        <w:t>收取二次上门费用</w:t>
      </w:r>
      <w:r w:rsidR="00EB5E33" w:rsidRPr="005006A1">
        <w:rPr>
          <w:rFonts w:hint="eastAsia"/>
          <w:u w:val="single"/>
        </w:rPr>
        <w:t xml:space="preserve">  </w:t>
      </w:r>
      <w:r w:rsidR="005006A1">
        <w:rPr>
          <w:rFonts w:hint="eastAsia"/>
        </w:rPr>
        <w:t xml:space="preserve">    </w:t>
      </w:r>
      <w:r w:rsidR="00EB5E33" w:rsidRPr="005006A1">
        <w:rPr>
          <w:rFonts w:hint="eastAsia"/>
        </w:rPr>
        <w:t xml:space="preserve"> </w:t>
      </w:r>
      <w:r w:rsidR="00EB5E33">
        <w:rPr>
          <w:rFonts w:hint="eastAsia"/>
        </w:rPr>
        <w:t>元。甲方未支付二次上门费前，乙方可暂停提供二次上门服务</w:t>
      </w:r>
      <w:r>
        <w:rPr>
          <w:rFonts w:hint="eastAsia"/>
        </w:rPr>
        <w:t>；</w:t>
      </w:r>
    </w:p>
    <w:p w:rsidR="00B83187" w:rsidRDefault="00436785" w:rsidP="00B83187">
      <w:pPr>
        <w:rPr>
          <w:rFonts w:hint="eastAsia"/>
        </w:rPr>
      </w:pPr>
      <w:r>
        <w:rPr>
          <w:rFonts w:hint="eastAsia"/>
        </w:rPr>
        <w:t>五、</w:t>
      </w:r>
      <w:r w:rsidR="00B83187">
        <w:rPr>
          <w:rFonts w:hint="eastAsia"/>
        </w:rPr>
        <w:t>验收：</w:t>
      </w:r>
    </w:p>
    <w:p w:rsidR="00B83187" w:rsidRDefault="00B83187" w:rsidP="00B83187">
      <w:pPr>
        <w:rPr>
          <w:rFonts w:hint="eastAsia"/>
        </w:rPr>
      </w:pPr>
      <w:r>
        <w:rPr>
          <w:rFonts w:hint="eastAsia"/>
        </w:rPr>
        <w:t>甲方按合同所</w:t>
      </w:r>
      <w:r w:rsidR="00EB5E33">
        <w:rPr>
          <w:rFonts w:hint="eastAsia"/>
        </w:rPr>
        <w:t>订</w:t>
      </w:r>
      <w:r>
        <w:rPr>
          <w:rFonts w:hint="eastAsia"/>
        </w:rPr>
        <w:t>购的产品应于安装完毕</w:t>
      </w:r>
      <w:r>
        <w:rPr>
          <w:rFonts w:hint="eastAsia"/>
        </w:rPr>
        <w:t>24</w:t>
      </w:r>
      <w:r>
        <w:rPr>
          <w:rFonts w:hint="eastAsia"/>
        </w:rPr>
        <w:t>小时内予以验收，若有异议应在验收当日</w:t>
      </w:r>
      <w:r w:rsidR="00EB5E33">
        <w:rPr>
          <w:rFonts w:hint="eastAsia"/>
        </w:rPr>
        <w:t>以书面形式向乙方</w:t>
      </w:r>
      <w:r>
        <w:rPr>
          <w:rFonts w:hint="eastAsia"/>
        </w:rPr>
        <w:t>提出，若甲方未在规定时间内验收或擅自提前使用均视为验收合格。</w:t>
      </w:r>
    </w:p>
    <w:p w:rsidR="00B83187" w:rsidRDefault="00436785" w:rsidP="00B83187">
      <w:pPr>
        <w:rPr>
          <w:rFonts w:hint="eastAsia"/>
        </w:rPr>
      </w:pPr>
      <w:r>
        <w:rPr>
          <w:rFonts w:hint="eastAsia"/>
        </w:rPr>
        <w:t>六、</w:t>
      </w:r>
      <w:r w:rsidR="00CE36E8">
        <w:rPr>
          <w:rFonts w:hint="eastAsia"/>
        </w:rPr>
        <w:t>乙方责任：</w:t>
      </w:r>
    </w:p>
    <w:p w:rsidR="00CE36E8" w:rsidRDefault="00CE36E8" w:rsidP="00CE36E8">
      <w:pPr>
        <w:numPr>
          <w:ilvl w:val="0"/>
          <w:numId w:val="3"/>
          <w:numberingChange w:id="11" w:author="jc" w:date="2012-10-08T14:30:00Z" w:original="%1:1:0:."/>
        </w:numPr>
        <w:rPr>
          <w:rFonts w:hint="eastAsia"/>
        </w:rPr>
      </w:pPr>
      <w:r>
        <w:rPr>
          <w:rFonts w:hint="eastAsia"/>
        </w:rPr>
        <w:t>乙方负责测量绘图，因乙方测量误差引起的尺寸问题及导致的修改费用由乙方负责。</w:t>
      </w:r>
    </w:p>
    <w:p w:rsidR="00CE36E8" w:rsidRDefault="00EB5E33" w:rsidP="00CE36E8">
      <w:pPr>
        <w:numPr>
          <w:ilvl w:val="0"/>
          <w:numId w:val="3"/>
          <w:numberingChange w:id="12" w:author="jc" w:date="2012-10-08T14:30:00Z" w:original="%1:2:0:."/>
        </w:numPr>
        <w:rPr>
          <w:rFonts w:hint="eastAsia"/>
        </w:rPr>
      </w:pPr>
      <w:r w:rsidRPr="00DB1497">
        <w:rPr>
          <w:rFonts w:hint="eastAsia"/>
          <w:u w:val="single"/>
        </w:rPr>
        <w:t xml:space="preserve">            </w:t>
      </w:r>
      <w:r>
        <w:rPr>
          <w:rFonts w:hint="eastAsia"/>
        </w:rPr>
        <w:t>市区内（包括：</w:t>
      </w:r>
      <w:r>
        <w:rPr>
          <w:rFonts w:hint="eastAsia"/>
        </w:rPr>
        <w:t xml:space="preserve">    </w:t>
      </w:r>
      <w:r>
        <w:rPr>
          <w:rFonts w:hint="eastAsia"/>
        </w:rPr>
        <w:t>），</w:t>
      </w:r>
      <w:r w:rsidR="00CE36E8">
        <w:rPr>
          <w:rFonts w:hint="eastAsia"/>
        </w:rPr>
        <w:t>乙方提供</w:t>
      </w:r>
      <w:r>
        <w:rPr>
          <w:rFonts w:hint="eastAsia"/>
        </w:rPr>
        <w:t>免费的</w:t>
      </w:r>
      <w:r w:rsidR="00CE36E8">
        <w:rPr>
          <w:rFonts w:hint="eastAsia"/>
        </w:rPr>
        <w:t>橱柜安装服务（不含电器和水管等水电安装）。</w:t>
      </w:r>
      <w:r>
        <w:rPr>
          <w:rFonts w:hint="eastAsia"/>
        </w:rPr>
        <w:t>超出以上范围的橱柜安装服务由甲方自行解决</w:t>
      </w:r>
      <w:r w:rsidR="006A54A0">
        <w:rPr>
          <w:rFonts w:hint="eastAsia"/>
        </w:rPr>
        <w:t>。</w:t>
      </w:r>
    </w:p>
    <w:p w:rsidR="00CE36E8" w:rsidRDefault="00CE36E8" w:rsidP="00CE36E8">
      <w:pPr>
        <w:numPr>
          <w:ilvl w:val="0"/>
          <w:numId w:val="3"/>
          <w:numberingChange w:id="13" w:author="jc" w:date="2012-10-08T14:30:00Z" w:original="%1:3:0:."/>
        </w:numPr>
        <w:rPr>
          <w:rFonts w:hint="eastAsia"/>
        </w:rPr>
      </w:pPr>
      <w:r>
        <w:rPr>
          <w:rFonts w:hint="eastAsia"/>
        </w:rPr>
        <w:t>乙方应按甲方提供的配套产品及</w:t>
      </w:r>
      <w:r w:rsidR="006A54A0">
        <w:rPr>
          <w:rFonts w:hint="eastAsia"/>
        </w:rPr>
        <w:t>书面确认的</w:t>
      </w:r>
      <w:r>
        <w:rPr>
          <w:rFonts w:hint="eastAsia"/>
        </w:rPr>
        <w:t>配件尺寸进行整体设计，如因乙方引用</w:t>
      </w:r>
      <w:r w:rsidR="006A54A0">
        <w:rPr>
          <w:rFonts w:hint="eastAsia"/>
        </w:rPr>
        <w:t>甲方配件</w:t>
      </w:r>
      <w:r>
        <w:rPr>
          <w:rFonts w:hint="eastAsia"/>
        </w:rPr>
        <w:t>尺寸有误引起的问题及导致</w:t>
      </w:r>
      <w:r w:rsidR="006A54A0">
        <w:rPr>
          <w:rFonts w:hint="eastAsia"/>
        </w:rPr>
        <w:t>补救</w:t>
      </w:r>
      <w:r>
        <w:rPr>
          <w:rFonts w:hint="eastAsia"/>
        </w:rPr>
        <w:t>费用由乙方负责。</w:t>
      </w:r>
      <w:r w:rsidR="006A54A0">
        <w:rPr>
          <w:rFonts w:hint="eastAsia"/>
        </w:rPr>
        <w:t>如因甲方事前提供的配件尺寸错误导致乙方须返工的，返工费用由甲方向乙方支付后，乙方才开始返工。甲方也可另行委托第三方进行返工，但第三方施</w:t>
      </w:r>
      <w:r w:rsidR="006A54A0">
        <w:rPr>
          <w:rFonts w:hint="eastAsia"/>
        </w:rPr>
        <w:lastRenderedPageBreak/>
        <w:t>工前，甲方须向乙方出具</w:t>
      </w:r>
      <w:r w:rsidR="003D3958">
        <w:rPr>
          <w:rFonts w:hint="eastAsia"/>
        </w:rPr>
        <w:t>乙方已交付合格产品的验收确认函</w:t>
      </w:r>
      <w:r w:rsidR="00D46C6A">
        <w:rPr>
          <w:rFonts w:hint="eastAsia"/>
        </w:rPr>
        <w:t>或经双方确认的除配件尺寸问题外存在质量问题确认单。</w:t>
      </w:r>
      <w:r w:rsidR="003D3958">
        <w:rPr>
          <w:rFonts w:hint="eastAsia"/>
        </w:rPr>
        <w:t>否则</w:t>
      </w:r>
      <w:r w:rsidR="00D46C6A">
        <w:rPr>
          <w:rFonts w:hint="eastAsia"/>
        </w:rPr>
        <w:t>，</w:t>
      </w:r>
      <w:r w:rsidR="00DA1D35">
        <w:rPr>
          <w:rFonts w:hint="eastAsia"/>
        </w:rPr>
        <w:t>第三方进行返工</w:t>
      </w:r>
      <w:r w:rsidR="00D46C6A">
        <w:rPr>
          <w:rFonts w:hint="eastAsia"/>
        </w:rPr>
        <w:t>后甲方提出的一切</w:t>
      </w:r>
      <w:r w:rsidR="003D3958">
        <w:rPr>
          <w:rFonts w:hint="eastAsia"/>
        </w:rPr>
        <w:t>产品质量问题概由甲方</w:t>
      </w:r>
      <w:r w:rsidR="00D46C6A">
        <w:rPr>
          <w:rFonts w:hint="eastAsia"/>
        </w:rPr>
        <w:t>自行解决，与乙方无关</w:t>
      </w:r>
      <w:r w:rsidR="003D3958">
        <w:rPr>
          <w:rFonts w:hint="eastAsia"/>
        </w:rPr>
        <w:t>。</w:t>
      </w:r>
    </w:p>
    <w:p w:rsidR="00CE36E8" w:rsidRDefault="00CE36E8" w:rsidP="00CE36E8">
      <w:pPr>
        <w:numPr>
          <w:ilvl w:val="0"/>
          <w:numId w:val="3"/>
          <w:numberingChange w:id="14" w:author="jc" w:date="2012-10-08T14:30:00Z" w:original="%1:4:0:."/>
        </w:numPr>
        <w:rPr>
          <w:rFonts w:hint="eastAsia"/>
        </w:rPr>
      </w:pPr>
      <w:r>
        <w:rPr>
          <w:rFonts w:hint="eastAsia"/>
        </w:rPr>
        <w:t>乙方须按双方书面确定的安装时间进场安装，因乙方原因延迟安装的（双方另有约定或因甲方不具备安装条件除外），每逾期一日，乙方按日</w:t>
      </w:r>
      <w:r>
        <w:rPr>
          <w:rFonts w:hint="eastAsia"/>
        </w:rPr>
        <w:t>1</w:t>
      </w:r>
      <w:r w:rsidR="00604B31">
        <w:rPr>
          <w:rFonts w:hint="eastAsia"/>
        </w:rPr>
        <w:t>‰支付违约金</w:t>
      </w:r>
      <w:r w:rsidR="00D46C6A">
        <w:rPr>
          <w:rFonts w:hint="eastAsia"/>
        </w:rPr>
        <w:t>，违约金以合同总额</w:t>
      </w:r>
      <w:r w:rsidR="00D46C6A">
        <w:rPr>
          <w:rFonts w:hint="eastAsia"/>
        </w:rPr>
        <w:t>10%</w:t>
      </w:r>
      <w:r w:rsidR="00D46C6A">
        <w:rPr>
          <w:rFonts w:hint="eastAsia"/>
        </w:rPr>
        <w:t>为限</w:t>
      </w:r>
      <w:r w:rsidR="00604B31">
        <w:rPr>
          <w:rFonts w:hint="eastAsia"/>
        </w:rPr>
        <w:t>。</w:t>
      </w:r>
    </w:p>
    <w:p w:rsidR="00604B31" w:rsidRDefault="00604B31" w:rsidP="00CE36E8">
      <w:pPr>
        <w:numPr>
          <w:ilvl w:val="0"/>
          <w:numId w:val="3"/>
          <w:numberingChange w:id="15" w:author="jc" w:date="2012-10-08T14:30:00Z" w:original="%1:5:0:."/>
        </w:numPr>
        <w:rPr>
          <w:rFonts w:hint="eastAsia"/>
        </w:rPr>
      </w:pPr>
      <w:r>
        <w:rPr>
          <w:rFonts w:hint="eastAsia"/>
        </w:rPr>
        <w:t>安装过程中，因乙方原因给甲方的施工现场造成损坏，由乙方负责恢复原状或照价赔偿。验收过程中发现乙方安装的产品与双方确认的方案不相符时，经认定为乙方责任，甲方有权拒绝验收，乙方无条件予以整改并安装到现场，同时赔偿甲方人民币贰佰元整。</w:t>
      </w:r>
    </w:p>
    <w:p w:rsidR="00604B31" w:rsidRDefault="00604B31" w:rsidP="00CE36E8">
      <w:pPr>
        <w:numPr>
          <w:ilvl w:val="0"/>
          <w:numId w:val="3"/>
          <w:numberingChange w:id="16" w:author="jc" w:date="2012-10-08T14:30:00Z" w:original="%1:6:0:."/>
        </w:numPr>
        <w:rPr>
          <w:rFonts w:hint="eastAsia"/>
        </w:rPr>
      </w:pPr>
      <w:r>
        <w:rPr>
          <w:rFonts w:hint="eastAsia"/>
        </w:rPr>
        <w:t>安装后乙方负责清洁安装现场。</w:t>
      </w:r>
    </w:p>
    <w:p w:rsidR="00B83187" w:rsidRDefault="00604B31" w:rsidP="004E2C01">
      <w:pPr>
        <w:numPr>
          <w:ilvl w:val="0"/>
          <w:numId w:val="3"/>
          <w:numberingChange w:id="17" w:author="jc" w:date="2012-10-08T14:30:00Z" w:original="%1:7:0:."/>
        </w:numPr>
        <w:rPr>
          <w:rFonts w:hint="eastAsia"/>
        </w:rPr>
      </w:pPr>
      <w:r>
        <w:rPr>
          <w:rFonts w:hint="eastAsia"/>
        </w:rPr>
        <w:t>质量保障</w:t>
      </w:r>
      <w:r w:rsidR="00545354">
        <w:rPr>
          <w:rFonts w:hint="eastAsia"/>
        </w:rPr>
        <w:t>：乙方承担所提供配套产品的保修及维护工作（详见《</w:t>
      </w:r>
      <w:r w:rsidR="003501B0">
        <w:rPr>
          <w:rFonts w:hint="eastAsia"/>
        </w:rPr>
        <w:t>xx</w:t>
      </w:r>
      <w:r w:rsidR="00545354">
        <w:rPr>
          <w:rFonts w:hint="eastAsia"/>
        </w:rPr>
        <w:t>橱柜保修卡》）</w:t>
      </w:r>
      <w:r w:rsidR="003C60F9">
        <w:rPr>
          <w:rFonts w:hint="eastAsia"/>
        </w:rPr>
        <w:t>，《</w:t>
      </w:r>
      <w:r w:rsidR="003501B0">
        <w:rPr>
          <w:rFonts w:hint="eastAsia"/>
        </w:rPr>
        <w:t>xx</w:t>
      </w:r>
      <w:r w:rsidR="003C60F9">
        <w:rPr>
          <w:rFonts w:hint="eastAsia"/>
        </w:rPr>
        <w:t>橱柜保修卡》在产品安装完成验收时交付予甲方</w:t>
      </w:r>
      <w:r w:rsidR="00545354">
        <w:rPr>
          <w:rFonts w:hint="eastAsia"/>
        </w:rPr>
        <w:t>。</w:t>
      </w:r>
    </w:p>
    <w:p w:rsidR="00A86FDF" w:rsidRDefault="00545354" w:rsidP="004E2C01">
      <w:pPr>
        <w:numPr>
          <w:ilvl w:val="0"/>
          <w:numId w:val="3"/>
          <w:numberingChange w:id="18" w:author="jc" w:date="2012-10-08T14:30:00Z" w:original="%1:8:0:."/>
        </w:numPr>
        <w:rPr>
          <w:rFonts w:hint="eastAsia"/>
        </w:rPr>
      </w:pPr>
      <w:r>
        <w:rPr>
          <w:rFonts w:hint="eastAsia"/>
        </w:rPr>
        <w:t>售后服务：</w:t>
      </w:r>
    </w:p>
    <w:p w:rsidR="00A86FDF" w:rsidRDefault="00545354" w:rsidP="009436F2">
      <w:pPr>
        <w:numPr>
          <w:ilvl w:val="1"/>
          <w:numId w:val="3"/>
          <w:numberingChange w:id="19" w:author="jc" w:date="2012-10-08T14:30:00Z" w:original="%2:1:18:"/>
        </w:numPr>
        <w:rPr>
          <w:rFonts w:hint="eastAsia"/>
        </w:rPr>
      </w:pPr>
      <w:r>
        <w:rPr>
          <w:rFonts w:hint="eastAsia"/>
        </w:rPr>
        <w:t>正常条件下，乙方对其自制品和五金配件</w:t>
      </w:r>
      <w:r w:rsidR="00D46C6A">
        <w:rPr>
          <w:rFonts w:hint="eastAsia"/>
        </w:rPr>
        <w:t>实行</w:t>
      </w:r>
      <w:r>
        <w:rPr>
          <w:rFonts w:hint="eastAsia"/>
        </w:rPr>
        <w:t>保修（</w:t>
      </w:r>
      <w:r w:rsidR="00D46C6A">
        <w:rPr>
          <w:rFonts w:hint="eastAsia"/>
        </w:rPr>
        <w:t>保修期限</w:t>
      </w:r>
      <w:r>
        <w:rPr>
          <w:rFonts w:hint="eastAsia"/>
        </w:rPr>
        <w:t>详见《</w:t>
      </w:r>
      <w:r w:rsidR="003501B0">
        <w:rPr>
          <w:rFonts w:hint="eastAsia"/>
        </w:rPr>
        <w:t>xx</w:t>
      </w:r>
      <w:r>
        <w:rPr>
          <w:rFonts w:hint="eastAsia"/>
        </w:rPr>
        <w:t>橱柜保修卡》）</w:t>
      </w:r>
      <w:r w:rsidR="00A86FDF">
        <w:rPr>
          <w:rFonts w:hint="eastAsia"/>
        </w:rPr>
        <w:t>；</w:t>
      </w:r>
    </w:p>
    <w:p w:rsidR="00545354" w:rsidRDefault="00A86FDF" w:rsidP="00A86FDF">
      <w:pPr>
        <w:numPr>
          <w:ilvl w:val="1"/>
          <w:numId w:val="3"/>
          <w:numberingChange w:id="20" w:author="jc" w:date="2012-10-08T14:30:00Z" w:original="%2:2:18:"/>
        </w:numPr>
        <w:rPr>
          <w:rFonts w:hint="eastAsia"/>
        </w:rPr>
      </w:pPr>
      <w:r>
        <w:rPr>
          <w:rFonts w:hint="eastAsia"/>
        </w:rPr>
        <w:t>乙方承诺在接</w:t>
      </w:r>
      <w:r w:rsidR="00114D30">
        <w:rPr>
          <w:rFonts w:hint="eastAsia"/>
        </w:rPr>
        <w:t>到</w:t>
      </w:r>
      <w:r>
        <w:rPr>
          <w:rFonts w:hint="eastAsia"/>
        </w:rPr>
        <w:t>甲方</w:t>
      </w:r>
      <w:r w:rsidR="00D46C6A">
        <w:rPr>
          <w:rFonts w:hint="eastAsia"/>
        </w:rPr>
        <w:t>保</w:t>
      </w:r>
      <w:r>
        <w:rPr>
          <w:rFonts w:hint="eastAsia"/>
        </w:rPr>
        <w:t>修电话或传真后，于两个工作日内给予解决方案；</w:t>
      </w:r>
    </w:p>
    <w:p w:rsidR="00A86FDF" w:rsidRDefault="00D46C6A" w:rsidP="00A86FDF">
      <w:pPr>
        <w:numPr>
          <w:ilvl w:val="1"/>
          <w:numId w:val="3"/>
          <w:numberingChange w:id="21" w:author="jc" w:date="2012-10-08T14:30:00Z" w:original="%2:3:18:"/>
        </w:numPr>
        <w:rPr>
          <w:rFonts w:hint="eastAsia"/>
        </w:rPr>
      </w:pPr>
      <w:r>
        <w:rPr>
          <w:rFonts w:hint="eastAsia"/>
        </w:rPr>
        <w:t>保修期</w:t>
      </w:r>
      <w:r w:rsidR="00A86FDF">
        <w:rPr>
          <w:rFonts w:hint="eastAsia"/>
        </w:rPr>
        <w:t>自安装验收之日起开始计算；</w:t>
      </w:r>
    </w:p>
    <w:p w:rsidR="00A86FDF" w:rsidRDefault="00D46C6A" w:rsidP="00A86FDF">
      <w:pPr>
        <w:numPr>
          <w:ilvl w:val="1"/>
          <w:numId w:val="3"/>
          <w:numberingChange w:id="22" w:author="jc" w:date="2012-10-08T14:30:00Z" w:original="%2:4:18:"/>
        </w:numPr>
        <w:rPr>
          <w:rFonts w:hint="eastAsia"/>
        </w:rPr>
      </w:pPr>
      <w:r>
        <w:rPr>
          <w:rFonts w:hint="eastAsia"/>
        </w:rPr>
        <w:t>保修</w:t>
      </w:r>
      <w:r w:rsidR="00A86FDF">
        <w:rPr>
          <w:rFonts w:hint="eastAsia"/>
        </w:rPr>
        <w:t>服务由</w:t>
      </w:r>
      <w:r w:rsidR="005006A1">
        <w:rPr>
          <w:rFonts w:hint="eastAsia"/>
        </w:rPr>
        <w:t>乙方</w:t>
      </w:r>
      <w:r w:rsidR="00A86FDF">
        <w:rPr>
          <w:rFonts w:hint="eastAsia"/>
        </w:rPr>
        <w:t>负责。</w:t>
      </w:r>
    </w:p>
    <w:p w:rsidR="00A86FDF" w:rsidRDefault="00436785" w:rsidP="00A86FDF">
      <w:pPr>
        <w:rPr>
          <w:rFonts w:hint="eastAsia"/>
        </w:rPr>
      </w:pPr>
      <w:r>
        <w:rPr>
          <w:rFonts w:hint="eastAsia"/>
        </w:rPr>
        <w:t>七、</w:t>
      </w:r>
      <w:r w:rsidR="00A86FDF">
        <w:rPr>
          <w:rFonts w:hint="eastAsia"/>
        </w:rPr>
        <w:t>甲方责任：</w:t>
      </w:r>
    </w:p>
    <w:p w:rsidR="00A86FDF" w:rsidRDefault="00A86FDF" w:rsidP="00A86FDF">
      <w:pPr>
        <w:numPr>
          <w:ilvl w:val="0"/>
          <w:numId w:val="4"/>
          <w:numberingChange w:id="23" w:author="jc" w:date="2012-10-08T14:30:00Z" w:original="%1:1:0:."/>
        </w:numPr>
        <w:rPr>
          <w:rFonts w:hint="eastAsia"/>
        </w:rPr>
      </w:pPr>
      <w:r>
        <w:rPr>
          <w:rFonts w:hint="eastAsia"/>
        </w:rPr>
        <w:t>甲方在合同签订并支付全部货款后需增加的订货，应先征得乙方同意并在</w:t>
      </w:r>
      <w:r w:rsidR="00114D30">
        <w:rPr>
          <w:rFonts w:hint="eastAsia"/>
        </w:rPr>
        <w:t>新增的</w:t>
      </w:r>
      <w:r>
        <w:rPr>
          <w:rFonts w:hint="eastAsia"/>
        </w:rPr>
        <w:t>《订货清单》上签字确认，甲方增加项目的货款全额付清后，乙方安排采购、生产。</w:t>
      </w:r>
      <w:r w:rsidR="00114D30">
        <w:rPr>
          <w:rFonts w:hint="eastAsia"/>
        </w:rPr>
        <w:t>如</w:t>
      </w:r>
      <w:r>
        <w:rPr>
          <w:rFonts w:hint="eastAsia"/>
        </w:rPr>
        <w:t>增补物品到货时间延迟而影响</w:t>
      </w:r>
      <w:r w:rsidR="005006A1">
        <w:rPr>
          <w:rFonts w:hint="eastAsia"/>
        </w:rPr>
        <w:t>此前甲方订货的</w:t>
      </w:r>
      <w:r>
        <w:rPr>
          <w:rFonts w:hint="eastAsia"/>
        </w:rPr>
        <w:t>安装时间</w:t>
      </w:r>
      <w:r w:rsidR="00114D30">
        <w:rPr>
          <w:rFonts w:hint="eastAsia"/>
        </w:rPr>
        <w:t>的</w:t>
      </w:r>
      <w:r w:rsidR="005006A1">
        <w:rPr>
          <w:rFonts w:hint="eastAsia"/>
        </w:rPr>
        <w:t>，</w:t>
      </w:r>
      <w:r>
        <w:rPr>
          <w:rFonts w:hint="eastAsia"/>
        </w:rPr>
        <w:t>乙方不承担</w:t>
      </w:r>
      <w:r w:rsidR="00114D30">
        <w:rPr>
          <w:rFonts w:hint="eastAsia"/>
        </w:rPr>
        <w:t>任何</w:t>
      </w:r>
      <w:r>
        <w:rPr>
          <w:rFonts w:hint="eastAsia"/>
        </w:rPr>
        <w:t>责任。</w:t>
      </w:r>
    </w:p>
    <w:p w:rsidR="00A86FDF" w:rsidRDefault="00A86FDF" w:rsidP="00A86FDF">
      <w:pPr>
        <w:numPr>
          <w:ilvl w:val="0"/>
          <w:numId w:val="4"/>
          <w:numberingChange w:id="24" w:author="jc" w:date="2012-10-08T14:30:00Z" w:original="%1:2:0:."/>
        </w:numPr>
        <w:rPr>
          <w:rFonts w:hint="eastAsia"/>
        </w:rPr>
      </w:pPr>
      <w:r>
        <w:rPr>
          <w:rFonts w:hint="eastAsia"/>
        </w:rPr>
        <w:t>双方签订合同后，如甲方要求更改设计方案，须经乙方认可方视为有效，同时安装日期另行约定，因更改而产生的费用由甲方负责，甲方支付全部更改费用后乙方安排生产。</w:t>
      </w:r>
    </w:p>
    <w:p w:rsidR="00A86FDF" w:rsidRDefault="00A86FDF" w:rsidP="00A86FDF">
      <w:pPr>
        <w:numPr>
          <w:ilvl w:val="0"/>
          <w:numId w:val="4"/>
          <w:numberingChange w:id="25" w:author="jc" w:date="2012-10-08T14:30:00Z" w:original="%1:3:0:."/>
        </w:numPr>
        <w:rPr>
          <w:rFonts w:hint="eastAsia"/>
        </w:rPr>
      </w:pPr>
      <w:r>
        <w:rPr>
          <w:rFonts w:hint="eastAsia"/>
        </w:rPr>
        <w:t>因甲方自备设备及配件引起的安装及售后服务问题，乙方概不负责。</w:t>
      </w:r>
    </w:p>
    <w:p w:rsidR="00A86FDF" w:rsidRDefault="00A86FDF" w:rsidP="00A86FDF">
      <w:pPr>
        <w:numPr>
          <w:ilvl w:val="0"/>
          <w:numId w:val="4"/>
          <w:numberingChange w:id="26" w:author="jc" w:date="2012-10-08T14:30:00Z" w:original="%1:4:0:."/>
        </w:numPr>
        <w:rPr>
          <w:rFonts w:hint="eastAsia"/>
        </w:rPr>
      </w:pPr>
      <w:r>
        <w:rPr>
          <w:rFonts w:hint="eastAsia"/>
        </w:rPr>
        <w:t>因甲方提供的配套产品及配件尺寸有误所引起的问题及相关费用由甲方承担。</w:t>
      </w:r>
    </w:p>
    <w:p w:rsidR="00A86FDF" w:rsidRDefault="00A86FDF" w:rsidP="00A86FDF">
      <w:pPr>
        <w:numPr>
          <w:ilvl w:val="0"/>
          <w:numId w:val="4"/>
          <w:numberingChange w:id="27" w:author="jc" w:date="2012-10-08T14:30:00Z" w:original="%1:5:0:."/>
        </w:numPr>
        <w:rPr>
          <w:rFonts w:hint="eastAsia"/>
        </w:rPr>
      </w:pPr>
      <w:r>
        <w:rPr>
          <w:rFonts w:hint="eastAsia"/>
        </w:rPr>
        <w:t>方案经双方确认后，产品安装现场的空间结构尺寸不得因装修而任意发生变动，如因特殊情况确需更改的，应书面通知乙方，双方重新确认方案及安装日期，因更改造成的</w:t>
      </w:r>
      <w:r w:rsidR="00114D30">
        <w:rPr>
          <w:rFonts w:hint="eastAsia"/>
        </w:rPr>
        <w:t>相</w:t>
      </w:r>
      <w:r>
        <w:rPr>
          <w:rFonts w:hint="eastAsia"/>
        </w:rPr>
        <w:t>应费用由甲方承担。</w:t>
      </w:r>
    </w:p>
    <w:p w:rsidR="00A86FDF" w:rsidRDefault="00A86FDF" w:rsidP="00A86FDF">
      <w:pPr>
        <w:numPr>
          <w:ilvl w:val="0"/>
          <w:numId w:val="4"/>
          <w:numberingChange w:id="28" w:author="jc" w:date="2012-10-08T14:30:00Z" w:original="%1:6:0:."/>
        </w:numPr>
        <w:rPr>
          <w:rFonts w:hint="eastAsia"/>
        </w:rPr>
      </w:pPr>
      <w:r>
        <w:rPr>
          <w:rFonts w:hint="eastAsia"/>
        </w:rPr>
        <w:t>甲方应为乙方提供测量、复核、设计及安装的相应条件，如</w:t>
      </w:r>
      <w:r w:rsidR="00114D30">
        <w:rPr>
          <w:rFonts w:hint="eastAsia"/>
        </w:rPr>
        <w:t>因</w:t>
      </w:r>
      <w:r>
        <w:rPr>
          <w:rFonts w:hint="eastAsia"/>
        </w:rPr>
        <w:t>不具备相应条件导致乙方无法按时交货、安装，乙方不负任何</w:t>
      </w:r>
      <w:r w:rsidR="00114D30">
        <w:rPr>
          <w:rFonts w:hint="eastAsia"/>
        </w:rPr>
        <w:t>违约</w:t>
      </w:r>
      <w:r>
        <w:rPr>
          <w:rFonts w:hint="eastAsia"/>
        </w:rPr>
        <w:t>责任。</w:t>
      </w:r>
    </w:p>
    <w:p w:rsidR="00A86FDF" w:rsidRDefault="00436785" w:rsidP="00A86FDF">
      <w:pPr>
        <w:rPr>
          <w:rFonts w:hint="eastAsia"/>
        </w:rPr>
      </w:pPr>
      <w:r>
        <w:rPr>
          <w:rFonts w:hint="eastAsia"/>
        </w:rPr>
        <w:t>八、</w:t>
      </w:r>
      <w:r w:rsidR="00A86FDF">
        <w:rPr>
          <w:rFonts w:hint="eastAsia"/>
        </w:rPr>
        <w:t>违约责任：</w:t>
      </w:r>
    </w:p>
    <w:p w:rsidR="00A86FDF" w:rsidRDefault="00A86FDF" w:rsidP="00A86FDF">
      <w:pPr>
        <w:numPr>
          <w:ilvl w:val="0"/>
          <w:numId w:val="5"/>
          <w:numberingChange w:id="29" w:author="jc" w:date="2012-10-08T14:30:00Z" w:original="%1:1:0:."/>
        </w:numPr>
        <w:rPr>
          <w:rFonts w:hint="eastAsia"/>
        </w:rPr>
      </w:pPr>
      <w:r>
        <w:rPr>
          <w:rFonts w:hint="eastAsia"/>
        </w:rPr>
        <w:t>非乙方原因导致产品安装日期拖延满</w:t>
      </w:r>
      <w:r>
        <w:rPr>
          <w:rFonts w:hint="eastAsia"/>
        </w:rPr>
        <w:t>30</w:t>
      </w:r>
      <w:r>
        <w:rPr>
          <w:rFonts w:hint="eastAsia"/>
        </w:rPr>
        <w:t>日，乙方有权要求</w:t>
      </w:r>
      <w:r w:rsidR="005006A1">
        <w:rPr>
          <w:rFonts w:hint="eastAsia"/>
        </w:rPr>
        <w:t>甲方</w:t>
      </w:r>
      <w:r>
        <w:rPr>
          <w:rFonts w:hint="eastAsia"/>
        </w:rPr>
        <w:t>补偿，补偿金额为合同金额的</w:t>
      </w:r>
      <w:r>
        <w:rPr>
          <w:rFonts w:hint="eastAsia"/>
        </w:rPr>
        <w:t>10%</w:t>
      </w:r>
      <w:r>
        <w:rPr>
          <w:rFonts w:hint="eastAsia"/>
        </w:rPr>
        <w:t>；拖延满</w:t>
      </w:r>
      <w:r>
        <w:rPr>
          <w:rFonts w:hint="eastAsia"/>
        </w:rPr>
        <w:t>60</w:t>
      </w:r>
      <w:r>
        <w:rPr>
          <w:rFonts w:hint="eastAsia"/>
        </w:rPr>
        <w:t>日</w:t>
      </w:r>
      <w:r w:rsidR="005006A1">
        <w:rPr>
          <w:rFonts w:hint="eastAsia"/>
        </w:rPr>
        <w:t>的</w:t>
      </w:r>
      <w:r>
        <w:rPr>
          <w:rFonts w:hint="eastAsia"/>
        </w:rPr>
        <w:t>视为甲方违约，甲方应</w:t>
      </w:r>
      <w:r w:rsidR="005006A1">
        <w:rPr>
          <w:rFonts w:hint="eastAsia"/>
        </w:rPr>
        <w:t>向乙方</w:t>
      </w:r>
      <w:r>
        <w:rPr>
          <w:rFonts w:hint="eastAsia"/>
        </w:rPr>
        <w:t>支付合同金额</w:t>
      </w:r>
      <w:r>
        <w:rPr>
          <w:rFonts w:hint="eastAsia"/>
        </w:rPr>
        <w:t>20%</w:t>
      </w:r>
      <w:r>
        <w:rPr>
          <w:rFonts w:hint="eastAsia"/>
        </w:rPr>
        <w:t>的违约金，且产品保修期自合同签订后的</w:t>
      </w:r>
      <w:r w:rsidRPr="00114D30">
        <w:rPr>
          <w:rFonts w:hint="eastAsia"/>
          <w:u w:val="single"/>
        </w:rPr>
        <w:t xml:space="preserve">       </w:t>
      </w:r>
      <w:r>
        <w:rPr>
          <w:rFonts w:hint="eastAsia"/>
        </w:rPr>
        <w:t>日开始起计算；</w:t>
      </w:r>
      <w:r w:rsidR="00114D30">
        <w:rPr>
          <w:rFonts w:hint="eastAsia"/>
        </w:rPr>
        <w:t>拖延</w:t>
      </w:r>
      <w:r>
        <w:rPr>
          <w:rFonts w:hint="eastAsia"/>
        </w:rPr>
        <w:t>满一年</w:t>
      </w:r>
      <w:r w:rsidR="00114D30">
        <w:rPr>
          <w:rFonts w:hint="eastAsia"/>
        </w:rPr>
        <w:t>未安装时，</w:t>
      </w:r>
      <w:r>
        <w:rPr>
          <w:rFonts w:hint="eastAsia"/>
        </w:rPr>
        <w:t>乙方有权处理合同约定的产品，已收取的货款不予退还，同时甲方仍应承担违约责任，且不得向乙方主张任何权益。</w:t>
      </w:r>
    </w:p>
    <w:p w:rsidR="00A86FDF" w:rsidRDefault="00A86FDF" w:rsidP="00A86FDF">
      <w:pPr>
        <w:numPr>
          <w:ilvl w:val="0"/>
          <w:numId w:val="5"/>
          <w:numberingChange w:id="30" w:author="jc" w:date="2012-10-08T14:30:00Z" w:original="%1:2:0:."/>
        </w:numPr>
        <w:rPr>
          <w:rFonts w:hint="eastAsia"/>
        </w:rPr>
      </w:pPr>
      <w:r>
        <w:rPr>
          <w:rFonts w:hint="eastAsia"/>
        </w:rPr>
        <w:t>除第</w:t>
      </w:r>
      <w:r w:rsidR="00436785">
        <w:rPr>
          <w:rFonts w:hint="eastAsia"/>
        </w:rPr>
        <w:t>八</w:t>
      </w:r>
      <w:r>
        <w:rPr>
          <w:rFonts w:hint="eastAsia"/>
        </w:rPr>
        <w:t>条第</w:t>
      </w:r>
      <w:r>
        <w:rPr>
          <w:rFonts w:hint="eastAsia"/>
        </w:rPr>
        <w:t>1</w:t>
      </w:r>
      <w:r>
        <w:rPr>
          <w:rFonts w:hint="eastAsia"/>
        </w:rPr>
        <w:t>款规定的情形外，甲、乙双方不得单方面解除合同，如甲方单方面解除合同，需向乙方支付合同金额</w:t>
      </w:r>
      <w:r>
        <w:rPr>
          <w:rFonts w:hint="eastAsia"/>
        </w:rPr>
        <w:t>20%</w:t>
      </w:r>
      <w:r>
        <w:rPr>
          <w:rFonts w:hint="eastAsia"/>
        </w:rPr>
        <w:t>的违约金，且乙方无须退还甲方货款；如乙方单方面解除合同，需向甲方支付合同总金额</w:t>
      </w:r>
      <w:r>
        <w:rPr>
          <w:rFonts w:hint="eastAsia"/>
        </w:rPr>
        <w:t>20%</w:t>
      </w:r>
      <w:r>
        <w:rPr>
          <w:rFonts w:hint="eastAsia"/>
        </w:rPr>
        <w:t>的违约金，且退还甲方</w:t>
      </w:r>
      <w:r w:rsidR="00AD23D0">
        <w:rPr>
          <w:rFonts w:hint="eastAsia"/>
        </w:rPr>
        <w:t>全部</w:t>
      </w:r>
      <w:r>
        <w:rPr>
          <w:rFonts w:hint="eastAsia"/>
        </w:rPr>
        <w:t>货款</w:t>
      </w:r>
      <w:r w:rsidR="00AD23D0">
        <w:rPr>
          <w:rFonts w:hint="eastAsia"/>
        </w:rPr>
        <w:t>。</w:t>
      </w:r>
    </w:p>
    <w:p w:rsidR="00436785" w:rsidRDefault="00436785" w:rsidP="00436785">
      <w:pPr>
        <w:rPr>
          <w:rFonts w:hint="eastAsia"/>
        </w:rPr>
      </w:pPr>
      <w:r>
        <w:rPr>
          <w:rFonts w:hint="eastAsia"/>
        </w:rPr>
        <w:t>九、补充条款：</w:t>
      </w:r>
    </w:p>
    <w:p w:rsidR="00436785" w:rsidRPr="00DB1497" w:rsidRDefault="00DB1497" w:rsidP="00436785">
      <w:pPr>
        <w:rPr>
          <w:rFonts w:hint="eastAsia"/>
          <w:u w:val="single"/>
        </w:rPr>
      </w:pPr>
      <w:r>
        <w:rPr>
          <w:rFonts w:hint="eastAsia"/>
        </w:rPr>
        <w:t xml:space="preserve">    </w:t>
      </w:r>
      <w:r w:rsidRPr="00DB1497">
        <w:rPr>
          <w:rFonts w:hint="eastAsia"/>
          <w:u w:val="single"/>
        </w:rPr>
        <w:t xml:space="preserve">                                                                                            </w:t>
      </w:r>
    </w:p>
    <w:p w:rsidR="00436785" w:rsidRPr="00DB1497" w:rsidRDefault="00DB1497" w:rsidP="00436785">
      <w:pPr>
        <w:rPr>
          <w:rFonts w:hint="eastAsia"/>
          <w:u w:val="single"/>
        </w:rPr>
      </w:pPr>
      <w:r>
        <w:rPr>
          <w:rFonts w:hint="eastAsia"/>
        </w:rPr>
        <w:t xml:space="preserve">    </w:t>
      </w:r>
      <w:r w:rsidRPr="00DB1497">
        <w:rPr>
          <w:rFonts w:hint="eastAsia"/>
          <w:u w:val="single"/>
        </w:rPr>
        <w:t xml:space="preserve">                                                                                         </w:t>
      </w:r>
    </w:p>
    <w:p w:rsidR="00436785" w:rsidRDefault="00436785" w:rsidP="00436785">
      <w:pPr>
        <w:rPr>
          <w:rFonts w:hint="eastAsia"/>
        </w:rPr>
      </w:pPr>
      <w:r>
        <w:rPr>
          <w:rFonts w:hint="eastAsia"/>
        </w:rPr>
        <w:t>十、争议的解决：</w:t>
      </w:r>
    </w:p>
    <w:p w:rsidR="00436785" w:rsidRDefault="00436785" w:rsidP="00436785">
      <w:pPr>
        <w:ind w:firstLine="435"/>
        <w:rPr>
          <w:rFonts w:hint="eastAsia"/>
        </w:rPr>
      </w:pPr>
      <w:r>
        <w:rPr>
          <w:rFonts w:hint="eastAsia"/>
        </w:rPr>
        <w:t>因合同履行发生争议，由双方协商解决，协商不成，按《合同法》及相关的法律法规执行。</w:t>
      </w:r>
    </w:p>
    <w:p w:rsidR="00436785" w:rsidRDefault="00436785" w:rsidP="00114D30">
      <w:pPr>
        <w:ind w:left="525" w:hangingChars="250" w:hanging="525"/>
        <w:rPr>
          <w:rFonts w:hint="eastAsia"/>
        </w:rPr>
      </w:pPr>
      <w:r>
        <w:rPr>
          <w:rFonts w:hint="eastAsia"/>
        </w:rPr>
        <w:t>十一、双方确认以下的地址为双方</w:t>
      </w:r>
      <w:r w:rsidR="00114D30">
        <w:rPr>
          <w:rFonts w:hint="eastAsia"/>
        </w:rPr>
        <w:t>邮件</w:t>
      </w:r>
      <w:r>
        <w:rPr>
          <w:rFonts w:hint="eastAsia"/>
        </w:rPr>
        <w:t>送达地址，一方地址发生变化的，应在变化后三日内书面通知对方。一方按照以下地址向对方发出的文件在寄出三天</w:t>
      </w:r>
      <w:r w:rsidR="00114D30">
        <w:rPr>
          <w:rFonts w:hint="eastAsia"/>
        </w:rPr>
        <w:t>后</w:t>
      </w:r>
      <w:r>
        <w:rPr>
          <w:rFonts w:hint="eastAsia"/>
        </w:rPr>
        <w:t>视为送达。</w:t>
      </w:r>
    </w:p>
    <w:p w:rsidR="00436785" w:rsidRDefault="00436785" w:rsidP="00114D30">
      <w:pPr>
        <w:numPr>
          <w:ilvl w:val="0"/>
          <w:numId w:val="6"/>
          <w:numberingChange w:id="31" w:author="jc" w:date="2012-10-08T14:30:00Z" w:original="%1:1:0:."/>
        </w:numPr>
        <w:ind w:firstLine="0"/>
        <w:rPr>
          <w:rFonts w:hint="eastAsia"/>
        </w:rPr>
      </w:pPr>
      <w:r>
        <w:rPr>
          <w:rFonts w:hint="eastAsia"/>
        </w:rPr>
        <w:t>甲方地址：</w:t>
      </w:r>
      <w:r w:rsidR="00DB1497" w:rsidRPr="00DB1497">
        <w:rPr>
          <w:rFonts w:hint="eastAsia"/>
          <w:u w:val="single"/>
        </w:rPr>
        <w:t xml:space="preserve">                               </w:t>
      </w:r>
      <w:r w:rsidR="00114D30">
        <w:rPr>
          <w:rFonts w:hint="eastAsia"/>
          <w:u w:val="single"/>
        </w:rPr>
        <w:t xml:space="preserve">                            </w:t>
      </w:r>
      <w:r w:rsidR="00DB1497" w:rsidRPr="00DB1497">
        <w:rPr>
          <w:rFonts w:hint="eastAsia"/>
          <w:u w:val="single"/>
        </w:rPr>
        <w:t xml:space="preserve">             </w:t>
      </w:r>
    </w:p>
    <w:p w:rsidR="00436785" w:rsidRDefault="00436785" w:rsidP="00114D30">
      <w:pPr>
        <w:numPr>
          <w:ilvl w:val="0"/>
          <w:numId w:val="6"/>
          <w:numberingChange w:id="32" w:author="jc" w:date="2012-10-08T14:30:00Z" w:original="%1:2:0:."/>
        </w:numPr>
        <w:ind w:firstLine="0"/>
        <w:rPr>
          <w:rFonts w:hint="eastAsia"/>
        </w:rPr>
      </w:pPr>
      <w:r>
        <w:rPr>
          <w:rFonts w:hint="eastAsia"/>
        </w:rPr>
        <w:t>乙方地址：</w:t>
      </w:r>
      <w:r w:rsidR="00DB1497" w:rsidRPr="00DB1497">
        <w:rPr>
          <w:rFonts w:hint="eastAsia"/>
          <w:u w:val="single"/>
        </w:rPr>
        <w:t xml:space="preserve">                           </w:t>
      </w:r>
      <w:r w:rsidR="00114D30">
        <w:rPr>
          <w:rFonts w:hint="eastAsia"/>
          <w:u w:val="single"/>
        </w:rPr>
        <w:t xml:space="preserve">                             </w:t>
      </w:r>
      <w:r w:rsidR="00DB1497" w:rsidRPr="00DB1497">
        <w:rPr>
          <w:rFonts w:hint="eastAsia"/>
          <w:u w:val="single"/>
        </w:rPr>
        <w:t xml:space="preserve">                </w:t>
      </w:r>
      <w:r w:rsidR="00DB1497">
        <w:rPr>
          <w:rFonts w:hint="eastAsia"/>
        </w:rPr>
        <w:t xml:space="preserve"> </w:t>
      </w:r>
    </w:p>
    <w:p w:rsidR="00436785" w:rsidRDefault="00436785" w:rsidP="00114D30">
      <w:pPr>
        <w:ind w:left="359" w:hangingChars="171" w:hanging="359"/>
        <w:rPr>
          <w:rFonts w:hint="eastAsia"/>
        </w:rPr>
      </w:pPr>
      <w:r>
        <w:rPr>
          <w:rFonts w:hint="eastAsia"/>
        </w:rPr>
        <w:t>十二、本合同壹式贰份，甲、乙双方各执壹份，双方确认的设计图纸、《</w:t>
      </w:r>
      <w:r w:rsidR="003501B0">
        <w:rPr>
          <w:rFonts w:hint="eastAsia"/>
        </w:rPr>
        <w:t>xx</w:t>
      </w:r>
      <w:r w:rsidR="005006A1">
        <w:rPr>
          <w:rFonts w:hint="eastAsia"/>
        </w:rPr>
        <w:t>橱柜</w:t>
      </w:r>
      <w:r>
        <w:rPr>
          <w:rFonts w:hint="eastAsia"/>
        </w:rPr>
        <w:t>订货清单》为本合同的</w:t>
      </w:r>
      <w:r>
        <w:rPr>
          <w:rFonts w:hint="eastAsia"/>
        </w:rPr>
        <w:lastRenderedPageBreak/>
        <w:t>附件</w:t>
      </w:r>
      <w:r w:rsidR="00114D30">
        <w:rPr>
          <w:rFonts w:hint="eastAsia"/>
        </w:rPr>
        <w:t>，</w:t>
      </w:r>
      <w:r>
        <w:rPr>
          <w:rFonts w:hint="eastAsia"/>
        </w:rPr>
        <w:t>与本合具有同等法律效力。双方签字或盖章后本合同立即生效。</w:t>
      </w:r>
    </w:p>
    <w:p w:rsidR="00436785" w:rsidRDefault="003F2304" w:rsidP="00436785">
      <w:pPr>
        <w:rPr>
          <w:rFonts w:hint="eastAsia"/>
        </w:rPr>
      </w:pPr>
      <w:r>
        <w:rPr>
          <w:rFonts w:hint="eastAsia"/>
        </w:rPr>
        <w:t>附件：《</w:t>
      </w:r>
      <w:r w:rsidR="003501B0">
        <w:rPr>
          <w:rFonts w:hint="eastAsia"/>
        </w:rPr>
        <w:t>xx</w:t>
      </w:r>
      <w:r>
        <w:rPr>
          <w:rFonts w:hint="eastAsia"/>
        </w:rPr>
        <w:t>橱柜订货清单》</w:t>
      </w:r>
    </w:p>
    <w:p w:rsidR="00436785" w:rsidRDefault="00436785" w:rsidP="00436785">
      <w:pPr>
        <w:rPr>
          <w:rFonts w:hint="eastAsia"/>
        </w:rPr>
      </w:pPr>
    </w:p>
    <w:p w:rsidR="00436785" w:rsidRDefault="00436785" w:rsidP="00436785">
      <w:pPr>
        <w:rPr>
          <w:rFonts w:hint="eastAsia"/>
        </w:rPr>
      </w:pPr>
      <w:r>
        <w:rPr>
          <w:rFonts w:hint="eastAsia"/>
        </w:rPr>
        <w:t>甲</w:t>
      </w:r>
      <w:r>
        <w:rPr>
          <w:rFonts w:hint="eastAsia"/>
        </w:rPr>
        <w:t xml:space="preserve">    </w:t>
      </w:r>
      <w:r>
        <w:rPr>
          <w:rFonts w:hint="eastAsia"/>
        </w:rPr>
        <w:t>方：</w:t>
      </w:r>
      <w:r>
        <w:rPr>
          <w:rFonts w:hint="eastAsia"/>
        </w:rPr>
        <w:t xml:space="preserve">                                       </w:t>
      </w:r>
      <w:r>
        <w:rPr>
          <w:rFonts w:hint="eastAsia"/>
        </w:rPr>
        <w:t>乙</w:t>
      </w:r>
      <w:r>
        <w:rPr>
          <w:rFonts w:hint="eastAsia"/>
        </w:rPr>
        <w:t xml:space="preserve">    </w:t>
      </w:r>
      <w:r>
        <w:rPr>
          <w:rFonts w:hint="eastAsia"/>
        </w:rPr>
        <w:t>方：</w:t>
      </w:r>
    </w:p>
    <w:p w:rsidR="00436785" w:rsidRDefault="00436785" w:rsidP="00436785">
      <w:pPr>
        <w:rPr>
          <w:rFonts w:hint="eastAsia"/>
        </w:rPr>
      </w:pPr>
      <w:r>
        <w:rPr>
          <w:rFonts w:hint="eastAsia"/>
        </w:rPr>
        <w:t>工程地址：</w:t>
      </w:r>
      <w:r>
        <w:rPr>
          <w:rFonts w:hint="eastAsia"/>
        </w:rPr>
        <w:t xml:space="preserve">                                       </w:t>
      </w:r>
      <w:r>
        <w:rPr>
          <w:rFonts w:hint="eastAsia"/>
        </w:rPr>
        <w:t>展厅地址：</w:t>
      </w:r>
    </w:p>
    <w:p w:rsidR="00436785" w:rsidRDefault="00436785" w:rsidP="00436785">
      <w:pPr>
        <w:rPr>
          <w:rFonts w:hint="eastAsia"/>
        </w:rPr>
      </w:pPr>
      <w:r>
        <w:rPr>
          <w:rFonts w:hint="eastAsia"/>
        </w:rPr>
        <w:t>邮寄地址：</w:t>
      </w:r>
      <w:r>
        <w:rPr>
          <w:rFonts w:hint="eastAsia"/>
        </w:rPr>
        <w:t xml:space="preserve">                                       </w:t>
      </w:r>
      <w:r>
        <w:rPr>
          <w:rFonts w:hint="eastAsia"/>
        </w:rPr>
        <w:t>联系电话：</w:t>
      </w:r>
    </w:p>
    <w:p w:rsidR="00436785" w:rsidRDefault="00436785" w:rsidP="00436785">
      <w:pPr>
        <w:rPr>
          <w:rFonts w:hint="eastAsia"/>
        </w:rPr>
      </w:pPr>
      <w:r>
        <w:rPr>
          <w:rFonts w:hint="eastAsia"/>
        </w:rPr>
        <w:t>固定电话：</w:t>
      </w:r>
      <w:r>
        <w:rPr>
          <w:rFonts w:hint="eastAsia"/>
        </w:rPr>
        <w:t xml:space="preserve">                                       </w:t>
      </w:r>
      <w:r>
        <w:rPr>
          <w:rFonts w:hint="eastAsia"/>
        </w:rPr>
        <w:t>传</w:t>
      </w:r>
      <w:r>
        <w:rPr>
          <w:rFonts w:hint="eastAsia"/>
        </w:rPr>
        <w:t xml:space="preserve">    </w:t>
      </w:r>
      <w:r>
        <w:rPr>
          <w:rFonts w:hint="eastAsia"/>
        </w:rPr>
        <w:t>真：</w:t>
      </w:r>
    </w:p>
    <w:p w:rsidR="00436785" w:rsidRDefault="00436785" w:rsidP="00436785">
      <w:pPr>
        <w:rPr>
          <w:rFonts w:hint="eastAsia"/>
        </w:rPr>
      </w:pPr>
      <w:r>
        <w:rPr>
          <w:rFonts w:hint="eastAsia"/>
        </w:rPr>
        <w:t>移动电话：</w:t>
      </w:r>
      <w:r>
        <w:rPr>
          <w:rFonts w:hint="eastAsia"/>
        </w:rPr>
        <w:t xml:space="preserve">                                       </w:t>
      </w:r>
      <w:r>
        <w:rPr>
          <w:rFonts w:hint="eastAsia"/>
        </w:rPr>
        <w:t>委托代理人：</w:t>
      </w:r>
    </w:p>
    <w:p w:rsidR="00436785" w:rsidRDefault="00436785" w:rsidP="00436785">
      <w:pPr>
        <w:rPr>
          <w:rFonts w:hint="eastAsia"/>
        </w:rPr>
      </w:pPr>
      <w:r>
        <w:rPr>
          <w:rFonts w:hint="eastAsia"/>
        </w:rPr>
        <w:t>传</w:t>
      </w:r>
      <w:r>
        <w:rPr>
          <w:rFonts w:hint="eastAsia"/>
        </w:rPr>
        <w:t xml:space="preserve">    </w:t>
      </w:r>
      <w:r>
        <w:rPr>
          <w:rFonts w:hint="eastAsia"/>
        </w:rPr>
        <w:t>真：</w:t>
      </w:r>
      <w:r>
        <w:rPr>
          <w:rFonts w:hint="eastAsia"/>
        </w:rPr>
        <w:t xml:space="preserve">                                       </w:t>
      </w:r>
      <w:r>
        <w:rPr>
          <w:rFonts w:hint="eastAsia"/>
        </w:rPr>
        <w:t>销售顾问：</w:t>
      </w:r>
    </w:p>
    <w:p w:rsidR="00436785" w:rsidRDefault="00436785" w:rsidP="00436785">
      <w:pPr>
        <w:rPr>
          <w:rFonts w:hint="eastAsia"/>
        </w:rPr>
      </w:pPr>
      <w:r>
        <w:rPr>
          <w:rFonts w:hint="eastAsia"/>
        </w:rPr>
        <w:t>经</w:t>
      </w:r>
      <w:r>
        <w:rPr>
          <w:rFonts w:hint="eastAsia"/>
        </w:rPr>
        <w:t xml:space="preserve"> </w:t>
      </w:r>
      <w:r>
        <w:rPr>
          <w:rFonts w:hint="eastAsia"/>
        </w:rPr>
        <w:t>办</w:t>
      </w:r>
      <w:r>
        <w:rPr>
          <w:rFonts w:hint="eastAsia"/>
        </w:rPr>
        <w:t xml:space="preserve"> </w:t>
      </w:r>
      <w:r>
        <w:rPr>
          <w:rFonts w:hint="eastAsia"/>
        </w:rPr>
        <w:t>人：</w:t>
      </w:r>
      <w:r>
        <w:rPr>
          <w:rFonts w:hint="eastAsia"/>
        </w:rPr>
        <w:t xml:space="preserve">                                       </w:t>
      </w:r>
      <w:r>
        <w:rPr>
          <w:rFonts w:hint="eastAsia"/>
        </w:rPr>
        <w:t>联系电话：</w:t>
      </w:r>
    </w:p>
    <w:p w:rsidR="00436785" w:rsidRDefault="00436785" w:rsidP="00436785">
      <w:pPr>
        <w:rPr>
          <w:rFonts w:hint="eastAsia"/>
        </w:rPr>
      </w:pPr>
      <w:r>
        <w:rPr>
          <w:rFonts w:hint="eastAsia"/>
        </w:rPr>
        <w:t>证件名称：</w:t>
      </w:r>
      <w:r>
        <w:rPr>
          <w:rFonts w:hint="eastAsia"/>
        </w:rPr>
        <w:t xml:space="preserve">                                       </w:t>
      </w:r>
      <w:r>
        <w:rPr>
          <w:rFonts w:hint="eastAsia"/>
        </w:rPr>
        <w:t>服务电话：</w:t>
      </w:r>
      <w:r>
        <w:rPr>
          <w:rFonts w:hint="eastAsia"/>
        </w:rPr>
        <w:t>400 888 0227</w:t>
      </w:r>
    </w:p>
    <w:p w:rsidR="00436785" w:rsidRDefault="00436785" w:rsidP="00436785">
      <w:pPr>
        <w:rPr>
          <w:rFonts w:hint="eastAsia"/>
        </w:rPr>
      </w:pPr>
      <w:r>
        <w:rPr>
          <w:rFonts w:hint="eastAsia"/>
        </w:rPr>
        <w:t>证</w:t>
      </w:r>
      <w:r>
        <w:rPr>
          <w:rFonts w:hint="eastAsia"/>
        </w:rPr>
        <w:t xml:space="preserve"> </w:t>
      </w:r>
      <w:r>
        <w:rPr>
          <w:rFonts w:hint="eastAsia"/>
        </w:rPr>
        <w:t>件</w:t>
      </w:r>
      <w:r>
        <w:rPr>
          <w:rFonts w:hint="eastAsia"/>
        </w:rPr>
        <w:t xml:space="preserve"> </w:t>
      </w:r>
      <w:r>
        <w:rPr>
          <w:rFonts w:hint="eastAsia"/>
        </w:rPr>
        <w:t>号：</w:t>
      </w:r>
      <w:r>
        <w:rPr>
          <w:rFonts w:hint="eastAsia"/>
        </w:rPr>
        <w:t xml:space="preserve">                                       </w:t>
      </w:r>
      <w:r>
        <w:rPr>
          <w:rFonts w:hint="eastAsia"/>
        </w:rPr>
        <w:t>售后电话：</w:t>
      </w:r>
      <w:r>
        <w:rPr>
          <w:rFonts w:hint="eastAsia"/>
        </w:rPr>
        <w:t xml:space="preserve">   </w:t>
      </w:r>
    </w:p>
    <w:sectPr w:rsidR="00436785" w:rsidSect="00436785">
      <w:footerReference w:type="default" r:id="rId7"/>
      <w:pgSz w:w="11906" w:h="16838"/>
      <w:pgMar w:top="1134" w:right="1247" w:bottom="1134"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640" w:rsidRDefault="00466640">
      <w:r>
        <w:separator/>
      </w:r>
    </w:p>
  </w:endnote>
  <w:endnote w:type="continuationSeparator" w:id="0">
    <w:p w:rsidR="00466640" w:rsidRDefault="00466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06A1" w:rsidRDefault="005006A1" w:rsidP="005006A1">
    <w:pPr>
      <w:pStyle w:val="a5"/>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8022D4">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8022D4">
      <w:rPr>
        <w:noProof/>
        <w:kern w:val="0"/>
        <w:szCs w:val="21"/>
      </w:rPr>
      <w:t>3</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640" w:rsidRDefault="00466640">
      <w:r>
        <w:separator/>
      </w:r>
    </w:p>
  </w:footnote>
  <w:footnote w:type="continuationSeparator" w:id="0">
    <w:p w:rsidR="00466640" w:rsidRDefault="00466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F37"/>
    <w:multiLevelType w:val="hybridMultilevel"/>
    <w:tmpl w:val="FFB2E4FA"/>
    <w:lvl w:ilvl="0" w:tplc="B420B8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1474DEC"/>
    <w:multiLevelType w:val="hybridMultilevel"/>
    <w:tmpl w:val="BF3AC4FE"/>
    <w:lvl w:ilvl="0" w:tplc="B420B8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4144979"/>
    <w:multiLevelType w:val="hybridMultilevel"/>
    <w:tmpl w:val="37F89C06"/>
    <w:lvl w:ilvl="0" w:tplc="B420B838">
      <w:start w:val="1"/>
      <w:numFmt w:val="decimal"/>
      <w:lvlText w:val="%1."/>
      <w:lvlJc w:val="left"/>
      <w:pPr>
        <w:tabs>
          <w:tab w:val="num" w:pos="360"/>
        </w:tabs>
        <w:ind w:left="360" w:hanging="360"/>
      </w:pPr>
      <w:rPr>
        <w:rFonts w:hint="default"/>
      </w:rPr>
    </w:lvl>
    <w:lvl w:ilvl="1" w:tplc="3D52E5F0">
      <w:start w:val="1"/>
      <w:numFmt w:val="decimalEnclosedCircle"/>
      <w:lvlText w:val="%2"/>
      <w:lvlJc w:val="left"/>
      <w:pPr>
        <w:tabs>
          <w:tab w:val="num" w:pos="840"/>
        </w:tabs>
        <w:ind w:left="840" w:hanging="420"/>
      </w:pPr>
      <w:rPr>
        <w:rFonts w:ascii="Times New Roman" w:eastAsia="宋体" w:hAnsi="Times New Roman" w:cs="Times New Roman"/>
      </w:rPr>
    </w:lvl>
    <w:lvl w:ilvl="2" w:tplc="B420B838">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1154224"/>
    <w:multiLevelType w:val="hybridMultilevel"/>
    <w:tmpl w:val="3F9E03E8"/>
    <w:lvl w:ilvl="0" w:tplc="B420B8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2E3232B"/>
    <w:multiLevelType w:val="hybridMultilevel"/>
    <w:tmpl w:val="C41CD82E"/>
    <w:lvl w:ilvl="0" w:tplc="B420B8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233793A"/>
    <w:multiLevelType w:val="hybridMultilevel"/>
    <w:tmpl w:val="FAFAD5D2"/>
    <w:lvl w:ilvl="0" w:tplc="B420B8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584726846">
    <w:abstractNumId w:val="1"/>
  </w:num>
  <w:num w:numId="2" w16cid:durableId="1043556043">
    <w:abstractNumId w:val="5"/>
  </w:num>
  <w:num w:numId="3" w16cid:durableId="1099370089">
    <w:abstractNumId w:val="2"/>
  </w:num>
  <w:num w:numId="4" w16cid:durableId="255015465">
    <w:abstractNumId w:val="4"/>
  </w:num>
  <w:num w:numId="5" w16cid:durableId="2087454708">
    <w:abstractNumId w:val="0"/>
  </w:num>
  <w:num w:numId="6" w16cid:durableId="1097865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41A1"/>
    <w:rsid w:val="000413F2"/>
    <w:rsid w:val="000879FE"/>
    <w:rsid w:val="000A6C9A"/>
    <w:rsid w:val="0011020D"/>
    <w:rsid w:val="00114D30"/>
    <w:rsid w:val="001606F0"/>
    <w:rsid w:val="001C3DAF"/>
    <w:rsid w:val="0025106D"/>
    <w:rsid w:val="00260A7E"/>
    <w:rsid w:val="0028352A"/>
    <w:rsid w:val="002E0DA2"/>
    <w:rsid w:val="002E1A8E"/>
    <w:rsid w:val="003501B0"/>
    <w:rsid w:val="00362F22"/>
    <w:rsid w:val="0038376C"/>
    <w:rsid w:val="00392565"/>
    <w:rsid w:val="003C60F9"/>
    <w:rsid w:val="003D3958"/>
    <w:rsid w:val="003F2304"/>
    <w:rsid w:val="00436785"/>
    <w:rsid w:val="00466640"/>
    <w:rsid w:val="00482ED4"/>
    <w:rsid w:val="004E2C01"/>
    <w:rsid w:val="005006A1"/>
    <w:rsid w:val="00545354"/>
    <w:rsid w:val="00564A1A"/>
    <w:rsid w:val="00580BC4"/>
    <w:rsid w:val="00593D7E"/>
    <w:rsid w:val="005F2C53"/>
    <w:rsid w:val="00604B31"/>
    <w:rsid w:val="0062470D"/>
    <w:rsid w:val="006908AF"/>
    <w:rsid w:val="006A54A0"/>
    <w:rsid w:val="006E0C2D"/>
    <w:rsid w:val="007524DF"/>
    <w:rsid w:val="00753B49"/>
    <w:rsid w:val="00790EC4"/>
    <w:rsid w:val="00793A1A"/>
    <w:rsid w:val="008022D4"/>
    <w:rsid w:val="00841009"/>
    <w:rsid w:val="00881965"/>
    <w:rsid w:val="00887EA9"/>
    <w:rsid w:val="008A6315"/>
    <w:rsid w:val="009436F2"/>
    <w:rsid w:val="009A6608"/>
    <w:rsid w:val="00A13F42"/>
    <w:rsid w:val="00A86FDF"/>
    <w:rsid w:val="00AD23D0"/>
    <w:rsid w:val="00AD7912"/>
    <w:rsid w:val="00AE6D78"/>
    <w:rsid w:val="00AF51D0"/>
    <w:rsid w:val="00B15F98"/>
    <w:rsid w:val="00B83187"/>
    <w:rsid w:val="00B931CB"/>
    <w:rsid w:val="00BC0305"/>
    <w:rsid w:val="00C04371"/>
    <w:rsid w:val="00C241A1"/>
    <w:rsid w:val="00C96BF0"/>
    <w:rsid w:val="00CE36E8"/>
    <w:rsid w:val="00CF602D"/>
    <w:rsid w:val="00D22D75"/>
    <w:rsid w:val="00D46C6A"/>
    <w:rsid w:val="00DA1D35"/>
    <w:rsid w:val="00DB1497"/>
    <w:rsid w:val="00EB5E33"/>
    <w:rsid w:val="00EE21DC"/>
    <w:rsid w:val="00F60E40"/>
    <w:rsid w:val="00F66BA8"/>
    <w:rsid w:val="00FA7C3B"/>
    <w:rsid w:val="00FD65CE"/>
    <w:rsid w:val="00FE6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03430B8-8FC8-446E-8146-F6E57E64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3F2304"/>
    <w:rPr>
      <w:sz w:val="18"/>
      <w:szCs w:val="18"/>
    </w:rPr>
  </w:style>
  <w:style w:type="paragraph" w:styleId="a4">
    <w:name w:val="header"/>
    <w:basedOn w:val="a"/>
    <w:rsid w:val="005006A1"/>
    <w:pPr>
      <w:pBdr>
        <w:bottom w:val="single" w:sz="6" w:space="1" w:color="auto"/>
      </w:pBdr>
      <w:tabs>
        <w:tab w:val="center" w:pos="4153"/>
        <w:tab w:val="right" w:pos="8306"/>
      </w:tabs>
      <w:snapToGrid w:val="0"/>
      <w:jc w:val="center"/>
    </w:pPr>
    <w:rPr>
      <w:sz w:val="18"/>
      <w:szCs w:val="18"/>
    </w:rPr>
  </w:style>
  <w:style w:type="paragraph" w:styleId="a5">
    <w:name w:val="footer"/>
    <w:basedOn w:val="a"/>
    <w:rsid w:val="005006A1"/>
    <w:pPr>
      <w:tabs>
        <w:tab w:val="center" w:pos="4153"/>
        <w:tab w:val="right" w:pos="8306"/>
      </w:tabs>
      <w:snapToGrid w:val="0"/>
      <w:jc w:val="left"/>
    </w:pPr>
    <w:rPr>
      <w:sz w:val="18"/>
      <w:szCs w:val="18"/>
    </w:rPr>
  </w:style>
  <w:style w:type="paragraph" w:styleId="a6">
    <w:name w:val="Revision"/>
    <w:hidden/>
    <w:uiPriority w:val="99"/>
    <w:semiHidden/>
    <w:rsid w:val="00482ED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3104</Characters>
  <Application>Microsoft Office Word</Application>
  <DocSecurity>4</DocSecurity>
  <Lines>25</Lines>
  <Paragraphs>7</Paragraphs>
  <ScaleCrop>false</ScaleCrop>
  <Company>www.ftpdown.com</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购销合同书</dc:title>
  <dc:subject/>
  <dc:creator>jc</dc:creator>
  <cp:keywords/>
  <dc:description/>
  <cp:lastModifiedBy>Administrator</cp:lastModifiedBy>
  <cp:revision>2</cp:revision>
  <cp:lastPrinted>2012-10-08T06:29:00Z</cp:lastPrinted>
  <dcterms:created xsi:type="dcterms:W3CDTF">2026-04-05T07:30:00Z</dcterms:created>
  <dcterms:modified xsi:type="dcterms:W3CDTF">2026-04-05T07:30:00Z</dcterms:modified>
</cp:coreProperties>
</file>