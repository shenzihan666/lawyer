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8C45CC" w:rsidRDefault="008C45CC">
      <w:pPr>
        <w:spacing w:line="440" w:lineRule="exact"/>
        <w:rPr>
          <w:rFonts w:hint="eastAsia"/>
          <w:b/>
          <w:sz w:val="30"/>
          <w:szCs w:val="30"/>
        </w:rPr>
      </w:pPr>
    </w:p>
    <w:p w:rsidR="008C45CC" w:rsidRDefault="008C45CC">
      <w:pPr>
        <w:spacing w:line="44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合</w:t>
      </w:r>
      <w:r>
        <w:rPr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作</w:t>
      </w:r>
      <w:r>
        <w:rPr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协</w:t>
      </w:r>
      <w:r>
        <w:rPr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议</w:t>
      </w:r>
    </w:p>
    <w:p w:rsidR="008C45CC" w:rsidRDefault="008C45CC">
      <w:pPr>
        <w:spacing w:line="440" w:lineRule="exact"/>
        <w:ind w:leftChars="319" w:left="706" w:hangingChars="2" w:hanging="4"/>
        <w:rPr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hint="eastAsia"/>
          <w:b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</w:rPr>
        <w:t>甲方：</w:t>
      </w:r>
      <w:r>
        <w:rPr>
          <w:rFonts w:ascii="宋体" w:eastAsia="宋体" w:hAnsi="宋体" w:hint="eastAsia"/>
          <w:b/>
          <w:sz w:val="21"/>
          <w:szCs w:val="21"/>
        </w:rPr>
        <w:t xml:space="preserve">                                                                     </w:t>
      </w:r>
    </w:p>
    <w:p w:rsidR="008C45CC" w:rsidRDefault="008C45CC">
      <w:pPr>
        <w:spacing w:line="440" w:lineRule="exact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</w:rPr>
        <w:t>乙方：</w:t>
      </w:r>
    </w:p>
    <w:p w:rsidR="008C45CC" w:rsidRDefault="008C45CC">
      <w:pPr>
        <w:spacing w:line="440" w:lineRule="exact"/>
        <w:ind w:leftChars="319" w:left="706" w:hangingChars="2" w:hanging="4"/>
        <w:rPr>
          <w:rFonts w:ascii="宋体" w:eastAsia="宋体" w:hAnsi="宋体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 xml:space="preserve">   </w:t>
      </w:r>
      <w:r>
        <w:rPr>
          <w:rFonts w:ascii="宋体" w:eastAsia="宋体" w:hAnsi="宋体" w:hint="eastAsia"/>
          <w:color w:val="000000"/>
          <w:sz w:val="21"/>
          <w:szCs w:val="21"/>
        </w:rPr>
        <w:t>为建立友好、稳定的合作关系，甲乙双方本着平等协商的原则，就乙方为甲方提供国际、国内机票、签证、酒店、旅游、火车票服务等有关事宜达成以下协议，以资共同遵守：</w:t>
      </w:r>
    </w:p>
    <w:p w:rsidR="008C45CC" w:rsidRDefault="008C45CC">
      <w:pPr>
        <w:spacing w:line="440" w:lineRule="exact"/>
        <w:ind w:leftChars="319" w:left="706" w:hangingChars="2" w:hanging="4"/>
        <w:rPr>
          <w:rFonts w:ascii="宋体" w:eastAsia="宋体" w:hAnsi="宋体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</w:rPr>
        <w:t>一、合作内容</w:t>
      </w:r>
    </w:p>
    <w:p w:rsidR="008C45CC" w:rsidRDefault="008C45CC">
      <w:pPr>
        <w:spacing w:line="44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    </w:t>
      </w:r>
      <w:r>
        <w:rPr>
          <w:rFonts w:ascii="宋体" w:eastAsia="宋体" w:hAnsi="宋体" w:hint="eastAsia"/>
          <w:sz w:val="21"/>
          <w:szCs w:val="21"/>
        </w:rPr>
        <w:t>甲方指定乙方为其差旅服务的供应商。</w:t>
      </w:r>
    </w:p>
    <w:p w:rsidR="008C45CC" w:rsidRDefault="008C45CC">
      <w:pPr>
        <w:spacing w:line="44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 xml:space="preserve">    </w:t>
      </w:r>
      <w:r>
        <w:rPr>
          <w:rFonts w:ascii="宋体" w:eastAsia="宋体" w:hAnsi="宋体" w:hint="eastAsia"/>
          <w:sz w:val="21"/>
          <w:szCs w:val="21"/>
        </w:rPr>
        <w:t>乙方为甲方的员工出行提供高效、节约、合理的行程安排，帮助甲方有效控制差旅、会务管理成本。</w:t>
      </w:r>
    </w:p>
    <w:p w:rsidR="008C45CC" w:rsidRDefault="008C45CC">
      <w:pPr>
        <w:spacing w:line="440" w:lineRule="exact"/>
        <w:rPr>
          <w:rFonts w:ascii="宋体" w:eastAsia="宋体" w:hAnsi="宋体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/>
          <w:b/>
          <w:color w:val="000000"/>
          <w:sz w:val="21"/>
          <w:szCs w:val="21"/>
        </w:rPr>
      </w:pPr>
      <w:r>
        <w:rPr>
          <w:rFonts w:ascii="宋体" w:eastAsia="宋体" w:hAnsi="宋体" w:hint="eastAsia"/>
          <w:b/>
          <w:color w:val="000000"/>
          <w:sz w:val="21"/>
          <w:szCs w:val="21"/>
        </w:rPr>
        <w:t>二、乙方服务内容</w:t>
      </w:r>
    </w:p>
    <w:p w:rsidR="008C45CC" w:rsidRDefault="008C45CC">
      <w:pPr>
        <w:spacing w:line="440" w:lineRule="exact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1.</w:t>
      </w:r>
      <w:r>
        <w:rPr>
          <w:rFonts w:ascii="宋体" w:eastAsia="宋体" w:hAnsi="宋体"/>
          <w:color w:val="000000"/>
          <w:sz w:val="21"/>
          <w:szCs w:val="21"/>
        </w:rPr>
        <w:t xml:space="preserve">  </w:t>
      </w:r>
      <w:r>
        <w:rPr>
          <w:rFonts w:ascii="宋体" w:eastAsia="宋体" w:hAnsi="宋体" w:hint="eastAsia"/>
          <w:color w:val="000000"/>
          <w:sz w:val="21"/>
          <w:szCs w:val="21"/>
        </w:rPr>
        <w:t>甲方所有的国际、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hint="eastAsia"/>
          <w:color w:val="000000"/>
          <w:sz w:val="21"/>
          <w:szCs w:val="21"/>
        </w:rPr>
        <w:t>国内机票以及酒店、签证、旅游、火车票（代订）等。</w:t>
      </w:r>
    </w:p>
    <w:p w:rsidR="008C45CC" w:rsidRDefault="008C45CC">
      <w:pPr>
        <w:spacing w:line="440" w:lineRule="exact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/>
          <w:color w:val="000000"/>
          <w:sz w:val="21"/>
          <w:szCs w:val="21"/>
        </w:rPr>
        <w:t xml:space="preserve">2. 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eastAsia="宋体" w:hAnsi="宋体" w:hint="eastAsia"/>
          <w:color w:val="000000"/>
          <w:sz w:val="21"/>
          <w:szCs w:val="21"/>
        </w:rPr>
        <w:t>甲方只需拨打</w:t>
      </w:r>
      <w:r>
        <w:rPr>
          <w:rFonts w:ascii="宋体" w:eastAsia="宋体" w:hAnsi="宋体" w:hint="eastAsia"/>
          <w:color w:val="000000"/>
          <w:sz w:val="21"/>
          <w:szCs w:val="21"/>
        </w:rPr>
        <w:t>24</w:t>
      </w:r>
      <w:r>
        <w:rPr>
          <w:rFonts w:ascii="宋体" w:eastAsia="宋体" w:hAnsi="宋体" w:hint="eastAsia"/>
          <w:color w:val="000000"/>
          <w:sz w:val="21"/>
          <w:szCs w:val="21"/>
        </w:rPr>
        <w:t>小时订票电话</w:t>
      </w:r>
      <w:r>
        <w:rPr>
          <w:rFonts w:ascii="宋体" w:eastAsia="宋体" w:hAnsi="宋体" w:hint="eastAsia"/>
          <w:color w:val="000000"/>
          <w:sz w:val="21"/>
          <w:szCs w:val="21"/>
        </w:rPr>
        <w:t>83630000</w:t>
      </w:r>
      <w:r>
        <w:rPr>
          <w:rFonts w:ascii="宋体" w:eastAsia="宋体" w:hAnsi="宋体" w:hint="eastAsia"/>
          <w:color w:val="000000"/>
          <w:sz w:val="21"/>
          <w:szCs w:val="21"/>
        </w:rPr>
        <w:t>（总机）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eastAsia="宋体" w:hAnsi="宋体" w:hint="eastAsia"/>
          <w:color w:val="000000"/>
          <w:sz w:val="21"/>
          <w:szCs w:val="21"/>
        </w:rPr>
        <w:t>以及直线电话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85662395 </w:t>
      </w:r>
      <w:r>
        <w:rPr>
          <w:rFonts w:ascii="宋体" w:eastAsia="宋体" w:hAnsi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hint="eastAsia"/>
          <w:color w:val="000000"/>
          <w:sz w:val="21"/>
          <w:szCs w:val="21"/>
        </w:rPr>
        <w:t>85662396</w:t>
      </w:r>
      <w:r>
        <w:rPr>
          <w:rFonts w:ascii="宋体" w:eastAsia="宋体" w:hAnsi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hint="eastAsia"/>
          <w:color w:val="000000"/>
          <w:sz w:val="21"/>
          <w:szCs w:val="21"/>
        </w:rPr>
        <w:t>85662397</w:t>
      </w:r>
      <w:r>
        <w:rPr>
          <w:rFonts w:ascii="宋体" w:eastAsia="宋体" w:hAnsi="宋体" w:hint="eastAsia"/>
          <w:color w:val="000000"/>
          <w:sz w:val="21"/>
          <w:szCs w:val="21"/>
        </w:rPr>
        <w:t>，乙方立即为甲方提供相关的票务、签证、酒店、旅游、火车票等信息服务，乙方承诺提供机票免费送票上门的服务以及签证上门取送签证材料、旅游上门签约的服务。</w:t>
      </w:r>
    </w:p>
    <w:p w:rsidR="008C45CC" w:rsidRDefault="008C45CC">
      <w:pPr>
        <w:spacing w:line="440" w:lineRule="exact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 xml:space="preserve">3.  </w:t>
      </w:r>
      <w:r>
        <w:rPr>
          <w:rFonts w:ascii="宋体" w:eastAsia="宋体" w:hAnsi="宋体" w:hint="eastAsia"/>
          <w:color w:val="000000"/>
          <w:sz w:val="21"/>
          <w:szCs w:val="21"/>
        </w:rPr>
        <w:t>乙方为甲方设立服务监督投诉电话</w:t>
      </w:r>
      <w:r>
        <w:rPr>
          <w:rFonts w:ascii="宋体" w:eastAsia="宋体" w:hAnsi="宋体" w:hint="eastAsia"/>
          <w:color w:val="000000"/>
          <w:sz w:val="21"/>
          <w:szCs w:val="21"/>
        </w:rPr>
        <w:t>13305426622</w:t>
      </w:r>
      <w:r>
        <w:rPr>
          <w:rFonts w:ascii="宋体" w:eastAsia="宋体" w:hAnsi="宋体" w:hint="eastAsia"/>
          <w:color w:val="000000"/>
          <w:sz w:val="21"/>
          <w:szCs w:val="21"/>
        </w:rPr>
        <w:t>，保证提供优质的服务。</w:t>
      </w:r>
    </w:p>
    <w:p w:rsidR="008C45CC" w:rsidRDefault="008C45CC">
      <w:pPr>
        <w:spacing w:line="440" w:lineRule="exact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 xml:space="preserve">4.  </w:t>
      </w:r>
      <w:r>
        <w:rPr>
          <w:rFonts w:ascii="宋体" w:eastAsia="宋体" w:hAnsi="宋体" w:hint="eastAsia"/>
          <w:color w:val="000000"/>
          <w:sz w:val="21"/>
          <w:szCs w:val="21"/>
        </w:rPr>
        <w:t>乙方不定期派主管人员拜访甲方主管人员，及时了解甲方所需信息，听取甲方的需求，以便更好的为甲方服务。</w:t>
      </w:r>
    </w:p>
    <w:p w:rsidR="008C45CC" w:rsidRDefault="008C45CC">
      <w:pPr>
        <w:spacing w:line="440" w:lineRule="exact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 xml:space="preserve">5.  </w:t>
      </w:r>
      <w:r>
        <w:rPr>
          <w:rFonts w:ascii="宋体" w:eastAsia="宋体" w:hAnsi="宋体" w:hint="eastAsia"/>
          <w:color w:val="000000"/>
          <w:sz w:val="21"/>
          <w:szCs w:val="21"/>
        </w:rPr>
        <w:t>订票程序：甲方有机票相关业务时，可通过电话、传真</w:t>
      </w:r>
      <w:r>
        <w:rPr>
          <w:rFonts w:ascii="宋体" w:eastAsia="宋体" w:hAnsi="宋体" w:hint="eastAsia"/>
          <w:color w:val="000000"/>
          <w:sz w:val="21"/>
          <w:szCs w:val="21"/>
        </w:rPr>
        <w:t>85085020</w:t>
      </w:r>
      <w:r>
        <w:rPr>
          <w:rFonts w:ascii="宋体" w:eastAsia="宋体" w:hAnsi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hint="eastAsia"/>
          <w:color w:val="000000"/>
          <w:sz w:val="21"/>
          <w:szCs w:val="21"/>
        </w:rPr>
        <w:t>QQ</w:t>
      </w:r>
      <w:r>
        <w:rPr>
          <w:rFonts w:ascii="宋体" w:eastAsia="宋体" w:hAnsi="宋体" w:hint="eastAsia"/>
          <w:color w:val="000000"/>
          <w:sz w:val="21"/>
          <w:szCs w:val="21"/>
        </w:rPr>
        <w:t>、微信等形式由甲方指定人员向乙方办理相关业务。如无甲方通知而乙方擅自出票，由此引发的一切后果，由乙方承担。出票后，乙方将航班信息以短信形式通知乘机人。</w:t>
      </w:r>
    </w:p>
    <w:p w:rsidR="008C45CC" w:rsidRDefault="008C45CC">
      <w:pPr>
        <w:spacing w:line="440" w:lineRule="exact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 xml:space="preserve">6.  </w:t>
      </w:r>
      <w:r>
        <w:rPr>
          <w:rFonts w:ascii="宋体" w:eastAsia="宋体" w:hAnsi="宋体" w:hint="eastAsia"/>
          <w:color w:val="000000"/>
          <w:sz w:val="21"/>
          <w:szCs w:val="21"/>
        </w:rPr>
        <w:t>出签程序：甲方有签证相关业务时，前期甲方按照乙方提供的资料准备表尽快准备好所需资料，后期乙方根据甲方提供的实际资料情况提供合理化建议（因为各国对签证资料要求不一致，可能需要甲方准备辅助性签证资料，乙方会提前告知甲方准备）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/>
          <w:bCs/>
          <w:color w:val="000000"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lastRenderedPageBreak/>
        <w:t xml:space="preserve">7. </w:t>
      </w: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预定酒店程序：甲方有国际国内酒店相关业务时，可通过电话、传真</w:t>
      </w: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85085020</w:t>
      </w: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、</w:t>
      </w: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QQ</w:t>
      </w: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、微信等形式由甲方指定人员向乙方办理相关业务。如无甲方通知乙方擅自预定房间，由此引发的一切后果，由乙方承担。酒店预定成功后，乙方将预定情况以短信的形式通知入住人。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 xml:space="preserve">8. </w:t>
      </w: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旅游参团程序：甲方有国际国内旅游相关业务，前期乙方提供旅游线路规划等专业服务，供甲方参考和计划，甲方选定路线之后告知乙方，乙方立刻着手安排，如甲方在已经与乙方确定好旅游路线的情况下随意更改计划，所造成的损失由甲方承担。参团过程中，乙方随时了解甲方旅游动向，并在甲方有需要的情况下给予帮助。</w:t>
      </w:r>
    </w:p>
    <w:p w:rsidR="008C45CC" w:rsidRDefault="008C45CC">
      <w:pPr>
        <w:spacing w:line="440" w:lineRule="exact"/>
        <w:rPr>
          <w:rFonts w:ascii="宋体" w:eastAsia="宋体" w:hAnsi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</w:rPr>
        <w:t>三、配送服务</w:t>
      </w:r>
    </w:p>
    <w:p w:rsidR="008C45CC" w:rsidRDefault="008C45CC">
      <w:pPr>
        <w:spacing w:line="44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    </w:t>
      </w:r>
      <w:r>
        <w:rPr>
          <w:rFonts w:ascii="宋体" w:eastAsia="宋体" w:hAnsi="宋体" w:hint="eastAsia"/>
          <w:sz w:val="21"/>
          <w:szCs w:val="21"/>
        </w:rPr>
        <w:t>经甲方确认出票的机票，乙方将按照甲方指定的时间免费将机票送到指定地点。</w:t>
      </w:r>
      <w:r>
        <w:rPr>
          <w:rFonts w:ascii="宋体" w:eastAsia="宋体" w:hAnsi="宋体" w:hint="eastAsia"/>
          <w:sz w:val="21"/>
          <w:szCs w:val="21"/>
        </w:rPr>
        <w:t xml:space="preserve"> </w:t>
      </w:r>
    </w:p>
    <w:p w:rsidR="008C45CC" w:rsidRDefault="008C45CC">
      <w:pPr>
        <w:spacing w:line="440" w:lineRule="exact"/>
        <w:ind w:leftChars="319" w:left="706" w:hangingChars="2" w:hanging="4"/>
        <w:rPr>
          <w:rFonts w:ascii="宋体" w:eastAsia="宋体" w:hAnsi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</w:rPr>
        <w:t>四、指定联系人及变更通知义务</w:t>
      </w:r>
    </w:p>
    <w:p w:rsidR="008C45CC" w:rsidRDefault="008C45CC">
      <w:pPr>
        <w:spacing w:line="440" w:lineRule="exact"/>
        <w:ind w:firstLine="420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乙方指定</w:t>
      </w:r>
      <w:r>
        <w:rPr>
          <w:rFonts w:ascii="宋体" w:eastAsia="宋体" w:hAnsi="宋体" w:hint="eastAsia"/>
          <w:color w:val="000000"/>
          <w:sz w:val="21"/>
          <w:szCs w:val="21"/>
          <w:u w:val="single"/>
        </w:rPr>
        <w:t>王前</w:t>
      </w:r>
      <w:r>
        <w:rPr>
          <w:rFonts w:ascii="宋体" w:eastAsia="宋体" w:hAnsi="宋体" w:hint="eastAsia"/>
          <w:color w:val="000000"/>
          <w:sz w:val="21"/>
          <w:szCs w:val="21"/>
        </w:rPr>
        <w:t>为甲方的客户经理，手机</w:t>
      </w:r>
      <w:r>
        <w:rPr>
          <w:rFonts w:ascii="宋体" w:eastAsia="宋体" w:hAnsi="宋体"/>
          <w:color w:val="000000"/>
          <w:sz w:val="21"/>
          <w:szCs w:val="21"/>
        </w:rPr>
        <w:t>号码为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    </w:t>
      </w:r>
      <w:r>
        <w:rPr>
          <w:rFonts w:ascii="宋体" w:eastAsia="宋体" w:hAnsi="宋体" w:hint="eastAsia"/>
          <w:color w:val="000000"/>
          <w:sz w:val="21"/>
          <w:szCs w:val="21"/>
        </w:rPr>
        <w:t>。</w:t>
      </w:r>
    </w:p>
    <w:p w:rsidR="008C45CC" w:rsidRDefault="008C45CC">
      <w:pPr>
        <w:spacing w:line="440" w:lineRule="exact"/>
        <w:ind w:firstLine="420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乙方指定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   </w:t>
      </w:r>
      <w:r>
        <w:rPr>
          <w:rFonts w:ascii="宋体" w:eastAsia="宋体" w:hAnsi="宋体" w:hint="eastAsia"/>
          <w:color w:val="000000"/>
          <w:sz w:val="21"/>
          <w:szCs w:val="21"/>
        </w:rPr>
        <w:t>为甲方的签证、旅游客户经理，手机号码为</w:t>
      </w:r>
      <w:r>
        <w:rPr>
          <w:rFonts w:ascii="宋体" w:eastAsia="宋体" w:hAnsi="宋体" w:hint="eastAsia"/>
          <w:color w:val="000000"/>
          <w:sz w:val="21"/>
          <w:szCs w:val="21"/>
        </w:rPr>
        <w:t>1</w:t>
      </w:r>
      <w:r>
        <w:rPr>
          <w:rFonts w:ascii="宋体" w:eastAsia="宋体" w:hAnsi="宋体" w:hint="eastAsia"/>
          <w:color w:val="000000"/>
          <w:sz w:val="21"/>
          <w:szCs w:val="21"/>
        </w:rPr>
        <w:t>。</w:t>
      </w:r>
    </w:p>
    <w:p w:rsidR="008C45CC" w:rsidRDefault="008C45CC">
      <w:pPr>
        <w:spacing w:line="440" w:lineRule="exact"/>
        <w:ind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甲方以公司为单位订票及结算。甲方指定</w:t>
      </w:r>
      <w:r>
        <w:rPr>
          <w:rFonts w:ascii="宋体" w:eastAsia="宋体" w:hAnsi="宋体" w:hint="eastAsia"/>
          <w:sz w:val="21"/>
          <w:szCs w:val="21"/>
        </w:rPr>
        <w:t xml:space="preserve">   </w:t>
      </w:r>
      <w:r>
        <w:rPr>
          <w:rFonts w:ascii="宋体" w:eastAsia="宋体" w:hAnsi="宋体" w:hint="eastAsia"/>
          <w:sz w:val="21"/>
          <w:szCs w:val="21"/>
        </w:rPr>
        <w:t>、作为本协议项下甲方指定联系人。协议签订后，上述联系人与乙方联络订票、结算及其他事宜。甲方变更联系人或指定新的联系人的，应书面通知乙方，若因甲方通知不及时而产生的相关法律责任由甲方承担。</w:t>
      </w:r>
    </w:p>
    <w:p w:rsidR="008C45CC" w:rsidRDefault="008C45CC">
      <w:pPr>
        <w:spacing w:line="440" w:lineRule="exact"/>
        <w:ind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甲方订票的，应给乙方提供订票人员名单及身份、电话信息，如甲方指定人员变更应及时书面通知乙方，若因甲方通知不及时而产生的相关法律责任由甲方承担。</w:t>
      </w:r>
    </w:p>
    <w:p w:rsidR="008C45CC" w:rsidRDefault="008C45CC">
      <w:pPr>
        <w:spacing w:line="440" w:lineRule="exact"/>
        <w:ind w:firstLine="420"/>
        <w:rPr>
          <w:rFonts w:ascii="宋体" w:eastAsia="宋体" w:hAnsi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</w:rPr>
        <w:t>五、结算</w:t>
      </w:r>
      <w:r>
        <w:rPr>
          <w:rFonts w:ascii="宋体" w:eastAsia="宋体" w:hAnsi="宋体"/>
          <w:b/>
          <w:sz w:val="21"/>
          <w:szCs w:val="21"/>
        </w:rPr>
        <w:t xml:space="preserve">  </w:t>
      </w:r>
    </w:p>
    <w:p w:rsidR="008C45CC" w:rsidRDefault="008C45CC">
      <w:pPr>
        <w:spacing w:line="44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1</w:t>
      </w:r>
      <w:r>
        <w:rPr>
          <w:rFonts w:ascii="宋体" w:eastAsia="宋体" w:hAnsi="宋体" w:hint="eastAsia"/>
          <w:sz w:val="21"/>
          <w:szCs w:val="21"/>
        </w:rPr>
        <w:t>、甲方在乙方所出的国际、国内机票，均采用月结的方式。乙方于每周</w:t>
      </w:r>
      <w:r>
        <w:rPr>
          <w:rFonts w:ascii="宋体" w:eastAsia="宋体" w:hAnsi="宋体"/>
          <w:sz w:val="21"/>
          <w:szCs w:val="21"/>
        </w:rPr>
        <w:t>周一</w:t>
      </w:r>
      <w:r>
        <w:rPr>
          <w:rFonts w:ascii="宋体" w:eastAsia="宋体" w:hAnsi="宋体" w:hint="eastAsia"/>
          <w:sz w:val="21"/>
          <w:szCs w:val="21"/>
        </w:rPr>
        <w:t>将上一周结账机票送到甲方授权人员指定地点，甲方对该机票核实确认无误后，按周对账</w:t>
      </w:r>
      <w:r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 w:hint="eastAsia"/>
          <w:sz w:val="21"/>
          <w:szCs w:val="21"/>
        </w:rPr>
        <w:t>按本协议约定时间以电汇、支票、刷卡或现金等方式结清。</w:t>
      </w:r>
    </w:p>
    <w:p w:rsidR="008C45CC" w:rsidRDefault="008C45CC">
      <w:pPr>
        <w:spacing w:line="440" w:lineRule="exact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2</w:t>
      </w:r>
      <w:r>
        <w:rPr>
          <w:rFonts w:ascii="宋体" w:eastAsia="宋体" w:hAnsi="宋体" w:hint="eastAsia"/>
          <w:color w:val="000000"/>
          <w:sz w:val="21"/>
          <w:szCs w:val="21"/>
        </w:rPr>
        <w:t>、甲方在乙方所办理的签证，酒店，旅游，均采用先支付后使用的方式。按照各国使馆和国家旅游局规定，签证结款方式是先支付后出签，酒店结款方式是先支付后入住，旅游结款方式是先支付后参团，甲方对签证国家、入住酒店、旅游项目确认无误之后，以电汇、支票、刷卡、或现金等方式结清（根据使馆规定，办理签证时使馆不会提供发票，如甲方需要发票，甲方需要支付百分之</w:t>
      </w:r>
      <w:r>
        <w:rPr>
          <w:rFonts w:ascii="宋体" w:eastAsia="宋体" w:hAnsi="宋体" w:hint="eastAsia"/>
          <w:color w:val="000000"/>
          <w:sz w:val="21"/>
          <w:szCs w:val="21"/>
        </w:rPr>
        <w:t>6</w:t>
      </w:r>
      <w:r>
        <w:rPr>
          <w:rFonts w:ascii="宋体" w:eastAsia="宋体" w:hAnsi="宋体" w:hint="eastAsia"/>
          <w:color w:val="000000"/>
          <w:sz w:val="21"/>
          <w:szCs w:val="21"/>
        </w:rPr>
        <w:t>的发票税费）。</w:t>
      </w:r>
    </w:p>
    <w:p w:rsidR="008C45CC" w:rsidRDefault="008C45CC">
      <w:pPr>
        <w:spacing w:line="44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 w:hint="eastAsia"/>
          <w:sz w:val="21"/>
          <w:szCs w:val="21"/>
        </w:rPr>
        <w:t>、结账日期：</w:t>
      </w:r>
    </w:p>
    <w:p w:rsidR="008C45CC" w:rsidRDefault="008C45CC">
      <w:pPr>
        <w:spacing w:line="440" w:lineRule="exact"/>
        <w:ind w:firstLineChars="200" w:firstLine="420"/>
        <w:rPr>
          <w:ins w:id="0" w:author="admin" w:date="2016-12-29T19:40:00Z"/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>双方自合同签定之日起，以出票日期为准，每月</w:t>
      </w:r>
      <w:r>
        <w:rPr>
          <w:rFonts w:ascii="宋体" w:eastAsia="宋体" w:hAnsi="宋体" w:hint="eastAsia"/>
          <w:sz w:val="21"/>
          <w:szCs w:val="21"/>
        </w:rPr>
        <w:t>26</w:t>
      </w:r>
      <w:r>
        <w:rPr>
          <w:rFonts w:ascii="宋体" w:eastAsia="宋体" w:hAnsi="宋体" w:hint="eastAsia"/>
          <w:sz w:val="21"/>
          <w:szCs w:val="21"/>
        </w:rPr>
        <w:t>日</w:t>
      </w:r>
      <w:r>
        <w:rPr>
          <w:rFonts w:ascii="宋体" w:eastAsia="宋体" w:hAnsi="宋体"/>
          <w:sz w:val="21"/>
          <w:szCs w:val="21"/>
        </w:rPr>
        <w:t>至次月</w:t>
      </w:r>
      <w:r>
        <w:rPr>
          <w:rFonts w:ascii="宋体" w:eastAsia="宋体" w:hAnsi="宋体" w:hint="eastAsia"/>
          <w:sz w:val="21"/>
          <w:szCs w:val="21"/>
        </w:rPr>
        <w:t>25</w:t>
      </w:r>
      <w:r>
        <w:rPr>
          <w:rFonts w:ascii="宋体" w:eastAsia="宋体" w:hAnsi="宋体" w:hint="eastAsia"/>
          <w:sz w:val="21"/>
          <w:szCs w:val="21"/>
        </w:rPr>
        <w:t>日为一个结算周期；乙方每月</w:t>
      </w:r>
      <w:r>
        <w:rPr>
          <w:rFonts w:ascii="宋体" w:eastAsia="宋体" w:hAnsi="宋体" w:hint="eastAsia"/>
          <w:sz w:val="21"/>
          <w:szCs w:val="21"/>
        </w:rPr>
        <w:t>26</w:t>
      </w:r>
      <w:r>
        <w:rPr>
          <w:rFonts w:ascii="宋体" w:eastAsia="宋体" w:hAnsi="宋体"/>
          <w:sz w:val="21"/>
          <w:szCs w:val="21"/>
        </w:rPr>
        <w:t>日</w:t>
      </w:r>
      <w:r>
        <w:rPr>
          <w:rFonts w:ascii="宋体" w:eastAsia="宋体" w:hAnsi="宋体" w:hint="eastAsia"/>
          <w:sz w:val="21"/>
          <w:szCs w:val="21"/>
        </w:rPr>
        <w:t>发给甲方已</w:t>
      </w:r>
      <w:r>
        <w:rPr>
          <w:rFonts w:ascii="宋体" w:eastAsia="宋体" w:hAnsi="宋体"/>
          <w:sz w:val="21"/>
          <w:szCs w:val="21"/>
        </w:rPr>
        <w:t>结算周期</w:t>
      </w:r>
      <w:r>
        <w:rPr>
          <w:rFonts w:ascii="宋体" w:eastAsia="宋体" w:hAnsi="宋体" w:hint="eastAsia"/>
          <w:sz w:val="21"/>
          <w:szCs w:val="21"/>
        </w:rPr>
        <w:t>出票明细予以核对，甲方于次月</w:t>
      </w:r>
      <w:r>
        <w:rPr>
          <w:rFonts w:ascii="宋体" w:eastAsia="宋体" w:hAnsi="宋体" w:hint="eastAsia"/>
          <w:sz w:val="21"/>
          <w:szCs w:val="21"/>
        </w:rPr>
        <w:t>25</w:t>
      </w:r>
      <w:r>
        <w:rPr>
          <w:rFonts w:ascii="宋体" w:eastAsia="宋体" w:hAnsi="宋体" w:hint="eastAsia"/>
          <w:sz w:val="21"/>
          <w:szCs w:val="21"/>
        </w:rPr>
        <w:t>号前支付乙方上个月的结算票款。</w:t>
      </w:r>
      <w:r>
        <w:rPr>
          <w:rFonts w:ascii="宋体" w:eastAsia="宋体" w:hAnsi="宋体"/>
          <w:sz w:val="21"/>
          <w:szCs w:val="21"/>
        </w:rPr>
        <w:t xml:space="preserve"> </w:t>
      </w:r>
    </w:p>
    <w:p w:rsidR="008C45CC" w:rsidRDefault="008C45CC">
      <w:pPr>
        <w:spacing w:line="440" w:lineRule="exact"/>
        <w:ind w:firstLineChars="200" w:firstLine="420"/>
        <w:rPr>
          <w:rFonts w:ascii="新宋体" w:eastAsia="新宋体" w:hAnsi="新宋体" w:cs="新宋体" w:hint="eastAsia"/>
          <w:sz w:val="21"/>
          <w:szCs w:val="21"/>
        </w:rPr>
      </w:pPr>
      <w:r>
        <w:rPr>
          <w:rFonts w:ascii="新宋体" w:eastAsia="新宋体" w:hAnsi="新宋体" w:cs="新宋体" w:hint="eastAsia"/>
          <w:sz w:val="21"/>
          <w:szCs w:val="21"/>
        </w:rPr>
        <w:t>如因甲方原因不能按期付款，须提前通知乙方进行沟通，且拖欠时间不能超过七天</w:t>
      </w:r>
      <w:r>
        <w:rPr>
          <w:rFonts w:ascii="新宋体" w:eastAsia="新宋体" w:hAnsi="新宋体" w:cs="新宋体" w:hint="eastAsia"/>
          <w:sz w:val="21"/>
          <w:szCs w:val="21"/>
        </w:rPr>
        <w:t>,</w:t>
      </w:r>
      <w:r>
        <w:rPr>
          <w:rFonts w:ascii="新宋体" w:eastAsia="新宋体" w:hAnsi="新宋体" w:cs="新宋体" w:hint="eastAsia"/>
          <w:sz w:val="21"/>
          <w:szCs w:val="21"/>
        </w:rPr>
        <w:t>如有逾期，每逾期一日，按照应付金额的</w:t>
      </w:r>
      <w:r>
        <w:rPr>
          <w:rFonts w:ascii="新宋体" w:eastAsia="新宋体" w:hAnsi="新宋体" w:cs="新宋体" w:hint="eastAsia"/>
          <w:sz w:val="21"/>
          <w:szCs w:val="21"/>
        </w:rPr>
        <w:t>5</w:t>
      </w:r>
      <w:r>
        <w:rPr>
          <w:rFonts w:ascii="新宋体" w:eastAsia="新宋体" w:hAnsi="新宋体" w:cs="新宋体" w:hint="eastAsia"/>
          <w:sz w:val="21"/>
          <w:szCs w:val="21"/>
        </w:rPr>
        <w:t>‰向乙方支付违约金。</w:t>
      </w:r>
    </w:p>
    <w:p w:rsidR="008C45CC" w:rsidRDefault="008C45CC">
      <w:pPr>
        <w:spacing w:line="440" w:lineRule="exact"/>
        <w:ind w:firstLineChars="200" w:firstLine="420"/>
        <w:rPr>
          <w:rFonts w:ascii="新宋体" w:eastAsia="新宋体" w:hAnsi="新宋体" w:cs="新宋体"/>
          <w:sz w:val="21"/>
          <w:szCs w:val="21"/>
        </w:rPr>
      </w:pPr>
      <w:r>
        <w:rPr>
          <w:rFonts w:ascii="新宋体" w:eastAsia="新宋体" w:hAnsi="新宋体" w:cs="新宋体" w:hint="eastAsia"/>
          <w:sz w:val="21"/>
          <w:szCs w:val="21"/>
        </w:rPr>
        <w:t>*</w:t>
      </w:r>
      <w:r>
        <w:rPr>
          <w:rFonts w:ascii="新宋体" w:eastAsia="新宋体" w:hAnsi="新宋体" w:cs="新宋体" w:hint="eastAsia"/>
          <w:sz w:val="21"/>
          <w:szCs w:val="21"/>
        </w:rPr>
        <w:t>火车票订票当日结算，且不支持刷卡支付。</w:t>
      </w:r>
    </w:p>
    <w:p w:rsidR="008C45CC" w:rsidRDefault="008C45CC">
      <w:pPr>
        <w:spacing w:line="440" w:lineRule="exact"/>
        <w:ind w:firstLineChars="200" w:firstLine="420"/>
        <w:rPr>
          <w:rFonts w:ascii="新宋体" w:eastAsia="新宋体" w:hAnsi="新宋体" w:cs="新宋体"/>
          <w:sz w:val="21"/>
          <w:szCs w:val="21"/>
        </w:rPr>
      </w:pPr>
      <w:r>
        <w:rPr>
          <w:rFonts w:ascii="新宋体" w:eastAsia="新宋体" w:hAnsi="新宋体" w:cs="新宋体" w:hint="eastAsia"/>
          <w:sz w:val="21"/>
          <w:szCs w:val="21"/>
        </w:rPr>
        <w:t>银燕银行</w:t>
      </w:r>
      <w:r>
        <w:rPr>
          <w:rFonts w:ascii="新宋体" w:eastAsia="新宋体" w:hAnsi="新宋体" w:cs="新宋体"/>
          <w:sz w:val="21"/>
          <w:szCs w:val="21"/>
        </w:rPr>
        <w:t>信息</w:t>
      </w:r>
    </w:p>
    <w:p w:rsidR="008C45CC" w:rsidRDefault="008C45CC">
      <w:pPr>
        <w:spacing w:line="440" w:lineRule="exact"/>
        <w:ind w:firstLineChars="200" w:firstLine="420"/>
        <w:rPr>
          <w:rFonts w:ascii="新宋体" w:eastAsia="新宋体" w:hAnsi="新宋体" w:cs="新宋体"/>
          <w:sz w:val="21"/>
          <w:szCs w:val="21"/>
        </w:rPr>
      </w:pPr>
      <w:r>
        <w:rPr>
          <w:rFonts w:ascii="新宋体" w:eastAsia="新宋体" w:hAnsi="新宋体" w:cs="新宋体" w:hint="eastAsia"/>
          <w:sz w:val="21"/>
          <w:szCs w:val="21"/>
        </w:rPr>
        <w:t>公司名称</w:t>
      </w:r>
      <w:r>
        <w:rPr>
          <w:rFonts w:ascii="新宋体" w:eastAsia="新宋体" w:hAnsi="新宋体" w:cs="新宋体"/>
          <w:sz w:val="21"/>
          <w:szCs w:val="21"/>
        </w:rPr>
        <w:t>：</w:t>
      </w:r>
    </w:p>
    <w:p w:rsidR="008C45CC" w:rsidRDefault="008C45CC">
      <w:pPr>
        <w:spacing w:line="440" w:lineRule="exact"/>
        <w:ind w:firstLineChars="200" w:firstLine="420"/>
        <w:rPr>
          <w:rFonts w:ascii="新宋体" w:eastAsia="新宋体" w:hAnsi="新宋体" w:cs="新宋体"/>
          <w:sz w:val="21"/>
          <w:szCs w:val="21"/>
        </w:rPr>
      </w:pPr>
      <w:r>
        <w:rPr>
          <w:rFonts w:ascii="新宋体" w:eastAsia="新宋体" w:hAnsi="新宋体" w:cs="新宋体" w:hint="eastAsia"/>
          <w:sz w:val="21"/>
          <w:szCs w:val="21"/>
        </w:rPr>
        <w:t>开户行</w:t>
      </w:r>
      <w:r>
        <w:rPr>
          <w:rFonts w:ascii="新宋体" w:eastAsia="新宋体" w:hAnsi="新宋体" w:cs="新宋体"/>
          <w:sz w:val="21"/>
          <w:szCs w:val="21"/>
        </w:rPr>
        <w:t>：</w:t>
      </w:r>
    </w:p>
    <w:p w:rsidR="008C45CC" w:rsidRDefault="008C45CC">
      <w:pPr>
        <w:spacing w:line="440" w:lineRule="exact"/>
        <w:ind w:firstLineChars="200" w:firstLine="420"/>
        <w:rPr>
          <w:rFonts w:ascii="新宋体" w:eastAsia="新宋体" w:hAnsi="新宋体" w:cs="新宋体"/>
          <w:sz w:val="21"/>
          <w:szCs w:val="21"/>
        </w:rPr>
      </w:pPr>
      <w:r>
        <w:rPr>
          <w:rFonts w:ascii="新宋体" w:eastAsia="新宋体" w:hAnsi="新宋体" w:cs="新宋体" w:hint="eastAsia"/>
          <w:sz w:val="21"/>
          <w:szCs w:val="21"/>
        </w:rPr>
        <w:t>开户名</w:t>
      </w:r>
      <w:r>
        <w:rPr>
          <w:rFonts w:ascii="新宋体" w:eastAsia="新宋体" w:hAnsi="新宋体" w:cs="新宋体"/>
          <w:sz w:val="21"/>
          <w:szCs w:val="21"/>
        </w:rPr>
        <w:t>：</w:t>
      </w:r>
    </w:p>
    <w:p w:rsidR="008C45CC" w:rsidRDefault="008C45CC">
      <w:pPr>
        <w:spacing w:line="440" w:lineRule="exact"/>
        <w:ind w:firstLineChars="200" w:firstLine="420"/>
        <w:rPr>
          <w:rFonts w:ascii="新宋体" w:eastAsia="新宋体" w:hAnsi="新宋体" w:cs="新宋体" w:hint="eastAsia"/>
          <w:sz w:val="21"/>
          <w:szCs w:val="21"/>
        </w:rPr>
      </w:pPr>
      <w:r>
        <w:rPr>
          <w:rFonts w:ascii="新宋体" w:eastAsia="新宋体" w:hAnsi="新宋体" w:cs="新宋体" w:hint="eastAsia"/>
          <w:sz w:val="21"/>
          <w:szCs w:val="21"/>
        </w:rPr>
        <w:t>开户账号</w:t>
      </w:r>
      <w:r>
        <w:rPr>
          <w:rFonts w:ascii="新宋体" w:eastAsia="新宋体" w:hAnsi="新宋体" w:cs="新宋体"/>
          <w:sz w:val="21"/>
          <w:szCs w:val="21"/>
        </w:rPr>
        <w:t>：</w:t>
      </w:r>
    </w:p>
    <w:p w:rsidR="008C45CC" w:rsidRDefault="008C45CC">
      <w:pPr>
        <w:spacing w:line="44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 w:hint="eastAsia"/>
          <w:sz w:val="21"/>
          <w:szCs w:val="21"/>
        </w:rPr>
        <w:t>、票务的优惠：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宋体" w:eastAsia="宋体" w:hAnsi="宋体" w:cs="宋体" w:hint="eastAsia"/>
          <w:sz w:val="21"/>
          <w:szCs w:val="21"/>
        </w:rPr>
      </w:pPr>
      <w:r>
        <w:rPr>
          <w:rFonts w:ascii="新宋体" w:eastAsia="新宋体" w:hAnsi="新宋体" w:cs="新宋体" w:hint="eastAsia"/>
          <w:sz w:val="21"/>
          <w:szCs w:val="21"/>
          <w:shd w:val="clear" w:color="auto" w:fill="FFFFFF"/>
        </w:rPr>
        <w:t>1</w:t>
      </w:r>
      <w:r>
        <w:rPr>
          <w:rFonts w:ascii="新宋体" w:eastAsia="新宋体" w:hAnsi="新宋体" w:cs="新宋体" w:hint="eastAsia"/>
          <w:sz w:val="21"/>
          <w:szCs w:val="21"/>
          <w:shd w:val="clear" w:color="auto" w:fill="FFFFFF"/>
        </w:rPr>
        <w:t>）国内机票：明折明扣</w:t>
      </w:r>
      <w:r>
        <w:rPr>
          <w:rFonts w:ascii="新宋体" w:eastAsia="新宋体" w:hAnsi="新宋体" w:cs="新宋体" w:hint="eastAsia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 w:cs="宋体" w:hint="eastAsia"/>
          <w:sz w:val="21"/>
          <w:szCs w:val="21"/>
        </w:rPr>
        <w:t>既机票订购前，乙方应与甲方沟通当前查询价格，并征得甲方同意确认，如甲乙双方沟通确认后再产生的价格变化，双方均不得再有任何异议，并不互相追究责任。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sz w:val="21"/>
          <w:szCs w:val="21"/>
          <w:shd w:val="clear" w:color="auto" w:fill="FFFFFF"/>
        </w:rPr>
        <w:t>国际机票：乙方为甲方提供合理的路线，低廉的价格，合理化安排行程。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</w:rPr>
        <w:t>2</w:t>
      </w:r>
      <w:r>
        <w:rPr>
          <w:rFonts w:ascii="新宋体" w:eastAsia="新宋体" w:hAnsi="新宋体" w:cs="新宋体" w:hint="eastAsia"/>
          <w:bCs/>
          <w:sz w:val="21"/>
          <w:szCs w:val="21"/>
        </w:rPr>
        <w:t>）代办登机牌。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</w:rPr>
      </w:pPr>
      <w:r>
        <w:rPr>
          <w:rFonts w:ascii="新宋体" w:eastAsia="新宋体" w:hAnsi="新宋体" w:cs="新宋体" w:hint="eastAsia"/>
          <w:bCs/>
          <w:sz w:val="21"/>
          <w:szCs w:val="21"/>
        </w:rPr>
        <w:t>3</w:t>
      </w:r>
      <w:r>
        <w:rPr>
          <w:rFonts w:ascii="新宋体" w:eastAsia="新宋体" w:hAnsi="新宋体" w:cs="新宋体" w:hint="eastAsia"/>
          <w:bCs/>
          <w:sz w:val="21"/>
          <w:szCs w:val="21"/>
        </w:rPr>
        <w:t>）享受全年</w:t>
      </w:r>
      <w:r>
        <w:rPr>
          <w:rFonts w:ascii="新宋体" w:eastAsia="新宋体" w:hAnsi="新宋体" w:cs="新宋体" w:hint="eastAsia"/>
          <w:bCs/>
          <w:sz w:val="21"/>
          <w:szCs w:val="21"/>
        </w:rPr>
        <w:t>365</w:t>
      </w:r>
      <w:r>
        <w:rPr>
          <w:rFonts w:ascii="新宋体" w:eastAsia="新宋体" w:hAnsi="新宋体" w:cs="新宋体" w:hint="eastAsia"/>
          <w:bCs/>
          <w:sz w:val="21"/>
          <w:szCs w:val="21"/>
        </w:rPr>
        <w:t>天</w:t>
      </w:r>
      <w:r>
        <w:rPr>
          <w:rFonts w:ascii="新宋体" w:eastAsia="新宋体" w:hAnsi="新宋体" w:cs="新宋体" w:hint="eastAsia"/>
          <w:bCs/>
          <w:sz w:val="21"/>
          <w:szCs w:val="21"/>
        </w:rPr>
        <w:t>*24</w:t>
      </w:r>
      <w:r>
        <w:rPr>
          <w:rFonts w:ascii="新宋体" w:eastAsia="新宋体" w:hAnsi="新宋体" w:cs="新宋体" w:hint="eastAsia"/>
          <w:bCs/>
          <w:sz w:val="21"/>
          <w:szCs w:val="21"/>
        </w:rPr>
        <w:t>小时专人</w:t>
      </w:r>
      <w:r>
        <w:rPr>
          <w:rFonts w:ascii="新宋体" w:eastAsia="新宋体" w:hAnsi="新宋体" w:cs="新宋体" w:hint="eastAsia"/>
          <w:bCs/>
          <w:sz w:val="21"/>
          <w:szCs w:val="21"/>
        </w:rPr>
        <w:t>VIP</w:t>
      </w:r>
      <w:r>
        <w:rPr>
          <w:rFonts w:ascii="新宋体" w:eastAsia="新宋体" w:hAnsi="新宋体" w:cs="新宋体" w:hint="eastAsia"/>
          <w:bCs/>
          <w:sz w:val="21"/>
          <w:szCs w:val="21"/>
        </w:rPr>
        <w:t>坐席咨询，查票、订票、退改签等服务。</w:t>
      </w:r>
    </w:p>
    <w:p w:rsidR="008C45CC" w:rsidRDefault="008C45CC"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4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）代订火车票服务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(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每张加收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5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元手续费。预定时间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8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：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00-18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：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00)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。</w:t>
      </w:r>
    </w:p>
    <w:p w:rsidR="008C45CC" w:rsidRDefault="008C45CC"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 xml:space="preserve">   *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如订购的火车票随机票同时配送或配送目的地附近有其他配送任务，火车票免费配送。</w:t>
      </w:r>
    </w:p>
    <w:p w:rsidR="008C45CC" w:rsidRDefault="008C45CC">
      <w:pPr>
        <w:ind w:firstLineChars="200" w:firstLine="420"/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如单独配送火车票需加收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20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元配送费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</w:rPr>
      </w:pPr>
      <w:r>
        <w:rPr>
          <w:rFonts w:ascii="新宋体" w:eastAsia="新宋体" w:hAnsi="新宋体" w:cs="新宋体" w:hint="eastAsia"/>
          <w:bCs/>
          <w:sz w:val="21"/>
          <w:szCs w:val="21"/>
        </w:rPr>
        <w:t>5</w:t>
      </w:r>
      <w:r>
        <w:rPr>
          <w:rFonts w:ascii="新宋体" w:eastAsia="新宋体" w:hAnsi="新宋体" w:cs="新宋体" w:hint="eastAsia"/>
          <w:bCs/>
          <w:sz w:val="21"/>
          <w:szCs w:val="21"/>
        </w:rPr>
        <w:t>）免费送票上门服务。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6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）紧急情况下配合协调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VIP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通道（仅限青岛出港）。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5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、酒店优惠：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/>
          <w:bCs/>
          <w:sz w:val="21"/>
          <w:szCs w:val="21"/>
          <w:u w:val="single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1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）返点：国内、国际酒店价格在优惠的价格基础上，给予房费（不含税以及服务费）</w:t>
      </w:r>
      <w:r>
        <w:rPr>
          <w:rFonts w:ascii="新宋体" w:eastAsia="新宋体" w:hAnsi="新宋体" w:cs="新宋体" w:hint="eastAsia"/>
          <w:bCs/>
          <w:sz w:val="21"/>
          <w:szCs w:val="21"/>
          <w:u w:val="single"/>
          <w:shd w:val="clear" w:color="auto" w:fill="FFFFFF"/>
        </w:rPr>
        <w:t>3%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的返利，根据客户要求可以通过现金、转账等形式兑现。优质企业客户可以享受月结后付业务，付款方式可以为现金、转账、刷卡等。（乙方对本条款享有解释权）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  <w:u w:val="single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2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）三亚，东南亚，香港，澳门，台湾，北美酒店：乙方为以上地区酒店长包房华北一级经销商，根据甲方要求选择具有极高舒适度和性价比的酒店。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3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）为方便客户退、改、换，返现需在先付业务入住结算完毕审核后或预付业务结算审核后进行。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 xml:space="preserve"> 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6</w:t>
      </w: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、签证与旅游在原有市场价基础上进行优惠返利，优惠返利的表现形式是直接折扣签证、旅游费用。</w:t>
      </w:r>
    </w:p>
    <w:p w:rsidR="008C45CC" w:rsidRDefault="008C45CC">
      <w:pPr>
        <w:shd w:val="solid" w:color="FFFFFF" w:fill="auto"/>
        <w:autoSpaceDN w:val="0"/>
        <w:spacing w:line="440" w:lineRule="exact"/>
        <w:rPr>
          <w:rFonts w:ascii="新宋体" w:eastAsia="新宋体" w:hAnsi="新宋体" w:cs="新宋体" w:hint="eastAsia"/>
          <w:bCs/>
          <w:sz w:val="21"/>
          <w:szCs w:val="21"/>
          <w:highlight w:val="yellow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 xml:space="preserve">    </w:t>
      </w:r>
    </w:p>
    <w:p w:rsidR="008C45CC" w:rsidRDefault="008C45CC">
      <w:pPr>
        <w:shd w:val="solid" w:color="FFFFFF" w:fill="auto"/>
        <w:autoSpaceDN w:val="0"/>
        <w:spacing w:line="440" w:lineRule="exact"/>
        <w:ind w:leftChars="33" w:left="73"/>
        <w:rPr>
          <w:rFonts w:ascii="新宋体" w:eastAsia="新宋体" w:hAnsi="新宋体" w:cs="新宋体"/>
          <w:b/>
          <w:bCs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/>
          <w:bCs/>
          <w:sz w:val="21"/>
          <w:szCs w:val="21"/>
          <w:shd w:val="clear" w:color="auto" w:fill="FFFFFF"/>
        </w:rPr>
        <w:t>六、其他事项</w:t>
      </w:r>
    </w:p>
    <w:p w:rsidR="008C45CC" w:rsidRDefault="008C45CC">
      <w:pPr>
        <w:shd w:val="solid" w:color="FFFFFF" w:fill="auto"/>
        <w:autoSpaceDN w:val="0"/>
        <w:spacing w:line="440" w:lineRule="exact"/>
        <w:ind w:leftChars="33" w:left="73"/>
        <w:rPr>
          <w:rFonts w:ascii="新宋体" w:eastAsia="新宋体" w:hAnsi="新宋体" w:cs="新宋体"/>
          <w:bCs/>
          <w:sz w:val="21"/>
          <w:szCs w:val="21"/>
          <w:shd w:val="clear" w:color="auto" w:fill="FFFFFF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1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、如甲方或甲方人员收到航班延误、航班取消、退改签等内容的信息，不可轻信，应及时拨打乙方电话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 xml:space="preserve"> 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予以核实；否则，甲方或甲方人员的一切损失与乙方无关。</w:t>
      </w:r>
    </w:p>
    <w:p w:rsidR="008C45CC" w:rsidRDefault="008C45CC">
      <w:pPr>
        <w:shd w:val="solid" w:color="FFFFFF" w:fill="auto"/>
        <w:autoSpaceDN w:val="0"/>
        <w:spacing w:line="440" w:lineRule="exact"/>
        <w:ind w:leftChars="33" w:left="73"/>
        <w:rPr>
          <w:rFonts w:ascii="宋体" w:eastAsia="宋体" w:hAnsi="宋体" w:hint="eastAsia"/>
          <w:sz w:val="21"/>
          <w:szCs w:val="21"/>
        </w:rPr>
      </w:pP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2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、</w:t>
      </w:r>
      <w:r>
        <w:rPr>
          <w:rFonts w:ascii="宋体" w:eastAsia="宋体" w:hAnsi="宋体" w:hint="eastAsia"/>
          <w:sz w:val="21"/>
          <w:szCs w:val="21"/>
        </w:rPr>
        <w:t>签订协议甲方需提供：营业执照、组织机构代码证、税务登记证复印件并加盖甲方公章，作为本协议附件。</w:t>
      </w:r>
    </w:p>
    <w:p w:rsidR="008C45CC" w:rsidRDefault="008C45CC">
      <w:pPr>
        <w:shd w:val="solid" w:color="FFFFFF" w:fill="auto"/>
        <w:autoSpaceDN w:val="0"/>
        <w:spacing w:line="440" w:lineRule="exact"/>
        <w:ind w:leftChars="33" w:left="73"/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</w:pPr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 w:hint="eastAsia"/>
          <w:sz w:val="21"/>
          <w:szCs w:val="21"/>
        </w:rPr>
        <w:t>、本协议履行过程中发生争议的，双方应平等协商解决；协商不成的，任何一方均可向乙方所在地人民法院提起诉讼。</w:t>
      </w:r>
    </w:p>
    <w:p w:rsidR="008C45CC" w:rsidRDefault="008C45CC">
      <w:pPr>
        <w:spacing w:line="440" w:lineRule="exact"/>
        <w:ind w:firstLineChars="50" w:firstLine="105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 w:hint="eastAsia"/>
          <w:sz w:val="21"/>
          <w:szCs w:val="21"/>
        </w:rPr>
        <w:t>、</w:t>
      </w:r>
      <w:r>
        <w:rPr>
          <w:rFonts w:ascii="宋体" w:eastAsia="宋体" w:hAnsi="宋体" w:hint="eastAsia"/>
          <w:color w:val="000000"/>
          <w:sz w:val="21"/>
          <w:szCs w:val="21"/>
        </w:rPr>
        <w:t>本协议有效期</w:t>
      </w:r>
      <w:r>
        <w:rPr>
          <w:rFonts w:ascii="宋体" w:eastAsia="宋体" w:hAnsi="宋体" w:hint="eastAsia"/>
          <w:color w:val="000000"/>
          <w:sz w:val="21"/>
          <w:szCs w:val="21"/>
          <w:u w:val="single"/>
        </w:rPr>
        <w:t>1</w:t>
      </w:r>
      <w:r>
        <w:rPr>
          <w:rFonts w:ascii="宋体" w:eastAsia="宋体" w:hAnsi="宋体" w:hint="eastAsia"/>
          <w:color w:val="000000"/>
          <w:sz w:val="21"/>
          <w:szCs w:val="21"/>
        </w:rPr>
        <w:t>年，自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eastAsia="宋体" w:hAnsi="宋体" w:hint="eastAsia"/>
          <w:color w:val="000000"/>
          <w:sz w:val="21"/>
          <w:szCs w:val="21"/>
        </w:rPr>
        <w:t>年月日起至年月日止。</w:t>
      </w:r>
      <w:r>
        <w:rPr>
          <w:rFonts w:ascii="新宋体" w:eastAsia="新宋体" w:hAnsi="新宋体" w:cs="新宋体" w:hint="eastAsia"/>
          <w:bCs/>
          <w:color w:val="000000"/>
          <w:sz w:val="21"/>
          <w:szCs w:val="21"/>
          <w:shd w:val="clear" w:color="auto" w:fill="FFFFFF"/>
        </w:rPr>
        <w:t>本协议到期，双方均无书面通知终止合同，本协议自动延续一年，延期次数不限</w:t>
      </w:r>
      <w:r>
        <w:rPr>
          <w:rFonts w:ascii="新宋体" w:eastAsia="新宋体" w:hAnsi="新宋体" w:cs="新宋体" w:hint="eastAsia"/>
          <w:bCs/>
          <w:sz w:val="21"/>
          <w:szCs w:val="21"/>
          <w:shd w:val="clear" w:color="auto" w:fill="FFFFFF"/>
        </w:rPr>
        <w:t>。</w:t>
      </w:r>
    </w:p>
    <w:p w:rsidR="008C45CC" w:rsidRDefault="008C45CC">
      <w:pPr>
        <w:spacing w:line="440" w:lineRule="exact"/>
        <w:ind w:firstLineChars="50" w:firstLine="105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 w:hint="eastAsia"/>
          <w:sz w:val="21"/>
          <w:szCs w:val="21"/>
        </w:rPr>
        <w:t>、本协议一式二份</w:t>
      </w:r>
      <w:r>
        <w:rPr>
          <w:rFonts w:ascii="宋体" w:eastAsia="宋体" w:hAnsi="宋体"/>
          <w:sz w:val="21"/>
          <w:szCs w:val="21"/>
        </w:rPr>
        <w:t>,</w:t>
      </w:r>
      <w:r>
        <w:rPr>
          <w:rFonts w:ascii="宋体" w:eastAsia="宋体" w:hAnsi="宋体" w:hint="eastAsia"/>
          <w:sz w:val="21"/>
          <w:szCs w:val="21"/>
        </w:rPr>
        <w:t>甲乙双方各执一份，具有同等法律效力。</w:t>
      </w:r>
    </w:p>
    <w:p w:rsidR="008C45CC" w:rsidRDefault="008C45CC">
      <w:pPr>
        <w:spacing w:line="440" w:lineRule="exact"/>
        <w:rPr>
          <w:rFonts w:ascii="宋体" w:eastAsia="宋体" w:hAnsi="宋体" w:hint="eastAsia"/>
          <w:b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</w:rPr>
        <w:t>订票电话：</w:t>
      </w:r>
      <w:r>
        <w:rPr>
          <w:rFonts w:ascii="宋体" w:eastAsia="宋体" w:hAnsi="宋体" w:hint="eastAsia"/>
          <w:b/>
          <w:sz w:val="21"/>
          <w:szCs w:val="21"/>
        </w:rPr>
        <w:t>8363000024</w:t>
      </w:r>
      <w:r>
        <w:rPr>
          <w:rFonts w:ascii="宋体" w:eastAsia="宋体" w:hAnsi="宋体" w:hint="eastAsia"/>
          <w:b/>
          <w:sz w:val="21"/>
          <w:szCs w:val="21"/>
        </w:rPr>
        <w:t>小时直线电话</w:t>
      </w:r>
      <w:r>
        <w:rPr>
          <w:rFonts w:ascii="宋体" w:eastAsia="宋体" w:hAnsi="宋体" w:hint="eastAsia"/>
          <w:b/>
          <w:sz w:val="21"/>
          <w:szCs w:val="21"/>
        </w:rPr>
        <w:t xml:space="preserve"> 85662395 85662396 85662397 85085020</w:t>
      </w:r>
      <w:r>
        <w:rPr>
          <w:rFonts w:ascii="宋体" w:eastAsia="宋体" w:hAnsi="宋体" w:hint="eastAsia"/>
          <w:b/>
          <w:sz w:val="21"/>
          <w:szCs w:val="21"/>
        </w:rPr>
        <w:t>。</w:t>
      </w:r>
    </w:p>
    <w:p w:rsidR="008C45CC" w:rsidRDefault="008C45CC">
      <w:pPr>
        <w:spacing w:line="440" w:lineRule="exact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</w:rPr>
        <w:t>24</w:t>
      </w:r>
      <w:r>
        <w:rPr>
          <w:rFonts w:ascii="宋体" w:eastAsia="宋体" w:hAnsi="宋体" w:hint="eastAsia"/>
          <w:b/>
          <w:sz w:val="21"/>
          <w:szCs w:val="21"/>
        </w:rPr>
        <w:t>小时监督电话：</w:t>
      </w:r>
    </w:p>
    <w:p w:rsidR="008C45CC" w:rsidRDefault="008C45CC">
      <w:pPr>
        <w:spacing w:line="44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甲方：</w:t>
      </w:r>
      <w:r>
        <w:rPr>
          <w:rFonts w:ascii="宋体" w:eastAsia="宋体" w:hAnsi="宋体" w:hint="eastAsia"/>
          <w:sz w:val="21"/>
          <w:szCs w:val="21"/>
        </w:rPr>
        <w:t xml:space="preserve">          </w:t>
      </w:r>
      <w:r>
        <w:rPr>
          <w:rFonts w:ascii="宋体" w:eastAsia="宋体" w:hAnsi="宋体" w:hint="eastAsia"/>
          <w:sz w:val="21"/>
          <w:szCs w:val="21"/>
        </w:rPr>
        <w:t xml:space="preserve">                             </w:t>
      </w:r>
      <w:r>
        <w:rPr>
          <w:rFonts w:ascii="宋体" w:eastAsia="宋体" w:hAnsi="宋体" w:hint="eastAsia"/>
          <w:sz w:val="21"/>
          <w:szCs w:val="21"/>
        </w:rPr>
        <w:t>乙方：</w:t>
      </w:r>
    </w:p>
    <w:p w:rsidR="008C45CC" w:rsidRDefault="008C45CC">
      <w:pPr>
        <w:spacing w:line="44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(</w:t>
      </w:r>
      <w:r>
        <w:rPr>
          <w:rFonts w:ascii="宋体" w:eastAsia="宋体" w:hAnsi="宋体" w:hint="eastAsia"/>
          <w:sz w:val="21"/>
          <w:szCs w:val="21"/>
        </w:rPr>
        <w:t>盖章</w:t>
      </w:r>
      <w:r>
        <w:rPr>
          <w:rFonts w:ascii="宋体" w:eastAsia="宋体" w:hAnsi="宋体"/>
          <w:sz w:val="21"/>
          <w:szCs w:val="21"/>
        </w:rPr>
        <w:t xml:space="preserve">)  </w:t>
      </w:r>
      <w:r>
        <w:rPr>
          <w:rFonts w:ascii="宋体" w:eastAsia="宋体" w:hAnsi="宋体" w:hint="eastAsia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 xml:space="preserve">   </w:t>
      </w:r>
      <w:r>
        <w:rPr>
          <w:rFonts w:ascii="宋体" w:eastAsia="宋体" w:hAnsi="宋体"/>
          <w:sz w:val="21"/>
          <w:szCs w:val="21"/>
        </w:rPr>
        <w:t>(</w:t>
      </w:r>
      <w:r>
        <w:rPr>
          <w:rFonts w:ascii="宋体" w:eastAsia="宋体" w:hAnsi="宋体" w:hint="eastAsia"/>
          <w:sz w:val="21"/>
          <w:szCs w:val="21"/>
        </w:rPr>
        <w:t>盖章</w:t>
      </w:r>
      <w:r>
        <w:rPr>
          <w:rFonts w:ascii="宋体" w:eastAsia="宋体" w:hAnsi="宋体"/>
          <w:sz w:val="21"/>
          <w:szCs w:val="21"/>
        </w:rPr>
        <w:t>)</w:t>
      </w:r>
      <w:r>
        <w:rPr>
          <w:rFonts w:ascii="宋体" w:eastAsia="宋体" w:hAnsi="宋体" w:hint="eastAsia"/>
          <w:sz w:val="21"/>
          <w:szCs w:val="21"/>
        </w:rPr>
        <w:t xml:space="preserve">                      </w:t>
      </w:r>
    </w:p>
    <w:p w:rsidR="008C45CC" w:rsidRDefault="008C45CC">
      <w:pPr>
        <w:spacing w:line="44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经办人：唐佃伟</w:t>
      </w:r>
      <w:r>
        <w:rPr>
          <w:rFonts w:ascii="宋体" w:eastAsia="宋体" w:hAnsi="宋体"/>
          <w:sz w:val="21"/>
          <w:szCs w:val="21"/>
        </w:rPr>
        <w:t xml:space="preserve">                               </w:t>
      </w:r>
      <w:r>
        <w:rPr>
          <w:rFonts w:ascii="宋体" w:eastAsia="宋体" w:hAnsi="宋体" w:hint="eastAsia"/>
          <w:sz w:val="21"/>
          <w:szCs w:val="21"/>
        </w:rPr>
        <w:t>经办人：王前</w:t>
      </w:r>
      <w:r>
        <w:rPr>
          <w:rFonts w:ascii="宋体" w:eastAsia="宋体" w:hAnsi="宋体"/>
          <w:sz w:val="21"/>
          <w:szCs w:val="21"/>
        </w:rPr>
        <w:t xml:space="preserve"> </w:t>
      </w:r>
    </w:p>
    <w:p w:rsidR="008C45CC" w:rsidRDefault="008C45CC">
      <w:pPr>
        <w:spacing w:line="44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指定电子邮箱：</w:t>
      </w:r>
      <w:r>
        <w:rPr>
          <w:rFonts w:ascii="宋体" w:eastAsia="宋体" w:hAnsi="宋体" w:hint="eastAsia"/>
          <w:sz w:val="21"/>
          <w:szCs w:val="21"/>
        </w:rPr>
        <w:t xml:space="preserve">                               </w:t>
      </w:r>
      <w:r>
        <w:rPr>
          <w:rFonts w:ascii="宋体" w:eastAsia="宋体" w:hAnsi="宋体" w:hint="eastAsia"/>
          <w:sz w:val="21"/>
          <w:szCs w:val="21"/>
        </w:rPr>
        <w:t>指定电子邮箱：</w:t>
      </w:r>
      <w:r>
        <w:rPr>
          <w:rFonts w:ascii="宋体" w:eastAsia="宋体" w:hAnsi="宋体"/>
          <w:sz w:val="21"/>
          <w:szCs w:val="21"/>
        </w:rPr>
        <w:t xml:space="preserve">              </w:t>
      </w:r>
    </w:p>
    <w:p w:rsidR="008C45CC" w:rsidRDefault="008C45CC">
      <w:pPr>
        <w:spacing w:line="440" w:lineRule="exac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签约日期：</w:t>
      </w:r>
      <w:r>
        <w:rPr>
          <w:rFonts w:ascii="宋体" w:eastAsia="宋体" w:hAnsi="宋体"/>
          <w:sz w:val="21"/>
          <w:szCs w:val="21"/>
        </w:rPr>
        <w:t xml:space="preserve">                             </w:t>
      </w:r>
      <w:r>
        <w:rPr>
          <w:rFonts w:ascii="宋体" w:eastAsia="宋体" w:hAnsi="宋体" w:hint="eastAsia"/>
          <w:sz w:val="21"/>
          <w:szCs w:val="21"/>
        </w:rPr>
        <w:t xml:space="preserve">    </w:t>
      </w:r>
      <w:r>
        <w:rPr>
          <w:rFonts w:ascii="宋体" w:eastAsia="宋体" w:hAnsi="宋体"/>
          <w:sz w:val="21"/>
          <w:szCs w:val="21"/>
        </w:rPr>
        <w:t xml:space="preserve">  </w:t>
      </w:r>
      <w:r>
        <w:rPr>
          <w:rFonts w:ascii="宋体" w:eastAsia="宋体" w:hAnsi="宋体" w:hint="eastAsia"/>
          <w:sz w:val="21"/>
          <w:szCs w:val="21"/>
        </w:rPr>
        <w:t>签约日期：</w:t>
      </w: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公司电话：</w:t>
      </w:r>
      <w:r>
        <w:rPr>
          <w:rFonts w:ascii="宋体" w:eastAsia="宋体" w:hAnsi="宋体" w:hint="eastAsia"/>
          <w:sz w:val="21"/>
          <w:szCs w:val="21"/>
        </w:rPr>
        <w:t xml:space="preserve">                        </w:t>
      </w:r>
      <w:r>
        <w:rPr>
          <w:rFonts w:ascii="宋体" w:eastAsia="宋体" w:hAnsi="宋体"/>
          <w:sz w:val="21"/>
          <w:szCs w:val="21"/>
        </w:rPr>
        <w:t xml:space="preserve">  </w:t>
      </w:r>
      <w:r>
        <w:rPr>
          <w:rFonts w:ascii="宋体" w:eastAsia="宋体" w:hAnsi="宋体" w:hint="eastAsia"/>
          <w:sz w:val="21"/>
          <w:szCs w:val="21"/>
        </w:rPr>
        <w:t xml:space="preserve">         </w:t>
      </w:r>
      <w:r>
        <w:rPr>
          <w:rFonts w:ascii="宋体" w:eastAsia="宋体" w:hAnsi="宋体" w:hint="eastAsia"/>
          <w:sz w:val="21"/>
          <w:szCs w:val="21"/>
        </w:rPr>
        <w:t>公司电话</w:t>
      </w:r>
      <w:r>
        <w:rPr>
          <w:rFonts w:ascii="宋体" w:eastAsia="宋体" w:hAnsi="宋体" w:hint="eastAsia"/>
          <w:sz w:val="21"/>
          <w:szCs w:val="21"/>
        </w:rPr>
        <w:t xml:space="preserve">:    </w:t>
      </w:r>
      <w:r>
        <w:rPr>
          <w:rFonts w:ascii="宋体" w:eastAsia="宋体" w:hAnsi="宋体" w:cs="宋体" w:hint="eastAsia"/>
          <w:sz w:val="21"/>
          <w:szCs w:val="21"/>
        </w:rPr>
        <w:t xml:space="preserve"> </w:t>
      </w: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</w:p>
    <w:p w:rsidR="008C45CC" w:rsidRDefault="008C45CC">
      <w:pPr>
        <w:spacing w:line="440" w:lineRule="exac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 </w:t>
      </w:r>
    </w:p>
    <w:sectPr w:rsidR="008C45CC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5CC" w:rsidRDefault="008C45CC">
      <w:pPr>
        <w:spacing w:line="240" w:lineRule="auto"/>
      </w:pPr>
      <w:r>
        <w:separator/>
      </w:r>
    </w:p>
  </w:endnote>
  <w:endnote w:type="continuationSeparator" w:id="0">
    <w:p w:rsidR="008C45CC" w:rsidRDefault="008C45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5CC" w:rsidRDefault="008C45CC">
    <w:pPr>
      <w:pStyle w:val="a6"/>
      <w:jc w:val="center"/>
    </w:pPr>
    <w:ins w:id="7" w:author="Administrator" w:date="2017-01-19T10:15:00Z">
      <w:r>
        <w:rPr>
          <w:rFonts w:ascii="微软雅黑" w:eastAsia="微软雅黑" w:hAnsi="微软雅黑" w:cs="微软雅黑"/>
          <w:color w:val="000000"/>
          <w:spacing w:val="6"/>
          <w:sz w:val="20"/>
          <w:szCs w:val="20"/>
          <w:shd w:val="clear" w:color="auto" w:fill="FFFFFF"/>
        </w:rPr>
        <w:t>服务创造价值</w:t>
      </w:r>
      <w:r>
        <w:rPr>
          <w:rFonts w:ascii="微软雅黑" w:eastAsia="微软雅黑" w:hAnsi="微软雅黑" w:cs="微软雅黑" w:hint="eastAsia"/>
          <w:color w:val="000000"/>
          <w:spacing w:val="6"/>
          <w:sz w:val="20"/>
          <w:szCs w:val="20"/>
          <w:shd w:val="clear" w:color="auto" w:fill="FFFFFF"/>
        </w:rPr>
        <w:t xml:space="preserve">  </w:t>
      </w:r>
      <w:r>
        <w:rPr>
          <w:rFonts w:ascii="微软雅黑" w:eastAsia="微软雅黑" w:hAnsi="微软雅黑" w:cs="微软雅黑"/>
          <w:color w:val="000000"/>
          <w:spacing w:val="6"/>
          <w:sz w:val="20"/>
          <w:szCs w:val="20"/>
          <w:shd w:val="clear" w:color="auto" w:fill="FFFFFF"/>
        </w:rPr>
        <w:t>专业赢得信任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5CC" w:rsidRDefault="008C45CC">
      <w:pPr>
        <w:spacing w:line="240" w:lineRule="auto"/>
      </w:pPr>
      <w:r>
        <w:separator/>
      </w:r>
    </w:p>
  </w:footnote>
  <w:footnote w:type="continuationSeparator" w:id="0">
    <w:p w:rsidR="008C45CC" w:rsidRDefault="008C45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5CC" w:rsidRDefault="008C45CC">
    <w:pPr>
      <w:pStyle w:val="a8"/>
      <w:pBdr>
        <w:bottom w:val="none" w:sz="0" w:space="0" w:color="auto"/>
      </w:pBdr>
      <w:jc w:val="both"/>
      <w:rPr>
        <w:ins w:id="1" w:author="Administrator" w:date="2017-01-19T10:14:00Z"/>
        <w:rFonts w:hint="eastAsia"/>
      </w:rPr>
    </w:pPr>
    <w:ins w:id="2" w:author="Administrator" w:date="2017-01-19T10:14:00Z">
      <w:r>
        <w:rPr>
          <w:rFonts w:hint="eastAsia"/>
        </w:rPr>
        <w:t xml:space="preserve">                                                     </w:t>
      </w:r>
    </w:ins>
    <w:ins w:id="3" w:author="Administrator" w:date="2017-01-19T10:15:00Z">
      <w:r>
        <w:rPr>
          <w:rFonts w:hint="eastAsia"/>
        </w:rPr>
        <w:t xml:space="preserve"> </w:t>
      </w:r>
    </w:ins>
    <w:ins w:id="4" w:author="Administrator" w:date="2017-01-19T10:14:00Z">
      <w:r>
        <w:rPr>
          <w:rFonts w:hint="eastAsia"/>
        </w:rPr>
        <w:t xml:space="preserve">    </w:t>
      </w:r>
      <w:r>
        <w:rPr>
          <w:rFonts w:hint="eastAsia"/>
          <w:u w:val="single"/>
        </w:rPr>
        <w:t>Y</w:t>
      </w:r>
    </w:ins>
    <w:r>
      <w:rPr>
        <w:rFonts w:hint="eastAsia"/>
        <w:u w:val="single"/>
      </w:rPr>
      <w:t>Y</w:t>
    </w:r>
    <w:ins w:id="5" w:author="Administrator" w:date="2017-01-19T10:14:00Z">
      <w:r>
        <w:rPr>
          <w:rFonts w:hint="eastAsia"/>
          <w:u w:val="single"/>
        </w:rPr>
        <w:t>QD-2017</w:t>
      </w:r>
    </w:ins>
    <w:r>
      <w:rPr>
        <w:rFonts w:hint="eastAsia"/>
        <w:u w:val="single"/>
      </w:rPr>
      <w:t>-</w:t>
    </w:r>
    <w:ins w:id="6" w:author="Administrator" w:date="2017-01-19T10:14:00Z">
      <w:r>
        <w:rPr>
          <w:rFonts w:hint="eastAsia"/>
          <w:u w:val="single"/>
        </w:rPr>
        <w:t>11</w:t>
      </w:r>
      <w:r>
        <w:rPr>
          <w:rFonts w:hint="eastAsia"/>
        </w:rPr>
        <w:t xml:space="preserve">9Y    </w:t>
      </w: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微信截图_20170110173935" style="width:60pt;height:38.1pt;mso-wrap-style:square;mso-position-horizontal-relative:page;mso-position-vertical-relative:page">
            <v:imagedata r:id="rId1" o:title="微信截图_20170110173935"/>
          </v:shape>
        </w:pict>
      </w:r>
    </w:ins>
  </w:p>
  <w:p w:rsidR="008C45CC" w:rsidRDefault="008C45CC">
    <w:pPr>
      <w:pStyle w:val="a8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10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3D67"/>
    <w:rsid w:val="00012036"/>
    <w:rsid w:val="000139F4"/>
    <w:rsid w:val="00073CEF"/>
    <w:rsid w:val="000B687B"/>
    <w:rsid w:val="000C3190"/>
    <w:rsid w:val="000D1F3B"/>
    <w:rsid w:val="000E064A"/>
    <w:rsid w:val="00103C05"/>
    <w:rsid w:val="00134FCC"/>
    <w:rsid w:val="00174758"/>
    <w:rsid w:val="001C7EB1"/>
    <w:rsid w:val="001D00AE"/>
    <w:rsid w:val="001D0BE0"/>
    <w:rsid w:val="00221BAE"/>
    <w:rsid w:val="0028636B"/>
    <w:rsid w:val="00287FDE"/>
    <w:rsid w:val="002A58BE"/>
    <w:rsid w:val="002B30E5"/>
    <w:rsid w:val="002D33B5"/>
    <w:rsid w:val="002E5E4D"/>
    <w:rsid w:val="002F135F"/>
    <w:rsid w:val="002F17D3"/>
    <w:rsid w:val="00322725"/>
    <w:rsid w:val="003362FF"/>
    <w:rsid w:val="00336341"/>
    <w:rsid w:val="003400F0"/>
    <w:rsid w:val="00381E56"/>
    <w:rsid w:val="00387D34"/>
    <w:rsid w:val="00392B40"/>
    <w:rsid w:val="003B20E5"/>
    <w:rsid w:val="003B3A05"/>
    <w:rsid w:val="003D4E92"/>
    <w:rsid w:val="00440633"/>
    <w:rsid w:val="00446273"/>
    <w:rsid w:val="00450AA3"/>
    <w:rsid w:val="004559AA"/>
    <w:rsid w:val="00461736"/>
    <w:rsid w:val="004651D0"/>
    <w:rsid w:val="004668C2"/>
    <w:rsid w:val="00471257"/>
    <w:rsid w:val="00477A93"/>
    <w:rsid w:val="00483D94"/>
    <w:rsid w:val="00486A93"/>
    <w:rsid w:val="0049046A"/>
    <w:rsid w:val="00491C1E"/>
    <w:rsid w:val="004B356D"/>
    <w:rsid w:val="004D68A6"/>
    <w:rsid w:val="004E67CF"/>
    <w:rsid w:val="004F301F"/>
    <w:rsid w:val="004F352A"/>
    <w:rsid w:val="00516FCB"/>
    <w:rsid w:val="00526F26"/>
    <w:rsid w:val="00536405"/>
    <w:rsid w:val="00560153"/>
    <w:rsid w:val="00560BF2"/>
    <w:rsid w:val="00572716"/>
    <w:rsid w:val="0058100B"/>
    <w:rsid w:val="005C6623"/>
    <w:rsid w:val="00602F0C"/>
    <w:rsid w:val="006076A9"/>
    <w:rsid w:val="0062338A"/>
    <w:rsid w:val="00625FFD"/>
    <w:rsid w:val="00631643"/>
    <w:rsid w:val="00647580"/>
    <w:rsid w:val="00647B52"/>
    <w:rsid w:val="0065333F"/>
    <w:rsid w:val="00684882"/>
    <w:rsid w:val="0068498B"/>
    <w:rsid w:val="00686C49"/>
    <w:rsid w:val="006D2403"/>
    <w:rsid w:val="006D4DFA"/>
    <w:rsid w:val="00724D16"/>
    <w:rsid w:val="00752EE8"/>
    <w:rsid w:val="00761DB9"/>
    <w:rsid w:val="0076607F"/>
    <w:rsid w:val="007B59C0"/>
    <w:rsid w:val="007E5E9C"/>
    <w:rsid w:val="007F7B8C"/>
    <w:rsid w:val="008025AC"/>
    <w:rsid w:val="008033C2"/>
    <w:rsid w:val="00804022"/>
    <w:rsid w:val="00817E39"/>
    <w:rsid w:val="00873C58"/>
    <w:rsid w:val="00881AAF"/>
    <w:rsid w:val="008C45CC"/>
    <w:rsid w:val="008D53F1"/>
    <w:rsid w:val="008E1DF9"/>
    <w:rsid w:val="00903866"/>
    <w:rsid w:val="009325FD"/>
    <w:rsid w:val="009342FB"/>
    <w:rsid w:val="009B1DD8"/>
    <w:rsid w:val="009D79FD"/>
    <w:rsid w:val="00A07BC3"/>
    <w:rsid w:val="00A14859"/>
    <w:rsid w:val="00A315A8"/>
    <w:rsid w:val="00A66964"/>
    <w:rsid w:val="00A67E30"/>
    <w:rsid w:val="00A76EC2"/>
    <w:rsid w:val="00AE768D"/>
    <w:rsid w:val="00AF79A0"/>
    <w:rsid w:val="00B06E6B"/>
    <w:rsid w:val="00B27EC4"/>
    <w:rsid w:val="00B317BB"/>
    <w:rsid w:val="00B54DF9"/>
    <w:rsid w:val="00B77D32"/>
    <w:rsid w:val="00B87E80"/>
    <w:rsid w:val="00B91187"/>
    <w:rsid w:val="00BA113D"/>
    <w:rsid w:val="00BA5626"/>
    <w:rsid w:val="00BB4BA4"/>
    <w:rsid w:val="00BB6A91"/>
    <w:rsid w:val="00BD40F7"/>
    <w:rsid w:val="00BD4F47"/>
    <w:rsid w:val="00BE250C"/>
    <w:rsid w:val="00C02A50"/>
    <w:rsid w:val="00C05111"/>
    <w:rsid w:val="00C17EA8"/>
    <w:rsid w:val="00C261FE"/>
    <w:rsid w:val="00C26A2D"/>
    <w:rsid w:val="00C316E7"/>
    <w:rsid w:val="00C33782"/>
    <w:rsid w:val="00C4219E"/>
    <w:rsid w:val="00C52229"/>
    <w:rsid w:val="00C57249"/>
    <w:rsid w:val="00C64444"/>
    <w:rsid w:val="00C66A4B"/>
    <w:rsid w:val="00C72C5C"/>
    <w:rsid w:val="00C84AB6"/>
    <w:rsid w:val="00C94B47"/>
    <w:rsid w:val="00CC7EE9"/>
    <w:rsid w:val="00D266E6"/>
    <w:rsid w:val="00D36D8C"/>
    <w:rsid w:val="00D44BCF"/>
    <w:rsid w:val="00D51822"/>
    <w:rsid w:val="00D52003"/>
    <w:rsid w:val="00D72D19"/>
    <w:rsid w:val="00D81F5D"/>
    <w:rsid w:val="00DA1C5C"/>
    <w:rsid w:val="00DA487A"/>
    <w:rsid w:val="00DB6C37"/>
    <w:rsid w:val="00DF4E7F"/>
    <w:rsid w:val="00E16ACF"/>
    <w:rsid w:val="00E20B23"/>
    <w:rsid w:val="00E24357"/>
    <w:rsid w:val="00E47603"/>
    <w:rsid w:val="00E66B2B"/>
    <w:rsid w:val="00E70046"/>
    <w:rsid w:val="00E90673"/>
    <w:rsid w:val="00E920E8"/>
    <w:rsid w:val="00EA0D77"/>
    <w:rsid w:val="00EA5308"/>
    <w:rsid w:val="00EA6D87"/>
    <w:rsid w:val="00F16BD3"/>
    <w:rsid w:val="00F37B9A"/>
    <w:rsid w:val="00F55EDD"/>
    <w:rsid w:val="00F93826"/>
    <w:rsid w:val="00FB063D"/>
    <w:rsid w:val="00FB2F01"/>
    <w:rsid w:val="00FB50DF"/>
    <w:rsid w:val="00FD084E"/>
    <w:rsid w:val="00FD09CF"/>
    <w:rsid w:val="022353D4"/>
    <w:rsid w:val="03452DCB"/>
    <w:rsid w:val="068F69D2"/>
    <w:rsid w:val="0A1E592A"/>
    <w:rsid w:val="0E475979"/>
    <w:rsid w:val="0EAC01EA"/>
    <w:rsid w:val="112F43B2"/>
    <w:rsid w:val="11755B31"/>
    <w:rsid w:val="14200F92"/>
    <w:rsid w:val="16AC1941"/>
    <w:rsid w:val="170D06E0"/>
    <w:rsid w:val="1C7D0656"/>
    <w:rsid w:val="1E161E6D"/>
    <w:rsid w:val="209E5213"/>
    <w:rsid w:val="231F1497"/>
    <w:rsid w:val="2411343C"/>
    <w:rsid w:val="26D265C0"/>
    <w:rsid w:val="27763C9B"/>
    <w:rsid w:val="27E32A7D"/>
    <w:rsid w:val="2A2D713F"/>
    <w:rsid w:val="2CE30931"/>
    <w:rsid w:val="2ECD359B"/>
    <w:rsid w:val="308414AF"/>
    <w:rsid w:val="316C3324"/>
    <w:rsid w:val="396F534F"/>
    <w:rsid w:val="3A6160F0"/>
    <w:rsid w:val="3C1C261B"/>
    <w:rsid w:val="3CB33559"/>
    <w:rsid w:val="40854466"/>
    <w:rsid w:val="40B2138D"/>
    <w:rsid w:val="41D50910"/>
    <w:rsid w:val="44BB1C0D"/>
    <w:rsid w:val="465E3302"/>
    <w:rsid w:val="487D7A79"/>
    <w:rsid w:val="4F9C11AB"/>
    <w:rsid w:val="5190450E"/>
    <w:rsid w:val="53B931EA"/>
    <w:rsid w:val="54E9135D"/>
    <w:rsid w:val="58095405"/>
    <w:rsid w:val="59B74525"/>
    <w:rsid w:val="5AE4292D"/>
    <w:rsid w:val="5C8E472A"/>
    <w:rsid w:val="5F773578"/>
    <w:rsid w:val="5FBE3286"/>
    <w:rsid w:val="65927733"/>
    <w:rsid w:val="694C20C1"/>
    <w:rsid w:val="6EC76ECB"/>
    <w:rsid w:val="6F942D9B"/>
    <w:rsid w:val="72617A36"/>
    <w:rsid w:val="72C22F53"/>
    <w:rsid w:val="765603F2"/>
    <w:rsid w:val="7798347A"/>
    <w:rsid w:val="7A871422"/>
    <w:rsid w:val="7B672BAC"/>
    <w:rsid w:val="7BCA2D68"/>
    <w:rsid w:val="7DA148E3"/>
    <w:rsid w:val="7DFC4741"/>
    <w:rsid w:val="7FE8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6C8D4A0B-999F-4FEA-9183-DEFA9339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60" w:lineRule="atLeast"/>
    </w:pPr>
    <w:rPr>
      <w:rFonts w:eastAsia="华文楷体"/>
      <w:sz w:val="22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annotation reference"/>
    <w:semiHidden/>
    <w:rPr>
      <w:sz w:val="21"/>
      <w:szCs w:val="21"/>
    </w:rPr>
  </w:style>
  <w:style w:type="character" w:customStyle="1" w:styleId="a5">
    <w:name w:val="页脚 字符"/>
    <w:link w:val="a6"/>
    <w:rPr>
      <w:rFonts w:eastAsia="华文楷体"/>
      <w:sz w:val="18"/>
      <w:szCs w:val="18"/>
    </w:rPr>
  </w:style>
  <w:style w:type="character" w:customStyle="1" w:styleId="a7">
    <w:name w:val="页眉 字符"/>
    <w:link w:val="a8"/>
    <w:rPr>
      <w:rFonts w:eastAsia="华文楷体"/>
      <w:sz w:val="18"/>
      <w:szCs w:val="18"/>
    </w:rPr>
  </w:style>
  <w:style w:type="paragraph" w:styleId="a9">
    <w:name w:val="Balloon Text"/>
    <w:basedOn w:val="a"/>
    <w:rPr>
      <w:sz w:val="18"/>
      <w:szCs w:val="18"/>
    </w:rPr>
  </w:style>
  <w:style w:type="paragraph" w:styleId="a8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a">
    <w:name w:val="annotation subject"/>
    <w:basedOn w:val="ab"/>
    <w:next w:val="ab"/>
    <w:semiHidden/>
    <w:rPr>
      <w:b/>
      <w:bCs/>
    </w:rPr>
  </w:style>
  <w:style w:type="paragraph" w:styleId="ab">
    <w:name w:val="annotation text"/>
    <w:basedOn w:val="a"/>
    <w:semiHidden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eastAsia="宋体" w:hAnsi="宋体" w:cs="宋体"/>
      <w:sz w:val="24"/>
      <w:szCs w:val="24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c">
    <w:name w:val="Revision"/>
    <w:uiPriority w:val="99"/>
    <w:semiHidden/>
    <w:rPr>
      <w:rFonts w:eastAsia="华文楷体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2632</Characters>
  <Application>Microsoft Office Word</Application>
  <DocSecurity>4</DocSecurity>
  <PresentationFormat/>
  <Lines>21</Lines>
  <Paragraphs>6</Paragraphs>
  <Slides>0</Slides>
  <Notes>0</Notes>
  <HiddenSlides>0</HiddenSlides>
  <MMClips>0</MMClips>
  <ScaleCrop>false</ScaleCrop>
  <Manager/>
  <Company>微软中国</Company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   作   协   议</dc:title>
  <dc:subject/>
  <dc:creator>微软用户</dc:creator>
  <cp:keywords/>
  <dc:description/>
  <cp:lastModifiedBy>Administrator</cp:lastModifiedBy>
  <cp:revision>2</cp:revision>
  <cp:lastPrinted>2018-02-22T03:29:00Z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