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25FFB" w:rsidRPr="00A26D6C" w:rsidRDefault="00425FFB" w:rsidP="00425FFB">
      <w:pPr>
        <w:jc w:val="center"/>
        <w:rPr>
          <w:rFonts w:ascii="宋体" w:hAnsi="宋体" w:hint="eastAsia"/>
          <w:spacing w:val="24"/>
          <w:sz w:val="28"/>
        </w:rPr>
      </w:pPr>
    </w:p>
    <w:p w:rsidR="00425FFB" w:rsidRPr="00A26D6C" w:rsidRDefault="00425FFB" w:rsidP="00425FFB">
      <w:pPr>
        <w:jc w:val="center"/>
        <w:rPr>
          <w:rFonts w:ascii="宋体" w:hAnsi="宋体" w:hint="eastAsia"/>
          <w:spacing w:val="24"/>
          <w:sz w:val="28"/>
        </w:rPr>
      </w:pPr>
    </w:p>
    <w:p w:rsidR="00425FFB" w:rsidRPr="00A26D6C" w:rsidRDefault="00EC32C9" w:rsidP="00425FFB">
      <w:pPr>
        <w:jc w:val="center"/>
        <w:rPr>
          <w:rFonts w:ascii="宋体" w:hAnsi="宋体" w:hint="eastAsia"/>
          <w:b/>
          <w:spacing w:val="24"/>
          <w:sz w:val="32"/>
        </w:rPr>
      </w:pPr>
      <w:r>
        <w:rPr>
          <w:rFonts w:ascii="宋体" w:hAnsi="宋体" w:hint="eastAsia"/>
          <w:b/>
          <w:spacing w:val="24"/>
          <w:sz w:val="32"/>
        </w:rPr>
        <w:t>**</w:t>
      </w:r>
      <w:r w:rsidR="00FD3969">
        <w:rPr>
          <w:rFonts w:ascii="宋体" w:hAnsi="宋体" w:hint="eastAsia"/>
          <w:b/>
          <w:spacing w:val="24"/>
          <w:sz w:val="32"/>
        </w:rPr>
        <w:t>银</w:t>
      </w:r>
      <w:r>
        <w:rPr>
          <w:rFonts w:ascii="宋体" w:hAnsi="宋体" w:hint="eastAsia"/>
          <w:b/>
          <w:spacing w:val="24"/>
          <w:sz w:val="32"/>
        </w:rPr>
        <w:t>行</w:t>
      </w:r>
      <w:r w:rsidR="00FD3969">
        <w:rPr>
          <w:rFonts w:ascii="宋体" w:hAnsi="宋体" w:hint="eastAsia"/>
          <w:b/>
          <w:spacing w:val="24"/>
          <w:sz w:val="32"/>
        </w:rPr>
        <w:t>股份有限公司</w:t>
      </w:r>
    </w:p>
    <w:p w:rsidR="002C3332" w:rsidRPr="00A26D6C" w:rsidRDefault="00425FFB" w:rsidP="00425FFB">
      <w:pPr>
        <w:jc w:val="center"/>
        <w:rPr>
          <w:rFonts w:ascii="宋体" w:hAnsi="宋体" w:hint="eastAsia"/>
          <w:b/>
          <w:spacing w:val="24"/>
          <w:sz w:val="32"/>
        </w:rPr>
      </w:pPr>
      <w:r w:rsidRPr="00A26D6C">
        <w:rPr>
          <w:rFonts w:ascii="宋体" w:hAnsi="宋体" w:hint="eastAsia"/>
          <w:b/>
          <w:spacing w:val="24"/>
          <w:sz w:val="32"/>
        </w:rPr>
        <w:t>为</w:t>
      </w:r>
      <w:r w:rsidR="00EC32C9">
        <w:rPr>
          <w:rFonts w:ascii="宋体" w:hAnsi="宋体" w:hint="eastAsia"/>
          <w:b/>
          <w:spacing w:val="24"/>
          <w:sz w:val="32"/>
        </w:rPr>
        <w:t>**</w:t>
      </w:r>
      <w:r w:rsidR="00484F53" w:rsidRPr="00A26D6C">
        <w:rPr>
          <w:rFonts w:ascii="宋体" w:hAnsi="宋体" w:hint="eastAsia"/>
          <w:b/>
          <w:spacing w:val="24"/>
          <w:sz w:val="32"/>
        </w:rPr>
        <w:t>分行</w:t>
      </w:r>
    </w:p>
    <w:p w:rsidR="00425FFB" w:rsidRPr="00A26D6C" w:rsidRDefault="00425FFB" w:rsidP="002C3332">
      <w:pPr>
        <w:jc w:val="center"/>
        <w:rPr>
          <w:rFonts w:ascii="宋体" w:hAnsi="宋体"/>
          <w:b/>
          <w:spacing w:val="24"/>
          <w:sz w:val="32"/>
        </w:rPr>
      </w:pPr>
      <w:r w:rsidRPr="00A26D6C">
        <w:rPr>
          <w:rFonts w:ascii="宋体" w:hAnsi="宋体" w:hint="eastAsia"/>
          <w:b/>
          <w:spacing w:val="24"/>
          <w:sz w:val="32"/>
        </w:rPr>
        <w:t>提供数据处理专业技术服务合同书</w:t>
      </w:r>
    </w:p>
    <w:p w:rsidR="00425FFB" w:rsidRPr="00A26D6C" w:rsidRDefault="00425FFB" w:rsidP="00425FFB">
      <w:pPr>
        <w:rPr>
          <w:rFonts w:ascii="宋体" w:hAnsi="宋体"/>
          <w:spacing w:val="24"/>
          <w:sz w:val="28"/>
        </w:rPr>
      </w:pPr>
    </w:p>
    <w:p w:rsidR="00425FFB" w:rsidRPr="00A26D6C" w:rsidRDefault="00425FFB" w:rsidP="00425FFB">
      <w:pPr>
        <w:jc w:val="center"/>
        <w:rPr>
          <w:rFonts w:ascii="宋体" w:hAnsi="宋体"/>
          <w:spacing w:val="24"/>
          <w:sz w:val="28"/>
        </w:rPr>
      </w:pPr>
      <w:r w:rsidRPr="00A26D6C">
        <w:rPr>
          <w:rFonts w:ascii="宋体" w:hAnsi="宋体" w:hint="eastAsia"/>
          <w:spacing w:val="24"/>
          <w:sz w:val="28"/>
        </w:rPr>
        <w:t>合同号：</w:t>
      </w:r>
      <w:r w:rsidR="00E20891">
        <w:rPr>
          <w:rFonts w:ascii="宋体" w:hAnsi="宋体" w:hint="eastAsia"/>
          <w:spacing w:val="24"/>
          <w:sz w:val="28"/>
        </w:rPr>
        <w:t xml:space="preserve"> </w:t>
      </w:r>
    </w:p>
    <w:p w:rsidR="00425FFB" w:rsidRPr="00A26D6C" w:rsidRDefault="00425FFB" w:rsidP="00425FFB">
      <w:pPr>
        <w:rPr>
          <w:rFonts w:ascii="宋体" w:hAnsi="宋体"/>
          <w:spacing w:val="24"/>
          <w:sz w:val="28"/>
        </w:rPr>
      </w:pPr>
    </w:p>
    <w:p w:rsidR="00425FFB" w:rsidRPr="00A26D6C" w:rsidRDefault="00425FFB" w:rsidP="00425FFB">
      <w:pPr>
        <w:rPr>
          <w:rFonts w:ascii="宋体" w:hAnsi="宋体" w:hint="eastAsia"/>
          <w:spacing w:val="24"/>
          <w:sz w:val="28"/>
        </w:rPr>
      </w:pPr>
    </w:p>
    <w:p w:rsidR="00425FFB" w:rsidRPr="00A26D6C" w:rsidRDefault="00425FFB" w:rsidP="00425FFB">
      <w:pPr>
        <w:rPr>
          <w:rFonts w:ascii="宋体" w:hAnsi="宋体" w:hint="eastAsia"/>
          <w:spacing w:val="24"/>
          <w:sz w:val="28"/>
        </w:rPr>
      </w:pPr>
    </w:p>
    <w:p w:rsidR="00425FFB" w:rsidRPr="00A26D6C" w:rsidRDefault="00425FFB" w:rsidP="00425FFB">
      <w:pPr>
        <w:spacing w:line="360" w:lineRule="auto"/>
        <w:ind w:firstLineChars="600" w:firstLine="1975"/>
        <w:rPr>
          <w:rFonts w:ascii="宋体" w:hAnsi="宋体" w:hint="eastAsia"/>
          <w:b/>
          <w:spacing w:val="24"/>
          <w:sz w:val="28"/>
        </w:rPr>
      </w:pPr>
    </w:p>
    <w:p w:rsidR="00425FFB" w:rsidRPr="00A26D6C" w:rsidRDefault="00425FFB" w:rsidP="00511CC8">
      <w:pPr>
        <w:spacing w:line="360" w:lineRule="auto"/>
        <w:ind w:firstLineChars="600" w:firstLine="1975"/>
        <w:rPr>
          <w:rFonts w:ascii="宋体" w:hAnsi="宋体" w:hint="eastAsia"/>
          <w:b/>
          <w:spacing w:val="24"/>
          <w:sz w:val="28"/>
        </w:rPr>
      </w:pPr>
    </w:p>
    <w:p w:rsidR="00425FFB" w:rsidRPr="00A26D6C" w:rsidRDefault="00425FFB" w:rsidP="00876146">
      <w:pPr>
        <w:spacing w:line="360" w:lineRule="auto"/>
        <w:ind w:firstLineChars="150" w:firstLine="494"/>
        <w:rPr>
          <w:rFonts w:ascii="宋体" w:hAnsi="宋体"/>
          <w:b/>
          <w:spacing w:val="24"/>
          <w:sz w:val="28"/>
        </w:rPr>
      </w:pPr>
      <w:r w:rsidRPr="00A26D6C">
        <w:rPr>
          <w:rFonts w:ascii="宋体" w:hAnsi="宋体" w:hint="eastAsia"/>
          <w:b/>
          <w:spacing w:val="24"/>
          <w:sz w:val="28"/>
        </w:rPr>
        <w:t>甲方：</w:t>
      </w:r>
      <w:r w:rsidR="001317CC">
        <w:rPr>
          <w:rFonts w:ascii="宋体" w:hAnsi="宋体" w:hint="eastAsia"/>
          <w:b/>
          <w:spacing w:val="24"/>
          <w:sz w:val="28"/>
        </w:rPr>
        <w:t>**</w:t>
      </w:r>
      <w:r w:rsidR="001317CC" w:rsidRPr="00A26D6C">
        <w:rPr>
          <w:rFonts w:ascii="宋体" w:hAnsi="宋体" w:hint="eastAsia"/>
          <w:b/>
          <w:spacing w:val="24"/>
          <w:sz w:val="28"/>
        </w:rPr>
        <w:t>分行</w:t>
      </w:r>
    </w:p>
    <w:p w:rsidR="00425FFB" w:rsidRPr="00A26D6C" w:rsidRDefault="00425FFB" w:rsidP="001317CC">
      <w:pPr>
        <w:spacing w:line="360" w:lineRule="auto"/>
        <w:ind w:firstLineChars="150" w:firstLine="494"/>
        <w:rPr>
          <w:rFonts w:ascii="宋体" w:hAnsi="宋体" w:hint="eastAsia"/>
          <w:b/>
          <w:spacing w:val="24"/>
          <w:sz w:val="28"/>
        </w:rPr>
      </w:pPr>
      <w:r w:rsidRPr="00A26D6C">
        <w:rPr>
          <w:rFonts w:ascii="宋体" w:hAnsi="宋体" w:hint="eastAsia"/>
          <w:b/>
          <w:spacing w:val="24"/>
          <w:sz w:val="28"/>
        </w:rPr>
        <w:t>乙方：</w:t>
      </w:r>
      <w:r w:rsidR="001317CC">
        <w:rPr>
          <w:rFonts w:ascii="宋体" w:hAnsi="宋体" w:hint="eastAsia"/>
          <w:b/>
          <w:spacing w:val="24"/>
          <w:sz w:val="28"/>
        </w:rPr>
        <w:t>**</w:t>
      </w:r>
      <w:r w:rsidR="00FD3969">
        <w:rPr>
          <w:rFonts w:ascii="宋体" w:hAnsi="宋体" w:hint="eastAsia"/>
          <w:b/>
          <w:spacing w:val="24"/>
          <w:sz w:val="28"/>
        </w:rPr>
        <w:t>银行股份有限公司</w:t>
      </w:r>
    </w:p>
    <w:p w:rsidR="00425FFB" w:rsidRPr="00A26D6C" w:rsidRDefault="00425FFB" w:rsidP="00425FFB">
      <w:pPr>
        <w:spacing w:line="360" w:lineRule="auto"/>
        <w:rPr>
          <w:rFonts w:ascii="宋体" w:hAnsi="宋体" w:hint="eastAsia"/>
          <w:spacing w:val="24"/>
          <w:sz w:val="28"/>
        </w:rPr>
      </w:pPr>
      <w:r w:rsidRPr="00A26D6C">
        <w:rPr>
          <w:rFonts w:ascii="宋体" w:hAnsi="宋体" w:hint="eastAsia"/>
          <w:spacing w:val="24"/>
          <w:sz w:val="28"/>
        </w:rPr>
        <w:t xml:space="preserve">             </w:t>
      </w:r>
    </w:p>
    <w:p w:rsidR="00425FFB" w:rsidRPr="00A26D6C" w:rsidRDefault="001317CC" w:rsidP="00425FFB">
      <w:pPr>
        <w:spacing w:line="360" w:lineRule="auto"/>
        <w:jc w:val="center"/>
        <w:rPr>
          <w:rFonts w:ascii="宋体" w:hAnsi="宋体" w:hint="eastAsia"/>
          <w:spacing w:val="24"/>
          <w:sz w:val="28"/>
        </w:rPr>
      </w:pPr>
      <w:r>
        <w:rPr>
          <w:rFonts w:ascii="宋体" w:hAnsi="宋体" w:hint="eastAsia"/>
          <w:spacing w:val="24"/>
          <w:sz w:val="28"/>
        </w:rPr>
        <w:t>*</w:t>
      </w:r>
      <w:r w:rsidR="0042226F" w:rsidRPr="00A26D6C">
        <w:rPr>
          <w:rFonts w:ascii="宋体" w:hAnsi="宋体" w:hint="eastAsia"/>
          <w:spacing w:val="24"/>
          <w:sz w:val="28"/>
        </w:rPr>
        <w:t>年</w:t>
      </w:r>
      <w:r>
        <w:rPr>
          <w:rFonts w:ascii="宋体" w:hAnsi="宋体" w:hint="eastAsia"/>
          <w:spacing w:val="24"/>
          <w:sz w:val="28"/>
        </w:rPr>
        <w:t>*</w:t>
      </w:r>
      <w:r w:rsidRPr="00A26D6C">
        <w:rPr>
          <w:rFonts w:ascii="宋体" w:hAnsi="宋体" w:hint="eastAsia"/>
          <w:spacing w:val="24"/>
          <w:sz w:val="28"/>
        </w:rPr>
        <w:t>月</w:t>
      </w:r>
    </w:p>
    <w:p w:rsidR="00425FFB" w:rsidRPr="00A26D6C" w:rsidRDefault="00425FFB" w:rsidP="00425FFB">
      <w:pPr>
        <w:rPr>
          <w:rFonts w:ascii="宋体" w:hAnsi="宋体" w:hint="eastAsia"/>
          <w:spacing w:val="24"/>
          <w:sz w:val="28"/>
        </w:rPr>
      </w:pPr>
    </w:p>
    <w:p w:rsidR="00425FFB" w:rsidRPr="00A26D6C" w:rsidRDefault="00425FFB" w:rsidP="00425FFB">
      <w:pPr>
        <w:rPr>
          <w:rFonts w:ascii="宋体" w:hAnsi="宋体" w:hint="eastAsia"/>
          <w:spacing w:val="24"/>
          <w:sz w:val="28"/>
        </w:rPr>
      </w:pPr>
    </w:p>
    <w:p w:rsidR="00425FFB" w:rsidRPr="00A26D6C" w:rsidRDefault="00425FFB" w:rsidP="00425FFB">
      <w:pPr>
        <w:rPr>
          <w:rFonts w:ascii="宋体" w:hAnsi="宋体"/>
          <w:spacing w:val="24"/>
          <w:sz w:val="28"/>
        </w:rPr>
      </w:pPr>
    </w:p>
    <w:p w:rsidR="00425FFB" w:rsidRPr="00A26D6C" w:rsidRDefault="00425FFB" w:rsidP="00425FFB">
      <w:pPr>
        <w:rPr>
          <w:rFonts w:ascii="宋体" w:hAnsi="宋体" w:hint="eastAsia"/>
          <w:spacing w:val="24"/>
          <w:sz w:val="28"/>
        </w:rPr>
      </w:pPr>
    </w:p>
    <w:p w:rsidR="00425FFB" w:rsidRPr="00A26D6C" w:rsidRDefault="00425FFB" w:rsidP="00425FFB">
      <w:pPr>
        <w:rPr>
          <w:rFonts w:ascii="宋体" w:hAnsi="宋体" w:hint="eastAsia"/>
          <w:spacing w:val="24"/>
          <w:sz w:val="28"/>
        </w:rPr>
      </w:pPr>
    </w:p>
    <w:p w:rsidR="00425FFB" w:rsidRPr="00A26D6C" w:rsidRDefault="00425FFB" w:rsidP="00425FFB">
      <w:pPr>
        <w:rPr>
          <w:rFonts w:ascii="宋体" w:hAnsi="宋体" w:hint="eastAsia"/>
          <w:spacing w:val="24"/>
          <w:sz w:val="28"/>
        </w:rPr>
      </w:pPr>
    </w:p>
    <w:p w:rsidR="00A823EC" w:rsidRPr="00A26D6C" w:rsidRDefault="004058E3" w:rsidP="004058E3">
      <w:pPr>
        <w:rPr>
          <w:rFonts w:ascii="宋体" w:hAnsi="宋体"/>
          <w:spacing w:val="24"/>
          <w:sz w:val="28"/>
        </w:rPr>
      </w:pPr>
      <w:r w:rsidRPr="00A26D6C">
        <w:rPr>
          <w:rFonts w:ascii="宋体" w:hAnsi="宋体" w:hint="eastAsia"/>
          <w:spacing w:val="24"/>
          <w:sz w:val="28"/>
        </w:rPr>
        <w:lastRenderedPageBreak/>
        <w:t>甲方：</w:t>
      </w:r>
      <w:r w:rsidR="00BD7259">
        <w:rPr>
          <w:rFonts w:ascii="宋体" w:hAnsi="宋体" w:hint="eastAsia"/>
          <w:spacing w:val="24"/>
          <w:sz w:val="28"/>
        </w:rPr>
        <w:t>**</w:t>
      </w:r>
      <w:r w:rsidR="00BD7259" w:rsidRPr="00A26D6C">
        <w:rPr>
          <w:rFonts w:ascii="宋体" w:hAnsi="宋体" w:hint="eastAsia"/>
          <w:spacing w:val="24"/>
          <w:sz w:val="28"/>
        </w:rPr>
        <w:t>分行</w:t>
      </w:r>
      <w:r w:rsidR="00C40BBE" w:rsidRPr="00A26D6C">
        <w:rPr>
          <w:rFonts w:ascii="宋体" w:hAnsi="宋体" w:hint="eastAsia"/>
          <w:spacing w:val="24"/>
          <w:sz w:val="28"/>
        </w:rPr>
        <w:t>（包括在韩</w:t>
      </w:r>
      <w:r w:rsidR="00771EC1" w:rsidRPr="00A26D6C">
        <w:rPr>
          <w:rFonts w:ascii="宋体" w:hAnsi="宋体" w:hint="eastAsia"/>
          <w:spacing w:val="24"/>
          <w:sz w:val="28"/>
        </w:rPr>
        <w:t>国</w:t>
      </w:r>
      <w:r w:rsidR="00C40BBE" w:rsidRPr="00A26D6C">
        <w:rPr>
          <w:rFonts w:ascii="宋体" w:hAnsi="宋体" w:hint="eastAsia"/>
          <w:spacing w:val="24"/>
          <w:sz w:val="28"/>
        </w:rPr>
        <w:t>所有分支</w:t>
      </w:r>
      <w:r w:rsidR="005638AE" w:rsidRPr="00A26D6C">
        <w:rPr>
          <w:rFonts w:ascii="宋体" w:hAnsi="宋体" w:hint="eastAsia"/>
          <w:spacing w:val="24"/>
          <w:sz w:val="28"/>
        </w:rPr>
        <w:t>机构</w:t>
      </w:r>
      <w:r w:rsidR="00C40BBE" w:rsidRPr="00A26D6C">
        <w:rPr>
          <w:rFonts w:ascii="宋体" w:hAnsi="宋体" w:hint="eastAsia"/>
          <w:spacing w:val="24"/>
          <w:sz w:val="28"/>
        </w:rPr>
        <w:t>）</w:t>
      </w:r>
    </w:p>
    <w:p w:rsidR="00242E37" w:rsidRPr="00A26D6C" w:rsidRDefault="004058E3" w:rsidP="004058E3">
      <w:pPr>
        <w:rPr>
          <w:rFonts w:ascii="宋体" w:hAnsi="宋体" w:hint="eastAsia"/>
          <w:spacing w:val="24"/>
          <w:sz w:val="28"/>
        </w:rPr>
      </w:pPr>
      <w:r w:rsidRPr="00A26D6C">
        <w:rPr>
          <w:rFonts w:ascii="宋体" w:hAnsi="宋体" w:hint="eastAsia"/>
          <w:spacing w:val="24"/>
          <w:sz w:val="28"/>
        </w:rPr>
        <w:t>地址：</w:t>
      </w:r>
    </w:p>
    <w:p w:rsidR="00BD7259" w:rsidRDefault="004058E3" w:rsidP="004058E3">
      <w:pPr>
        <w:rPr>
          <w:rFonts w:ascii="宋体" w:hAnsi="宋体" w:hint="eastAsia"/>
          <w:spacing w:val="24"/>
          <w:sz w:val="28"/>
        </w:rPr>
      </w:pPr>
      <w:r w:rsidRPr="00A26D6C">
        <w:rPr>
          <w:rFonts w:ascii="宋体" w:hAnsi="宋体" w:hint="eastAsia"/>
          <w:spacing w:val="24"/>
          <w:sz w:val="28"/>
        </w:rPr>
        <w:t>电话：</w:t>
      </w:r>
    </w:p>
    <w:p w:rsidR="00BD7259" w:rsidRDefault="004058E3" w:rsidP="004058E3">
      <w:pPr>
        <w:rPr>
          <w:rFonts w:ascii="宋体" w:hAnsi="宋体" w:hint="eastAsia"/>
          <w:spacing w:val="24"/>
          <w:sz w:val="28"/>
        </w:rPr>
      </w:pPr>
      <w:r w:rsidRPr="00A26D6C">
        <w:rPr>
          <w:rFonts w:ascii="宋体" w:hAnsi="宋体" w:hint="eastAsia"/>
          <w:spacing w:val="24"/>
          <w:sz w:val="28"/>
        </w:rPr>
        <w:t>传真：</w:t>
      </w:r>
    </w:p>
    <w:p w:rsidR="004058E3" w:rsidRPr="00A26D6C" w:rsidRDefault="004058E3" w:rsidP="004058E3">
      <w:pPr>
        <w:rPr>
          <w:rFonts w:ascii="宋体" w:hAnsi="宋体" w:hint="eastAsia"/>
          <w:spacing w:val="24"/>
          <w:sz w:val="28"/>
        </w:rPr>
      </w:pPr>
      <w:r w:rsidRPr="00A26D6C">
        <w:rPr>
          <w:rFonts w:ascii="宋体" w:hAnsi="宋体" w:hint="eastAsia"/>
          <w:spacing w:val="24"/>
          <w:sz w:val="28"/>
        </w:rPr>
        <w:t>联系人：</w:t>
      </w:r>
    </w:p>
    <w:p w:rsidR="00425FFB" w:rsidRPr="00A26D6C" w:rsidRDefault="00425FFB" w:rsidP="00425FFB">
      <w:pPr>
        <w:rPr>
          <w:rFonts w:ascii="宋体" w:hAnsi="宋体" w:hint="eastAsia"/>
          <w:spacing w:val="24"/>
          <w:sz w:val="28"/>
        </w:rPr>
      </w:pPr>
    </w:p>
    <w:p w:rsidR="00425FFB" w:rsidRPr="00A26D6C" w:rsidRDefault="00425FFB" w:rsidP="00425FFB">
      <w:pPr>
        <w:rPr>
          <w:rFonts w:ascii="宋体" w:hAnsi="宋体"/>
          <w:spacing w:val="24"/>
          <w:sz w:val="28"/>
        </w:rPr>
      </w:pPr>
      <w:r w:rsidRPr="00A26D6C">
        <w:rPr>
          <w:rFonts w:ascii="宋体" w:hAnsi="宋体" w:hint="eastAsia"/>
          <w:spacing w:val="24"/>
          <w:sz w:val="28"/>
        </w:rPr>
        <w:t>乙方：</w:t>
      </w:r>
      <w:r w:rsidR="00D54CF1">
        <w:rPr>
          <w:rFonts w:ascii="宋体" w:hAnsi="宋体" w:hint="eastAsia"/>
          <w:spacing w:val="24"/>
          <w:sz w:val="28"/>
        </w:rPr>
        <w:t>**</w:t>
      </w:r>
      <w:r w:rsidR="001152FD">
        <w:rPr>
          <w:rFonts w:ascii="宋体" w:hAnsi="宋体" w:hint="eastAsia"/>
          <w:spacing w:val="24"/>
          <w:sz w:val="28"/>
        </w:rPr>
        <w:t>银行股份有限公司</w:t>
      </w:r>
    </w:p>
    <w:p w:rsidR="00425FFB" w:rsidRPr="00A26D6C" w:rsidRDefault="00A82815" w:rsidP="00425FFB">
      <w:pPr>
        <w:spacing w:line="360" w:lineRule="auto"/>
        <w:rPr>
          <w:rFonts w:ascii="宋体" w:hAnsi="宋体" w:hint="eastAsia"/>
          <w:spacing w:val="24"/>
          <w:sz w:val="28"/>
        </w:rPr>
      </w:pPr>
      <w:r w:rsidRPr="00A26D6C">
        <w:rPr>
          <w:rFonts w:ascii="宋体" w:hAnsi="宋体" w:hint="eastAsia"/>
          <w:spacing w:val="24"/>
          <w:sz w:val="28"/>
        </w:rPr>
        <w:t>数据中心</w:t>
      </w:r>
      <w:r w:rsidR="00425FFB" w:rsidRPr="00A26D6C">
        <w:rPr>
          <w:rFonts w:ascii="宋体" w:hAnsi="宋体" w:hint="eastAsia"/>
          <w:spacing w:val="24"/>
          <w:sz w:val="28"/>
        </w:rPr>
        <w:t>地址：</w:t>
      </w:r>
    </w:p>
    <w:p w:rsidR="00146EB0" w:rsidRDefault="00425FFB" w:rsidP="00425FFB">
      <w:pPr>
        <w:spacing w:line="360" w:lineRule="auto"/>
        <w:rPr>
          <w:rFonts w:ascii="宋体" w:hAnsi="宋体" w:hint="eastAsia"/>
          <w:spacing w:val="24"/>
          <w:sz w:val="28"/>
        </w:rPr>
      </w:pPr>
      <w:r w:rsidRPr="00A26D6C">
        <w:rPr>
          <w:rFonts w:ascii="宋体" w:hAnsi="宋体" w:hint="eastAsia"/>
          <w:spacing w:val="24"/>
          <w:sz w:val="28"/>
        </w:rPr>
        <w:t>电话：</w:t>
      </w:r>
    </w:p>
    <w:p w:rsidR="00146EB0" w:rsidRDefault="00425FFB" w:rsidP="00425FFB">
      <w:pPr>
        <w:spacing w:line="360" w:lineRule="auto"/>
        <w:rPr>
          <w:rFonts w:ascii="宋体" w:hAnsi="宋体" w:hint="eastAsia"/>
          <w:spacing w:val="24"/>
          <w:sz w:val="28"/>
        </w:rPr>
      </w:pPr>
      <w:r w:rsidRPr="00A26D6C">
        <w:rPr>
          <w:rFonts w:ascii="宋体" w:hAnsi="宋体" w:hint="eastAsia"/>
          <w:spacing w:val="24"/>
          <w:sz w:val="28"/>
        </w:rPr>
        <w:t>传真</w:t>
      </w:r>
      <w:r w:rsidR="00F53F25" w:rsidRPr="00A26D6C">
        <w:rPr>
          <w:rFonts w:ascii="宋体" w:hAnsi="宋体" w:hint="eastAsia"/>
          <w:spacing w:val="24"/>
          <w:sz w:val="28"/>
        </w:rPr>
        <w:t>：</w:t>
      </w:r>
    </w:p>
    <w:p w:rsidR="00425FFB" w:rsidRPr="00A26D6C" w:rsidRDefault="00425FFB" w:rsidP="00425FFB">
      <w:pPr>
        <w:spacing w:line="360" w:lineRule="auto"/>
        <w:rPr>
          <w:rFonts w:ascii="宋体" w:hAnsi="宋体" w:hint="eastAsia"/>
          <w:spacing w:val="24"/>
          <w:sz w:val="28"/>
        </w:rPr>
      </w:pPr>
      <w:r w:rsidRPr="00A26D6C">
        <w:rPr>
          <w:rFonts w:ascii="宋体" w:hAnsi="宋体" w:hint="eastAsia"/>
          <w:spacing w:val="24"/>
          <w:sz w:val="28"/>
        </w:rPr>
        <w:t>联系人：</w:t>
      </w:r>
    </w:p>
    <w:p w:rsidR="00425FFB" w:rsidRPr="00A26D6C" w:rsidRDefault="00425FFB" w:rsidP="00146EB0">
      <w:pPr>
        <w:spacing w:line="360" w:lineRule="auto"/>
        <w:rPr>
          <w:rFonts w:hint="eastAsia"/>
        </w:rPr>
      </w:pPr>
      <w:r w:rsidRPr="00A26D6C">
        <w:rPr>
          <w:rFonts w:hint="eastAsia"/>
        </w:rPr>
        <w:t>甲乙双方经充分协商确认合同，同意按照以下条款签定本合同并执行本合同。</w:t>
      </w:r>
    </w:p>
    <w:p w:rsidR="00425FFB" w:rsidRDefault="00425FFB" w:rsidP="00425FFB">
      <w:pPr>
        <w:numPr>
          <w:ins w:id="0" w:author="liuzhili" w:date="2010-09-13T15:05:00Z"/>
        </w:numPr>
        <w:spacing w:line="360" w:lineRule="auto"/>
        <w:rPr>
          <w:ins w:id="1" w:author="liuzhili" w:date="2010-09-13T15:05:00Z"/>
          <w:rFonts w:ascii="宋体" w:hAnsi="宋体" w:hint="eastAsia"/>
          <w:spacing w:val="24"/>
          <w:sz w:val="28"/>
        </w:rPr>
      </w:pPr>
    </w:p>
    <w:p w:rsidR="006D6161" w:rsidRDefault="006D6161" w:rsidP="00425FFB">
      <w:pPr>
        <w:numPr>
          <w:ins w:id="2" w:author="liuzhili" w:date="2010-09-13T15:05:00Z"/>
        </w:numPr>
        <w:spacing w:line="360" w:lineRule="auto"/>
        <w:rPr>
          <w:ins w:id="3" w:author="liuzhili" w:date="2010-09-13T15:05:00Z"/>
          <w:rFonts w:ascii="宋体" w:hAnsi="宋体" w:hint="eastAsia"/>
          <w:spacing w:val="24"/>
          <w:sz w:val="28"/>
        </w:rPr>
      </w:pPr>
    </w:p>
    <w:p w:rsidR="006D6161" w:rsidRPr="00E36A08" w:rsidRDefault="006D6161" w:rsidP="00425FFB">
      <w:pPr>
        <w:spacing w:line="360" w:lineRule="auto"/>
        <w:rPr>
          <w:rFonts w:ascii="宋体" w:hAnsi="宋体" w:hint="eastAsia"/>
          <w:spacing w:val="24"/>
          <w:sz w:val="28"/>
        </w:rPr>
      </w:pPr>
    </w:p>
    <w:p w:rsidR="00425FFB" w:rsidRPr="00A26D6C" w:rsidRDefault="00425FFB" w:rsidP="00425FFB">
      <w:pPr>
        <w:spacing w:line="360" w:lineRule="auto"/>
        <w:ind w:firstLine="630"/>
        <w:rPr>
          <w:rFonts w:ascii="宋体" w:hAnsi="宋体"/>
          <w:b/>
          <w:spacing w:val="24"/>
          <w:sz w:val="28"/>
        </w:rPr>
      </w:pPr>
      <w:r w:rsidRPr="00A26D6C">
        <w:rPr>
          <w:rFonts w:ascii="宋体" w:hAnsi="宋体" w:hint="eastAsia"/>
          <w:b/>
          <w:spacing w:val="24"/>
          <w:sz w:val="28"/>
        </w:rPr>
        <w:t>一、合同标的</w:t>
      </w:r>
    </w:p>
    <w:p w:rsidR="00425FFB" w:rsidRPr="00A26D6C" w:rsidRDefault="00425FFB" w:rsidP="00511CC8">
      <w:pPr>
        <w:spacing w:line="360" w:lineRule="auto"/>
        <w:ind w:firstLineChars="192" w:firstLine="630"/>
        <w:rPr>
          <w:rFonts w:ascii="宋体" w:hAnsi="宋体"/>
          <w:spacing w:val="24"/>
          <w:sz w:val="28"/>
        </w:rPr>
      </w:pPr>
      <w:r w:rsidRPr="00A26D6C">
        <w:rPr>
          <w:rFonts w:ascii="宋体" w:hAnsi="宋体"/>
          <w:spacing w:val="24"/>
          <w:sz w:val="28"/>
        </w:rPr>
        <w:t>1.1</w:t>
      </w:r>
      <w:r w:rsidRPr="00A26D6C">
        <w:rPr>
          <w:rFonts w:ascii="宋体" w:hAnsi="宋体" w:hint="eastAsia"/>
          <w:spacing w:val="24"/>
          <w:sz w:val="28"/>
        </w:rPr>
        <w:t>乙方同意向甲方提供、甲方同意接受乙方提供本合同项下所列的专业技术服务（以下简称专业服务）。</w:t>
      </w:r>
      <w:r w:rsidRPr="00A26D6C">
        <w:rPr>
          <w:rFonts w:ascii="宋体" w:hAnsi="宋体"/>
          <w:spacing w:val="24"/>
          <w:sz w:val="28"/>
        </w:rPr>
        <w:t xml:space="preserve"> </w:t>
      </w:r>
    </w:p>
    <w:p w:rsidR="00425FFB" w:rsidRPr="00A26D6C" w:rsidRDefault="00425FFB" w:rsidP="00511CC8">
      <w:pPr>
        <w:spacing w:line="360" w:lineRule="auto"/>
        <w:ind w:firstLineChars="192" w:firstLine="630"/>
        <w:rPr>
          <w:rFonts w:ascii="宋体" w:hAnsi="宋体"/>
          <w:spacing w:val="24"/>
          <w:sz w:val="28"/>
        </w:rPr>
      </w:pPr>
      <w:r w:rsidRPr="00A26D6C">
        <w:rPr>
          <w:rFonts w:ascii="宋体" w:hAnsi="宋体"/>
          <w:spacing w:val="24"/>
          <w:sz w:val="28"/>
        </w:rPr>
        <w:t xml:space="preserve">1.2 </w:t>
      </w:r>
      <w:r w:rsidRPr="00A26D6C">
        <w:rPr>
          <w:rFonts w:ascii="宋体" w:hAnsi="宋体" w:hint="eastAsia"/>
          <w:spacing w:val="24"/>
          <w:sz w:val="28"/>
          <w:szCs w:val="28"/>
        </w:rPr>
        <w:t>一方未获另一方事先书面许可，不得将本合同所述的</w:t>
      </w:r>
      <w:r w:rsidR="00C75B66" w:rsidRPr="00A26D6C">
        <w:rPr>
          <w:rFonts w:ascii="宋体" w:hAnsi="宋体" w:hint="eastAsia"/>
          <w:bCs/>
          <w:sz w:val="28"/>
          <w:szCs w:val="28"/>
        </w:rPr>
        <w:t>权利、义务及/或责任</w:t>
      </w:r>
      <w:r w:rsidRPr="00A26D6C">
        <w:rPr>
          <w:rFonts w:ascii="宋体" w:hAnsi="宋体" w:hint="eastAsia"/>
          <w:spacing w:val="24"/>
          <w:sz w:val="28"/>
          <w:szCs w:val="28"/>
        </w:rPr>
        <w:t>转让予第三方。</w:t>
      </w:r>
    </w:p>
    <w:p w:rsidR="00425FFB" w:rsidRPr="00A26D6C" w:rsidRDefault="00425FFB" w:rsidP="00425FFB">
      <w:pPr>
        <w:pStyle w:val="DefaultText"/>
        <w:spacing w:line="360" w:lineRule="auto"/>
        <w:ind w:firstLine="630"/>
        <w:jc w:val="both"/>
        <w:rPr>
          <w:rFonts w:ascii="宋体" w:hAnsi="宋体"/>
          <w:spacing w:val="24"/>
          <w:sz w:val="28"/>
        </w:rPr>
      </w:pPr>
      <w:r w:rsidRPr="00A26D6C">
        <w:rPr>
          <w:rFonts w:ascii="宋体" w:hAnsi="宋体"/>
          <w:spacing w:val="24"/>
          <w:sz w:val="28"/>
        </w:rPr>
        <w:t xml:space="preserve">1.3 </w:t>
      </w:r>
      <w:r w:rsidRPr="00A26D6C">
        <w:rPr>
          <w:rFonts w:ascii="宋体" w:hAnsi="宋体" w:hint="eastAsia"/>
          <w:spacing w:val="24"/>
          <w:sz w:val="28"/>
        </w:rPr>
        <w:t>乙方需将本合同项下的专业技术服务项目分包其他方提供时，应在本合同规定的项目启动前</w:t>
      </w:r>
      <w:r w:rsidRPr="00A26D6C">
        <w:rPr>
          <w:rFonts w:ascii="宋体" w:hAnsi="宋体"/>
          <w:spacing w:val="24"/>
          <w:sz w:val="28"/>
        </w:rPr>
        <w:t>30</w:t>
      </w:r>
      <w:r w:rsidRPr="00A26D6C">
        <w:rPr>
          <w:rFonts w:ascii="宋体" w:hAnsi="宋体" w:hint="eastAsia"/>
          <w:spacing w:val="24"/>
          <w:sz w:val="28"/>
        </w:rPr>
        <w:t>个工作日，</w:t>
      </w:r>
      <w:r w:rsidRPr="00A26D6C">
        <w:rPr>
          <w:rFonts w:ascii="宋体" w:hAnsi="宋体" w:hint="eastAsia"/>
          <w:spacing w:val="24"/>
          <w:sz w:val="28"/>
        </w:rPr>
        <w:lastRenderedPageBreak/>
        <w:t>以书面形式通知甲方，甲方同意后双方签署合同变更书，方可生效。否则，甲方有权视分包商提供的服务为无效服务。</w:t>
      </w:r>
    </w:p>
    <w:p w:rsidR="00425FFB" w:rsidRPr="00A26D6C" w:rsidRDefault="00425FFB" w:rsidP="00425FFB">
      <w:pPr>
        <w:pStyle w:val="DefaultText"/>
        <w:spacing w:line="360" w:lineRule="auto"/>
        <w:ind w:firstLine="630"/>
        <w:jc w:val="both"/>
        <w:rPr>
          <w:rFonts w:ascii="宋体" w:hAnsi="宋体" w:hint="eastAsia"/>
          <w:spacing w:val="24"/>
          <w:sz w:val="28"/>
        </w:rPr>
      </w:pPr>
      <w:r w:rsidRPr="00A26D6C">
        <w:rPr>
          <w:rFonts w:ascii="宋体" w:hAnsi="宋体" w:hint="eastAsia"/>
          <w:spacing w:val="24"/>
          <w:sz w:val="28"/>
        </w:rPr>
        <w:t>1.4 《专业技术服务说明书》应确定乙方提供的专业技术服务项目、专业技术范围、服务实施前提、工作项目、乙方及甲方责任、服务水准、专业技术服务完成标志以及提供专业技术服务的时间。</w:t>
      </w:r>
    </w:p>
    <w:p w:rsidR="00425FFB" w:rsidRPr="00A26D6C" w:rsidRDefault="00425FFB" w:rsidP="00425FFB">
      <w:pPr>
        <w:pStyle w:val="DefaultText"/>
        <w:spacing w:line="360" w:lineRule="auto"/>
        <w:ind w:firstLine="630"/>
        <w:jc w:val="both"/>
        <w:rPr>
          <w:rFonts w:ascii="宋体" w:hAnsi="宋体"/>
          <w:spacing w:val="24"/>
          <w:sz w:val="28"/>
        </w:rPr>
      </w:pPr>
      <w:r w:rsidRPr="00A26D6C">
        <w:rPr>
          <w:rFonts w:ascii="宋体" w:hAnsi="宋体" w:hint="eastAsia"/>
          <w:spacing w:val="24"/>
          <w:sz w:val="28"/>
        </w:rPr>
        <w:t>1.5</w:t>
      </w:r>
      <w:r w:rsidRPr="00A26D6C">
        <w:rPr>
          <w:rFonts w:ascii="宋体" w:hAnsi="宋体"/>
          <w:spacing w:val="24"/>
          <w:sz w:val="28"/>
        </w:rPr>
        <w:t xml:space="preserve"> 《</w:t>
      </w:r>
      <w:r w:rsidRPr="00A26D6C">
        <w:rPr>
          <w:rFonts w:ascii="宋体" w:hAnsi="宋体" w:hint="eastAsia"/>
          <w:spacing w:val="24"/>
          <w:sz w:val="28"/>
        </w:rPr>
        <w:t>专业技术服务说明书》服务项目中每一项服务完成时，双方将依照双方共同约定的验收方式和标准进行验收后,签署《验收备忘录》。</w:t>
      </w:r>
    </w:p>
    <w:p w:rsidR="00425FFB" w:rsidRPr="00A26D6C" w:rsidRDefault="00425FFB" w:rsidP="00425FFB">
      <w:pPr>
        <w:pStyle w:val="DefaultText"/>
        <w:spacing w:line="360" w:lineRule="auto"/>
        <w:ind w:firstLine="630"/>
        <w:jc w:val="both"/>
        <w:rPr>
          <w:rFonts w:ascii="宋体" w:hAnsi="宋体"/>
          <w:spacing w:val="24"/>
          <w:sz w:val="28"/>
        </w:rPr>
      </w:pPr>
    </w:p>
    <w:p w:rsidR="00425FFB" w:rsidRPr="00A26D6C" w:rsidRDefault="00425FFB" w:rsidP="00425FFB">
      <w:pPr>
        <w:pStyle w:val="DefaultText"/>
        <w:spacing w:line="360" w:lineRule="auto"/>
        <w:ind w:firstLine="630"/>
        <w:jc w:val="both"/>
        <w:rPr>
          <w:rFonts w:ascii="宋体" w:hAnsi="宋体"/>
          <w:b/>
          <w:spacing w:val="24"/>
          <w:sz w:val="28"/>
        </w:rPr>
      </w:pPr>
      <w:r w:rsidRPr="00A26D6C">
        <w:rPr>
          <w:rFonts w:ascii="宋体" w:hAnsi="宋体" w:hint="eastAsia"/>
          <w:b/>
          <w:spacing w:val="24"/>
          <w:sz w:val="28"/>
        </w:rPr>
        <w:t>二、定义</w:t>
      </w:r>
    </w:p>
    <w:p w:rsidR="00425FFB" w:rsidRPr="00A26D6C" w:rsidRDefault="00425FFB" w:rsidP="00425FFB">
      <w:pPr>
        <w:pStyle w:val="DefaultText"/>
        <w:spacing w:line="360" w:lineRule="auto"/>
        <w:ind w:firstLine="630"/>
        <w:jc w:val="both"/>
        <w:rPr>
          <w:rFonts w:ascii="宋体" w:hAnsi="宋体"/>
          <w:spacing w:val="24"/>
          <w:sz w:val="28"/>
        </w:rPr>
      </w:pPr>
      <w:r w:rsidRPr="00A26D6C">
        <w:rPr>
          <w:rFonts w:ascii="宋体" w:hAnsi="宋体" w:hint="eastAsia"/>
          <w:b/>
          <w:spacing w:val="24"/>
          <w:sz w:val="28"/>
        </w:rPr>
        <w:t xml:space="preserve"> “专业服务”</w:t>
      </w:r>
      <w:r w:rsidRPr="00A26D6C">
        <w:rPr>
          <w:rFonts w:ascii="宋体" w:hAnsi="宋体" w:hint="eastAsia"/>
          <w:spacing w:val="24"/>
          <w:sz w:val="28"/>
        </w:rPr>
        <w:t>指《专业技术服务说明书》，乙方向甲方提供的服务项目管理、工程、计划、咨询、教育、培训、安装及维护、场地准备、设备管理或操作支持等服务。</w:t>
      </w:r>
    </w:p>
    <w:p w:rsidR="00425FFB" w:rsidRPr="00A26D6C" w:rsidRDefault="00425FFB" w:rsidP="00425FFB">
      <w:pPr>
        <w:pStyle w:val="DefaultText"/>
        <w:spacing w:line="360" w:lineRule="auto"/>
        <w:ind w:firstLineChars="199" w:firstLine="655"/>
        <w:jc w:val="both"/>
        <w:rPr>
          <w:rFonts w:ascii="宋体" w:hAnsi="宋体" w:hint="eastAsia"/>
          <w:spacing w:val="24"/>
          <w:sz w:val="28"/>
        </w:rPr>
      </w:pPr>
      <w:r w:rsidRPr="00A26D6C">
        <w:rPr>
          <w:rFonts w:ascii="宋体" w:hAnsi="宋体" w:hint="eastAsia"/>
          <w:b/>
          <w:bCs/>
          <w:spacing w:val="24"/>
          <w:sz w:val="28"/>
        </w:rPr>
        <w:t>“服务水平”</w:t>
      </w:r>
      <w:r w:rsidRPr="00A26D6C">
        <w:rPr>
          <w:rFonts w:ascii="宋体" w:hAnsi="宋体" w:hint="eastAsia"/>
          <w:spacing w:val="24"/>
          <w:sz w:val="28"/>
        </w:rPr>
        <w:t xml:space="preserve"> 指《专业技术服务说明书》所列乙方须提供的服务水平。</w:t>
      </w:r>
    </w:p>
    <w:p w:rsidR="00425FFB" w:rsidRPr="00A26D6C" w:rsidRDefault="00425FFB" w:rsidP="00425FFB">
      <w:pPr>
        <w:spacing w:line="360" w:lineRule="auto"/>
        <w:ind w:firstLine="630"/>
        <w:rPr>
          <w:rFonts w:ascii="宋体" w:hAnsi="宋体"/>
          <w:b/>
          <w:bCs/>
          <w:spacing w:val="20"/>
          <w:sz w:val="28"/>
          <w:szCs w:val="28"/>
        </w:rPr>
      </w:pPr>
      <w:r w:rsidRPr="00A26D6C">
        <w:rPr>
          <w:rFonts w:ascii="宋体" w:hAnsi="宋体" w:hint="eastAsia"/>
          <w:b/>
          <w:sz w:val="28"/>
        </w:rPr>
        <w:t>“项目”</w:t>
      </w:r>
      <w:r w:rsidR="00982B63" w:rsidRPr="00A26D6C">
        <w:rPr>
          <w:rFonts w:ascii="宋体" w:hAnsi="宋体" w:hint="eastAsia"/>
          <w:b/>
          <w:sz w:val="28"/>
        </w:rPr>
        <w:t xml:space="preserve"> </w:t>
      </w:r>
      <w:r w:rsidRPr="00A26D6C">
        <w:rPr>
          <w:rFonts w:ascii="宋体" w:hAnsi="宋体" w:hint="eastAsia"/>
          <w:spacing w:val="20"/>
          <w:sz w:val="28"/>
          <w:szCs w:val="28"/>
        </w:rPr>
        <w:t>指与《专业技术服务说明书》相关的活动。</w:t>
      </w:r>
    </w:p>
    <w:p w:rsidR="00425FFB" w:rsidRPr="00A26D6C" w:rsidRDefault="00425FFB" w:rsidP="006B50E1">
      <w:pPr>
        <w:pStyle w:val="DefaultText"/>
        <w:spacing w:line="360" w:lineRule="auto"/>
        <w:ind w:firstLineChars="192" w:firstLine="632"/>
        <w:jc w:val="both"/>
        <w:rPr>
          <w:rFonts w:ascii="宋体" w:hAnsi="宋体" w:hint="eastAsia"/>
          <w:spacing w:val="24"/>
          <w:sz w:val="28"/>
        </w:rPr>
      </w:pPr>
      <w:r w:rsidRPr="00A26D6C">
        <w:rPr>
          <w:rFonts w:ascii="宋体" w:hAnsi="宋体" w:hint="eastAsia"/>
          <w:b/>
          <w:spacing w:val="24"/>
          <w:sz w:val="28"/>
        </w:rPr>
        <w:t>“获授权</w:t>
      </w:r>
      <w:r w:rsidR="00491DDE" w:rsidRPr="00A26D6C">
        <w:rPr>
          <w:rFonts w:ascii="宋体" w:hAnsi="宋体" w:hint="eastAsia"/>
          <w:b/>
          <w:spacing w:val="24"/>
          <w:sz w:val="28"/>
        </w:rPr>
        <w:t>人</w:t>
      </w:r>
      <w:r w:rsidRPr="00A26D6C">
        <w:rPr>
          <w:rFonts w:ascii="宋体" w:hAnsi="宋体" w:hint="eastAsia"/>
          <w:b/>
          <w:spacing w:val="24"/>
          <w:sz w:val="28"/>
        </w:rPr>
        <w:t xml:space="preserve">员” </w:t>
      </w:r>
      <w:r w:rsidRPr="00A26D6C">
        <w:rPr>
          <w:rFonts w:ascii="宋体" w:hAnsi="宋体" w:hint="eastAsia"/>
          <w:spacing w:val="24"/>
          <w:sz w:val="28"/>
        </w:rPr>
        <w:t>由乙方指派提供专业服务的人员。</w:t>
      </w:r>
    </w:p>
    <w:p w:rsidR="00425FFB" w:rsidRPr="00A26D6C" w:rsidRDefault="00425FFB" w:rsidP="00425FFB">
      <w:pPr>
        <w:spacing w:line="120" w:lineRule="auto"/>
        <w:ind w:firstLineChars="199" w:firstLine="655"/>
        <w:rPr>
          <w:rFonts w:ascii="宋体" w:hAnsi="宋体" w:hint="eastAsia"/>
          <w:spacing w:val="24"/>
          <w:sz w:val="28"/>
        </w:rPr>
      </w:pPr>
      <w:r w:rsidRPr="00A26D6C">
        <w:rPr>
          <w:rFonts w:ascii="宋体" w:hAnsi="宋体" w:hint="eastAsia"/>
          <w:b/>
          <w:bCs/>
          <w:spacing w:val="24"/>
          <w:sz w:val="28"/>
        </w:rPr>
        <w:t>“数据”</w:t>
      </w:r>
      <w:r w:rsidRPr="00A26D6C">
        <w:rPr>
          <w:rFonts w:ascii="宋体" w:hAnsi="宋体" w:hint="eastAsia"/>
          <w:spacing w:val="24"/>
          <w:sz w:val="28"/>
        </w:rPr>
        <w:t>由甲方提供给乙方并与甲方客户相关的所有数据，以下所列均是数据的一部分：1.存储或者以其它方式固定于有形媒体、电子媒体或其他媒体上并且可提取为</w:t>
      </w:r>
      <w:r w:rsidRPr="00A26D6C">
        <w:rPr>
          <w:rFonts w:ascii="宋体" w:hAnsi="宋体" w:hint="eastAsia"/>
          <w:spacing w:val="24"/>
          <w:sz w:val="28"/>
        </w:rPr>
        <w:lastRenderedPageBreak/>
        <w:t xml:space="preserve">可察觉形式的所有资料、数据文档、图像、图表、影像；此类数据或者已经清晰注明保密，或者本身属性已是保密类型；2.在处理上述数据的过程中产生的资料、数据文档、图像、图表、影像。 </w:t>
      </w:r>
    </w:p>
    <w:p w:rsidR="00425FFB" w:rsidRPr="00A26D6C" w:rsidRDefault="00425FFB" w:rsidP="00425FFB">
      <w:pPr>
        <w:spacing w:line="120" w:lineRule="auto"/>
        <w:ind w:firstLineChars="199" w:firstLine="655"/>
        <w:rPr>
          <w:rFonts w:ascii="宋体" w:hAnsi="宋体" w:hint="eastAsia"/>
          <w:spacing w:val="24"/>
          <w:sz w:val="28"/>
        </w:rPr>
      </w:pPr>
      <w:r w:rsidRPr="00A26D6C">
        <w:rPr>
          <w:rFonts w:ascii="宋体" w:hAnsi="宋体" w:hint="eastAsia"/>
          <w:b/>
          <w:bCs/>
          <w:spacing w:val="24"/>
          <w:sz w:val="28"/>
        </w:rPr>
        <w:t>“</w:t>
      </w:r>
      <w:r w:rsidR="009A5F9B" w:rsidRPr="00A26D6C">
        <w:rPr>
          <w:rFonts w:ascii="宋体" w:hAnsi="宋体" w:hint="eastAsia"/>
          <w:b/>
          <w:bCs/>
          <w:spacing w:val="24"/>
          <w:sz w:val="28"/>
        </w:rPr>
        <w:t>担保</w:t>
      </w:r>
      <w:r w:rsidRPr="00A26D6C">
        <w:rPr>
          <w:rFonts w:ascii="宋体" w:hAnsi="宋体" w:hint="eastAsia"/>
          <w:b/>
          <w:bCs/>
          <w:spacing w:val="24"/>
          <w:sz w:val="28"/>
        </w:rPr>
        <w:t>”</w:t>
      </w:r>
      <w:r w:rsidR="009A5F9B" w:rsidRPr="00A26D6C">
        <w:rPr>
          <w:rFonts w:ascii="宋体" w:hAnsi="宋体" w:hint="eastAsia"/>
          <w:spacing w:val="24"/>
          <w:sz w:val="28"/>
        </w:rPr>
        <w:t>任何第三方</w:t>
      </w:r>
      <w:r w:rsidRPr="00A26D6C">
        <w:rPr>
          <w:rFonts w:ascii="宋体" w:hAnsi="宋体" w:hint="eastAsia"/>
          <w:spacing w:val="24"/>
          <w:sz w:val="28"/>
        </w:rPr>
        <w:t>权利或权益</w:t>
      </w:r>
      <w:r w:rsidR="009A5F9B" w:rsidRPr="00A26D6C">
        <w:rPr>
          <w:rFonts w:ascii="宋体" w:hAnsi="宋体" w:hint="eastAsia"/>
          <w:spacing w:val="24"/>
          <w:sz w:val="28"/>
        </w:rPr>
        <w:t>，</w:t>
      </w:r>
      <w:r w:rsidRPr="00A26D6C">
        <w:rPr>
          <w:rFonts w:ascii="宋体" w:hAnsi="宋体" w:hint="eastAsia"/>
          <w:spacing w:val="24"/>
          <w:sz w:val="28"/>
        </w:rPr>
        <w:t>包括</w:t>
      </w:r>
      <w:r w:rsidR="009A5F9B" w:rsidRPr="00A26D6C">
        <w:rPr>
          <w:rFonts w:ascii="宋体" w:hAnsi="宋体" w:hint="eastAsia"/>
          <w:spacing w:val="24"/>
          <w:sz w:val="28"/>
        </w:rPr>
        <w:t>保证、抵押、</w:t>
      </w:r>
      <w:r w:rsidRPr="00A26D6C">
        <w:rPr>
          <w:rFonts w:ascii="宋体" w:hAnsi="宋体" w:hint="eastAsia"/>
          <w:spacing w:val="24"/>
          <w:sz w:val="28"/>
        </w:rPr>
        <w:t>质押、留置、</w:t>
      </w:r>
      <w:r w:rsidR="009A5F9B" w:rsidRPr="00A26D6C">
        <w:rPr>
          <w:rFonts w:ascii="宋体" w:hAnsi="宋体" w:hint="eastAsia"/>
          <w:spacing w:val="24"/>
          <w:sz w:val="28"/>
        </w:rPr>
        <w:t>期权、债权、优先购买权</w:t>
      </w:r>
      <w:r w:rsidRPr="00A26D6C">
        <w:rPr>
          <w:rFonts w:ascii="宋体" w:hAnsi="宋体" w:hint="eastAsia"/>
          <w:spacing w:val="24"/>
          <w:sz w:val="28"/>
        </w:rPr>
        <w:t>、优先权或</w:t>
      </w:r>
      <w:r w:rsidR="009A5F9B" w:rsidRPr="00A26D6C">
        <w:rPr>
          <w:rFonts w:ascii="宋体" w:hAnsi="宋体" w:hint="eastAsia"/>
          <w:spacing w:val="24"/>
          <w:sz w:val="28"/>
        </w:rPr>
        <w:t>其他类似的可产生上述权利</w:t>
      </w:r>
      <w:r w:rsidRPr="00A26D6C">
        <w:rPr>
          <w:rFonts w:ascii="宋体" w:hAnsi="宋体" w:hint="eastAsia"/>
          <w:spacing w:val="24"/>
          <w:sz w:val="28"/>
        </w:rPr>
        <w:t>或</w:t>
      </w:r>
      <w:r w:rsidR="009A5F9B" w:rsidRPr="00A26D6C">
        <w:rPr>
          <w:rFonts w:ascii="宋体" w:hAnsi="宋体" w:hint="eastAsia"/>
          <w:spacing w:val="24"/>
          <w:sz w:val="28"/>
        </w:rPr>
        <w:t>利益的类似安排或</w:t>
      </w:r>
      <w:r w:rsidRPr="00A26D6C">
        <w:rPr>
          <w:rFonts w:ascii="宋体" w:hAnsi="宋体" w:hint="eastAsia"/>
          <w:spacing w:val="24"/>
          <w:sz w:val="28"/>
        </w:rPr>
        <w:t>协议。</w:t>
      </w:r>
    </w:p>
    <w:p w:rsidR="00425FFB" w:rsidRPr="00A26D6C" w:rsidRDefault="00425FFB" w:rsidP="00425FFB">
      <w:pPr>
        <w:spacing w:line="120" w:lineRule="auto"/>
        <w:ind w:firstLineChars="170" w:firstLine="559"/>
        <w:rPr>
          <w:rFonts w:ascii="宋体" w:hAnsi="宋体" w:hint="eastAsia"/>
          <w:spacing w:val="24"/>
          <w:sz w:val="28"/>
        </w:rPr>
      </w:pPr>
      <w:r w:rsidRPr="00A26D6C">
        <w:rPr>
          <w:rFonts w:ascii="宋体" w:hAnsi="宋体" w:hint="eastAsia"/>
          <w:b/>
          <w:bCs/>
          <w:spacing w:val="24"/>
          <w:sz w:val="28"/>
        </w:rPr>
        <w:t>“设备”</w:t>
      </w:r>
      <w:r w:rsidRPr="00A26D6C">
        <w:rPr>
          <w:rFonts w:ascii="宋体" w:hAnsi="宋体" w:hint="eastAsia"/>
          <w:spacing w:val="24"/>
          <w:sz w:val="28"/>
        </w:rPr>
        <w:t>提供专业服务时所必需的设备、设施、硬件及/或操作系统软件；以及与专业服务、管理、指示或其编排相关的任何档案、文件、记录。</w:t>
      </w:r>
    </w:p>
    <w:p w:rsidR="00425FFB" w:rsidRPr="00A26D6C" w:rsidRDefault="00425FFB" w:rsidP="007C31F5">
      <w:pPr>
        <w:spacing w:line="120" w:lineRule="auto"/>
        <w:ind w:firstLineChars="170" w:firstLine="558"/>
        <w:rPr>
          <w:rFonts w:ascii="宋体" w:hAnsi="宋体" w:hint="eastAsia"/>
          <w:spacing w:val="24"/>
          <w:sz w:val="28"/>
        </w:rPr>
      </w:pPr>
      <w:r w:rsidRPr="00A26D6C">
        <w:rPr>
          <w:rFonts w:ascii="宋体" w:hAnsi="宋体" w:hint="eastAsia"/>
          <w:spacing w:val="24"/>
          <w:sz w:val="28"/>
        </w:rPr>
        <w:t>“</w:t>
      </w:r>
      <w:r w:rsidRPr="00A26D6C">
        <w:rPr>
          <w:rFonts w:ascii="宋体" w:hAnsi="宋体" w:hint="eastAsia"/>
          <w:b/>
          <w:bCs/>
          <w:spacing w:val="24"/>
          <w:sz w:val="28"/>
        </w:rPr>
        <w:t>操作手册”</w:t>
      </w:r>
      <w:r w:rsidR="00BE5D3C" w:rsidRPr="00A26D6C">
        <w:rPr>
          <w:rFonts w:ascii="宋体" w:hAnsi="宋体" w:hint="eastAsia"/>
          <w:b/>
          <w:bCs/>
          <w:spacing w:val="24"/>
          <w:sz w:val="28"/>
        </w:rPr>
        <w:t xml:space="preserve"> </w:t>
      </w:r>
      <w:r w:rsidRPr="00A26D6C">
        <w:rPr>
          <w:rFonts w:ascii="宋体" w:hAnsi="宋体" w:hint="eastAsia"/>
          <w:spacing w:val="24"/>
          <w:sz w:val="28"/>
        </w:rPr>
        <w:t>存储或者以其它方式固定在媒体上并且可提取为可察觉形式的关于系统的所有操作手册、参考资料和相关文件和信息。</w:t>
      </w:r>
    </w:p>
    <w:p w:rsidR="00425FFB" w:rsidRPr="00A26D6C" w:rsidRDefault="00425FFB" w:rsidP="007C31F5">
      <w:pPr>
        <w:spacing w:line="120" w:lineRule="auto"/>
        <w:ind w:firstLineChars="191" w:firstLine="629"/>
        <w:rPr>
          <w:rFonts w:ascii="宋体" w:hAnsi="宋体" w:hint="eastAsia"/>
          <w:b/>
          <w:bCs/>
          <w:spacing w:val="24"/>
          <w:sz w:val="28"/>
        </w:rPr>
      </w:pPr>
      <w:r w:rsidRPr="00A26D6C">
        <w:rPr>
          <w:rFonts w:ascii="宋体" w:hAnsi="宋体" w:hint="eastAsia"/>
          <w:b/>
          <w:bCs/>
          <w:spacing w:val="24"/>
          <w:sz w:val="28"/>
        </w:rPr>
        <w:t>“操作系统”</w:t>
      </w:r>
      <w:r w:rsidRPr="00A26D6C">
        <w:rPr>
          <w:rFonts w:ascii="宋体" w:hAnsi="宋体" w:hint="eastAsia"/>
          <w:spacing w:val="24"/>
          <w:sz w:val="28"/>
        </w:rPr>
        <w:t xml:space="preserve"> 指乙方在</w:t>
      </w:r>
      <w:r w:rsidR="000E2289">
        <w:rPr>
          <w:rFonts w:ascii="宋体" w:hAnsi="宋体" w:hint="eastAsia"/>
          <w:spacing w:val="24"/>
          <w:sz w:val="28"/>
        </w:rPr>
        <w:t>****</w:t>
      </w:r>
      <w:r w:rsidR="007E233C" w:rsidRPr="00A26D6C">
        <w:rPr>
          <w:rFonts w:ascii="宋体" w:hAnsi="宋体" w:hint="eastAsia"/>
          <w:spacing w:val="24"/>
          <w:sz w:val="28"/>
        </w:rPr>
        <w:t>银行股份有限公司</w:t>
      </w:r>
      <w:r w:rsidRPr="00A26D6C">
        <w:rPr>
          <w:rFonts w:ascii="宋体" w:hAnsi="宋体" w:hint="eastAsia"/>
          <w:spacing w:val="24"/>
          <w:sz w:val="28"/>
        </w:rPr>
        <w:t>使用的硬件和操作系统软件组成之系统。</w:t>
      </w:r>
    </w:p>
    <w:p w:rsidR="00DC0881" w:rsidRPr="00A26D6C" w:rsidRDefault="00C40BBE" w:rsidP="00DC0881">
      <w:pPr>
        <w:pStyle w:val="DefaultText"/>
        <w:spacing w:line="360" w:lineRule="auto"/>
        <w:ind w:firstLine="630"/>
        <w:rPr>
          <w:rFonts w:ascii="宋体" w:hAnsi="宋体"/>
          <w:spacing w:val="24"/>
          <w:sz w:val="28"/>
          <w:szCs w:val="28"/>
        </w:rPr>
      </w:pPr>
      <w:r w:rsidRPr="00A26D6C">
        <w:rPr>
          <w:rFonts w:ascii="宋体" w:hAnsi="宋体" w:hint="eastAsia"/>
          <w:b/>
          <w:spacing w:val="24"/>
          <w:sz w:val="28"/>
          <w:szCs w:val="28"/>
        </w:rPr>
        <w:t>“</w:t>
      </w:r>
      <w:r w:rsidR="00A501D8" w:rsidRPr="00A26D6C">
        <w:rPr>
          <w:rFonts w:ascii="宋体" w:hAnsi="宋体" w:hint="eastAsia"/>
          <w:b/>
          <w:spacing w:val="24"/>
          <w:sz w:val="28"/>
          <w:szCs w:val="28"/>
        </w:rPr>
        <w:t>工作日</w:t>
      </w:r>
      <w:r w:rsidRPr="00A26D6C">
        <w:rPr>
          <w:rFonts w:ascii="宋体" w:hAnsi="宋体"/>
          <w:b/>
          <w:spacing w:val="24"/>
          <w:sz w:val="28"/>
          <w:szCs w:val="28"/>
        </w:rPr>
        <w:t>”</w:t>
      </w:r>
      <w:r w:rsidRPr="00A26D6C">
        <w:rPr>
          <w:rFonts w:ascii="宋体" w:hAnsi="宋体" w:hint="eastAsia"/>
          <w:spacing w:val="24"/>
          <w:sz w:val="28"/>
          <w:szCs w:val="28"/>
        </w:rPr>
        <w:t xml:space="preserve"> </w:t>
      </w:r>
      <w:r w:rsidR="00A501D8" w:rsidRPr="00A26D6C">
        <w:rPr>
          <w:rFonts w:ascii="宋体" w:hAnsi="宋体" w:hint="eastAsia"/>
          <w:spacing w:val="24"/>
          <w:sz w:val="28"/>
          <w:szCs w:val="28"/>
        </w:rPr>
        <w:t>指韩国银行业对公众营业的任意日期</w:t>
      </w:r>
      <w:r w:rsidRPr="00A26D6C">
        <w:rPr>
          <w:rFonts w:ascii="宋体" w:hAnsi="宋体" w:hint="eastAsia"/>
          <w:spacing w:val="24"/>
          <w:sz w:val="28"/>
          <w:szCs w:val="28"/>
        </w:rPr>
        <w:t>。</w:t>
      </w:r>
    </w:p>
    <w:p w:rsidR="00C40BBE" w:rsidRPr="00A26D6C" w:rsidRDefault="00DC0881" w:rsidP="00DC0881">
      <w:pPr>
        <w:pStyle w:val="DefaultText"/>
        <w:spacing w:line="360" w:lineRule="auto"/>
        <w:ind w:firstLine="630"/>
        <w:rPr>
          <w:rFonts w:ascii="宋体" w:hAnsi="宋体" w:hint="eastAsia"/>
          <w:spacing w:val="24"/>
          <w:sz w:val="28"/>
          <w:szCs w:val="28"/>
        </w:rPr>
      </w:pPr>
      <w:r w:rsidRPr="00A26D6C">
        <w:rPr>
          <w:rFonts w:ascii="宋体" w:hAnsi="宋体" w:hint="eastAsia"/>
          <w:b/>
          <w:spacing w:val="24"/>
          <w:sz w:val="28"/>
          <w:szCs w:val="28"/>
        </w:rPr>
        <w:t>“保密资料和数据”</w:t>
      </w:r>
      <w:r w:rsidRPr="00A26D6C">
        <w:rPr>
          <w:rFonts w:ascii="宋体" w:hAnsi="宋体" w:hint="eastAsia"/>
          <w:spacing w:val="24"/>
          <w:sz w:val="28"/>
          <w:szCs w:val="28"/>
        </w:rPr>
        <w:t xml:space="preserve"> 包括但不限于在履行本合同过程中或者在双方业务处理过程中可获得的双方交易和业务有关的所有信息（书面、口头或电子形式的信息）</w:t>
      </w:r>
    </w:p>
    <w:p w:rsidR="00C40BBE" w:rsidRPr="00A26D6C" w:rsidRDefault="00863E00" w:rsidP="00425FFB">
      <w:pPr>
        <w:pStyle w:val="DefaultText"/>
        <w:spacing w:line="360" w:lineRule="auto"/>
        <w:ind w:firstLine="630"/>
        <w:rPr>
          <w:rFonts w:ascii="宋体" w:hAnsi="宋体" w:hint="eastAsia"/>
          <w:spacing w:val="24"/>
          <w:sz w:val="28"/>
        </w:rPr>
      </w:pPr>
      <w:r w:rsidRPr="00A26D6C">
        <w:rPr>
          <w:rFonts w:ascii="宋体" w:hAnsi="宋体" w:hint="eastAsia"/>
          <w:b/>
          <w:spacing w:val="24"/>
          <w:sz w:val="28"/>
          <w:szCs w:val="28"/>
        </w:rPr>
        <w:t>“</w:t>
      </w:r>
      <w:r w:rsidR="00B241BA" w:rsidRPr="00A26D6C">
        <w:rPr>
          <w:rFonts w:ascii="宋体" w:hAnsi="宋体" w:hint="eastAsia"/>
          <w:b/>
          <w:spacing w:val="24"/>
          <w:sz w:val="28"/>
          <w:szCs w:val="28"/>
        </w:rPr>
        <w:t>灾难恢复计划</w:t>
      </w:r>
      <w:r w:rsidRPr="00A26D6C">
        <w:rPr>
          <w:rFonts w:ascii="宋体" w:hAnsi="宋体"/>
          <w:b/>
          <w:spacing w:val="24"/>
          <w:sz w:val="28"/>
          <w:szCs w:val="28"/>
        </w:rPr>
        <w:t>”</w:t>
      </w:r>
      <w:r w:rsidRPr="00A26D6C">
        <w:rPr>
          <w:rFonts w:ascii="宋体" w:hAnsi="宋体" w:hint="eastAsia"/>
          <w:spacing w:val="24"/>
          <w:sz w:val="28"/>
          <w:szCs w:val="28"/>
        </w:rPr>
        <w:t xml:space="preserve"> </w:t>
      </w:r>
      <w:r w:rsidR="00B241BA" w:rsidRPr="00A26D6C">
        <w:rPr>
          <w:rFonts w:ascii="宋体" w:hAnsi="宋体" w:hint="eastAsia"/>
          <w:spacing w:val="24"/>
          <w:sz w:val="28"/>
          <w:szCs w:val="28"/>
        </w:rPr>
        <w:t>指</w:t>
      </w:r>
      <w:r w:rsidR="00345126" w:rsidRPr="00A26D6C">
        <w:rPr>
          <w:rFonts w:ascii="宋体" w:hAnsi="宋体" w:hint="eastAsia"/>
          <w:spacing w:val="24"/>
          <w:sz w:val="28"/>
          <w:szCs w:val="28"/>
        </w:rPr>
        <w:t>经事先双方同意，以书面形式表</w:t>
      </w:r>
      <w:r w:rsidR="00345126" w:rsidRPr="00A26D6C">
        <w:rPr>
          <w:rFonts w:ascii="宋体" w:hAnsi="宋体" w:hint="eastAsia"/>
          <w:spacing w:val="24"/>
          <w:sz w:val="28"/>
        </w:rPr>
        <w:t>述并不断更新的，当专业服务中断情况下而采取的系统和数据恢复措施。</w:t>
      </w:r>
      <w:r w:rsidR="00C40BBE" w:rsidRPr="00A26D6C">
        <w:rPr>
          <w:rFonts w:ascii="宋体" w:hAnsi="宋体" w:hint="eastAsia"/>
          <w:spacing w:val="24"/>
          <w:sz w:val="28"/>
        </w:rPr>
        <w:t xml:space="preserve"> </w:t>
      </w:r>
    </w:p>
    <w:p w:rsidR="00A82815" w:rsidRPr="00A26D6C" w:rsidRDefault="00A82815" w:rsidP="00425FFB">
      <w:pPr>
        <w:pStyle w:val="DefaultText"/>
        <w:spacing w:line="360" w:lineRule="auto"/>
        <w:ind w:firstLine="630"/>
        <w:rPr>
          <w:rFonts w:ascii="宋体" w:hAnsi="宋体" w:hint="eastAsia"/>
          <w:spacing w:val="24"/>
          <w:sz w:val="28"/>
        </w:rPr>
      </w:pPr>
    </w:p>
    <w:p w:rsidR="00425FFB" w:rsidRPr="00A26D6C" w:rsidRDefault="00425FFB" w:rsidP="00425FFB">
      <w:pPr>
        <w:pStyle w:val="DefaultText"/>
        <w:spacing w:line="360" w:lineRule="auto"/>
        <w:ind w:firstLine="525"/>
        <w:rPr>
          <w:rFonts w:ascii="宋体" w:hAnsi="宋体"/>
          <w:b/>
          <w:spacing w:val="24"/>
          <w:sz w:val="28"/>
        </w:rPr>
      </w:pPr>
      <w:r w:rsidRPr="00A26D6C">
        <w:rPr>
          <w:rFonts w:ascii="宋体" w:hAnsi="宋体" w:hint="eastAsia"/>
          <w:b/>
          <w:spacing w:val="24"/>
          <w:sz w:val="28"/>
        </w:rPr>
        <w:t>三、专业技术服务内容、服务期限</w:t>
      </w:r>
    </w:p>
    <w:p w:rsidR="00425FFB" w:rsidRPr="00A26D6C" w:rsidRDefault="00425FFB" w:rsidP="00F059DB">
      <w:pPr>
        <w:pStyle w:val="DefaultText"/>
        <w:tabs>
          <w:tab w:val="left" w:pos="0"/>
        </w:tabs>
        <w:spacing w:line="360" w:lineRule="auto"/>
        <w:ind w:firstLineChars="160" w:firstLine="525"/>
        <w:rPr>
          <w:rFonts w:ascii="宋体" w:hAnsi="宋体"/>
          <w:spacing w:val="24"/>
          <w:sz w:val="28"/>
        </w:rPr>
      </w:pPr>
      <w:r w:rsidRPr="00A26D6C">
        <w:rPr>
          <w:rFonts w:ascii="宋体" w:hAnsi="宋体"/>
          <w:spacing w:val="24"/>
          <w:sz w:val="28"/>
        </w:rPr>
        <w:t xml:space="preserve">3.1 </w:t>
      </w:r>
      <w:r w:rsidRPr="00A26D6C">
        <w:rPr>
          <w:rFonts w:ascii="宋体" w:hAnsi="宋体" w:hint="eastAsia"/>
          <w:spacing w:val="24"/>
          <w:sz w:val="28"/>
        </w:rPr>
        <w:t>专业技术服务内容的具体细节见《专业技术服务说明书》。</w:t>
      </w:r>
    </w:p>
    <w:p w:rsidR="00425FFB" w:rsidRPr="00A26D6C" w:rsidRDefault="00425FFB" w:rsidP="00425FFB">
      <w:pPr>
        <w:pStyle w:val="DefaultText"/>
        <w:spacing w:line="360" w:lineRule="auto"/>
        <w:ind w:firstLine="630"/>
        <w:jc w:val="both"/>
        <w:rPr>
          <w:rFonts w:ascii="宋体" w:hAnsi="宋体" w:hint="eastAsia"/>
          <w:spacing w:val="24"/>
          <w:sz w:val="28"/>
        </w:rPr>
      </w:pPr>
      <w:r w:rsidRPr="00A26D6C">
        <w:rPr>
          <w:rFonts w:ascii="宋体" w:hAnsi="宋体"/>
          <w:spacing w:val="24"/>
          <w:sz w:val="28"/>
        </w:rPr>
        <w:t xml:space="preserve">3.2 </w:t>
      </w:r>
      <w:r w:rsidRPr="00A26D6C">
        <w:rPr>
          <w:rFonts w:ascii="宋体" w:hAnsi="宋体" w:hint="eastAsia"/>
          <w:spacing w:val="24"/>
          <w:sz w:val="28"/>
        </w:rPr>
        <w:t>专业技术服务期限：</w:t>
      </w:r>
      <w:r w:rsidR="00155F90" w:rsidRPr="00A26D6C">
        <w:rPr>
          <w:rFonts w:ascii="宋体" w:hint="eastAsia"/>
          <w:spacing w:val="24"/>
          <w:sz w:val="28"/>
        </w:rPr>
        <w:t>本合同持续有效到任何一方向另一方提前六个月发出书面通知予以终止。</w:t>
      </w:r>
    </w:p>
    <w:p w:rsidR="00425FFB" w:rsidRPr="00A26D6C" w:rsidRDefault="00F5569D" w:rsidP="00100143">
      <w:pPr>
        <w:pStyle w:val="DefaultText"/>
        <w:spacing w:line="360" w:lineRule="auto"/>
        <w:ind w:firstLine="525"/>
        <w:rPr>
          <w:rFonts w:ascii="宋体" w:hAnsi="宋体"/>
          <w:b/>
          <w:spacing w:val="24"/>
          <w:sz w:val="28"/>
        </w:rPr>
      </w:pPr>
      <w:r w:rsidRPr="00A26D6C">
        <w:rPr>
          <w:rFonts w:ascii="宋体" w:hAnsi="宋体" w:hint="eastAsia"/>
          <w:b/>
          <w:spacing w:val="24"/>
          <w:sz w:val="28"/>
        </w:rPr>
        <w:t>四</w:t>
      </w:r>
      <w:r w:rsidR="00425FFB" w:rsidRPr="00A26D6C">
        <w:rPr>
          <w:rFonts w:ascii="宋体" w:hAnsi="宋体" w:hint="eastAsia"/>
          <w:b/>
          <w:spacing w:val="24"/>
          <w:sz w:val="28"/>
        </w:rPr>
        <w:t>、服务变更</w:t>
      </w:r>
    </w:p>
    <w:p w:rsidR="00425FFB" w:rsidRPr="00A26D6C" w:rsidRDefault="00F5569D" w:rsidP="00425FFB">
      <w:pPr>
        <w:pStyle w:val="DefaultText"/>
        <w:spacing w:line="360" w:lineRule="auto"/>
        <w:ind w:firstLineChars="192" w:firstLine="630"/>
        <w:rPr>
          <w:rFonts w:ascii="宋体" w:hAnsi="宋体" w:hint="eastAsia"/>
          <w:spacing w:val="24"/>
          <w:sz w:val="28"/>
        </w:rPr>
      </w:pPr>
      <w:r w:rsidRPr="00A26D6C">
        <w:rPr>
          <w:rFonts w:ascii="宋体" w:hAnsi="宋体" w:hint="eastAsia"/>
          <w:spacing w:val="24"/>
          <w:sz w:val="28"/>
        </w:rPr>
        <w:t>4</w:t>
      </w:r>
      <w:r w:rsidR="00425FFB" w:rsidRPr="00A26D6C">
        <w:rPr>
          <w:rFonts w:ascii="宋体" w:hAnsi="宋体"/>
          <w:spacing w:val="24"/>
          <w:sz w:val="28"/>
        </w:rPr>
        <w:t>.</w:t>
      </w:r>
      <w:r w:rsidR="00425FFB" w:rsidRPr="00A26D6C">
        <w:rPr>
          <w:rFonts w:ascii="宋体" w:hAnsi="宋体" w:hint="eastAsia"/>
          <w:spacing w:val="24"/>
          <w:sz w:val="28"/>
        </w:rPr>
        <w:t>1</w:t>
      </w:r>
      <w:r w:rsidR="00425FFB" w:rsidRPr="00A26D6C">
        <w:rPr>
          <w:rFonts w:ascii="宋体" w:hAnsi="宋体"/>
          <w:spacing w:val="24"/>
          <w:sz w:val="28"/>
        </w:rPr>
        <w:t xml:space="preserve"> </w:t>
      </w:r>
      <w:r w:rsidR="00425FFB" w:rsidRPr="00A26D6C">
        <w:rPr>
          <w:rFonts w:ascii="宋体" w:hAnsi="宋体" w:hint="eastAsia"/>
          <w:spacing w:val="24"/>
          <w:sz w:val="28"/>
        </w:rPr>
        <w:t>任何一方均可以要求对《专业技术服务说明书》下的服务进行更改。任一更改申请须以书面形式提交。</w:t>
      </w:r>
    </w:p>
    <w:p w:rsidR="00425FFB" w:rsidRPr="00A26D6C" w:rsidRDefault="00F5569D" w:rsidP="00425FFB">
      <w:pPr>
        <w:pStyle w:val="DefaultText"/>
        <w:spacing w:line="360" w:lineRule="auto"/>
        <w:ind w:firstLineChars="192" w:firstLine="630"/>
        <w:jc w:val="both"/>
        <w:rPr>
          <w:rFonts w:ascii="宋体" w:hAnsi="宋体" w:hint="eastAsia"/>
          <w:spacing w:val="24"/>
          <w:sz w:val="28"/>
        </w:rPr>
      </w:pPr>
      <w:r w:rsidRPr="00A26D6C">
        <w:rPr>
          <w:rFonts w:ascii="宋体" w:hAnsi="宋体" w:hint="eastAsia"/>
          <w:spacing w:val="24"/>
          <w:sz w:val="28"/>
        </w:rPr>
        <w:t>4</w:t>
      </w:r>
      <w:r w:rsidR="00425FFB" w:rsidRPr="00A26D6C">
        <w:rPr>
          <w:rFonts w:ascii="宋体" w:hAnsi="宋体"/>
          <w:spacing w:val="24"/>
          <w:sz w:val="28"/>
        </w:rPr>
        <w:t>.</w:t>
      </w:r>
      <w:r w:rsidR="00425FFB" w:rsidRPr="00A26D6C">
        <w:rPr>
          <w:rFonts w:ascii="宋体" w:hAnsi="宋体" w:hint="eastAsia"/>
          <w:spacing w:val="24"/>
          <w:sz w:val="28"/>
        </w:rPr>
        <w:t>2</w:t>
      </w:r>
      <w:r w:rsidR="00425FFB" w:rsidRPr="00A26D6C">
        <w:rPr>
          <w:rFonts w:ascii="宋体" w:hAnsi="宋体"/>
          <w:spacing w:val="24"/>
          <w:sz w:val="28"/>
        </w:rPr>
        <w:t xml:space="preserve"> </w:t>
      </w:r>
      <w:r w:rsidR="00425FFB" w:rsidRPr="00A26D6C">
        <w:rPr>
          <w:rFonts w:ascii="宋体" w:hAnsi="宋体" w:hint="eastAsia"/>
          <w:spacing w:val="24"/>
          <w:sz w:val="28"/>
        </w:rPr>
        <w:t>根据更改要求的范围和复杂程度，甲乙双方可对实现变更要求所发生的费用进行磋商。</w:t>
      </w:r>
    </w:p>
    <w:p w:rsidR="00425FFB" w:rsidRPr="00A26D6C" w:rsidRDefault="00F5569D" w:rsidP="00425FFB">
      <w:pPr>
        <w:pStyle w:val="DefaultText"/>
        <w:spacing w:line="360" w:lineRule="auto"/>
        <w:ind w:firstLine="630"/>
        <w:jc w:val="both"/>
        <w:rPr>
          <w:rFonts w:ascii="宋体" w:hAnsi="宋体" w:hint="eastAsia"/>
          <w:spacing w:val="24"/>
          <w:sz w:val="28"/>
        </w:rPr>
      </w:pPr>
      <w:r w:rsidRPr="00A26D6C">
        <w:rPr>
          <w:rFonts w:ascii="宋体" w:hAnsi="宋体" w:hint="eastAsia"/>
          <w:spacing w:val="24"/>
          <w:sz w:val="28"/>
        </w:rPr>
        <w:t>4</w:t>
      </w:r>
      <w:r w:rsidR="00425FFB" w:rsidRPr="00A26D6C">
        <w:rPr>
          <w:rFonts w:ascii="宋体" w:hAnsi="宋体" w:hint="eastAsia"/>
          <w:spacing w:val="24"/>
          <w:sz w:val="28"/>
        </w:rPr>
        <w:t>.3 就上述第</w:t>
      </w:r>
      <w:r w:rsidRPr="00A26D6C">
        <w:rPr>
          <w:rFonts w:ascii="宋体" w:hAnsi="宋体" w:hint="eastAsia"/>
          <w:spacing w:val="24"/>
          <w:sz w:val="28"/>
        </w:rPr>
        <w:t>4</w:t>
      </w:r>
      <w:r w:rsidR="00425FFB" w:rsidRPr="00A26D6C">
        <w:rPr>
          <w:rFonts w:ascii="宋体" w:hAnsi="宋体" w:hint="eastAsia"/>
          <w:spacing w:val="24"/>
          <w:sz w:val="28"/>
        </w:rPr>
        <w:t>.1条，双方达成一致，并签署变更备忘录后，变更生效。变更将修改或替取《专业技术服务说明书》中或先前的任何变更备忘录中所有不一致的条款。</w:t>
      </w:r>
    </w:p>
    <w:p w:rsidR="00425FFB" w:rsidRPr="00A26D6C" w:rsidRDefault="00F5569D" w:rsidP="00425FFB">
      <w:pPr>
        <w:pStyle w:val="DefaultText"/>
        <w:spacing w:line="360" w:lineRule="auto"/>
        <w:ind w:firstLineChars="192" w:firstLine="630"/>
        <w:jc w:val="both"/>
        <w:rPr>
          <w:rFonts w:ascii="宋体" w:hAnsi="宋体"/>
          <w:spacing w:val="24"/>
          <w:sz w:val="28"/>
        </w:rPr>
      </w:pPr>
      <w:r w:rsidRPr="00A26D6C">
        <w:rPr>
          <w:rFonts w:ascii="宋体" w:hAnsi="宋体" w:hint="eastAsia"/>
          <w:spacing w:val="24"/>
          <w:sz w:val="28"/>
        </w:rPr>
        <w:t>4</w:t>
      </w:r>
      <w:r w:rsidR="00425FFB" w:rsidRPr="00A26D6C">
        <w:rPr>
          <w:rFonts w:ascii="宋体" w:hAnsi="宋体" w:hint="eastAsia"/>
          <w:spacing w:val="24"/>
          <w:sz w:val="28"/>
        </w:rPr>
        <w:t>.4 提出变更请求的一方应提交书面申请，描述变更、变更的理由和变更将产生的影响，并提交另一方讨论，接收方须于接到申请后三周内向建议方知会其决定。</w:t>
      </w:r>
    </w:p>
    <w:p w:rsidR="00425FFB" w:rsidRPr="00A26D6C" w:rsidRDefault="00F5569D" w:rsidP="00425FFB">
      <w:pPr>
        <w:pStyle w:val="DefaultText"/>
        <w:spacing w:line="360" w:lineRule="auto"/>
        <w:ind w:firstLineChars="192" w:firstLine="630"/>
        <w:jc w:val="both"/>
        <w:rPr>
          <w:rFonts w:ascii="宋体" w:hAnsi="宋体" w:hint="eastAsia"/>
          <w:spacing w:val="24"/>
          <w:sz w:val="28"/>
        </w:rPr>
      </w:pPr>
      <w:r w:rsidRPr="00A26D6C">
        <w:rPr>
          <w:rFonts w:ascii="宋体" w:hAnsi="宋体" w:hint="eastAsia"/>
          <w:spacing w:val="24"/>
          <w:sz w:val="28"/>
        </w:rPr>
        <w:t>4</w:t>
      </w:r>
      <w:r w:rsidR="00425FFB" w:rsidRPr="00A26D6C">
        <w:rPr>
          <w:rFonts w:ascii="宋体" w:hAnsi="宋体" w:hint="eastAsia"/>
          <w:spacing w:val="24"/>
          <w:sz w:val="28"/>
        </w:rPr>
        <w:t>.5 如双方对该申请达成一致同意意见，双方授权代表将签署相应的《变更备忘录》。经双方授权代表签字盖章后的变更备忘录将作为本合同的有效附件和执行变更的依据。变更将修改或替取《专业技术服务说明书》中或先前的任何变更备忘录中所有不一致的条款。</w:t>
      </w:r>
    </w:p>
    <w:p w:rsidR="00425FFB" w:rsidRPr="00A26D6C" w:rsidRDefault="00425FFB" w:rsidP="00425FFB">
      <w:pPr>
        <w:pStyle w:val="DefaultText"/>
        <w:spacing w:line="360" w:lineRule="auto"/>
        <w:ind w:leftChars="300" w:left="630"/>
        <w:jc w:val="both"/>
        <w:rPr>
          <w:rFonts w:ascii="宋体" w:hAnsi="宋体"/>
          <w:spacing w:val="24"/>
          <w:sz w:val="28"/>
        </w:rPr>
      </w:pPr>
    </w:p>
    <w:p w:rsidR="00425FFB" w:rsidRPr="00A26D6C" w:rsidRDefault="00F5569D" w:rsidP="00425FFB">
      <w:pPr>
        <w:pStyle w:val="DefaultText"/>
        <w:spacing w:line="360" w:lineRule="auto"/>
        <w:ind w:firstLine="630"/>
        <w:rPr>
          <w:rFonts w:ascii="宋体" w:hAnsi="宋体" w:hint="eastAsia"/>
          <w:b/>
          <w:bCs/>
          <w:spacing w:val="24"/>
          <w:sz w:val="28"/>
        </w:rPr>
      </w:pPr>
      <w:r w:rsidRPr="00A26D6C">
        <w:rPr>
          <w:rFonts w:ascii="宋体" w:hAnsi="宋体" w:hint="eastAsia"/>
          <w:b/>
          <w:bCs/>
          <w:spacing w:val="24"/>
          <w:sz w:val="28"/>
        </w:rPr>
        <w:t>五</w:t>
      </w:r>
      <w:r w:rsidR="00425FFB" w:rsidRPr="00A26D6C">
        <w:rPr>
          <w:rFonts w:ascii="宋体" w:hAnsi="宋体" w:hint="eastAsia"/>
          <w:b/>
          <w:bCs/>
          <w:spacing w:val="24"/>
          <w:sz w:val="28"/>
        </w:rPr>
        <w:t>、灾难恢复</w:t>
      </w:r>
    </w:p>
    <w:p w:rsidR="00425FFB" w:rsidRPr="00A26D6C" w:rsidRDefault="00F5569D" w:rsidP="00425FFB">
      <w:pPr>
        <w:pStyle w:val="DefaultText"/>
        <w:spacing w:line="360" w:lineRule="auto"/>
        <w:ind w:firstLine="630"/>
        <w:rPr>
          <w:rFonts w:ascii="宋体" w:hAnsi="宋体" w:hint="eastAsia"/>
          <w:spacing w:val="24"/>
          <w:sz w:val="28"/>
        </w:rPr>
      </w:pPr>
      <w:r w:rsidRPr="00A26D6C">
        <w:rPr>
          <w:rFonts w:ascii="宋体" w:hAnsi="宋体" w:hint="eastAsia"/>
          <w:spacing w:val="24"/>
          <w:sz w:val="28"/>
        </w:rPr>
        <w:t>5</w:t>
      </w:r>
      <w:r w:rsidR="00425FFB" w:rsidRPr="00A26D6C">
        <w:rPr>
          <w:rFonts w:ascii="宋体" w:hAnsi="宋体" w:hint="eastAsia"/>
          <w:spacing w:val="24"/>
          <w:sz w:val="28"/>
        </w:rPr>
        <w:t>.1 双方须遵守灾难恢复计划</w:t>
      </w:r>
      <w:r w:rsidR="00577403" w:rsidRPr="00A26D6C">
        <w:rPr>
          <w:rFonts w:ascii="宋体" w:hAnsi="宋体" w:hint="eastAsia"/>
          <w:spacing w:val="24"/>
          <w:sz w:val="28"/>
        </w:rPr>
        <w:t>和政策</w:t>
      </w:r>
      <w:r w:rsidR="00425FFB" w:rsidRPr="00A26D6C">
        <w:rPr>
          <w:rFonts w:ascii="宋体" w:hAnsi="宋体" w:hint="eastAsia"/>
          <w:spacing w:val="24"/>
          <w:sz w:val="28"/>
        </w:rPr>
        <w:t>。</w:t>
      </w:r>
    </w:p>
    <w:p w:rsidR="00425FFB" w:rsidRPr="00A26D6C" w:rsidRDefault="00F5569D" w:rsidP="00D3273C">
      <w:pPr>
        <w:pStyle w:val="DefaultText"/>
        <w:spacing w:line="360" w:lineRule="auto"/>
        <w:ind w:firstLineChars="192" w:firstLine="630"/>
        <w:rPr>
          <w:rFonts w:ascii="宋体" w:hAnsi="宋体" w:hint="eastAsia"/>
          <w:spacing w:val="24"/>
          <w:sz w:val="28"/>
        </w:rPr>
      </w:pPr>
      <w:r w:rsidRPr="00A26D6C">
        <w:rPr>
          <w:rFonts w:ascii="宋体" w:hAnsi="宋体" w:hint="eastAsia"/>
          <w:spacing w:val="24"/>
          <w:sz w:val="28"/>
        </w:rPr>
        <w:t>5</w:t>
      </w:r>
      <w:r w:rsidR="00425FFB" w:rsidRPr="00A26D6C">
        <w:rPr>
          <w:rFonts w:ascii="宋体" w:hAnsi="宋体" w:hint="eastAsia"/>
          <w:spacing w:val="24"/>
          <w:sz w:val="28"/>
        </w:rPr>
        <w:t>.2 转移：若因任何原因造成乙方不能向甲方提供专业服务，或者预测系统不能正常运行</w:t>
      </w:r>
      <w:r w:rsidR="00095049" w:rsidRPr="00A26D6C">
        <w:rPr>
          <w:rFonts w:ascii="宋体" w:hAnsi="宋体" w:hint="eastAsia"/>
          <w:spacing w:val="24"/>
          <w:sz w:val="28"/>
        </w:rPr>
        <w:t>48</w:t>
      </w:r>
      <w:r w:rsidR="00425FFB" w:rsidRPr="00A26D6C">
        <w:rPr>
          <w:rFonts w:ascii="宋体" w:hAnsi="宋体" w:hint="eastAsia"/>
          <w:spacing w:val="24"/>
          <w:sz w:val="28"/>
        </w:rPr>
        <w:t>小时以上从而导致在这段时间内不能提供专业服务，乙方应该迅速书面通知甲方并根据灾难恢复计划转移到灾难恢复中心。</w:t>
      </w:r>
    </w:p>
    <w:p w:rsidR="00425FFB" w:rsidRPr="00A26D6C" w:rsidRDefault="00F5569D" w:rsidP="00D3273C">
      <w:pPr>
        <w:pStyle w:val="DefaultText"/>
        <w:spacing w:line="360" w:lineRule="auto"/>
        <w:ind w:firstLineChars="192" w:firstLine="630"/>
        <w:rPr>
          <w:rFonts w:ascii="宋体" w:hAnsi="宋体" w:hint="eastAsia"/>
          <w:spacing w:val="24"/>
          <w:sz w:val="28"/>
        </w:rPr>
      </w:pPr>
      <w:r w:rsidRPr="00A26D6C">
        <w:rPr>
          <w:rFonts w:ascii="宋体" w:hAnsi="宋体" w:hint="eastAsia"/>
          <w:spacing w:val="24"/>
          <w:sz w:val="28"/>
        </w:rPr>
        <w:t>5</w:t>
      </w:r>
      <w:r w:rsidR="00425FFB" w:rsidRPr="00A26D6C">
        <w:rPr>
          <w:rFonts w:ascii="宋体" w:hAnsi="宋体" w:hint="eastAsia"/>
          <w:spacing w:val="24"/>
          <w:sz w:val="28"/>
        </w:rPr>
        <w:t>.3 测试：乙方须至少每年</w:t>
      </w:r>
      <w:r w:rsidR="00EB2F32" w:rsidRPr="00A26D6C">
        <w:rPr>
          <w:rFonts w:ascii="宋体" w:hAnsi="宋体" w:hint="eastAsia"/>
          <w:spacing w:val="24"/>
          <w:sz w:val="28"/>
        </w:rPr>
        <w:t>2</w:t>
      </w:r>
      <w:r w:rsidR="00425FFB" w:rsidRPr="00A26D6C">
        <w:rPr>
          <w:rFonts w:ascii="宋体" w:hAnsi="宋体" w:hint="eastAsia"/>
          <w:spacing w:val="24"/>
          <w:sz w:val="28"/>
        </w:rPr>
        <w:t>次在咨询甲方意见后审计及检测灾难恢复计划</w:t>
      </w:r>
      <w:r w:rsidR="00943A33" w:rsidRPr="00A26D6C">
        <w:rPr>
          <w:rFonts w:ascii="宋体" w:hAnsi="宋体" w:hint="eastAsia"/>
          <w:spacing w:val="24"/>
          <w:sz w:val="28"/>
        </w:rPr>
        <w:t>，并</w:t>
      </w:r>
      <w:r w:rsidR="00D70039" w:rsidRPr="00A26D6C">
        <w:rPr>
          <w:rFonts w:ascii="宋体" w:hAnsi="宋体" w:hint="eastAsia"/>
          <w:spacing w:val="24"/>
          <w:sz w:val="28"/>
        </w:rPr>
        <w:t>至少</w:t>
      </w:r>
      <w:r w:rsidR="007432D4" w:rsidRPr="00A26D6C">
        <w:rPr>
          <w:rFonts w:ascii="宋体" w:hAnsi="宋体" w:hint="eastAsia"/>
          <w:spacing w:val="24"/>
          <w:sz w:val="28"/>
        </w:rPr>
        <w:t>向甲方提供</w:t>
      </w:r>
      <w:r w:rsidR="00EB2F32" w:rsidRPr="00A26D6C">
        <w:rPr>
          <w:rFonts w:ascii="宋体" w:hAnsi="宋体" w:hint="eastAsia"/>
          <w:spacing w:val="24"/>
          <w:sz w:val="28"/>
        </w:rPr>
        <w:t>2</w:t>
      </w:r>
      <w:r w:rsidR="00D70039" w:rsidRPr="00A26D6C">
        <w:rPr>
          <w:rFonts w:ascii="宋体" w:hAnsi="宋体" w:hint="eastAsia"/>
          <w:spacing w:val="24"/>
          <w:sz w:val="28"/>
        </w:rPr>
        <w:t>次</w:t>
      </w:r>
      <w:r w:rsidR="00943A33" w:rsidRPr="00A26D6C">
        <w:rPr>
          <w:rFonts w:ascii="宋体" w:hAnsi="宋体" w:hint="eastAsia"/>
          <w:spacing w:val="24"/>
          <w:sz w:val="28"/>
        </w:rPr>
        <w:t>灾难恢复演练</w:t>
      </w:r>
      <w:r w:rsidR="007432D4" w:rsidRPr="00A26D6C">
        <w:rPr>
          <w:rFonts w:ascii="宋体" w:hAnsi="宋体" w:hint="eastAsia"/>
          <w:spacing w:val="24"/>
          <w:sz w:val="28"/>
        </w:rPr>
        <w:t>的服务</w:t>
      </w:r>
      <w:r w:rsidR="00943A33" w:rsidRPr="00A26D6C">
        <w:rPr>
          <w:rFonts w:ascii="宋体" w:hAnsi="宋体" w:hint="eastAsia"/>
          <w:spacing w:val="24"/>
          <w:sz w:val="28"/>
        </w:rPr>
        <w:t>。</w:t>
      </w:r>
    </w:p>
    <w:p w:rsidR="00425FFB" w:rsidRPr="00A26D6C" w:rsidRDefault="00425FFB" w:rsidP="00425FFB">
      <w:pPr>
        <w:pStyle w:val="DefaultText"/>
        <w:spacing w:line="360" w:lineRule="auto"/>
        <w:ind w:leftChars="300" w:left="630"/>
        <w:rPr>
          <w:rFonts w:ascii="宋体" w:hAnsi="宋体" w:hint="eastAsia"/>
          <w:spacing w:val="24"/>
          <w:sz w:val="28"/>
        </w:rPr>
      </w:pPr>
    </w:p>
    <w:p w:rsidR="00425FFB" w:rsidRPr="00A26D6C" w:rsidRDefault="00F5569D" w:rsidP="00425FFB">
      <w:pPr>
        <w:pStyle w:val="DefaultText"/>
        <w:spacing w:line="360" w:lineRule="auto"/>
        <w:ind w:firstLine="630"/>
        <w:rPr>
          <w:rFonts w:ascii="宋体" w:hAnsi="宋体" w:hint="eastAsia"/>
          <w:b/>
          <w:spacing w:val="24"/>
          <w:sz w:val="28"/>
        </w:rPr>
      </w:pPr>
      <w:r w:rsidRPr="00A26D6C">
        <w:rPr>
          <w:rFonts w:ascii="宋体" w:hAnsi="宋体" w:hint="eastAsia"/>
          <w:b/>
          <w:spacing w:val="24"/>
          <w:sz w:val="28"/>
        </w:rPr>
        <w:t>六</w:t>
      </w:r>
      <w:r w:rsidR="00425FFB" w:rsidRPr="00A26D6C">
        <w:rPr>
          <w:rFonts w:ascii="宋体" w:hAnsi="宋体" w:hint="eastAsia"/>
          <w:b/>
          <w:spacing w:val="24"/>
          <w:sz w:val="28"/>
        </w:rPr>
        <w:t>、义务</w:t>
      </w:r>
    </w:p>
    <w:p w:rsidR="00425FFB" w:rsidRPr="00A26D6C" w:rsidRDefault="00F5569D" w:rsidP="00425FFB">
      <w:pPr>
        <w:pStyle w:val="DefaultText"/>
        <w:spacing w:line="360" w:lineRule="auto"/>
        <w:ind w:firstLine="630"/>
        <w:rPr>
          <w:rFonts w:ascii="宋体" w:hAnsi="宋体" w:hint="eastAsia"/>
          <w:b/>
          <w:spacing w:val="24"/>
          <w:sz w:val="28"/>
        </w:rPr>
      </w:pPr>
      <w:r w:rsidRPr="00A26D6C">
        <w:rPr>
          <w:rFonts w:ascii="宋体" w:hAnsi="宋体" w:hint="eastAsia"/>
          <w:b/>
          <w:spacing w:val="24"/>
          <w:sz w:val="28"/>
        </w:rPr>
        <w:t>6</w:t>
      </w:r>
      <w:r w:rsidR="00425FFB" w:rsidRPr="00A26D6C">
        <w:rPr>
          <w:rFonts w:ascii="宋体" w:hAnsi="宋体" w:hint="eastAsia"/>
          <w:b/>
          <w:spacing w:val="24"/>
          <w:sz w:val="28"/>
        </w:rPr>
        <w:t>.1 乙方义务</w:t>
      </w:r>
    </w:p>
    <w:p w:rsidR="00425FFB" w:rsidRPr="00A26D6C" w:rsidRDefault="00F5569D" w:rsidP="00425FFB">
      <w:pPr>
        <w:pStyle w:val="DefaultText"/>
        <w:spacing w:line="360" w:lineRule="auto"/>
        <w:ind w:firstLine="630"/>
        <w:rPr>
          <w:rFonts w:ascii="宋体" w:hAnsi="宋体"/>
          <w:spacing w:val="24"/>
          <w:sz w:val="28"/>
        </w:rPr>
      </w:pPr>
      <w:smartTag w:uri="urn:schemas-microsoft-com:office:smarttags" w:element="chsdate">
        <w:smartTagPr>
          <w:attr w:name="Year" w:val="1899"/>
          <w:attr w:name="Month" w:val="12"/>
          <w:attr w:name="Day" w:val="30"/>
          <w:attr w:name="IsLunarDate" w:val="False"/>
          <w:attr w:name="IsROCDate" w:val="False"/>
        </w:smartTagPr>
        <w:r w:rsidRPr="00A26D6C">
          <w:rPr>
            <w:rFonts w:ascii="宋体" w:hAnsi="宋体" w:hint="eastAsia"/>
            <w:bCs/>
            <w:spacing w:val="24"/>
            <w:sz w:val="28"/>
          </w:rPr>
          <w:t>6</w:t>
        </w:r>
        <w:r w:rsidR="00425FFB" w:rsidRPr="00A26D6C">
          <w:rPr>
            <w:rFonts w:ascii="宋体" w:hAnsi="宋体" w:hint="eastAsia"/>
            <w:bCs/>
            <w:spacing w:val="24"/>
            <w:sz w:val="28"/>
          </w:rPr>
          <w:t>.1.1</w:t>
        </w:r>
      </w:smartTag>
      <w:r w:rsidR="00425FFB" w:rsidRPr="00A26D6C">
        <w:rPr>
          <w:rFonts w:ascii="宋体" w:hAnsi="宋体" w:hint="eastAsia"/>
          <w:bCs/>
          <w:spacing w:val="24"/>
          <w:sz w:val="28"/>
        </w:rPr>
        <w:t xml:space="preserve"> 乙</w:t>
      </w:r>
      <w:r w:rsidR="00425FFB" w:rsidRPr="00A26D6C">
        <w:rPr>
          <w:rFonts w:ascii="宋体" w:hAnsi="宋体" w:hint="eastAsia"/>
          <w:spacing w:val="24"/>
          <w:sz w:val="28"/>
        </w:rPr>
        <w:t>方将严格按照《专业技术服务说明书》的要求提供所列明的每一项服务。乙方保证其提供的服务符合本合同条款的要求。</w:t>
      </w:r>
    </w:p>
    <w:p w:rsidR="00425FFB" w:rsidRPr="00A26D6C" w:rsidRDefault="00F5569D" w:rsidP="00240A7A">
      <w:pPr>
        <w:pStyle w:val="DefaultText"/>
        <w:tabs>
          <w:tab w:val="left" w:pos="0"/>
        </w:tabs>
        <w:spacing w:line="360" w:lineRule="auto"/>
        <w:ind w:firstLineChars="192" w:firstLine="630"/>
        <w:rPr>
          <w:rFonts w:ascii="宋体" w:hAnsi="宋体" w:hint="eastAsia"/>
          <w:spacing w:val="24"/>
          <w:sz w:val="28"/>
        </w:rPr>
      </w:pPr>
      <w:smartTag w:uri="urn:schemas-microsoft-com:office:smarttags" w:element="chsdate">
        <w:smartTagPr>
          <w:attr w:name="Year" w:val="1899"/>
          <w:attr w:name="Month" w:val="12"/>
          <w:attr w:name="Day" w:val="30"/>
          <w:attr w:name="IsLunarDate" w:val="False"/>
          <w:attr w:name="IsROCDate" w:val="False"/>
        </w:smartTagPr>
        <w:r w:rsidRPr="00A26D6C">
          <w:rPr>
            <w:rFonts w:ascii="宋体" w:hAnsi="宋体" w:hint="eastAsia"/>
            <w:spacing w:val="24"/>
            <w:sz w:val="28"/>
          </w:rPr>
          <w:t>6</w:t>
        </w:r>
        <w:r w:rsidR="00425FFB" w:rsidRPr="00A26D6C">
          <w:rPr>
            <w:rFonts w:ascii="宋体" w:hAnsi="宋体" w:hint="eastAsia"/>
            <w:spacing w:val="24"/>
            <w:sz w:val="28"/>
          </w:rPr>
          <w:t>.1.2</w:t>
        </w:r>
      </w:smartTag>
      <w:r w:rsidR="00425FFB" w:rsidRPr="00A26D6C">
        <w:rPr>
          <w:rFonts w:ascii="宋体" w:hAnsi="宋体" w:hint="eastAsia"/>
          <w:spacing w:val="24"/>
          <w:sz w:val="28"/>
        </w:rPr>
        <w:t xml:space="preserve"> 服务水平调整：乙方必须定期并应甲方要求检测服务水平，并根据以下条件升级和调整服务水平：</w:t>
      </w:r>
      <w:r w:rsidR="00425FFB" w:rsidRPr="00A26D6C">
        <w:rPr>
          <w:rFonts w:ascii="宋体" w:hAnsi="宋体"/>
          <w:spacing w:val="24"/>
          <w:sz w:val="28"/>
        </w:rPr>
        <w:br/>
      </w:r>
      <w:r w:rsidR="00425FFB" w:rsidRPr="00A26D6C">
        <w:rPr>
          <w:rFonts w:ascii="宋体" w:hAnsi="宋体" w:hint="eastAsia"/>
          <w:spacing w:val="24"/>
          <w:sz w:val="28"/>
        </w:rPr>
        <w:t xml:space="preserve">   （a）技术、硬件和软件处理的发展情况；及</w:t>
      </w:r>
      <w:r w:rsidR="00425FFB" w:rsidRPr="00A26D6C">
        <w:rPr>
          <w:rFonts w:ascii="宋体" w:hAnsi="宋体"/>
          <w:spacing w:val="24"/>
          <w:sz w:val="28"/>
        </w:rPr>
        <w:br/>
      </w:r>
      <w:r w:rsidR="00425FFB" w:rsidRPr="00A26D6C">
        <w:rPr>
          <w:rFonts w:ascii="宋体" w:hAnsi="宋体" w:hint="eastAsia"/>
          <w:spacing w:val="24"/>
          <w:sz w:val="28"/>
        </w:rPr>
        <w:t xml:space="preserve">   （b）</w:t>
      </w:r>
      <w:r w:rsidR="00DD23BD" w:rsidRPr="00A26D6C">
        <w:rPr>
          <w:rFonts w:ascii="宋体" w:hAnsi="宋体" w:hint="eastAsia"/>
          <w:spacing w:val="24"/>
          <w:sz w:val="28"/>
        </w:rPr>
        <w:t>中华人民共和国法律和</w:t>
      </w:r>
      <w:r w:rsidR="00582DAC" w:rsidRPr="00A26D6C">
        <w:rPr>
          <w:rFonts w:ascii="宋体" w:hAnsi="宋体" w:hint="eastAsia"/>
          <w:spacing w:val="24"/>
          <w:sz w:val="28"/>
        </w:rPr>
        <w:t>韩国</w:t>
      </w:r>
      <w:r w:rsidR="00425FFB" w:rsidRPr="00A26D6C">
        <w:rPr>
          <w:rFonts w:ascii="宋体" w:hAnsi="宋体" w:hint="eastAsia"/>
          <w:spacing w:val="24"/>
          <w:sz w:val="28"/>
        </w:rPr>
        <w:t>法律的变更。</w:t>
      </w:r>
    </w:p>
    <w:p w:rsidR="00425FFB" w:rsidRPr="00A26D6C" w:rsidRDefault="00425FFB" w:rsidP="00425FFB">
      <w:pPr>
        <w:pStyle w:val="DefaultText"/>
        <w:tabs>
          <w:tab w:val="left" w:pos="105"/>
          <w:tab w:val="left" w:pos="525"/>
        </w:tabs>
        <w:spacing w:line="360" w:lineRule="auto"/>
        <w:rPr>
          <w:rFonts w:ascii="宋体" w:hAnsi="宋体" w:hint="eastAsia"/>
          <w:spacing w:val="24"/>
          <w:sz w:val="28"/>
          <w:szCs w:val="28"/>
        </w:rPr>
      </w:pPr>
      <w:smartTag w:uri="urn:schemas-microsoft-com:office:smarttags" w:element="chsdate">
        <w:smartTagPr>
          <w:attr w:name="Year" w:val="1899"/>
          <w:attr w:name="Month" w:val="12"/>
          <w:attr w:name="Day" w:val="30"/>
          <w:attr w:name="IsLunarDate" w:val="False"/>
          <w:attr w:name="IsROCDate" w:val="False"/>
        </w:smartTagPr>
        <w:r w:rsidRPr="00A26D6C">
          <w:rPr>
            <w:rFonts w:ascii="宋体" w:hAnsi="宋体" w:hint="eastAsia"/>
            <w:spacing w:val="24"/>
            <w:sz w:val="28"/>
          </w:rPr>
          <w:tab/>
        </w:r>
        <w:r w:rsidRPr="00A26D6C">
          <w:rPr>
            <w:rFonts w:ascii="宋体" w:hAnsi="宋体" w:hint="eastAsia"/>
            <w:spacing w:val="24"/>
            <w:sz w:val="28"/>
          </w:rPr>
          <w:tab/>
        </w:r>
        <w:r w:rsidR="00F5569D" w:rsidRPr="00A26D6C">
          <w:rPr>
            <w:rFonts w:ascii="宋体" w:hAnsi="宋体" w:hint="eastAsia"/>
            <w:spacing w:val="24"/>
            <w:sz w:val="28"/>
          </w:rPr>
          <w:t>6</w:t>
        </w:r>
        <w:r w:rsidRPr="00A26D6C">
          <w:rPr>
            <w:rFonts w:ascii="宋体" w:hAnsi="宋体" w:hint="eastAsia"/>
            <w:spacing w:val="24"/>
            <w:sz w:val="28"/>
          </w:rPr>
          <w:t>.1.3</w:t>
        </w:r>
      </w:smartTag>
      <w:r w:rsidRPr="00A26D6C">
        <w:rPr>
          <w:rFonts w:ascii="宋体" w:hAnsi="宋体" w:hint="eastAsia"/>
          <w:spacing w:val="24"/>
          <w:sz w:val="28"/>
        </w:rPr>
        <w:t xml:space="preserve"> 为了提供本合同所规定的专业服务，</w:t>
      </w:r>
      <w:r w:rsidR="00B464A7" w:rsidRPr="00A26D6C">
        <w:rPr>
          <w:rFonts w:ascii="宋体" w:hAnsi="宋体" w:hint="eastAsia"/>
          <w:spacing w:val="24"/>
          <w:sz w:val="28"/>
        </w:rPr>
        <w:t>经双方同意后</w:t>
      </w:r>
      <w:r w:rsidRPr="00A26D6C">
        <w:rPr>
          <w:rFonts w:ascii="宋体" w:hAnsi="宋体" w:hint="eastAsia"/>
          <w:spacing w:val="24"/>
          <w:sz w:val="28"/>
        </w:rPr>
        <w:t>乙方同意执行由甲方、甲方内部和外部审计人员以及</w:t>
      </w:r>
      <w:r w:rsidR="00582DAC" w:rsidRPr="00A26D6C">
        <w:rPr>
          <w:rFonts w:ascii="宋体" w:hAnsi="宋体" w:hint="eastAsia"/>
          <w:spacing w:val="24"/>
          <w:sz w:val="28"/>
        </w:rPr>
        <w:t>韩国</w:t>
      </w:r>
      <w:r w:rsidRPr="00A26D6C">
        <w:rPr>
          <w:rFonts w:ascii="宋体" w:hAnsi="宋体" w:hint="eastAsia"/>
          <w:spacing w:val="24"/>
          <w:sz w:val="28"/>
        </w:rPr>
        <w:t>金融管理机构推荐的</w:t>
      </w:r>
      <w:r w:rsidR="00DA6AB9" w:rsidRPr="00A26D6C">
        <w:rPr>
          <w:rFonts w:ascii="宋体" w:hAnsi="宋体" w:hint="eastAsia"/>
          <w:spacing w:val="24"/>
          <w:sz w:val="28"/>
        </w:rPr>
        <w:t>现场</w:t>
      </w:r>
      <w:r w:rsidR="00896AD7" w:rsidRPr="00A26D6C">
        <w:rPr>
          <w:rFonts w:ascii="宋体" w:hAnsi="宋体" w:hint="eastAsia"/>
          <w:spacing w:val="24"/>
          <w:sz w:val="28"/>
        </w:rPr>
        <w:t>安全审计以及</w:t>
      </w:r>
      <w:r w:rsidR="00582DAC" w:rsidRPr="00A26D6C">
        <w:rPr>
          <w:rFonts w:ascii="宋体" w:hAnsi="宋体" w:hint="eastAsia"/>
          <w:spacing w:val="24"/>
          <w:sz w:val="28"/>
        </w:rPr>
        <w:t>韩国</w:t>
      </w:r>
      <w:r w:rsidR="00896AD7" w:rsidRPr="00A26D6C">
        <w:rPr>
          <w:rFonts w:ascii="宋体" w:hAnsi="宋体" w:hint="eastAsia"/>
          <w:spacing w:val="24"/>
          <w:sz w:val="28"/>
        </w:rPr>
        <w:t>金融监管要求的信息系统维护</w:t>
      </w:r>
      <w:r w:rsidR="00B86BB6" w:rsidRPr="00A26D6C">
        <w:rPr>
          <w:rFonts w:ascii="宋体" w:hAnsi="宋体" w:hint="eastAsia"/>
          <w:spacing w:val="24"/>
          <w:sz w:val="28"/>
        </w:rPr>
        <w:t>的</w:t>
      </w:r>
      <w:r w:rsidRPr="00A26D6C">
        <w:rPr>
          <w:rFonts w:ascii="宋体" w:hAnsi="宋体" w:hint="eastAsia"/>
          <w:spacing w:val="24"/>
          <w:sz w:val="28"/>
        </w:rPr>
        <w:t>建议。</w:t>
      </w:r>
    </w:p>
    <w:p w:rsidR="00425FFB" w:rsidRPr="00A26D6C" w:rsidRDefault="00425FFB" w:rsidP="009C08E3">
      <w:pPr>
        <w:pStyle w:val="DefaultText"/>
        <w:tabs>
          <w:tab w:val="left" w:pos="0"/>
        </w:tabs>
        <w:spacing w:line="360" w:lineRule="auto"/>
        <w:ind w:leftChars="-182" w:left="-2" w:hangingChars="116" w:hanging="380"/>
        <w:rPr>
          <w:rFonts w:ascii="宋体" w:hAnsi="宋体" w:hint="eastAsia"/>
          <w:spacing w:val="24"/>
          <w:sz w:val="28"/>
        </w:rPr>
      </w:pPr>
      <w:r w:rsidRPr="00A26D6C">
        <w:rPr>
          <w:rFonts w:ascii="宋体" w:hAnsi="宋体" w:hint="eastAsia"/>
          <w:spacing w:val="24"/>
          <w:sz w:val="28"/>
        </w:rPr>
        <w:t xml:space="preserve">     </w:t>
      </w:r>
      <w:smartTag w:uri="urn:schemas-microsoft-com:office:smarttags" w:element="chsdate">
        <w:smartTagPr>
          <w:attr w:name="Year" w:val="1899"/>
          <w:attr w:name="Month" w:val="12"/>
          <w:attr w:name="Day" w:val="30"/>
          <w:attr w:name="IsLunarDate" w:val="False"/>
          <w:attr w:name="IsROCDate" w:val="False"/>
        </w:smartTagPr>
        <w:r w:rsidR="00F5569D" w:rsidRPr="00A26D6C">
          <w:rPr>
            <w:rFonts w:ascii="宋体" w:hAnsi="宋体" w:hint="eastAsia"/>
            <w:spacing w:val="24"/>
            <w:sz w:val="28"/>
          </w:rPr>
          <w:t>6</w:t>
        </w:r>
        <w:r w:rsidRPr="00A26D6C">
          <w:rPr>
            <w:rFonts w:ascii="宋体" w:hAnsi="宋体" w:hint="eastAsia"/>
            <w:spacing w:val="24"/>
            <w:sz w:val="28"/>
          </w:rPr>
          <w:t>.1.4</w:t>
        </w:r>
      </w:smartTag>
      <w:r w:rsidRPr="00A26D6C">
        <w:rPr>
          <w:rFonts w:ascii="宋体" w:hAnsi="宋体" w:hint="eastAsia"/>
          <w:spacing w:val="24"/>
          <w:sz w:val="28"/>
        </w:rPr>
        <w:t xml:space="preserve"> 根据本合同条款以及所有合法的由乙方发布的指令，乙方须事先彻底地咨询甲方后负责谨慎地以最正确和最有效的方式提供专业服务</w:t>
      </w:r>
      <w:r w:rsidR="00386188" w:rsidRPr="00A26D6C">
        <w:rPr>
          <w:rFonts w:ascii="宋体" w:hAnsi="宋体" w:hint="eastAsia"/>
          <w:spacing w:val="24"/>
          <w:sz w:val="28"/>
        </w:rPr>
        <w:t>，</w:t>
      </w:r>
      <w:r w:rsidR="00BE2DCF" w:rsidRPr="00A26D6C">
        <w:rPr>
          <w:rFonts w:ascii="宋体" w:hAnsi="宋体" w:hint="eastAsia"/>
          <w:spacing w:val="24"/>
          <w:sz w:val="28"/>
        </w:rPr>
        <w:t>同时乙方对安全性有关</w:t>
      </w:r>
      <w:r w:rsidR="00C36C46" w:rsidRPr="00A26D6C">
        <w:rPr>
          <w:rFonts w:ascii="宋体" w:hAnsi="宋体" w:hint="eastAsia"/>
          <w:spacing w:val="24"/>
          <w:sz w:val="28"/>
        </w:rPr>
        <w:t>规定</w:t>
      </w:r>
      <w:r w:rsidR="00BE2DCF" w:rsidRPr="00A26D6C">
        <w:rPr>
          <w:rFonts w:ascii="宋体" w:hAnsi="宋体" w:hint="eastAsia"/>
          <w:spacing w:val="24"/>
          <w:sz w:val="28"/>
        </w:rPr>
        <w:t>、手册</w:t>
      </w:r>
      <w:r w:rsidR="00C36C46" w:rsidRPr="00A26D6C">
        <w:rPr>
          <w:rFonts w:ascii="宋体" w:hAnsi="宋体" w:hint="eastAsia"/>
          <w:spacing w:val="24"/>
          <w:sz w:val="28"/>
        </w:rPr>
        <w:t>、获授权</w:t>
      </w:r>
      <w:r w:rsidR="00491DDE" w:rsidRPr="00A26D6C">
        <w:rPr>
          <w:rFonts w:ascii="宋体" w:hAnsi="宋体" w:hint="eastAsia"/>
          <w:spacing w:val="24"/>
          <w:sz w:val="28"/>
        </w:rPr>
        <w:t>人</w:t>
      </w:r>
      <w:r w:rsidR="00C36C46" w:rsidRPr="00A26D6C">
        <w:rPr>
          <w:rFonts w:ascii="宋体" w:hAnsi="宋体" w:hint="eastAsia"/>
          <w:spacing w:val="24"/>
          <w:sz w:val="28"/>
        </w:rPr>
        <w:t>员和委员会组织等</w:t>
      </w:r>
      <w:r w:rsidR="00BE2DCF" w:rsidRPr="00A26D6C">
        <w:rPr>
          <w:rFonts w:ascii="宋体" w:hAnsi="宋体" w:hint="eastAsia"/>
          <w:spacing w:val="24"/>
          <w:sz w:val="28"/>
        </w:rPr>
        <w:t>应</w:t>
      </w:r>
      <w:r w:rsidR="00577403" w:rsidRPr="00A26D6C">
        <w:rPr>
          <w:rFonts w:ascii="宋体" w:hAnsi="宋体" w:hint="eastAsia"/>
          <w:spacing w:val="24"/>
          <w:sz w:val="28"/>
        </w:rPr>
        <w:t>及时维护并升级</w:t>
      </w:r>
      <w:r w:rsidR="00C36C46" w:rsidRPr="00A26D6C">
        <w:rPr>
          <w:rFonts w:ascii="宋体" w:hAnsi="宋体" w:hint="eastAsia"/>
          <w:spacing w:val="24"/>
          <w:sz w:val="28"/>
        </w:rPr>
        <w:t>，</w:t>
      </w:r>
      <w:r w:rsidR="00577403" w:rsidRPr="00A26D6C">
        <w:rPr>
          <w:rFonts w:ascii="宋体" w:hAnsi="宋体" w:hint="eastAsia"/>
          <w:spacing w:val="24"/>
          <w:sz w:val="28"/>
        </w:rPr>
        <w:t>同时</w:t>
      </w:r>
      <w:r w:rsidR="00C36C46" w:rsidRPr="00A26D6C">
        <w:rPr>
          <w:rFonts w:ascii="宋体" w:hAnsi="宋体" w:hint="eastAsia"/>
          <w:spacing w:val="24"/>
          <w:sz w:val="28"/>
        </w:rPr>
        <w:t>向甲方通知。</w:t>
      </w:r>
    </w:p>
    <w:p w:rsidR="00C36C46" w:rsidRPr="00A26D6C" w:rsidRDefault="00C36C46" w:rsidP="00FA408D">
      <w:pPr>
        <w:pStyle w:val="DefaultText"/>
        <w:tabs>
          <w:tab w:val="left" w:pos="0"/>
        </w:tabs>
        <w:spacing w:line="360" w:lineRule="auto"/>
        <w:ind w:leftChars="-182" w:left="-2" w:hangingChars="116" w:hanging="380"/>
        <w:rPr>
          <w:rFonts w:ascii="宋体" w:hAnsi="宋体" w:hint="eastAsia"/>
          <w:spacing w:val="24"/>
          <w:sz w:val="28"/>
        </w:rPr>
      </w:pPr>
      <w:r w:rsidRPr="00A26D6C">
        <w:rPr>
          <w:rFonts w:ascii="宋体" w:hAnsi="宋体" w:hint="eastAsia"/>
          <w:spacing w:val="24"/>
          <w:sz w:val="28"/>
        </w:rPr>
        <w:t xml:space="preserve">    </w:t>
      </w:r>
      <w:smartTag w:uri="urn:schemas-microsoft-com:office:smarttags" w:element="chsdate">
        <w:smartTagPr>
          <w:attr w:name="IsROCDate" w:val="False"/>
          <w:attr w:name="IsLunarDate" w:val="False"/>
          <w:attr w:name="Day" w:val="30"/>
          <w:attr w:name="Month" w:val="12"/>
          <w:attr w:name="Year" w:val="1899"/>
        </w:smartTagPr>
        <w:r w:rsidR="00F5569D" w:rsidRPr="00A26D6C">
          <w:rPr>
            <w:rFonts w:ascii="宋体" w:hAnsi="宋体" w:hint="eastAsia"/>
            <w:spacing w:val="24"/>
            <w:sz w:val="28"/>
          </w:rPr>
          <w:t>6</w:t>
        </w:r>
        <w:r w:rsidR="00ED3B69" w:rsidRPr="00A26D6C">
          <w:rPr>
            <w:rFonts w:ascii="宋体" w:hAnsi="宋体" w:hint="eastAsia"/>
            <w:spacing w:val="24"/>
            <w:sz w:val="28"/>
          </w:rPr>
          <w:t>.1.</w:t>
        </w:r>
        <w:r w:rsidR="00FA408D">
          <w:rPr>
            <w:rFonts w:ascii="宋体" w:hAnsi="宋体" w:hint="eastAsia"/>
            <w:spacing w:val="24"/>
            <w:sz w:val="28"/>
          </w:rPr>
          <w:t>5</w:t>
        </w:r>
      </w:smartTag>
      <w:r w:rsidR="00FA408D" w:rsidRPr="00A26D6C">
        <w:rPr>
          <w:rFonts w:ascii="宋体" w:hAnsi="宋体" w:hint="eastAsia"/>
          <w:spacing w:val="24"/>
          <w:sz w:val="28"/>
        </w:rPr>
        <w:t xml:space="preserve"> </w:t>
      </w:r>
      <w:r w:rsidR="00FA4032" w:rsidRPr="00A26D6C">
        <w:rPr>
          <w:rFonts w:ascii="宋体" w:hAnsi="宋体" w:hint="eastAsia"/>
          <w:spacing w:val="24"/>
          <w:sz w:val="28"/>
        </w:rPr>
        <w:t>乙方在</w:t>
      </w:r>
      <w:r w:rsidRPr="00A26D6C">
        <w:rPr>
          <w:rFonts w:ascii="宋体" w:hAnsi="宋体" w:hint="eastAsia"/>
          <w:spacing w:val="24"/>
          <w:sz w:val="28"/>
        </w:rPr>
        <w:t>系统投产后6个月以内应进行安全性</w:t>
      </w:r>
      <w:r w:rsidR="00FA4032" w:rsidRPr="00A26D6C">
        <w:rPr>
          <w:rFonts w:ascii="宋体" w:hAnsi="宋体" w:hint="eastAsia"/>
          <w:spacing w:val="24"/>
          <w:sz w:val="28"/>
        </w:rPr>
        <w:t>及系统缺点</w:t>
      </w:r>
      <w:r w:rsidRPr="00A26D6C">
        <w:rPr>
          <w:rFonts w:ascii="宋体" w:hAnsi="宋体" w:hint="eastAsia"/>
          <w:spacing w:val="24"/>
          <w:sz w:val="28"/>
        </w:rPr>
        <w:t>分析，</w:t>
      </w:r>
      <w:r w:rsidR="00FA4032" w:rsidRPr="00A26D6C">
        <w:rPr>
          <w:rFonts w:ascii="宋体" w:hAnsi="宋体" w:hint="eastAsia"/>
          <w:spacing w:val="24"/>
          <w:sz w:val="28"/>
        </w:rPr>
        <w:t>向甲方提出分析报告。</w:t>
      </w:r>
    </w:p>
    <w:p w:rsidR="00425FFB" w:rsidRPr="00A26D6C" w:rsidRDefault="00425FFB" w:rsidP="00425FFB">
      <w:pPr>
        <w:ind w:leftChars="-151" w:left="421" w:hangingChars="225" w:hanging="738"/>
        <w:rPr>
          <w:rFonts w:ascii="宋体" w:hAnsi="宋体" w:hint="eastAsia"/>
          <w:spacing w:val="24"/>
          <w:sz w:val="28"/>
        </w:rPr>
      </w:pPr>
      <w:smartTag w:uri="urn:schemas-microsoft-com:office:smarttags" w:element="chsdate">
        <w:smartTagPr>
          <w:attr w:name="IsROCDate" w:val="False"/>
          <w:attr w:name="IsLunarDate" w:val="False"/>
          <w:attr w:name="Day" w:val="30"/>
          <w:attr w:name="Month" w:val="12"/>
          <w:attr w:name="Year" w:val="1899"/>
        </w:smartTagPr>
        <w:r w:rsidRPr="00A26D6C">
          <w:rPr>
            <w:rFonts w:ascii="宋体" w:hAnsi="宋体" w:hint="eastAsia"/>
            <w:spacing w:val="24"/>
            <w:sz w:val="28"/>
          </w:rPr>
          <w:tab/>
        </w:r>
        <w:r w:rsidR="00F5569D" w:rsidRPr="00A26D6C">
          <w:rPr>
            <w:rFonts w:ascii="宋体" w:hAnsi="宋体" w:hint="eastAsia"/>
            <w:spacing w:val="24"/>
            <w:sz w:val="28"/>
          </w:rPr>
          <w:t>6</w:t>
        </w:r>
        <w:r w:rsidRPr="00A26D6C">
          <w:rPr>
            <w:rFonts w:ascii="宋体" w:hAnsi="宋体" w:hint="eastAsia"/>
            <w:spacing w:val="24"/>
            <w:sz w:val="28"/>
          </w:rPr>
          <w:t>.1.</w:t>
        </w:r>
        <w:r w:rsidR="00FA408D">
          <w:rPr>
            <w:rFonts w:ascii="宋体" w:hAnsi="宋体" w:hint="eastAsia"/>
            <w:spacing w:val="24"/>
            <w:sz w:val="28"/>
          </w:rPr>
          <w:t>6</w:t>
        </w:r>
      </w:smartTag>
      <w:r w:rsidRPr="00A26D6C">
        <w:rPr>
          <w:rFonts w:ascii="宋体" w:hAnsi="宋体" w:hint="eastAsia"/>
          <w:spacing w:val="24"/>
          <w:sz w:val="28"/>
        </w:rPr>
        <w:t>隔离和区分：</w:t>
      </w:r>
    </w:p>
    <w:p w:rsidR="00425FFB" w:rsidRPr="00A26D6C" w:rsidRDefault="00425FFB" w:rsidP="00425FFB">
      <w:pPr>
        <w:ind w:leftChars="250" w:left="525" w:firstLineChars="32" w:firstLine="105"/>
        <w:rPr>
          <w:rFonts w:ascii="宋体" w:hAnsi="宋体" w:hint="eastAsia"/>
          <w:spacing w:val="24"/>
          <w:sz w:val="28"/>
        </w:rPr>
      </w:pPr>
      <w:r w:rsidRPr="00A26D6C">
        <w:rPr>
          <w:rFonts w:ascii="宋体" w:hAnsi="宋体" w:hint="eastAsia"/>
          <w:spacing w:val="24"/>
          <w:sz w:val="28"/>
        </w:rPr>
        <w:t>乙方须确保：</w:t>
      </w:r>
    </w:p>
    <w:p w:rsidR="00425FFB" w:rsidRPr="00A26D6C" w:rsidRDefault="00425FFB" w:rsidP="004D0E38">
      <w:pPr>
        <w:ind w:firstLineChars="160" w:firstLine="525"/>
        <w:rPr>
          <w:rFonts w:ascii="宋体" w:hAnsi="宋体" w:hint="eastAsia"/>
          <w:spacing w:val="24"/>
          <w:sz w:val="28"/>
        </w:rPr>
      </w:pPr>
      <w:r w:rsidRPr="00A26D6C">
        <w:rPr>
          <w:rFonts w:ascii="宋体" w:hAnsi="宋体" w:hint="eastAsia"/>
          <w:spacing w:val="24"/>
          <w:sz w:val="28"/>
        </w:rPr>
        <w:t>（a）对数据进行清晰的隔离及/或区分，以确保乙方的任何其他客户</w:t>
      </w:r>
      <w:r w:rsidR="00BE2DCF" w:rsidRPr="00A26D6C">
        <w:rPr>
          <w:rFonts w:ascii="宋体" w:hAnsi="宋体" w:hint="eastAsia"/>
          <w:spacing w:val="24"/>
          <w:sz w:val="28"/>
        </w:rPr>
        <w:t>或无权限人</w:t>
      </w:r>
      <w:r w:rsidR="00491DDE" w:rsidRPr="00A26D6C">
        <w:rPr>
          <w:rFonts w:ascii="宋体" w:hAnsi="宋体" w:hint="eastAsia"/>
          <w:spacing w:val="24"/>
          <w:sz w:val="28"/>
        </w:rPr>
        <w:t>员</w:t>
      </w:r>
      <w:r w:rsidRPr="00A26D6C">
        <w:rPr>
          <w:rFonts w:ascii="宋体" w:hAnsi="宋体" w:hint="eastAsia"/>
          <w:spacing w:val="24"/>
          <w:sz w:val="28"/>
        </w:rPr>
        <w:t>不能够浏览、更改和访问数据。</w:t>
      </w:r>
    </w:p>
    <w:p w:rsidR="00425FFB" w:rsidRPr="00A26D6C" w:rsidRDefault="00425FFB" w:rsidP="004D0E38">
      <w:pPr>
        <w:pStyle w:val="DefaultText"/>
        <w:tabs>
          <w:tab w:val="left" w:pos="0"/>
        </w:tabs>
        <w:spacing w:line="360" w:lineRule="auto"/>
        <w:ind w:firstLineChars="160" w:firstLine="525"/>
        <w:rPr>
          <w:rFonts w:ascii="宋体" w:hAnsi="宋体" w:hint="eastAsia"/>
          <w:spacing w:val="24"/>
          <w:sz w:val="28"/>
        </w:rPr>
      </w:pPr>
      <w:r w:rsidRPr="00A26D6C">
        <w:rPr>
          <w:rFonts w:ascii="宋体" w:hAnsi="宋体" w:hint="eastAsia"/>
          <w:spacing w:val="24"/>
          <w:sz w:val="28"/>
        </w:rPr>
        <w:t>（b）</w:t>
      </w:r>
      <w:r w:rsidR="00501307" w:rsidRPr="00A26D6C">
        <w:rPr>
          <w:rFonts w:ascii="宋体" w:hAnsi="宋体" w:hint="eastAsia"/>
          <w:spacing w:val="24"/>
          <w:sz w:val="28"/>
        </w:rPr>
        <w:t>在乙方可运用的范围内必须</w:t>
      </w:r>
      <w:r w:rsidR="00577403" w:rsidRPr="00A26D6C">
        <w:rPr>
          <w:rFonts w:ascii="宋体" w:hAnsi="宋体" w:hint="eastAsia"/>
          <w:spacing w:val="24"/>
          <w:sz w:val="28"/>
        </w:rPr>
        <w:t>对专业技术服务</w:t>
      </w:r>
      <w:r w:rsidR="00501307" w:rsidRPr="00A26D6C">
        <w:rPr>
          <w:rFonts w:ascii="宋体" w:hAnsi="宋体" w:hint="eastAsia"/>
          <w:spacing w:val="24"/>
          <w:sz w:val="28"/>
        </w:rPr>
        <w:t>分工处理，</w:t>
      </w:r>
      <w:r w:rsidRPr="00A26D6C">
        <w:rPr>
          <w:rFonts w:ascii="宋体" w:hAnsi="宋体" w:hint="eastAsia"/>
          <w:spacing w:val="24"/>
          <w:sz w:val="28"/>
        </w:rPr>
        <w:t>只有获授权人员并且在必要情况下才能访问数据。</w:t>
      </w:r>
    </w:p>
    <w:p w:rsidR="00425FFB" w:rsidRPr="00A26D6C" w:rsidRDefault="00425FFB" w:rsidP="00425FFB">
      <w:pPr>
        <w:ind w:firstLineChars="128" w:firstLine="420"/>
        <w:rPr>
          <w:rFonts w:ascii="宋体" w:hAnsi="宋体" w:hint="eastAsia"/>
          <w:spacing w:val="24"/>
          <w:sz w:val="28"/>
        </w:rPr>
      </w:pPr>
      <w:r w:rsidRPr="00A26D6C">
        <w:rPr>
          <w:rFonts w:ascii="宋体" w:hAnsi="宋体" w:hint="eastAsia"/>
          <w:spacing w:val="24"/>
          <w:sz w:val="28"/>
        </w:rPr>
        <w:t>（c）必须有充分的阻止非获授权人员进入的物理控制程序。必须有</w:t>
      </w:r>
      <w:r w:rsidR="00274BB0" w:rsidRPr="00A26D6C">
        <w:rPr>
          <w:rFonts w:ascii="宋体" w:hAnsi="宋体" w:hint="eastAsia"/>
          <w:spacing w:val="24"/>
          <w:sz w:val="28"/>
        </w:rPr>
        <w:t>必要</w:t>
      </w:r>
      <w:r w:rsidRPr="00A26D6C">
        <w:rPr>
          <w:rFonts w:ascii="宋体" w:hAnsi="宋体" w:hint="eastAsia"/>
          <w:spacing w:val="24"/>
          <w:sz w:val="28"/>
        </w:rPr>
        <w:t>的</w:t>
      </w:r>
      <w:r w:rsidR="00AF2D7E" w:rsidRPr="00A26D6C">
        <w:rPr>
          <w:rFonts w:ascii="宋体" w:hAnsi="宋体" w:hint="eastAsia"/>
          <w:spacing w:val="24"/>
          <w:sz w:val="28"/>
        </w:rPr>
        <w:t>数据</w:t>
      </w:r>
      <w:r w:rsidR="00735DF5" w:rsidRPr="00A26D6C">
        <w:rPr>
          <w:rFonts w:ascii="宋体" w:hAnsi="宋体" w:hint="eastAsia"/>
          <w:spacing w:val="24"/>
          <w:sz w:val="28"/>
        </w:rPr>
        <w:t>加</w:t>
      </w:r>
      <w:r w:rsidR="00AF2D7E" w:rsidRPr="00A26D6C">
        <w:rPr>
          <w:rFonts w:ascii="宋体" w:hAnsi="宋体" w:hint="eastAsia"/>
          <w:spacing w:val="24"/>
          <w:sz w:val="28"/>
        </w:rPr>
        <w:t>密</w:t>
      </w:r>
      <w:r w:rsidR="00735DF5" w:rsidRPr="00A26D6C">
        <w:rPr>
          <w:rFonts w:ascii="宋体" w:hAnsi="宋体" w:hint="eastAsia"/>
          <w:spacing w:val="24"/>
          <w:sz w:val="28"/>
        </w:rPr>
        <w:t>措施</w:t>
      </w:r>
      <w:r w:rsidR="00AF2D7E" w:rsidRPr="00A26D6C">
        <w:rPr>
          <w:rFonts w:ascii="宋体" w:hAnsi="宋体" w:hint="eastAsia"/>
          <w:spacing w:val="24"/>
          <w:sz w:val="28"/>
        </w:rPr>
        <w:t>、</w:t>
      </w:r>
      <w:r w:rsidRPr="00A26D6C">
        <w:rPr>
          <w:rFonts w:ascii="宋体" w:hAnsi="宋体" w:hint="eastAsia"/>
          <w:spacing w:val="24"/>
          <w:sz w:val="28"/>
        </w:rPr>
        <w:t>逻辑控制和监控程序以确保甲方数据所在网络、系统及对甲方数据的计算机操作正确地与乙方的其他客户隔离及区分。</w:t>
      </w:r>
    </w:p>
    <w:p w:rsidR="00425FFB" w:rsidRPr="00A26D6C" w:rsidRDefault="00425FFB" w:rsidP="00425FFB">
      <w:pPr>
        <w:tabs>
          <w:tab w:val="left" w:pos="1155"/>
        </w:tabs>
        <w:ind w:firstLineChars="128" w:firstLine="420"/>
        <w:rPr>
          <w:rFonts w:ascii="宋体" w:hAnsi="宋体" w:hint="eastAsia"/>
          <w:spacing w:val="24"/>
          <w:sz w:val="28"/>
        </w:rPr>
      </w:pPr>
      <w:r w:rsidRPr="00A26D6C">
        <w:rPr>
          <w:rFonts w:ascii="宋体" w:hAnsi="宋体" w:hint="eastAsia"/>
          <w:spacing w:val="24"/>
          <w:sz w:val="28"/>
        </w:rPr>
        <w:t>（d）乙方须检测隔离及区分标准之有效性。乙方须在甲方对隔离及区分进行检测和审计时提供协助。</w:t>
      </w:r>
    </w:p>
    <w:p w:rsidR="00425FFB" w:rsidRPr="00A26D6C" w:rsidRDefault="00425FFB" w:rsidP="00425FFB">
      <w:pPr>
        <w:pStyle w:val="2"/>
        <w:ind w:leftChars="0" w:firstLineChars="128" w:firstLine="420"/>
        <w:rPr>
          <w:rFonts w:ascii="宋体" w:hAnsi="宋体" w:hint="eastAsia"/>
          <w:spacing w:val="24"/>
          <w:sz w:val="28"/>
        </w:rPr>
      </w:pPr>
      <w:r w:rsidRPr="00A26D6C">
        <w:rPr>
          <w:rFonts w:ascii="宋体" w:hAnsi="宋体" w:hint="eastAsia"/>
          <w:spacing w:val="24"/>
          <w:sz w:val="28"/>
        </w:rPr>
        <w:t>（e）所有正确数据及文件的管理程序须制定于乙方的操作手册中，以确保甲方数据与其他数据之正确隔离及区分。</w:t>
      </w:r>
    </w:p>
    <w:p w:rsidR="001119CD" w:rsidRPr="00A26D6C" w:rsidRDefault="00F5569D" w:rsidP="00240A7A">
      <w:pPr>
        <w:pStyle w:val="2"/>
        <w:ind w:leftChars="-10" w:left="-21" w:firstLineChars="142" w:firstLine="466"/>
        <w:rPr>
          <w:rFonts w:ascii="宋体" w:hAnsi="宋体" w:hint="eastAsia"/>
          <w:spacing w:val="24"/>
          <w:sz w:val="28"/>
        </w:rPr>
      </w:pPr>
      <w:smartTag w:uri="urn:schemas-microsoft-com:office:smarttags" w:element="chsdate">
        <w:smartTagPr>
          <w:attr w:name="IsROCDate" w:val="False"/>
          <w:attr w:name="IsLunarDate" w:val="False"/>
          <w:attr w:name="Day" w:val="30"/>
          <w:attr w:name="Month" w:val="12"/>
          <w:attr w:name="Year" w:val="1899"/>
        </w:smartTagPr>
        <w:r w:rsidRPr="00A26D6C">
          <w:rPr>
            <w:rFonts w:ascii="宋体" w:hAnsi="宋体" w:hint="eastAsia"/>
            <w:spacing w:val="24"/>
            <w:sz w:val="28"/>
          </w:rPr>
          <w:t>6</w:t>
        </w:r>
        <w:r w:rsidR="001119CD" w:rsidRPr="00A26D6C">
          <w:rPr>
            <w:rFonts w:ascii="宋体" w:hAnsi="宋体" w:hint="eastAsia"/>
            <w:spacing w:val="24"/>
            <w:sz w:val="28"/>
          </w:rPr>
          <w:t>.1.</w:t>
        </w:r>
        <w:r w:rsidR="00FA408D">
          <w:rPr>
            <w:rFonts w:ascii="宋体" w:hAnsi="宋体" w:hint="eastAsia"/>
            <w:spacing w:val="24"/>
            <w:sz w:val="28"/>
          </w:rPr>
          <w:t>7</w:t>
        </w:r>
      </w:smartTag>
      <w:r w:rsidR="00FA408D" w:rsidRPr="00A26D6C">
        <w:rPr>
          <w:rFonts w:ascii="宋体" w:hAnsi="宋体" w:hint="eastAsia"/>
          <w:spacing w:val="24"/>
          <w:sz w:val="28"/>
        </w:rPr>
        <w:t xml:space="preserve"> </w:t>
      </w:r>
      <w:r w:rsidR="001119CD" w:rsidRPr="00A26D6C">
        <w:rPr>
          <w:rFonts w:ascii="宋体" w:hAnsi="宋体" w:hint="eastAsia"/>
          <w:spacing w:val="24"/>
          <w:sz w:val="28"/>
        </w:rPr>
        <w:t>监测报告：乙方必须于合同生效日后各个历月的第一周内，按甲方事前书面同意的格式向甲方书面提交上一个月之服务履行结果的监测报告。</w:t>
      </w:r>
    </w:p>
    <w:p w:rsidR="001119CD" w:rsidRPr="00A26D6C" w:rsidRDefault="00F5569D" w:rsidP="00240A7A">
      <w:pPr>
        <w:pStyle w:val="2"/>
        <w:ind w:leftChars="-10" w:left="-21" w:firstLineChars="192" w:firstLine="630"/>
        <w:rPr>
          <w:rFonts w:ascii="宋体" w:hAnsi="宋体" w:hint="eastAsia"/>
          <w:spacing w:val="24"/>
          <w:sz w:val="28"/>
        </w:rPr>
      </w:pPr>
      <w:smartTag w:uri="urn:schemas-microsoft-com:office:smarttags" w:element="chsdate">
        <w:smartTagPr>
          <w:attr w:name="IsROCDate" w:val="False"/>
          <w:attr w:name="IsLunarDate" w:val="False"/>
          <w:attr w:name="Day" w:val="30"/>
          <w:attr w:name="Month" w:val="12"/>
          <w:attr w:name="Year" w:val="1899"/>
        </w:smartTagPr>
        <w:r w:rsidRPr="00A26D6C">
          <w:rPr>
            <w:rFonts w:ascii="宋体" w:hAnsi="宋体" w:hint="eastAsia"/>
            <w:spacing w:val="24"/>
            <w:sz w:val="28"/>
          </w:rPr>
          <w:t>6</w:t>
        </w:r>
        <w:r w:rsidR="001119CD" w:rsidRPr="00A26D6C">
          <w:rPr>
            <w:rFonts w:ascii="宋体" w:hAnsi="宋体" w:hint="eastAsia"/>
            <w:spacing w:val="24"/>
            <w:sz w:val="28"/>
          </w:rPr>
          <w:t>.1.</w:t>
        </w:r>
        <w:r w:rsidR="00FA408D">
          <w:rPr>
            <w:rFonts w:ascii="宋体" w:hAnsi="宋体" w:hint="eastAsia"/>
            <w:spacing w:val="24"/>
            <w:sz w:val="28"/>
          </w:rPr>
          <w:t>8</w:t>
        </w:r>
      </w:smartTag>
      <w:r w:rsidR="00FA408D" w:rsidRPr="00A26D6C">
        <w:rPr>
          <w:rFonts w:ascii="宋体" w:hAnsi="宋体" w:hint="eastAsia"/>
          <w:spacing w:val="24"/>
          <w:sz w:val="28"/>
        </w:rPr>
        <w:t xml:space="preserve"> </w:t>
      </w:r>
      <w:r w:rsidR="0095199C" w:rsidRPr="00A26D6C">
        <w:rPr>
          <w:rFonts w:ascii="宋体" w:hAnsi="宋体" w:hint="eastAsia"/>
          <w:spacing w:val="24"/>
          <w:sz w:val="28"/>
        </w:rPr>
        <w:t>内部检查</w:t>
      </w:r>
      <w:r w:rsidR="001119CD" w:rsidRPr="00A26D6C">
        <w:rPr>
          <w:rFonts w:ascii="宋体" w:hAnsi="宋体" w:hint="eastAsia"/>
          <w:spacing w:val="24"/>
          <w:sz w:val="28"/>
        </w:rPr>
        <w:t>报告：乙方应每季度组织一次对内部信息系统及安全管理执行情况的内部</w:t>
      </w:r>
      <w:r w:rsidR="0095199C" w:rsidRPr="00A26D6C">
        <w:rPr>
          <w:rFonts w:ascii="宋体" w:hAnsi="宋体" w:hint="eastAsia"/>
          <w:spacing w:val="24"/>
          <w:sz w:val="28"/>
        </w:rPr>
        <w:t>检查，并向甲方提供书面内部检查</w:t>
      </w:r>
      <w:r w:rsidR="001119CD" w:rsidRPr="00A26D6C">
        <w:rPr>
          <w:rFonts w:ascii="宋体" w:hAnsi="宋体" w:hint="eastAsia"/>
          <w:spacing w:val="24"/>
          <w:sz w:val="28"/>
        </w:rPr>
        <w:t>季度报告。在甲方书面要求下，乙方应立即向甲方书面报告任何被甲方视为可能影响乙方提供的专业服务的异常情况。</w:t>
      </w:r>
    </w:p>
    <w:p w:rsidR="00240A7A" w:rsidRPr="00A26D6C" w:rsidRDefault="00F5569D" w:rsidP="00FA408D">
      <w:pPr>
        <w:pStyle w:val="2"/>
        <w:ind w:leftChars="-10" w:left="-21" w:firstLineChars="192" w:firstLine="630"/>
        <w:rPr>
          <w:rFonts w:ascii="宋体" w:hAnsi="宋体" w:hint="eastAsia"/>
          <w:spacing w:val="24"/>
          <w:sz w:val="28"/>
        </w:rPr>
      </w:pPr>
      <w:smartTag w:uri="urn:schemas-microsoft-com:office:smarttags" w:element="chsdate">
        <w:smartTagPr>
          <w:attr w:name="IsROCDate" w:val="False"/>
          <w:attr w:name="IsLunarDate" w:val="False"/>
          <w:attr w:name="Day" w:val="30"/>
          <w:attr w:name="Month" w:val="12"/>
          <w:attr w:name="Year" w:val="1899"/>
        </w:smartTagPr>
        <w:r w:rsidRPr="00A26D6C">
          <w:rPr>
            <w:rFonts w:ascii="宋体" w:hAnsi="宋体" w:hint="eastAsia"/>
            <w:spacing w:val="24"/>
            <w:sz w:val="28"/>
          </w:rPr>
          <w:t>6</w:t>
        </w:r>
        <w:r w:rsidR="001119CD" w:rsidRPr="00A26D6C">
          <w:rPr>
            <w:rFonts w:ascii="宋体" w:hAnsi="宋体" w:hint="eastAsia"/>
            <w:spacing w:val="24"/>
            <w:sz w:val="28"/>
          </w:rPr>
          <w:t>.1.</w:t>
        </w:r>
        <w:r w:rsidR="00FA408D">
          <w:rPr>
            <w:rFonts w:ascii="宋体" w:hAnsi="宋体" w:hint="eastAsia"/>
            <w:spacing w:val="24"/>
            <w:sz w:val="28"/>
          </w:rPr>
          <w:t>9</w:t>
        </w:r>
      </w:smartTag>
      <w:r w:rsidR="00FA408D">
        <w:rPr>
          <w:rFonts w:ascii="宋体" w:hAnsi="宋体" w:hint="eastAsia"/>
          <w:spacing w:val="24"/>
          <w:sz w:val="28"/>
        </w:rPr>
        <w:t xml:space="preserve"> </w:t>
      </w:r>
      <w:r w:rsidR="001119CD" w:rsidRPr="00A26D6C">
        <w:rPr>
          <w:rFonts w:ascii="宋体" w:hAnsi="宋体" w:hint="eastAsia"/>
          <w:spacing w:val="24"/>
          <w:sz w:val="28"/>
        </w:rPr>
        <w:t>员工安全意识：乙方在征求甲方意见后，向获授权甲方人员提供安全课程并确保每年每个员工至少参加8小时此类课程。</w:t>
      </w:r>
    </w:p>
    <w:p w:rsidR="00425FFB" w:rsidRPr="00A26D6C" w:rsidRDefault="00F5569D" w:rsidP="00240A7A">
      <w:pPr>
        <w:pStyle w:val="2"/>
        <w:ind w:leftChars="-10" w:left="-21" w:firstLineChars="192" w:firstLine="630"/>
        <w:rPr>
          <w:rFonts w:ascii="宋体" w:hAnsi="宋体" w:hint="eastAsia"/>
          <w:spacing w:val="24"/>
          <w:sz w:val="28"/>
        </w:rPr>
      </w:pPr>
      <w:smartTag w:uri="urn:schemas-microsoft-com:office:smarttags" w:element="chsdate">
        <w:smartTagPr>
          <w:attr w:name="IsROCDate" w:val="False"/>
          <w:attr w:name="IsLunarDate" w:val="False"/>
          <w:attr w:name="Day" w:val="30"/>
          <w:attr w:name="Month" w:val="12"/>
          <w:attr w:name="Year" w:val="1899"/>
        </w:smartTagPr>
        <w:r w:rsidRPr="00A26D6C">
          <w:rPr>
            <w:rFonts w:ascii="宋体" w:hAnsi="宋体" w:hint="eastAsia"/>
            <w:spacing w:val="24"/>
            <w:sz w:val="28"/>
          </w:rPr>
          <w:t>6</w:t>
        </w:r>
        <w:r w:rsidR="00425FFB" w:rsidRPr="00A26D6C">
          <w:rPr>
            <w:rFonts w:ascii="宋体" w:hAnsi="宋体" w:hint="eastAsia"/>
            <w:spacing w:val="24"/>
            <w:sz w:val="28"/>
          </w:rPr>
          <w:t>.1.</w:t>
        </w:r>
        <w:r w:rsidR="00FA408D" w:rsidRPr="00A26D6C">
          <w:rPr>
            <w:rFonts w:ascii="宋体" w:hAnsi="宋体" w:hint="eastAsia"/>
            <w:spacing w:val="24"/>
            <w:sz w:val="28"/>
          </w:rPr>
          <w:t>1</w:t>
        </w:r>
        <w:r w:rsidR="00FA408D">
          <w:rPr>
            <w:rFonts w:ascii="宋体" w:hAnsi="宋体" w:hint="eastAsia"/>
            <w:spacing w:val="24"/>
            <w:sz w:val="28"/>
          </w:rPr>
          <w:t>0</w:t>
        </w:r>
      </w:smartTag>
      <w:r w:rsidR="00425FFB" w:rsidRPr="00A26D6C">
        <w:rPr>
          <w:rFonts w:ascii="宋体" w:hAnsi="宋体" w:hint="eastAsia"/>
          <w:spacing w:val="24"/>
          <w:sz w:val="28"/>
        </w:rPr>
        <w:t>保险：乙方必须在本合同有效期内对所有设备和数据之丢失向具有良好信誉的保险公司购买及维持订有保险。</w:t>
      </w:r>
      <w:r w:rsidR="00F06F1F" w:rsidRPr="00A26D6C">
        <w:rPr>
          <w:rFonts w:ascii="宋体" w:hAnsi="宋体" w:hint="eastAsia"/>
          <w:bCs/>
          <w:sz w:val="28"/>
          <w:szCs w:val="28"/>
        </w:rPr>
        <w:t>投保保险费用由乙方承担。</w:t>
      </w:r>
    </w:p>
    <w:p w:rsidR="00425FFB" w:rsidRPr="00A26D6C" w:rsidRDefault="00F5569D" w:rsidP="00F06F1F">
      <w:pPr>
        <w:pStyle w:val="2"/>
        <w:ind w:leftChars="0" w:firstLineChars="160" w:firstLine="525"/>
        <w:rPr>
          <w:rFonts w:ascii="宋体" w:hAnsi="宋体" w:hint="eastAsia"/>
          <w:spacing w:val="24"/>
          <w:sz w:val="28"/>
        </w:rPr>
      </w:pPr>
      <w:smartTag w:uri="urn:schemas-microsoft-com:office:smarttags" w:element="chsdate">
        <w:smartTagPr>
          <w:attr w:name="IsROCDate" w:val="False"/>
          <w:attr w:name="IsLunarDate" w:val="False"/>
          <w:attr w:name="Day" w:val="30"/>
          <w:attr w:name="Month" w:val="12"/>
          <w:attr w:name="Year" w:val="1899"/>
        </w:smartTagPr>
        <w:r w:rsidRPr="00A26D6C">
          <w:rPr>
            <w:rFonts w:ascii="宋体" w:hAnsi="宋体" w:hint="eastAsia"/>
            <w:spacing w:val="24"/>
            <w:sz w:val="28"/>
          </w:rPr>
          <w:t>6</w:t>
        </w:r>
        <w:r w:rsidR="00425FFB" w:rsidRPr="00A26D6C">
          <w:rPr>
            <w:rFonts w:ascii="宋体" w:hAnsi="宋体" w:hint="eastAsia"/>
            <w:spacing w:val="24"/>
            <w:sz w:val="28"/>
          </w:rPr>
          <w:t>.1.</w:t>
        </w:r>
        <w:r w:rsidR="00FA408D" w:rsidRPr="00A26D6C">
          <w:rPr>
            <w:rFonts w:ascii="宋体" w:hAnsi="宋体" w:hint="eastAsia"/>
            <w:spacing w:val="24"/>
            <w:sz w:val="28"/>
          </w:rPr>
          <w:t>1</w:t>
        </w:r>
        <w:r w:rsidR="00FA408D">
          <w:rPr>
            <w:rFonts w:ascii="宋体" w:hAnsi="宋体" w:hint="eastAsia"/>
            <w:spacing w:val="24"/>
            <w:sz w:val="28"/>
          </w:rPr>
          <w:t>1</w:t>
        </w:r>
      </w:smartTag>
      <w:r w:rsidR="00425FFB" w:rsidRPr="00A26D6C">
        <w:rPr>
          <w:rFonts w:ascii="宋体" w:hAnsi="宋体" w:hint="eastAsia"/>
          <w:spacing w:val="24"/>
          <w:sz w:val="28"/>
        </w:rPr>
        <w:t>乙方业务范围和组织结构的变化不影响本合同的履行。</w:t>
      </w:r>
    </w:p>
    <w:p w:rsidR="00425FFB" w:rsidRPr="00A26D6C" w:rsidRDefault="00F5569D" w:rsidP="00CC4122">
      <w:pPr>
        <w:pStyle w:val="2"/>
        <w:ind w:leftChars="0" w:firstLineChars="160" w:firstLine="525"/>
        <w:rPr>
          <w:rFonts w:ascii="宋体" w:hAnsi="宋体" w:hint="eastAsia"/>
          <w:spacing w:val="24"/>
          <w:sz w:val="28"/>
        </w:rPr>
      </w:pPr>
      <w:smartTag w:uri="urn:schemas-microsoft-com:office:smarttags" w:element="chsdate">
        <w:smartTagPr>
          <w:attr w:name="IsROCDate" w:val="False"/>
          <w:attr w:name="IsLunarDate" w:val="False"/>
          <w:attr w:name="Day" w:val="30"/>
          <w:attr w:name="Month" w:val="12"/>
          <w:attr w:name="Year" w:val="1899"/>
        </w:smartTagPr>
        <w:r w:rsidRPr="00A26D6C">
          <w:rPr>
            <w:rFonts w:ascii="宋体" w:hAnsi="宋体" w:hint="eastAsia"/>
            <w:spacing w:val="24"/>
            <w:sz w:val="28"/>
          </w:rPr>
          <w:t>6</w:t>
        </w:r>
        <w:r w:rsidR="00425FFB" w:rsidRPr="00A26D6C">
          <w:rPr>
            <w:rFonts w:ascii="宋体" w:hAnsi="宋体" w:hint="eastAsia"/>
            <w:spacing w:val="24"/>
            <w:sz w:val="28"/>
          </w:rPr>
          <w:t>.1.</w:t>
        </w:r>
        <w:r w:rsidR="00FA408D" w:rsidRPr="00A26D6C">
          <w:rPr>
            <w:rFonts w:ascii="宋体" w:hAnsi="宋体" w:hint="eastAsia"/>
            <w:spacing w:val="24"/>
            <w:sz w:val="28"/>
          </w:rPr>
          <w:t>1</w:t>
        </w:r>
        <w:r w:rsidR="00FA408D">
          <w:rPr>
            <w:rFonts w:ascii="宋体" w:hAnsi="宋体" w:hint="eastAsia"/>
            <w:spacing w:val="24"/>
            <w:sz w:val="28"/>
          </w:rPr>
          <w:t>2</w:t>
        </w:r>
      </w:smartTag>
      <w:r w:rsidR="00FA408D" w:rsidRPr="00A26D6C">
        <w:rPr>
          <w:rFonts w:ascii="宋体" w:hAnsi="宋体" w:hint="eastAsia"/>
          <w:spacing w:val="24"/>
          <w:sz w:val="28"/>
        </w:rPr>
        <w:t xml:space="preserve"> </w:t>
      </w:r>
      <w:r w:rsidR="00425FFB" w:rsidRPr="00A26D6C">
        <w:rPr>
          <w:rFonts w:ascii="宋体" w:hAnsi="宋体" w:hint="eastAsia"/>
          <w:spacing w:val="24"/>
          <w:sz w:val="28"/>
        </w:rPr>
        <w:t>乙方将服务做分包时，必须经过甲方的批准，并且要以书面的形式订立。</w:t>
      </w:r>
    </w:p>
    <w:p w:rsidR="00425FFB" w:rsidRPr="00A26D6C" w:rsidRDefault="00F5569D" w:rsidP="00240A7A">
      <w:pPr>
        <w:pStyle w:val="2"/>
        <w:ind w:leftChars="0" w:firstLineChars="160" w:firstLine="525"/>
        <w:rPr>
          <w:rFonts w:ascii="宋体" w:hAnsi="宋体" w:hint="eastAsia"/>
          <w:spacing w:val="24"/>
          <w:sz w:val="28"/>
        </w:rPr>
      </w:pPr>
      <w:smartTag w:uri="urn:schemas-microsoft-com:office:smarttags" w:element="chsdate">
        <w:smartTagPr>
          <w:attr w:name="IsROCDate" w:val="False"/>
          <w:attr w:name="IsLunarDate" w:val="False"/>
          <w:attr w:name="Day" w:val="30"/>
          <w:attr w:name="Month" w:val="12"/>
          <w:attr w:name="Year" w:val="1899"/>
        </w:smartTagPr>
        <w:r w:rsidRPr="00A26D6C">
          <w:rPr>
            <w:rFonts w:ascii="宋体" w:hAnsi="宋体" w:hint="eastAsia"/>
            <w:spacing w:val="24"/>
            <w:sz w:val="28"/>
          </w:rPr>
          <w:t>6</w:t>
        </w:r>
        <w:r w:rsidR="00425FFB" w:rsidRPr="00A26D6C">
          <w:rPr>
            <w:rFonts w:ascii="宋体" w:hAnsi="宋体" w:hint="eastAsia"/>
            <w:spacing w:val="24"/>
            <w:sz w:val="28"/>
          </w:rPr>
          <w:t>.1.</w:t>
        </w:r>
        <w:r w:rsidR="00FA408D" w:rsidRPr="00A26D6C">
          <w:rPr>
            <w:rFonts w:ascii="宋体" w:hAnsi="宋体" w:hint="eastAsia"/>
            <w:spacing w:val="24"/>
            <w:sz w:val="28"/>
          </w:rPr>
          <w:t>1</w:t>
        </w:r>
        <w:r w:rsidR="00FA408D">
          <w:rPr>
            <w:rFonts w:ascii="宋体" w:hAnsi="宋体" w:hint="eastAsia"/>
            <w:spacing w:val="24"/>
            <w:sz w:val="28"/>
          </w:rPr>
          <w:t>3</w:t>
        </w:r>
      </w:smartTag>
      <w:r w:rsidR="00FA408D" w:rsidRPr="00A26D6C">
        <w:rPr>
          <w:rFonts w:ascii="宋体" w:hAnsi="宋体" w:hint="eastAsia"/>
          <w:spacing w:val="24"/>
          <w:sz w:val="28"/>
        </w:rPr>
        <w:t xml:space="preserve"> </w:t>
      </w:r>
      <w:r w:rsidR="00425FFB" w:rsidRPr="00A26D6C">
        <w:rPr>
          <w:rFonts w:ascii="宋体" w:hAnsi="宋体" w:hint="eastAsia"/>
          <w:spacing w:val="24"/>
          <w:sz w:val="28"/>
        </w:rPr>
        <w:t>乙方必须向甲方提供其所提供服务的最新的技术文件，这里指的技术文件包括IT流程和数据库结构等。</w:t>
      </w:r>
    </w:p>
    <w:p w:rsidR="00425FFB" w:rsidRPr="00A26D6C" w:rsidRDefault="00F5569D" w:rsidP="00240A7A">
      <w:pPr>
        <w:pStyle w:val="2"/>
        <w:ind w:leftChars="0" w:firstLineChars="160" w:firstLine="525"/>
        <w:rPr>
          <w:rFonts w:ascii="宋体" w:hAnsi="宋体" w:hint="eastAsia"/>
          <w:spacing w:val="24"/>
          <w:sz w:val="28"/>
        </w:rPr>
      </w:pPr>
      <w:smartTag w:uri="urn:schemas-microsoft-com:office:smarttags" w:element="chsdate">
        <w:smartTagPr>
          <w:attr w:name="IsROCDate" w:val="False"/>
          <w:attr w:name="IsLunarDate" w:val="False"/>
          <w:attr w:name="Day" w:val="30"/>
          <w:attr w:name="Month" w:val="12"/>
          <w:attr w:name="Year" w:val="1899"/>
        </w:smartTagPr>
        <w:r w:rsidRPr="00A26D6C">
          <w:rPr>
            <w:rFonts w:ascii="宋体" w:hAnsi="宋体" w:hint="eastAsia"/>
            <w:spacing w:val="24"/>
            <w:sz w:val="28"/>
          </w:rPr>
          <w:t>6</w:t>
        </w:r>
        <w:r w:rsidR="00425FFB" w:rsidRPr="00A26D6C">
          <w:rPr>
            <w:rFonts w:ascii="宋体" w:hAnsi="宋体" w:hint="eastAsia"/>
            <w:spacing w:val="24"/>
            <w:sz w:val="28"/>
          </w:rPr>
          <w:t>.1.</w:t>
        </w:r>
        <w:r w:rsidR="00FA408D" w:rsidRPr="00A26D6C">
          <w:rPr>
            <w:rFonts w:ascii="宋体" w:hAnsi="宋体" w:hint="eastAsia"/>
            <w:spacing w:val="24"/>
            <w:sz w:val="28"/>
          </w:rPr>
          <w:t>1</w:t>
        </w:r>
        <w:r w:rsidR="00FA408D">
          <w:rPr>
            <w:rFonts w:ascii="宋体" w:hAnsi="宋体" w:hint="eastAsia"/>
            <w:spacing w:val="24"/>
            <w:sz w:val="28"/>
          </w:rPr>
          <w:t>4</w:t>
        </w:r>
      </w:smartTag>
      <w:r w:rsidR="00425FFB" w:rsidRPr="00A26D6C">
        <w:rPr>
          <w:rFonts w:ascii="宋体" w:hAnsi="宋体" w:hint="eastAsia"/>
          <w:spacing w:val="24"/>
          <w:sz w:val="28"/>
        </w:rPr>
        <w:t>乙方必须向甲方提供最新的经审计的财务报告以及设备检查结果的第三方独立报告，报告范围指的是双方服务协议涉及的全部设备</w:t>
      </w:r>
      <w:r w:rsidR="00476CD4" w:rsidRPr="00A26D6C">
        <w:rPr>
          <w:rFonts w:ascii="宋体" w:hAnsi="宋体" w:hint="eastAsia"/>
          <w:spacing w:val="24"/>
          <w:sz w:val="28"/>
        </w:rPr>
        <w:t>和费用</w:t>
      </w:r>
      <w:r w:rsidR="00C6525B" w:rsidRPr="00A26D6C">
        <w:rPr>
          <w:rFonts w:ascii="宋体" w:hAnsi="宋体" w:hint="eastAsia"/>
          <w:spacing w:val="24"/>
          <w:sz w:val="28"/>
        </w:rPr>
        <w:t>（即包括购买设备的费用和维护设备所需要的费用，如果这部分费用需要分行承担的话）</w:t>
      </w:r>
      <w:r w:rsidR="00425FFB" w:rsidRPr="00A26D6C">
        <w:rPr>
          <w:rFonts w:ascii="宋体" w:hAnsi="宋体" w:hint="eastAsia"/>
          <w:spacing w:val="24"/>
          <w:sz w:val="28"/>
        </w:rPr>
        <w:t>。</w:t>
      </w:r>
    </w:p>
    <w:p w:rsidR="00425FFB" w:rsidRPr="00A26D6C" w:rsidRDefault="00F5569D" w:rsidP="00CC4122">
      <w:pPr>
        <w:pStyle w:val="2"/>
        <w:ind w:leftChars="0" w:firstLineChars="160" w:firstLine="525"/>
        <w:rPr>
          <w:rFonts w:ascii="宋体" w:hAnsi="宋体" w:hint="eastAsia"/>
          <w:spacing w:val="24"/>
          <w:sz w:val="28"/>
        </w:rPr>
      </w:pPr>
      <w:smartTag w:uri="urn:schemas-microsoft-com:office:smarttags" w:element="chsdate">
        <w:smartTagPr>
          <w:attr w:name="Year" w:val="1899"/>
          <w:attr w:name="Month" w:val="12"/>
          <w:attr w:name="Day" w:val="30"/>
          <w:attr w:name="IsLunarDate" w:val="False"/>
          <w:attr w:name="IsROCDate" w:val="False"/>
        </w:smartTagPr>
        <w:r w:rsidRPr="00A26D6C">
          <w:rPr>
            <w:rFonts w:ascii="宋体" w:hAnsi="宋体" w:hint="eastAsia"/>
            <w:spacing w:val="24"/>
            <w:sz w:val="28"/>
          </w:rPr>
          <w:t>6</w:t>
        </w:r>
        <w:r w:rsidR="00425FFB" w:rsidRPr="00A26D6C">
          <w:rPr>
            <w:rFonts w:ascii="宋体" w:hAnsi="宋体" w:hint="eastAsia"/>
            <w:spacing w:val="24"/>
            <w:sz w:val="28"/>
          </w:rPr>
          <w:t>.1.</w:t>
        </w:r>
        <w:r w:rsidR="00FA408D" w:rsidRPr="00A26D6C">
          <w:rPr>
            <w:rFonts w:ascii="宋体" w:hAnsi="宋体" w:hint="eastAsia"/>
            <w:spacing w:val="24"/>
            <w:sz w:val="28"/>
          </w:rPr>
          <w:t>1</w:t>
        </w:r>
        <w:r w:rsidR="00FA408D">
          <w:rPr>
            <w:rFonts w:ascii="宋体" w:hAnsi="宋体" w:hint="eastAsia"/>
            <w:spacing w:val="24"/>
            <w:sz w:val="28"/>
          </w:rPr>
          <w:t>5</w:t>
        </w:r>
      </w:smartTag>
      <w:r w:rsidR="00425FFB" w:rsidRPr="00A26D6C">
        <w:rPr>
          <w:rFonts w:ascii="宋体" w:hAnsi="宋体" w:hint="eastAsia"/>
          <w:spacing w:val="24"/>
          <w:sz w:val="28"/>
        </w:rPr>
        <w:t>乙方必须根据所提供的服务，提供合格的、有竞争力的人才来负责专业服务，以保证甲方业务的正常运行。且乙方必须制定人力资源培训计划，乙方制定的</w:t>
      </w:r>
      <w:r w:rsidR="00F731C2">
        <w:rPr>
          <w:rFonts w:ascii="宋体" w:hAnsi="宋体" w:hint="eastAsia"/>
          <w:spacing w:val="24"/>
          <w:sz w:val="28"/>
        </w:rPr>
        <w:t>计划</w:t>
      </w:r>
      <w:r w:rsidR="00425FFB" w:rsidRPr="00A26D6C">
        <w:rPr>
          <w:rFonts w:ascii="宋体" w:hAnsi="宋体" w:hint="eastAsia"/>
          <w:spacing w:val="24"/>
          <w:sz w:val="28"/>
        </w:rPr>
        <w:t>应该包括培训数量、培训类型、培训费用等方面。</w:t>
      </w:r>
    </w:p>
    <w:p w:rsidR="00425FFB" w:rsidRPr="00A26D6C" w:rsidRDefault="00F5569D" w:rsidP="008D2B88">
      <w:pPr>
        <w:pStyle w:val="2"/>
        <w:ind w:leftChars="0" w:firstLineChars="160" w:firstLine="512"/>
        <w:rPr>
          <w:rFonts w:ascii="宋体" w:hAnsi="宋体" w:hint="eastAsia"/>
          <w:spacing w:val="20"/>
          <w:sz w:val="28"/>
          <w:szCs w:val="28"/>
        </w:rPr>
      </w:pPr>
      <w:smartTag w:uri="urn:schemas-microsoft-com:office:smarttags" w:element="chsdate">
        <w:smartTagPr>
          <w:attr w:name="IsROCDate" w:val="False"/>
          <w:attr w:name="IsLunarDate" w:val="False"/>
          <w:attr w:name="Day" w:val="30"/>
          <w:attr w:name="Month" w:val="12"/>
          <w:attr w:name="Year" w:val="1899"/>
        </w:smartTagPr>
        <w:r w:rsidRPr="00A26D6C">
          <w:rPr>
            <w:rFonts w:ascii="宋体" w:hAnsi="宋体" w:hint="eastAsia"/>
            <w:spacing w:val="20"/>
            <w:sz w:val="28"/>
            <w:szCs w:val="28"/>
          </w:rPr>
          <w:t>6</w:t>
        </w:r>
        <w:r w:rsidR="00425FFB" w:rsidRPr="00A26D6C">
          <w:rPr>
            <w:rFonts w:ascii="宋体" w:hAnsi="宋体" w:hint="eastAsia"/>
            <w:spacing w:val="20"/>
            <w:sz w:val="28"/>
            <w:szCs w:val="28"/>
          </w:rPr>
          <w:t>.1.</w:t>
        </w:r>
        <w:r w:rsidR="00FA408D" w:rsidRPr="00A26D6C">
          <w:rPr>
            <w:rFonts w:ascii="宋体" w:hAnsi="宋体" w:hint="eastAsia"/>
            <w:spacing w:val="20"/>
            <w:sz w:val="28"/>
            <w:szCs w:val="28"/>
          </w:rPr>
          <w:t>1</w:t>
        </w:r>
        <w:r w:rsidR="00FA408D">
          <w:rPr>
            <w:rFonts w:ascii="宋体" w:hAnsi="宋体" w:hint="eastAsia"/>
            <w:spacing w:val="20"/>
            <w:sz w:val="28"/>
            <w:szCs w:val="28"/>
          </w:rPr>
          <w:t>6</w:t>
        </w:r>
      </w:smartTag>
      <w:r w:rsidR="004B7B54" w:rsidRPr="00A26D6C">
        <w:rPr>
          <w:rFonts w:ascii="宋体" w:hAnsi="宋体" w:hint="eastAsia"/>
          <w:bCs/>
          <w:spacing w:val="20"/>
          <w:sz w:val="28"/>
          <w:szCs w:val="28"/>
        </w:rPr>
        <w:t>乙方应将本合同项下使用和操作的知识传授给甲方</w:t>
      </w:r>
      <w:r w:rsidR="00425FFB" w:rsidRPr="00A26D6C">
        <w:rPr>
          <w:rFonts w:ascii="宋体" w:hAnsi="宋体" w:hint="eastAsia"/>
          <w:spacing w:val="20"/>
          <w:sz w:val="28"/>
          <w:szCs w:val="28"/>
        </w:rPr>
        <w:t>，以便甲方IT部门的人员懂得如何运用，特别是乙方提供的应用系统的处理流程和数据库结构。</w:t>
      </w:r>
    </w:p>
    <w:p w:rsidR="00425FFB" w:rsidRPr="00A26D6C" w:rsidRDefault="00425FFB" w:rsidP="00425FFB">
      <w:pPr>
        <w:pStyle w:val="2"/>
        <w:ind w:leftChars="0" w:firstLineChars="160" w:firstLine="525"/>
        <w:rPr>
          <w:rFonts w:ascii="宋体" w:hAnsi="宋体" w:hint="eastAsia"/>
          <w:spacing w:val="24"/>
          <w:sz w:val="28"/>
        </w:rPr>
      </w:pPr>
    </w:p>
    <w:p w:rsidR="00425FFB" w:rsidRPr="00A26D6C" w:rsidRDefault="00425FFB" w:rsidP="00425FFB">
      <w:pPr>
        <w:pStyle w:val="2"/>
        <w:ind w:leftChars="0" w:firstLineChars="50" w:firstLine="105"/>
        <w:rPr>
          <w:rFonts w:ascii="宋体" w:hAnsi="宋体" w:hint="eastAsia"/>
          <w:b/>
          <w:bCs/>
          <w:sz w:val="28"/>
        </w:rPr>
      </w:pPr>
      <w:r w:rsidRPr="00A26D6C">
        <w:rPr>
          <w:rFonts w:ascii="宋体" w:hAnsi="宋体" w:hint="eastAsia"/>
        </w:rPr>
        <w:t xml:space="preserve">   </w:t>
      </w:r>
      <w:r w:rsidR="00F5569D" w:rsidRPr="00A26D6C">
        <w:rPr>
          <w:rFonts w:ascii="宋体" w:hAnsi="宋体" w:hint="eastAsia"/>
          <w:b/>
          <w:bCs/>
          <w:sz w:val="28"/>
        </w:rPr>
        <w:t>6</w:t>
      </w:r>
      <w:r w:rsidRPr="00A26D6C">
        <w:rPr>
          <w:rFonts w:ascii="宋体" w:hAnsi="宋体" w:hint="eastAsia"/>
          <w:b/>
          <w:bCs/>
          <w:sz w:val="28"/>
        </w:rPr>
        <w:t>.2   甲方义务</w:t>
      </w:r>
    </w:p>
    <w:p w:rsidR="00425FFB" w:rsidRPr="00A26D6C" w:rsidRDefault="00425FFB" w:rsidP="00240A7A">
      <w:pPr>
        <w:ind w:left="2" w:firstLineChars="32" w:firstLine="105"/>
        <w:rPr>
          <w:rFonts w:ascii="宋体" w:hAnsi="宋体" w:hint="eastAsia"/>
          <w:spacing w:val="20"/>
          <w:sz w:val="28"/>
          <w:szCs w:val="28"/>
        </w:rPr>
      </w:pPr>
      <w:smartTag w:uri="urn:schemas-microsoft-com:office:smarttags" w:element="chsdate">
        <w:smartTagPr>
          <w:attr w:name="Year" w:val="1899"/>
          <w:attr w:name="Month" w:val="12"/>
          <w:attr w:name="Day" w:val="30"/>
          <w:attr w:name="IsLunarDate" w:val="False"/>
          <w:attr w:name="IsROCDate" w:val="False"/>
        </w:smartTagPr>
        <w:r w:rsidRPr="00A26D6C">
          <w:rPr>
            <w:rFonts w:ascii="宋体" w:hAnsi="宋体" w:hint="eastAsia"/>
            <w:spacing w:val="24"/>
            <w:sz w:val="28"/>
          </w:rPr>
          <w:tab/>
        </w:r>
        <w:r w:rsidR="00F5569D" w:rsidRPr="00A26D6C">
          <w:rPr>
            <w:rFonts w:ascii="宋体" w:hAnsi="宋体" w:hint="eastAsia"/>
            <w:spacing w:val="24"/>
            <w:sz w:val="28"/>
          </w:rPr>
          <w:t>6</w:t>
        </w:r>
        <w:r w:rsidRPr="00A26D6C">
          <w:rPr>
            <w:rFonts w:ascii="宋体" w:hAnsi="宋体" w:hint="eastAsia"/>
            <w:spacing w:val="24"/>
            <w:sz w:val="28"/>
          </w:rPr>
          <w:t>.2.1</w:t>
        </w:r>
      </w:smartTag>
      <w:r w:rsidRPr="00A26D6C">
        <w:rPr>
          <w:rFonts w:ascii="宋体" w:hAnsi="宋体" w:hint="eastAsia"/>
          <w:spacing w:val="24"/>
          <w:sz w:val="28"/>
        </w:rPr>
        <w:t xml:space="preserve"> </w:t>
      </w:r>
      <w:r w:rsidRPr="00A26D6C">
        <w:rPr>
          <w:rFonts w:ascii="宋体" w:hAnsi="宋体" w:hint="eastAsia"/>
          <w:spacing w:val="20"/>
          <w:sz w:val="28"/>
          <w:szCs w:val="28"/>
        </w:rPr>
        <w:t>为了乙方能够及时并按时完成本合同规定的责任，甲方须与乙方合作并为乙方提供其合理要求的资料和协助。</w:t>
      </w:r>
    </w:p>
    <w:p w:rsidR="00425FFB" w:rsidRPr="00A26D6C" w:rsidRDefault="00F5569D" w:rsidP="008D2B88">
      <w:pPr>
        <w:ind w:firstLineChars="150" w:firstLine="480"/>
        <w:rPr>
          <w:rFonts w:ascii="宋体" w:hAnsi="宋体" w:hint="eastAsia"/>
          <w:spacing w:val="20"/>
          <w:sz w:val="28"/>
          <w:szCs w:val="28"/>
        </w:rPr>
      </w:pPr>
      <w:smartTag w:uri="urn:schemas-microsoft-com:office:smarttags" w:element="chsdate">
        <w:smartTagPr>
          <w:attr w:name="Year" w:val="1899"/>
          <w:attr w:name="Month" w:val="12"/>
          <w:attr w:name="Day" w:val="30"/>
          <w:attr w:name="IsLunarDate" w:val="False"/>
          <w:attr w:name="IsROCDate" w:val="False"/>
        </w:smartTagPr>
        <w:r w:rsidRPr="00A26D6C">
          <w:rPr>
            <w:rFonts w:ascii="宋体" w:hAnsi="宋体" w:hint="eastAsia"/>
            <w:spacing w:val="20"/>
            <w:sz w:val="28"/>
            <w:szCs w:val="28"/>
          </w:rPr>
          <w:t>6</w:t>
        </w:r>
        <w:r w:rsidR="00425FFB" w:rsidRPr="00A26D6C">
          <w:rPr>
            <w:rFonts w:ascii="宋体" w:hAnsi="宋体" w:hint="eastAsia"/>
            <w:spacing w:val="20"/>
            <w:sz w:val="28"/>
            <w:szCs w:val="28"/>
          </w:rPr>
          <w:t>.2.2</w:t>
        </w:r>
      </w:smartTag>
      <w:r w:rsidR="00425FFB" w:rsidRPr="00A26D6C">
        <w:rPr>
          <w:rFonts w:ascii="宋体" w:hAnsi="宋体" w:hint="eastAsia"/>
          <w:spacing w:val="20"/>
          <w:sz w:val="28"/>
          <w:szCs w:val="28"/>
        </w:rPr>
        <w:t xml:space="preserve"> 甲方必须让乙方注意到依据</w:t>
      </w:r>
      <w:r w:rsidR="00582DAC" w:rsidRPr="00A26D6C">
        <w:rPr>
          <w:rFonts w:ascii="宋体" w:hAnsi="宋体" w:hint="eastAsia"/>
          <w:spacing w:val="20"/>
          <w:sz w:val="28"/>
          <w:szCs w:val="28"/>
        </w:rPr>
        <w:t>韩国</w:t>
      </w:r>
      <w:r w:rsidR="00425FFB" w:rsidRPr="00A26D6C">
        <w:rPr>
          <w:rFonts w:ascii="宋体" w:hAnsi="宋体" w:hint="eastAsia"/>
          <w:spacing w:val="20"/>
          <w:sz w:val="28"/>
          <w:szCs w:val="28"/>
        </w:rPr>
        <w:t>相关法律乙方必须履行的对外保密责任。</w:t>
      </w:r>
    </w:p>
    <w:p w:rsidR="00425FFB" w:rsidRPr="00A26D6C" w:rsidRDefault="00F5569D" w:rsidP="008D2B88">
      <w:pPr>
        <w:ind w:firstLineChars="150" w:firstLine="480"/>
        <w:rPr>
          <w:rFonts w:ascii="宋体" w:hAnsi="宋体" w:hint="eastAsia"/>
          <w:spacing w:val="20"/>
          <w:sz w:val="28"/>
          <w:szCs w:val="28"/>
        </w:rPr>
      </w:pPr>
      <w:smartTag w:uri="urn:schemas-microsoft-com:office:smarttags" w:element="chsdate">
        <w:smartTagPr>
          <w:attr w:name="Year" w:val="1899"/>
          <w:attr w:name="Month" w:val="12"/>
          <w:attr w:name="Day" w:val="30"/>
          <w:attr w:name="IsLunarDate" w:val="False"/>
          <w:attr w:name="IsROCDate" w:val="False"/>
        </w:smartTagPr>
        <w:r w:rsidRPr="00A26D6C">
          <w:rPr>
            <w:rFonts w:ascii="宋体" w:hAnsi="宋体" w:hint="eastAsia"/>
            <w:spacing w:val="20"/>
            <w:sz w:val="28"/>
            <w:szCs w:val="28"/>
          </w:rPr>
          <w:t>6</w:t>
        </w:r>
        <w:r w:rsidR="00425FFB" w:rsidRPr="00A26D6C">
          <w:rPr>
            <w:rFonts w:ascii="宋体" w:hAnsi="宋体" w:hint="eastAsia"/>
            <w:spacing w:val="20"/>
            <w:sz w:val="28"/>
            <w:szCs w:val="28"/>
          </w:rPr>
          <w:t>.2.3</w:t>
        </w:r>
      </w:smartTag>
      <w:r w:rsidR="00425FFB" w:rsidRPr="00A26D6C">
        <w:rPr>
          <w:rFonts w:ascii="宋体" w:hAnsi="宋体" w:hint="eastAsia"/>
          <w:spacing w:val="20"/>
          <w:sz w:val="28"/>
          <w:szCs w:val="28"/>
        </w:rPr>
        <w:t xml:space="preserve"> 甲方应乙方要求的技术配合，应认真负责。甲方技术部门应认真执行值班制度，在规定时间有响应。</w:t>
      </w:r>
    </w:p>
    <w:p w:rsidR="00425FFB" w:rsidRPr="00A26D6C" w:rsidRDefault="00F5569D" w:rsidP="008D2B88">
      <w:pPr>
        <w:ind w:firstLineChars="150" w:firstLine="480"/>
        <w:rPr>
          <w:rFonts w:ascii="宋体" w:hAnsi="宋体" w:hint="eastAsia"/>
          <w:spacing w:val="20"/>
          <w:sz w:val="28"/>
          <w:szCs w:val="28"/>
        </w:rPr>
      </w:pPr>
      <w:smartTag w:uri="urn:schemas-microsoft-com:office:smarttags" w:element="chsdate">
        <w:smartTagPr>
          <w:attr w:name="Year" w:val="1899"/>
          <w:attr w:name="Month" w:val="12"/>
          <w:attr w:name="Day" w:val="30"/>
          <w:attr w:name="IsLunarDate" w:val="False"/>
          <w:attr w:name="IsROCDate" w:val="False"/>
        </w:smartTagPr>
        <w:r w:rsidRPr="00A26D6C">
          <w:rPr>
            <w:rFonts w:ascii="宋体" w:hAnsi="宋体" w:hint="eastAsia"/>
            <w:spacing w:val="20"/>
            <w:sz w:val="28"/>
            <w:szCs w:val="28"/>
          </w:rPr>
          <w:t>6</w:t>
        </w:r>
        <w:r w:rsidR="00425FFB" w:rsidRPr="00A26D6C">
          <w:rPr>
            <w:rFonts w:ascii="宋体" w:hAnsi="宋体" w:hint="eastAsia"/>
            <w:spacing w:val="20"/>
            <w:sz w:val="28"/>
            <w:szCs w:val="28"/>
          </w:rPr>
          <w:t>.2.4</w:t>
        </w:r>
      </w:smartTag>
      <w:r w:rsidR="00425FFB" w:rsidRPr="00A26D6C">
        <w:rPr>
          <w:rFonts w:ascii="宋体" w:hAnsi="宋体" w:hint="eastAsia"/>
          <w:spacing w:val="20"/>
          <w:sz w:val="28"/>
          <w:szCs w:val="28"/>
        </w:rPr>
        <w:t xml:space="preserve"> 甲方对乙方提出的版本升级、新业务投产等提供相关测试环境和配合。</w:t>
      </w:r>
    </w:p>
    <w:p w:rsidR="00425FFB" w:rsidRPr="00A26D6C" w:rsidRDefault="00F5569D" w:rsidP="008D2B88">
      <w:pPr>
        <w:ind w:firstLineChars="150" w:firstLine="480"/>
        <w:rPr>
          <w:rFonts w:ascii="宋体" w:hAnsi="宋体" w:hint="eastAsia"/>
          <w:spacing w:val="20"/>
          <w:sz w:val="28"/>
          <w:szCs w:val="28"/>
        </w:rPr>
      </w:pPr>
      <w:smartTag w:uri="urn:schemas-microsoft-com:office:smarttags" w:element="chsdate">
        <w:smartTagPr>
          <w:attr w:name="IsROCDate" w:val="False"/>
          <w:attr w:name="IsLunarDate" w:val="False"/>
          <w:attr w:name="Day" w:val="30"/>
          <w:attr w:name="Month" w:val="12"/>
          <w:attr w:name="Year" w:val="1899"/>
        </w:smartTagPr>
        <w:r w:rsidRPr="00A26D6C">
          <w:rPr>
            <w:rFonts w:ascii="宋体" w:hAnsi="宋体" w:hint="eastAsia"/>
            <w:spacing w:val="20"/>
            <w:sz w:val="28"/>
            <w:szCs w:val="28"/>
          </w:rPr>
          <w:t>6</w:t>
        </w:r>
        <w:r w:rsidR="00425FFB" w:rsidRPr="00A26D6C">
          <w:rPr>
            <w:rFonts w:ascii="宋体" w:hAnsi="宋体" w:hint="eastAsia"/>
            <w:spacing w:val="20"/>
            <w:sz w:val="28"/>
            <w:szCs w:val="28"/>
          </w:rPr>
          <w:t>.2.5</w:t>
        </w:r>
      </w:smartTag>
      <w:r w:rsidR="00425FFB" w:rsidRPr="00A26D6C">
        <w:rPr>
          <w:rFonts w:ascii="宋体" w:hAnsi="宋体" w:hint="eastAsia"/>
          <w:spacing w:val="20"/>
          <w:sz w:val="28"/>
          <w:szCs w:val="28"/>
        </w:rPr>
        <w:t xml:space="preserve"> 甲方需采用防火墙、IP加密机、数据备份等技术，保证全部业务数据安全可靠，介质、密码保管符合规定，病毒、恶意攻击、漏洞检测等防范工作落实到位。</w:t>
      </w:r>
    </w:p>
    <w:p w:rsidR="00425FFB" w:rsidRPr="00A26D6C" w:rsidRDefault="00F5569D" w:rsidP="008D2B88">
      <w:pPr>
        <w:ind w:firstLineChars="150" w:firstLine="480"/>
        <w:rPr>
          <w:rFonts w:ascii="宋体" w:hAnsi="宋体" w:hint="eastAsia"/>
          <w:spacing w:val="20"/>
          <w:sz w:val="28"/>
          <w:szCs w:val="28"/>
        </w:rPr>
      </w:pPr>
      <w:smartTag w:uri="urn:schemas-microsoft-com:office:smarttags" w:element="chsdate">
        <w:smartTagPr>
          <w:attr w:name="Year" w:val="1899"/>
          <w:attr w:name="Month" w:val="12"/>
          <w:attr w:name="Day" w:val="30"/>
          <w:attr w:name="IsLunarDate" w:val="False"/>
          <w:attr w:name="IsROCDate" w:val="False"/>
        </w:smartTagPr>
        <w:r w:rsidRPr="00A26D6C">
          <w:rPr>
            <w:rFonts w:ascii="宋体" w:hAnsi="宋体" w:hint="eastAsia"/>
            <w:spacing w:val="20"/>
            <w:sz w:val="28"/>
            <w:szCs w:val="28"/>
          </w:rPr>
          <w:t>6</w:t>
        </w:r>
        <w:r w:rsidR="00425FFB" w:rsidRPr="00A26D6C">
          <w:rPr>
            <w:rFonts w:ascii="宋体" w:hAnsi="宋体" w:hint="eastAsia"/>
            <w:spacing w:val="20"/>
            <w:sz w:val="28"/>
            <w:szCs w:val="28"/>
          </w:rPr>
          <w:t>.2.6</w:t>
        </w:r>
      </w:smartTag>
      <w:r w:rsidR="00425FFB" w:rsidRPr="00A26D6C">
        <w:rPr>
          <w:rFonts w:ascii="宋体" w:hAnsi="宋体" w:hint="eastAsia"/>
          <w:spacing w:val="20"/>
          <w:sz w:val="28"/>
          <w:szCs w:val="28"/>
        </w:rPr>
        <w:t xml:space="preserve"> 严格按照乙方测试工作通知，及时组织实施测试工作、收集测试信息、确认测试结果、提交测试情况，确认结果的真实性。</w:t>
      </w:r>
    </w:p>
    <w:p w:rsidR="00425FFB" w:rsidRPr="00A26D6C" w:rsidRDefault="00F5569D" w:rsidP="008D2B88">
      <w:pPr>
        <w:ind w:firstLineChars="150" w:firstLine="480"/>
        <w:rPr>
          <w:rFonts w:ascii="宋体" w:hAnsi="宋体" w:hint="eastAsia"/>
          <w:sz w:val="28"/>
        </w:rPr>
      </w:pPr>
      <w:smartTag w:uri="urn:schemas-microsoft-com:office:smarttags" w:element="chsdate">
        <w:smartTagPr>
          <w:attr w:name="Year" w:val="1899"/>
          <w:attr w:name="Month" w:val="12"/>
          <w:attr w:name="Day" w:val="30"/>
          <w:attr w:name="IsLunarDate" w:val="False"/>
          <w:attr w:name="IsROCDate" w:val="False"/>
        </w:smartTagPr>
        <w:r w:rsidRPr="00A26D6C">
          <w:rPr>
            <w:rFonts w:ascii="宋体" w:hAnsi="宋体" w:hint="eastAsia"/>
            <w:spacing w:val="20"/>
            <w:sz w:val="28"/>
            <w:szCs w:val="28"/>
          </w:rPr>
          <w:t>6</w:t>
        </w:r>
        <w:r w:rsidR="00425FFB" w:rsidRPr="00A26D6C">
          <w:rPr>
            <w:rFonts w:ascii="宋体" w:hAnsi="宋体" w:hint="eastAsia"/>
            <w:spacing w:val="20"/>
            <w:sz w:val="28"/>
            <w:szCs w:val="28"/>
          </w:rPr>
          <w:t>.2.7</w:t>
        </w:r>
      </w:smartTag>
      <w:r w:rsidR="00425FFB" w:rsidRPr="00A26D6C">
        <w:rPr>
          <w:rFonts w:ascii="宋体" w:hAnsi="宋体" w:hint="eastAsia"/>
          <w:spacing w:val="20"/>
          <w:sz w:val="28"/>
          <w:szCs w:val="28"/>
        </w:rPr>
        <w:t xml:space="preserve"> 严格按照乙方投产、变更工作通知，及时组织实施相关工作、收集投产、变更信息，确认投产、变更结果，提交投产、变更情况，确认结果的真实性。</w:t>
      </w:r>
    </w:p>
    <w:p w:rsidR="005E42B2" w:rsidRPr="00A26D6C" w:rsidRDefault="005E42B2" w:rsidP="00425FFB">
      <w:pPr>
        <w:ind w:firstLineChars="150" w:firstLine="420"/>
        <w:rPr>
          <w:rFonts w:ascii="宋体" w:hAnsi="宋体" w:hint="eastAsia"/>
          <w:sz w:val="28"/>
        </w:rPr>
      </w:pPr>
    </w:p>
    <w:p w:rsidR="00425FFB" w:rsidRPr="00A26D6C" w:rsidRDefault="00F65BC5" w:rsidP="00425FFB">
      <w:pPr>
        <w:pStyle w:val="DefaultText"/>
        <w:spacing w:line="360" w:lineRule="auto"/>
        <w:ind w:firstLine="420"/>
        <w:rPr>
          <w:rFonts w:ascii="宋体" w:hAnsi="宋体"/>
          <w:b/>
          <w:spacing w:val="24"/>
          <w:sz w:val="28"/>
        </w:rPr>
      </w:pPr>
      <w:r w:rsidRPr="00A26D6C">
        <w:rPr>
          <w:rFonts w:ascii="宋体" w:hAnsi="宋体" w:hint="eastAsia"/>
          <w:b/>
          <w:spacing w:val="24"/>
          <w:sz w:val="28"/>
        </w:rPr>
        <w:t>七</w:t>
      </w:r>
      <w:r w:rsidR="00425FFB" w:rsidRPr="00A26D6C">
        <w:rPr>
          <w:rFonts w:ascii="宋体" w:hAnsi="宋体" w:hint="eastAsia"/>
          <w:b/>
          <w:spacing w:val="24"/>
          <w:sz w:val="28"/>
        </w:rPr>
        <w:t>、权利保证与权利归属</w:t>
      </w:r>
    </w:p>
    <w:p w:rsidR="00425FFB" w:rsidRPr="00A26D6C" w:rsidRDefault="00F65BC5" w:rsidP="00425FFB">
      <w:pPr>
        <w:pStyle w:val="DefaultText"/>
        <w:tabs>
          <w:tab w:val="left" w:pos="0"/>
        </w:tabs>
        <w:spacing w:line="360" w:lineRule="auto"/>
        <w:ind w:firstLine="420"/>
        <w:jc w:val="both"/>
        <w:rPr>
          <w:rFonts w:ascii="宋体" w:hAnsi="宋体" w:hint="eastAsia"/>
          <w:spacing w:val="24"/>
          <w:sz w:val="28"/>
        </w:rPr>
      </w:pPr>
      <w:r w:rsidRPr="00A26D6C">
        <w:rPr>
          <w:rFonts w:ascii="宋体" w:hAnsi="宋体" w:hint="eastAsia"/>
          <w:spacing w:val="24"/>
          <w:sz w:val="28"/>
        </w:rPr>
        <w:t>7</w:t>
      </w:r>
      <w:r w:rsidR="00425FFB" w:rsidRPr="00A26D6C">
        <w:rPr>
          <w:rFonts w:ascii="宋体" w:hAnsi="宋体"/>
          <w:spacing w:val="24"/>
          <w:sz w:val="28"/>
        </w:rPr>
        <w:t>.1</w:t>
      </w:r>
      <w:r w:rsidR="00425FFB" w:rsidRPr="00A26D6C">
        <w:rPr>
          <w:rFonts w:ascii="宋体" w:hAnsi="宋体" w:hint="eastAsia"/>
          <w:spacing w:val="24"/>
          <w:sz w:val="28"/>
        </w:rPr>
        <w:t xml:space="preserve"> 乙方保证其在提供专业服务和形成资料的过程中所使用的文件、资料、软件及其他物品均可合法地不受打扰地用于专业服务的执行。乙方保证其专业服务与资料不侵犯任何第三方的知识产权，不存在任何与此相关的争议。如甲方因接受乙方提供的专业服务或资料引起与第三方纠纷，产生的一切法律责任与费用由乙方承担。</w:t>
      </w:r>
    </w:p>
    <w:p w:rsidR="00425FFB" w:rsidRPr="00A26D6C" w:rsidRDefault="00F65BC5" w:rsidP="007C31F5">
      <w:pPr>
        <w:pStyle w:val="DefaultText"/>
        <w:spacing w:line="360" w:lineRule="auto"/>
        <w:ind w:firstLineChars="128" w:firstLine="420"/>
        <w:jc w:val="both"/>
        <w:rPr>
          <w:rFonts w:ascii="宋体" w:hAnsi="宋体" w:hint="eastAsia"/>
          <w:spacing w:val="24"/>
          <w:sz w:val="28"/>
        </w:rPr>
      </w:pPr>
      <w:r w:rsidRPr="00A26D6C">
        <w:rPr>
          <w:rFonts w:ascii="宋体" w:hAnsi="宋体" w:hint="eastAsia"/>
          <w:spacing w:val="24"/>
          <w:sz w:val="28"/>
        </w:rPr>
        <w:t>7</w:t>
      </w:r>
      <w:r w:rsidR="00425FFB" w:rsidRPr="00A26D6C">
        <w:rPr>
          <w:rFonts w:ascii="宋体" w:hAnsi="宋体"/>
          <w:spacing w:val="24"/>
          <w:sz w:val="28"/>
        </w:rPr>
        <w:t>.</w:t>
      </w:r>
      <w:r w:rsidR="00425FFB" w:rsidRPr="00A26D6C">
        <w:rPr>
          <w:rFonts w:ascii="宋体" w:hAnsi="宋体" w:hint="eastAsia"/>
          <w:spacing w:val="24"/>
          <w:sz w:val="28"/>
        </w:rPr>
        <w:t>2 对于乙方所提供的房屋、硬件、软件和其它物品，乙方应保证拥有必要的许可、证明或其他文件，确保在本合同实施过程中，不会侵犯第三方的权益。</w:t>
      </w:r>
    </w:p>
    <w:p w:rsidR="00425FFB" w:rsidRPr="00A26D6C" w:rsidRDefault="00F65BC5" w:rsidP="00425FFB">
      <w:pPr>
        <w:pStyle w:val="DefaultText"/>
        <w:tabs>
          <w:tab w:val="left" w:pos="0"/>
        </w:tabs>
        <w:spacing w:line="360" w:lineRule="auto"/>
        <w:ind w:firstLine="420"/>
        <w:jc w:val="both"/>
        <w:rPr>
          <w:rFonts w:ascii="宋体" w:hAnsi="宋体" w:hint="eastAsia"/>
          <w:spacing w:val="24"/>
          <w:sz w:val="28"/>
        </w:rPr>
      </w:pPr>
      <w:r w:rsidRPr="00A26D6C">
        <w:rPr>
          <w:rFonts w:ascii="宋体" w:hAnsi="宋体" w:hint="eastAsia"/>
          <w:spacing w:val="24"/>
          <w:sz w:val="28"/>
        </w:rPr>
        <w:t>7</w:t>
      </w:r>
      <w:r w:rsidR="00425FFB" w:rsidRPr="00A26D6C">
        <w:rPr>
          <w:rFonts w:ascii="宋体" w:hAnsi="宋体" w:hint="eastAsia"/>
          <w:spacing w:val="24"/>
          <w:sz w:val="28"/>
        </w:rPr>
        <w:t>.3 如甲方不合理使用乙方提供的文件、资料、软件及其他物品，</w:t>
      </w:r>
      <w:r w:rsidR="004B7B54" w:rsidRPr="00A26D6C">
        <w:rPr>
          <w:rFonts w:ascii="宋体" w:hAnsi="宋体" w:hint="eastAsia"/>
          <w:bCs/>
          <w:sz w:val="28"/>
          <w:szCs w:val="28"/>
        </w:rPr>
        <w:t>从而引起的任何纠纷，乙方概不负责</w:t>
      </w:r>
      <w:r w:rsidR="00425FFB" w:rsidRPr="00A26D6C">
        <w:rPr>
          <w:rFonts w:ascii="宋体" w:hAnsi="宋体" w:hint="eastAsia"/>
          <w:spacing w:val="24"/>
          <w:sz w:val="28"/>
          <w:szCs w:val="28"/>
        </w:rPr>
        <w:t>。</w:t>
      </w:r>
    </w:p>
    <w:p w:rsidR="00425FFB" w:rsidRPr="00A26D6C" w:rsidRDefault="00F65BC5" w:rsidP="00425FFB">
      <w:pPr>
        <w:pStyle w:val="DefaultText"/>
        <w:tabs>
          <w:tab w:val="left" w:pos="0"/>
        </w:tabs>
        <w:spacing w:line="360" w:lineRule="auto"/>
        <w:ind w:firstLine="420"/>
        <w:jc w:val="both"/>
        <w:rPr>
          <w:rFonts w:ascii="宋体" w:hAnsi="宋体" w:hint="eastAsia"/>
          <w:spacing w:val="24"/>
          <w:sz w:val="28"/>
        </w:rPr>
      </w:pPr>
      <w:r w:rsidRPr="00A26D6C">
        <w:rPr>
          <w:rFonts w:ascii="宋体" w:hAnsi="宋体" w:hint="eastAsia"/>
          <w:spacing w:val="24"/>
          <w:sz w:val="28"/>
        </w:rPr>
        <w:t>7</w:t>
      </w:r>
      <w:r w:rsidR="00425FFB" w:rsidRPr="00A26D6C">
        <w:rPr>
          <w:rFonts w:ascii="宋体" w:hAnsi="宋体" w:hint="eastAsia"/>
          <w:spacing w:val="24"/>
          <w:sz w:val="28"/>
        </w:rPr>
        <w:t>.4 源代码为乙方所有，即</w:t>
      </w:r>
      <w:r w:rsidR="00EC7EB3">
        <w:rPr>
          <w:rFonts w:ascii="宋体" w:hAnsi="宋体" w:hint="eastAsia"/>
          <w:spacing w:val="24"/>
          <w:sz w:val="28"/>
        </w:rPr>
        <w:t>****</w:t>
      </w:r>
      <w:r w:rsidR="00425FFB" w:rsidRPr="00A26D6C">
        <w:rPr>
          <w:rFonts w:ascii="宋体" w:hAnsi="宋体" w:hint="eastAsia"/>
          <w:spacing w:val="24"/>
          <w:sz w:val="28"/>
        </w:rPr>
        <w:t>银行股份有限公司所有。</w:t>
      </w:r>
    </w:p>
    <w:p w:rsidR="0062118D" w:rsidRPr="00A26D6C" w:rsidRDefault="0062118D" w:rsidP="007C31F5">
      <w:pPr>
        <w:pStyle w:val="DefaultText"/>
        <w:spacing w:line="360" w:lineRule="auto"/>
        <w:ind w:leftChars="200" w:left="736" w:hangingChars="96" w:hanging="316"/>
        <w:jc w:val="both"/>
        <w:rPr>
          <w:rFonts w:ascii="宋体" w:hAnsi="宋体" w:hint="eastAsia"/>
          <w:b/>
          <w:bCs/>
          <w:spacing w:val="24"/>
          <w:sz w:val="28"/>
        </w:rPr>
      </w:pPr>
    </w:p>
    <w:p w:rsidR="00425FFB" w:rsidRPr="00A26D6C" w:rsidRDefault="00F65BC5" w:rsidP="001119CD">
      <w:pPr>
        <w:pStyle w:val="DefaultText"/>
        <w:spacing w:line="360" w:lineRule="auto"/>
        <w:ind w:leftChars="200" w:left="736" w:hangingChars="96" w:hanging="316"/>
        <w:jc w:val="both"/>
        <w:rPr>
          <w:rFonts w:ascii="宋体" w:hAnsi="宋体" w:hint="eastAsia"/>
          <w:b/>
          <w:bCs/>
          <w:spacing w:val="24"/>
          <w:sz w:val="28"/>
        </w:rPr>
      </w:pPr>
      <w:r w:rsidRPr="00A26D6C">
        <w:rPr>
          <w:rFonts w:ascii="宋体" w:hAnsi="宋体" w:hint="eastAsia"/>
          <w:b/>
          <w:bCs/>
          <w:spacing w:val="24"/>
          <w:sz w:val="28"/>
        </w:rPr>
        <w:t>八</w:t>
      </w:r>
      <w:r w:rsidR="00425FFB" w:rsidRPr="00A26D6C">
        <w:rPr>
          <w:rFonts w:ascii="宋体" w:hAnsi="宋体" w:hint="eastAsia"/>
          <w:b/>
          <w:bCs/>
          <w:spacing w:val="24"/>
          <w:sz w:val="28"/>
        </w:rPr>
        <w:t>、</w:t>
      </w:r>
      <w:r w:rsidR="0062118D" w:rsidRPr="00A26D6C">
        <w:rPr>
          <w:rFonts w:ascii="宋体" w:hAnsi="宋体" w:hint="eastAsia"/>
          <w:b/>
          <w:bCs/>
          <w:spacing w:val="24"/>
          <w:sz w:val="28"/>
        </w:rPr>
        <w:t>审计</w:t>
      </w:r>
    </w:p>
    <w:p w:rsidR="00425FFB" w:rsidRPr="00A26D6C" w:rsidRDefault="00F65BC5" w:rsidP="000969F2">
      <w:pPr>
        <w:pStyle w:val="DefaultText"/>
        <w:spacing w:line="360" w:lineRule="auto"/>
        <w:ind w:firstLineChars="128" w:firstLine="420"/>
        <w:jc w:val="both"/>
        <w:rPr>
          <w:rFonts w:ascii="宋体" w:hAnsi="宋体" w:hint="eastAsia"/>
          <w:spacing w:val="20"/>
          <w:sz w:val="28"/>
          <w:szCs w:val="28"/>
        </w:rPr>
      </w:pPr>
      <w:r w:rsidRPr="00A26D6C">
        <w:rPr>
          <w:rFonts w:ascii="宋体" w:hAnsi="宋体" w:hint="eastAsia"/>
          <w:spacing w:val="24"/>
          <w:sz w:val="28"/>
        </w:rPr>
        <w:t>8</w:t>
      </w:r>
      <w:r w:rsidR="00425FFB" w:rsidRPr="00A26D6C">
        <w:rPr>
          <w:rFonts w:ascii="宋体" w:hAnsi="宋体" w:hint="eastAsia"/>
          <w:spacing w:val="24"/>
          <w:sz w:val="28"/>
        </w:rPr>
        <w:t xml:space="preserve">.1 </w:t>
      </w:r>
      <w:r w:rsidR="00425FFB" w:rsidRPr="00A26D6C">
        <w:rPr>
          <w:rFonts w:ascii="宋体" w:hAnsi="宋体" w:hint="eastAsia"/>
          <w:spacing w:val="20"/>
          <w:sz w:val="28"/>
          <w:szCs w:val="28"/>
        </w:rPr>
        <w:t>必须是甲方、甲方内部和外部审计人员以及他们的授权代表、</w:t>
      </w:r>
      <w:r w:rsidR="00582DAC" w:rsidRPr="00A26D6C">
        <w:rPr>
          <w:rFonts w:ascii="宋体" w:hAnsi="宋体" w:hint="eastAsia"/>
          <w:spacing w:val="20"/>
          <w:sz w:val="28"/>
          <w:szCs w:val="28"/>
        </w:rPr>
        <w:t>韩国</w:t>
      </w:r>
      <w:r w:rsidR="00425FFB" w:rsidRPr="00A26D6C">
        <w:rPr>
          <w:rFonts w:ascii="宋体" w:hAnsi="宋体" w:hint="eastAsia"/>
          <w:spacing w:val="20"/>
          <w:sz w:val="28"/>
          <w:szCs w:val="28"/>
        </w:rPr>
        <w:t>金融管理机构人员</w:t>
      </w:r>
      <w:r w:rsidR="009E2D0E" w:rsidRPr="00A26D6C">
        <w:rPr>
          <w:rFonts w:ascii="宋体" w:hAnsi="宋体" w:hint="eastAsia"/>
          <w:spacing w:val="20"/>
          <w:sz w:val="28"/>
          <w:szCs w:val="28"/>
        </w:rPr>
        <w:t>及</w:t>
      </w:r>
      <w:r w:rsidR="00425FFB" w:rsidRPr="00A26D6C">
        <w:rPr>
          <w:rFonts w:ascii="宋体" w:hAnsi="宋体" w:hint="eastAsia"/>
          <w:spacing w:val="20"/>
          <w:sz w:val="28"/>
          <w:szCs w:val="28"/>
        </w:rPr>
        <w:t>其授权的审计机构，才能要求获得数据资料。</w:t>
      </w:r>
    </w:p>
    <w:p w:rsidR="00771EC1" w:rsidRPr="00A26D6C" w:rsidRDefault="00F65BC5" w:rsidP="000969F2">
      <w:pPr>
        <w:pStyle w:val="DefaultText"/>
        <w:spacing w:line="360" w:lineRule="auto"/>
        <w:ind w:firstLineChars="128" w:firstLine="410"/>
        <w:rPr>
          <w:rFonts w:ascii="宋体" w:hAnsi="宋体" w:hint="eastAsia"/>
          <w:bCs/>
          <w:spacing w:val="20"/>
          <w:sz w:val="28"/>
          <w:szCs w:val="28"/>
        </w:rPr>
      </w:pPr>
      <w:r w:rsidRPr="00A26D6C">
        <w:rPr>
          <w:rFonts w:ascii="宋体" w:hAnsi="宋体" w:hint="eastAsia"/>
          <w:spacing w:val="20"/>
          <w:sz w:val="28"/>
          <w:szCs w:val="28"/>
        </w:rPr>
        <w:t>8</w:t>
      </w:r>
      <w:r w:rsidR="00425FFB" w:rsidRPr="00A26D6C">
        <w:rPr>
          <w:rFonts w:ascii="宋体" w:hAnsi="宋体" w:hint="eastAsia"/>
          <w:spacing w:val="20"/>
          <w:sz w:val="28"/>
          <w:szCs w:val="28"/>
        </w:rPr>
        <w:t>.2</w:t>
      </w:r>
      <w:r w:rsidR="00733E81" w:rsidRPr="00A26D6C">
        <w:rPr>
          <w:rFonts w:ascii="宋体" w:hAnsi="宋体" w:hint="eastAsia"/>
          <w:spacing w:val="20"/>
          <w:sz w:val="28"/>
          <w:szCs w:val="28"/>
        </w:rPr>
        <w:t xml:space="preserve"> </w:t>
      </w:r>
      <w:r w:rsidR="00733E81" w:rsidRPr="00A26D6C">
        <w:rPr>
          <w:rFonts w:ascii="宋体" w:hAnsi="宋体" w:hint="eastAsia"/>
          <w:bCs/>
          <w:spacing w:val="20"/>
          <w:sz w:val="28"/>
          <w:szCs w:val="28"/>
        </w:rPr>
        <w:t>乙方给予甲方、甲方内部和外部审计人员以及他们的授权代表、韩国金融管理机构人员及其授</w:t>
      </w:r>
      <w:r w:rsidR="00CD0DFE" w:rsidRPr="00A26D6C">
        <w:rPr>
          <w:rFonts w:ascii="宋体" w:hAnsi="宋体" w:hint="eastAsia"/>
          <w:bCs/>
          <w:spacing w:val="20"/>
          <w:sz w:val="28"/>
          <w:szCs w:val="28"/>
        </w:rPr>
        <w:t>权的审计机构：</w:t>
      </w:r>
      <w:r w:rsidR="000969F2">
        <w:rPr>
          <w:rFonts w:ascii="宋体" w:hAnsi="宋体" w:hint="eastAsia"/>
          <w:bCs/>
          <w:spacing w:val="20"/>
          <w:sz w:val="28"/>
          <w:szCs w:val="28"/>
        </w:rPr>
        <w:t>在</w:t>
      </w:r>
      <w:r w:rsidR="000969F2" w:rsidRPr="00A26D6C">
        <w:rPr>
          <w:rFonts w:ascii="宋体" w:hAnsi="宋体" w:hint="eastAsia"/>
          <w:bCs/>
          <w:spacing w:val="20"/>
          <w:sz w:val="28"/>
          <w:szCs w:val="28"/>
        </w:rPr>
        <w:t>中国法律、行政法规和监管规章</w:t>
      </w:r>
      <w:r w:rsidR="000969F2">
        <w:rPr>
          <w:rFonts w:ascii="宋体" w:hAnsi="宋体" w:hint="eastAsia"/>
          <w:bCs/>
          <w:spacing w:val="20"/>
          <w:sz w:val="28"/>
          <w:szCs w:val="28"/>
        </w:rPr>
        <w:t>许可的范围内</w:t>
      </w:r>
      <w:r w:rsidR="00CD0DFE" w:rsidRPr="00A26D6C">
        <w:rPr>
          <w:rFonts w:ascii="宋体" w:hAnsi="宋体" w:hint="eastAsia"/>
          <w:bCs/>
          <w:spacing w:val="20"/>
          <w:sz w:val="28"/>
          <w:szCs w:val="28"/>
        </w:rPr>
        <w:t>进入</w:t>
      </w:r>
      <w:r w:rsidR="00F75093">
        <w:rPr>
          <w:rFonts w:ascii="宋体" w:hAnsi="宋体" w:hint="eastAsia"/>
          <w:bCs/>
          <w:spacing w:val="20"/>
          <w:sz w:val="28"/>
          <w:szCs w:val="28"/>
        </w:rPr>
        <w:t>****</w:t>
      </w:r>
      <w:r w:rsidR="00CD0DFE" w:rsidRPr="00A26D6C">
        <w:rPr>
          <w:rFonts w:ascii="宋体" w:hAnsi="宋体" w:hint="eastAsia"/>
          <w:bCs/>
          <w:spacing w:val="20"/>
          <w:sz w:val="28"/>
          <w:szCs w:val="28"/>
        </w:rPr>
        <w:t>银行股份有限公司及访问</w:t>
      </w:r>
      <w:r w:rsidR="00656902">
        <w:rPr>
          <w:rFonts w:ascii="宋体" w:hAnsi="宋体" w:hint="eastAsia"/>
          <w:bCs/>
          <w:spacing w:val="20"/>
          <w:sz w:val="28"/>
          <w:szCs w:val="28"/>
        </w:rPr>
        <w:t>甲方</w:t>
      </w:r>
      <w:r w:rsidR="00CD0DFE" w:rsidRPr="00A26D6C">
        <w:rPr>
          <w:rFonts w:ascii="宋体" w:hAnsi="宋体" w:hint="eastAsia"/>
          <w:bCs/>
          <w:spacing w:val="20"/>
          <w:sz w:val="28"/>
          <w:szCs w:val="28"/>
        </w:rPr>
        <w:t>数据和</w:t>
      </w:r>
      <w:r w:rsidR="00656902">
        <w:rPr>
          <w:rFonts w:ascii="宋体" w:hAnsi="宋体" w:hint="eastAsia"/>
          <w:bCs/>
          <w:spacing w:val="20"/>
          <w:sz w:val="28"/>
          <w:szCs w:val="28"/>
        </w:rPr>
        <w:t>甲方</w:t>
      </w:r>
      <w:r w:rsidR="00CD0DFE" w:rsidRPr="00A26D6C">
        <w:rPr>
          <w:rFonts w:ascii="宋体" w:hAnsi="宋体" w:hint="eastAsia"/>
          <w:bCs/>
          <w:spacing w:val="20"/>
          <w:sz w:val="28"/>
          <w:szCs w:val="28"/>
        </w:rPr>
        <w:t>系统的</w:t>
      </w:r>
      <w:r w:rsidR="000969F2">
        <w:rPr>
          <w:rFonts w:ascii="宋体" w:hAnsi="宋体" w:hint="eastAsia"/>
          <w:bCs/>
          <w:spacing w:val="20"/>
          <w:sz w:val="28"/>
          <w:szCs w:val="28"/>
        </w:rPr>
        <w:t>相关</w:t>
      </w:r>
      <w:r w:rsidR="00CD0DFE" w:rsidRPr="00A26D6C">
        <w:rPr>
          <w:rFonts w:ascii="宋体" w:hAnsi="宋体" w:hint="eastAsia"/>
          <w:bCs/>
          <w:spacing w:val="20"/>
          <w:sz w:val="28"/>
          <w:szCs w:val="28"/>
        </w:rPr>
        <w:t>权利</w:t>
      </w:r>
      <w:r w:rsidR="00733E81" w:rsidRPr="00A26D6C">
        <w:rPr>
          <w:rFonts w:ascii="宋体" w:hAnsi="宋体" w:hint="eastAsia"/>
          <w:bCs/>
          <w:spacing w:val="20"/>
          <w:sz w:val="28"/>
          <w:szCs w:val="28"/>
        </w:rPr>
        <w:t>。</w:t>
      </w:r>
    </w:p>
    <w:p w:rsidR="00425FFB" w:rsidRPr="00A26D6C" w:rsidRDefault="00F65BC5" w:rsidP="00425FFB">
      <w:pPr>
        <w:pStyle w:val="DefaultText"/>
        <w:tabs>
          <w:tab w:val="left" w:pos="0"/>
        </w:tabs>
        <w:spacing w:line="360" w:lineRule="auto"/>
        <w:ind w:firstLine="420"/>
        <w:jc w:val="both"/>
        <w:rPr>
          <w:rFonts w:ascii="宋体" w:hAnsi="宋体" w:hint="eastAsia"/>
          <w:spacing w:val="24"/>
          <w:sz w:val="28"/>
        </w:rPr>
      </w:pPr>
      <w:r w:rsidRPr="00A26D6C">
        <w:rPr>
          <w:rFonts w:ascii="宋体" w:hAnsi="宋体" w:hint="eastAsia"/>
          <w:spacing w:val="24"/>
          <w:sz w:val="28"/>
        </w:rPr>
        <w:t>8</w:t>
      </w:r>
      <w:r w:rsidR="00425FFB" w:rsidRPr="00A26D6C">
        <w:rPr>
          <w:rFonts w:ascii="宋体" w:hAnsi="宋体" w:hint="eastAsia"/>
          <w:spacing w:val="24"/>
          <w:sz w:val="28"/>
        </w:rPr>
        <w:t>.</w:t>
      </w:r>
      <w:r w:rsidR="00C25EA2">
        <w:rPr>
          <w:rFonts w:ascii="宋体" w:hAnsi="宋体" w:hint="eastAsia"/>
          <w:spacing w:val="24"/>
          <w:sz w:val="28"/>
        </w:rPr>
        <w:t>3</w:t>
      </w:r>
      <w:r w:rsidR="0042226F" w:rsidRPr="00A26D6C">
        <w:rPr>
          <w:rFonts w:ascii="宋体" w:hAnsi="宋体" w:hint="eastAsia"/>
          <w:spacing w:val="24"/>
          <w:sz w:val="28"/>
        </w:rPr>
        <w:t xml:space="preserve"> </w:t>
      </w:r>
      <w:r w:rsidR="00425FFB" w:rsidRPr="00A26D6C">
        <w:rPr>
          <w:rFonts w:ascii="宋体" w:hAnsi="宋体" w:hint="eastAsia"/>
          <w:spacing w:val="24"/>
          <w:sz w:val="28"/>
        </w:rPr>
        <w:t>为了执行本合同规定的审计以及执行跟本合同规定相关的活动和审计，乙方必须在合同有效期内提供必要协助。</w:t>
      </w:r>
    </w:p>
    <w:p w:rsidR="00425FFB" w:rsidRPr="00A26D6C" w:rsidRDefault="00F65BC5" w:rsidP="00425FFB">
      <w:pPr>
        <w:pStyle w:val="DefaultText"/>
        <w:tabs>
          <w:tab w:val="left" w:pos="0"/>
        </w:tabs>
        <w:spacing w:line="360" w:lineRule="auto"/>
        <w:ind w:firstLine="420"/>
        <w:jc w:val="both"/>
        <w:rPr>
          <w:rFonts w:ascii="宋体" w:hAnsi="宋体" w:hint="eastAsia"/>
          <w:spacing w:val="24"/>
          <w:sz w:val="28"/>
        </w:rPr>
      </w:pPr>
      <w:r w:rsidRPr="00A26D6C">
        <w:rPr>
          <w:rFonts w:ascii="宋体" w:hAnsi="宋体" w:hint="eastAsia"/>
          <w:spacing w:val="24"/>
          <w:sz w:val="28"/>
        </w:rPr>
        <w:t>8</w:t>
      </w:r>
      <w:r w:rsidR="00425FFB" w:rsidRPr="00A26D6C">
        <w:rPr>
          <w:rFonts w:ascii="宋体" w:hAnsi="宋体" w:hint="eastAsia"/>
          <w:spacing w:val="24"/>
          <w:sz w:val="28"/>
        </w:rPr>
        <w:t>.</w:t>
      </w:r>
      <w:r w:rsidR="00C25EA2">
        <w:rPr>
          <w:rFonts w:ascii="宋体" w:hAnsi="宋体" w:hint="eastAsia"/>
          <w:spacing w:val="24"/>
          <w:sz w:val="28"/>
        </w:rPr>
        <w:t>4</w:t>
      </w:r>
      <w:r w:rsidR="0042226F" w:rsidRPr="00A26D6C">
        <w:rPr>
          <w:rFonts w:ascii="宋体" w:hAnsi="宋体" w:hint="eastAsia"/>
          <w:spacing w:val="24"/>
          <w:sz w:val="28"/>
        </w:rPr>
        <w:t xml:space="preserve"> </w:t>
      </w:r>
      <w:r w:rsidR="00425FFB" w:rsidRPr="00A26D6C">
        <w:rPr>
          <w:rFonts w:ascii="宋体" w:hAnsi="宋体" w:hint="eastAsia"/>
          <w:spacing w:val="24"/>
          <w:sz w:val="28"/>
        </w:rPr>
        <w:t>甲方必须向</w:t>
      </w:r>
      <w:r w:rsidR="00DE6610">
        <w:rPr>
          <w:rFonts w:ascii="宋体" w:hAnsi="宋体" w:hint="eastAsia"/>
          <w:spacing w:val="24"/>
          <w:sz w:val="28"/>
        </w:rPr>
        <w:t>****</w:t>
      </w:r>
      <w:r w:rsidR="00425FFB" w:rsidRPr="00A26D6C">
        <w:rPr>
          <w:rFonts w:ascii="宋体" w:hAnsi="宋体" w:hint="eastAsia"/>
          <w:spacing w:val="24"/>
          <w:sz w:val="28"/>
        </w:rPr>
        <w:t>银行股份有限公司总行相关部门申请有关对乙方进行审核的一切手续，并得到批准后方可进行。</w:t>
      </w:r>
    </w:p>
    <w:p w:rsidR="00425FFB" w:rsidRPr="00A26D6C" w:rsidRDefault="00F65BC5" w:rsidP="00425FFB">
      <w:pPr>
        <w:pStyle w:val="DefaultText"/>
        <w:spacing w:line="360" w:lineRule="auto"/>
        <w:ind w:firstLineChars="128" w:firstLine="421"/>
        <w:jc w:val="both"/>
        <w:rPr>
          <w:rFonts w:ascii="宋体" w:hAnsi="宋体" w:hint="eastAsia"/>
          <w:b/>
          <w:bCs/>
          <w:spacing w:val="24"/>
          <w:sz w:val="28"/>
        </w:rPr>
      </w:pPr>
      <w:r w:rsidRPr="00A26D6C">
        <w:rPr>
          <w:rFonts w:ascii="宋体" w:hAnsi="宋体" w:hint="eastAsia"/>
          <w:b/>
          <w:bCs/>
          <w:spacing w:val="24"/>
          <w:sz w:val="28"/>
        </w:rPr>
        <w:t>九</w:t>
      </w:r>
      <w:r w:rsidR="00425FFB" w:rsidRPr="00A26D6C">
        <w:rPr>
          <w:rFonts w:ascii="宋体" w:hAnsi="宋体" w:hint="eastAsia"/>
          <w:b/>
          <w:bCs/>
          <w:spacing w:val="24"/>
          <w:sz w:val="28"/>
        </w:rPr>
        <w:t>、数据保护</w:t>
      </w:r>
    </w:p>
    <w:p w:rsidR="00425FFB" w:rsidRPr="00A26D6C" w:rsidRDefault="00F65BC5" w:rsidP="00425FFB">
      <w:pPr>
        <w:pStyle w:val="DefaultText"/>
        <w:spacing w:line="360" w:lineRule="auto"/>
        <w:ind w:left="2" w:firstLineChars="128" w:firstLine="420"/>
        <w:jc w:val="both"/>
        <w:rPr>
          <w:rFonts w:ascii="宋体" w:hAnsi="宋体" w:hint="eastAsia"/>
          <w:spacing w:val="24"/>
          <w:sz w:val="28"/>
        </w:rPr>
      </w:pPr>
      <w:r w:rsidRPr="00A26D6C">
        <w:rPr>
          <w:rFonts w:ascii="宋体" w:hAnsi="宋体" w:hint="eastAsia"/>
          <w:spacing w:val="24"/>
          <w:sz w:val="28"/>
        </w:rPr>
        <w:t>9</w:t>
      </w:r>
      <w:r w:rsidR="00425FFB" w:rsidRPr="00A26D6C">
        <w:rPr>
          <w:rFonts w:ascii="宋体" w:hAnsi="宋体" w:hint="eastAsia"/>
          <w:spacing w:val="24"/>
          <w:sz w:val="28"/>
        </w:rPr>
        <w:t>.1 数据所有权：乙方确认所有客户数据及与其相关权利应一直为甲方之独有财产，且甲方保留存在于此类数据中的一切权利。</w:t>
      </w:r>
    </w:p>
    <w:p w:rsidR="00425FFB" w:rsidRPr="00A26D6C" w:rsidRDefault="00F65BC5" w:rsidP="00035334">
      <w:pPr>
        <w:pStyle w:val="DefaultText"/>
        <w:spacing w:line="360" w:lineRule="auto"/>
        <w:ind w:left="2" w:firstLineChars="128" w:firstLine="420"/>
        <w:jc w:val="both"/>
        <w:rPr>
          <w:rFonts w:ascii="宋体" w:hAnsi="宋体" w:hint="eastAsia"/>
          <w:spacing w:val="24"/>
          <w:sz w:val="28"/>
        </w:rPr>
      </w:pPr>
      <w:r w:rsidRPr="00A26D6C">
        <w:rPr>
          <w:rFonts w:ascii="宋体" w:hAnsi="宋体" w:hint="eastAsia"/>
          <w:spacing w:val="24"/>
          <w:sz w:val="28"/>
        </w:rPr>
        <w:t>9</w:t>
      </w:r>
      <w:r w:rsidR="00425FFB" w:rsidRPr="00A26D6C">
        <w:rPr>
          <w:rFonts w:ascii="宋体" w:hAnsi="宋体" w:hint="eastAsia"/>
          <w:spacing w:val="24"/>
          <w:sz w:val="28"/>
        </w:rPr>
        <w:t xml:space="preserve">.2 </w:t>
      </w:r>
      <w:r w:rsidR="009A5F9B" w:rsidRPr="00A26D6C">
        <w:rPr>
          <w:rFonts w:ascii="宋体" w:hAnsi="宋体" w:hint="eastAsia"/>
          <w:spacing w:val="24"/>
          <w:sz w:val="28"/>
        </w:rPr>
        <w:t>担保</w:t>
      </w:r>
      <w:r w:rsidR="00425FFB" w:rsidRPr="00A26D6C">
        <w:rPr>
          <w:rFonts w:ascii="宋体" w:hAnsi="宋体" w:hint="eastAsia"/>
          <w:spacing w:val="24"/>
          <w:sz w:val="28"/>
        </w:rPr>
        <w:t>：</w:t>
      </w:r>
      <w:r w:rsidR="008F5C8F" w:rsidRPr="00A26D6C">
        <w:rPr>
          <w:rFonts w:ascii="宋体" w:hAnsi="宋体" w:hint="eastAsia"/>
          <w:spacing w:val="24"/>
          <w:sz w:val="28"/>
        </w:rPr>
        <w:t>乙方</w:t>
      </w:r>
      <w:r w:rsidR="009A5F9B" w:rsidRPr="00A26D6C">
        <w:rPr>
          <w:rFonts w:ascii="宋体" w:hAnsi="宋体" w:hint="eastAsia"/>
          <w:spacing w:val="24"/>
          <w:sz w:val="28"/>
        </w:rPr>
        <w:t>不得导致或允许在资料上设定任何担保或对资料进行任何处置。</w:t>
      </w:r>
    </w:p>
    <w:p w:rsidR="00425FFB" w:rsidRPr="00A26D6C" w:rsidRDefault="00F65BC5" w:rsidP="003C217D">
      <w:pPr>
        <w:pStyle w:val="DefaultText"/>
        <w:spacing w:line="360" w:lineRule="auto"/>
        <w:ind w:firstLineChars="128" w:firstLine="420"/>
        <w:jc w:val="both"/>
        <w:rPr>
          <w:rFonts w:ascii="宋体" w:hAnsi="宋体" w:hint="eastAsia"/>
          <w:spacing w:val="24"/>
          <w:sz w:val="28"/>
        </w:rPr>
      </w:pPr>
      <w:r w:rsidRPr="00A26D6C">
        <w:rPr>
          <w:rFonts w:ascii="宋体" w:hAnsi="宋体" w:hint="eastAsia"/>
          <w:spacing w:val="24"/>
          <w:sz w:val="28"/>
        </w:rPr>
        <w:t>9</w:t>
      </w:r>
      <w:r w:rsidR="00425FFB" w:rsidRPr="00A26D6C">
        <w:rPr>
          <w:rFonts w:ascii="宋体" w:hAnsi="宋体" w:hint="eastAsia"/>
          <w:spacing w:val="24"/>
          <w:sz w:val="28"/>
        </w:rPr>
        <w:t>.3 保护：乙方须采取一切必要措施，按照当前公认商业惯例、中国银行业监督管理委员会和</w:t>
      </w:r>
      <w:r w:rsidR="00582DAC" w:rsidRPr="00A26D6C">
        <w:rPr>
          <w:rFonts w:ascii="宋体" w:hAnsi="宋体" w:hint="eastAsia"/>
          <w:spacing w:val="24"/>
          <w:sz w:val="28"/>
        </w:rPr>
        <w:t>韩国</w:t>
      </w:r>
      <w:r w:rsidR="00425FFB" w:rsidRPr="00A26D6C">
        <w:rPr>
          <w:rFonts w:ascii="宋体" w:hAnsi="宋体" w:hint="eastAsia"/>
          <w:spacing w:val="24"/>
          <w:sz w:val="28"/>
        </w:rPr>
        <w:t>金融管理机构和其他有裁决权管理机构所颁布的指引，采取一切必要措施</w:t>
      </w:r>
      <w:r w:rsidR="00A82815" w:rsidRPr="00A26D6C">
        <w:rPr>
          <w:rFonts w:ascii="宋体" w:hAnsi="宋体" w:hint="eastAsia"/>
          <w:spacing w:val="24"/>
          <w:sz w:val="28"/>
        </w:rPr>
        <w:t>在规定期间</w:t>
      </w:r>
      <w:r w:rsidR="00C046A1" w:rsidRPr="00A26D6C">
        <w:rPr>
          <w:rFonts w:ascii="宋体" w:hAnsi="宋体" w:hint="eastAsia"/>
          <w:spacing w:val="24"/>
          <w:sz w:val="28"/>
        </w:rPr>
        <w:t>内</w:t>
      </w:r>
      <w:r w:rsidR="00D07D43" w:rsidRPr="00A26D6C">
        <w:rPr>
          <w:rFonts w:ascii="宋体" w:hAnsi="宋体" w:hint="eastAsia"/>
          <w:spacing w:val="24"/>
          <w:sz w:val="28"/>
        </w:rPr>
        <w:t>保管数据</w:t>
      </w:r>
      <w:r w:rsidR="00A82815" w:rsidRPr="00A26D6C">
        <w:rPr>
          <w:rFonts w:ascii="宋体" w:hAnsi="宋体" w:hint="eastAsia"/>
          <w:spacing w:val="24"/>
          <w:sz w:val="28"/>
        </w:rPr>
        <w:t>，</w:t>
      </w:r>
      <w:r w:rsidR="00425FFB" w:rsidRPr="00A26D6C">
        <w:rPr>
          <w:rFonts w:ascii="宋体" w:hAnsi="宋体" w:hint="eastAsia"/>
          <w:spacing w:val="24"/>
          <w:sz w:val="28"/>
        </w:rPr>
        <w:t>以保证所有数据的安全性、完整性和防止数据的毁损、修改和遗失。</w:t>
      </w:r>
    </w:p>
    <w:p w:rsidR="00425FFB" w:rsidRPr="00A26D6C" w:rsidRDefault="00F65BC5" w:rsidP="00425FFB">
      <w:pPr>
        <w:pStyle w:val="DefaultText"/>
        <w:spacing w:line="360" w:lineRule="auto"/>
        <w:ind w:firstLineChars="128" w:firstLine="420"/>
        <w:jc w:val="both"/>
        <w:rPr>
          <w:rFonts w:ascii="宋体" w:hAnsi="宋体" w:hint="eastAsia"/>
          <w:spacing w:val="24"/>
          <w:sz w:val="28"/>
        </w:rPr>
      </w:pPr>
      <w:r w:rsidRPr="00A26D6C">
        <w:rPr>
          <w:rFonts w:ascii="宋体" w:hAnsi="宋体" w:hint="eastAsia"/>
          <w:spacing w:val="24"/>
          <w:sz w:val="28"/>
        </w:rPr>
        <w:t>9</w:t>
      </w:r>
      <w:r w:rsidR="00425FFB" w:rsidRPr="00A26D6C">
        <w:rPr>
          <w:rFonts w:ascii="宋体" w:hAnsi="宋体" w:hint="eastAsia"/>
          <w:spacing w:val="24"/>
          <w:sz w:val="28"/>
        </w:rPr>
        <w:t>.4 乙方须提供联线通讯介质，且乙方必须保证数据获取和数据传输的安全，包括数据在数据中心、灾难恢复中心，以及在IT基础上的交易过程中的传输安全。</w:t>
      </w:r>
    </w:p>
    <w:p w:rsidR="00425FFB" w:rsidRPr="00A26D6C" w:rsidRDefault="00F65BC5" w:rsidP="00425FFB">
      <w:pPr>
        <w:pStyle w:val="DefaultText"/>
        <w:spacing w:line="360" w:lineRule="auto"/>
        <w:ind w:firstLineChars="128" w:firstLine="420"/>
        <w:jc w:val="both"/>
        <w:rPr>
          <w:rFonts w:ascii="宋体" w:hAnsi="宋体" w:hint="eastAsia"/>
          <w:spacing w:val="24"/>
          <w:sz w:val="28"/>
        </w:rPr>
      </w:pPr>
      <w:r w:rsidRPr="00A26D6C">
        <w:rPr>
          <w:rFonts w:ascii="宋体" w:hAnsi="宋体" w:hint="eastAsia"/>
          <w:spacing w:val="24"/>
          <w:sz w:val="28"/>
        </w:rPr>
        <w:t>9</w:t>
      </w:r>
      <w:r w:rsidR="00425FFB" w:rsidRPr="00A26D6C">
        <w:rPr>
          <w:rFonts w:ascii="宋体" w:hAnsi="宋体" w:hint="eastAsia"/>
          <w:spacing w:val="24"/>
          <w:sz w:val="28"/>
        </w:rPr>
        <w:t>.5</w:t>
      </w:r>
      <w:r w:rsidR="00AD41EB" w:rsidRPr="00A26D6C">
        <w:rPr>
          <w:rFonts w:ascii="宋体" w:hAnsi="宋体" w:hint="eastAsia"/>
          <w:spacing w:val="24"/>
          <w:sz w:val="28"/>
        </w:rPr>
        <w:t xml:space="preserve"> 乙方须明确安排备份，</w:t>
      </w:r>
      <w:r w:rsidR="00425FFB" w:rsidRPr="00A26D6C">
        <w:rPr>
          <w:rFonts w:ascii="宋体" w:hAnsi="宋体" w:hint="eastAsia"/>
          <w:spacing w:val="24"/>
          <w:sz w:val="28"/>
        </w:rPr>
        <w:t>应急，记录保护等措施，包括硬件、设备、软件、和数据档案，以保证IT连续性的运作。</w:t>
      </w:r>
    </w:p>
    <w:p w:rsidR="00425FFB" w:rsidRPr="00A26D6C" w:rsidRDefault="00F65BC5" w:rsidP="00425FFB">
      <w:pPr>
        <w:pStyle w:val="DefaultText"/>
        <w:spacing w:line="360" w:lineRule="auto"/>
        <w:ind w:leftChars="200" w:left="630" w:hangingChars="64" w:hanging="210"/>
        <w:jc w:val="both"/>
        <w:rPr>
          <w:rFonts w:ascii="宋体" w:hAnsi="宋体" w:hint="eastAsia"/>
          <w:spacing w:val="24"/>
          <w:sz w:val="28"/>
        </w:rPr>
      </w:pPr>
      <w:r w:rsidRPr="00A26D6C">
        <w:rPr>
          <w:rFonts w:ascii="宋体" w:hAnsi="宋体" w:hint="eastAsia"/>
          <w:spacing w:val="24"/>
          <w:sz w:val="28"/>
        </w:rPr>
        <w:t>9</w:t>
      </w:r>
      <w:r w:rsidR="00425FFB" w:rsidRPr="00A26D6C">
        <w:rPr>
          <w:rFonts w:ascii="宋体" w:hAnsi="宋体" w:hint="eastAsia"/>
          <w:spacing w:val="24"/>
          <w:sz w:val="28"/>
        </w:rPr>
        <w:t>.6 数据恢复</w:t>
      </w:r>
    </w:p>
    <w:p w:rsidR="00425FFB" w:rsidRPr="00A26D6C" w:rsidRDefault="00425FFB" w:rsidP="00425FFB">
      <w:pPr>
        <w:pStyle w:val="DefaultText"/>
        <w:spacing w:line="360" w:lineRule="auto"/>
        <w:ind w:firstLineChars="128" w:firstLine="420"/>
        <w:jc w:val="both"/>
        <w:rPr>
          <w:rFonts w:ascii="宋体" w:hAnsi="宋体" w:hint="eastAsia"/>
          <w:spacing w:val="24"/>
          <w:sz w:val="28"/>
        </w:rPr>
      </w:pPr>
      <w:r w:rsidRPr="00A26D6C">
        <w:rPr>
          <w:rFonts w:ascii="宋体" w:hAnsi="宋体" w:hint="eastAsia"/>
          <w:spacing w:val="24"/>
          <w:sz w:val="28"/>
        </w:rPr>
        <w:t>乙方须：</w:t>
      </w:r>
    </w:p>
    <w:p w:rsidR="00425FFB" w:rsidRPr="00A26D6C" w:rsidRDefault="00425FFB" w:rsidP="00425FFB">
      <w:pPr>
        <w:ind w:firstLineChars="128" w:firstLine="420"/>
        <w:rPr>
          <w:rFonts w:ascii="宋体" w:hAnsi="宋体" w:hint="eastAsia"/>
          <w:spacing w:val="24"/>
          <w:sz w:val="28"/>
        </w:rPr>
      </w:pPr>
      <w:r w:rsidRPr="00A26D6C">
        <w:rPr>
          <w:rFonts w:ascii="宋体" w:hAnsi="宋体" w:hint="eastAsia"/>
          <w:spacing w:val="24"/>
          <w:sz w:val="28"/>
        </w:rPr>
        <w:t>（a）采取一切必要措</w:t>
      </w:r>
      <w:r w:rsidR="00521D0D" w:rsidRPr="00A26D6C">
        <w:rPr>
          <w:rFonts w:ascii="宋体" w:hAnsi="宋体" w:hint="eastAsia"/>
          <w:spacing w:val="24"/>
          <w:sz w:val="28"/>
        </w:rPr>
        <w:t>施，以确保在数据发生任何毁坏和遗失时将数据恢复或促使数据恢复；</w:t>
      </w:r>
    </w:p>
    <w:p w:rsidR="00425FFB" w:rsidRPr="00A26D6C" w:rsidRDefault="00425FFB" w:rsidP="00425FFB">
      <w:pPr>
        <w:tabs>
          <w:tab w:val="left" w:pos="0"/>
          <w:tab w:val="left" w:pos="1260"/>
          <w:tab w:val="left" w:pos="1785"/>
        </w:tabs>
        <w:ind w:firstLine="420"/>
        <w:rPr>
          <w:rFonts w:ascii="宋体" w:hAnsi="宋体" w:hint="eastAsia"/>
          <w:spacing w:val="24"/>
          <w:sz w:val="28"/>
        </w:rPr>
      </w:pPr>
      <w:r w:rsidRPr="00A26D6C">
        <w:rPr>
          <w:rFonts w:ascii="宋体" w:hAnsi="宋体" w:hint="eastAsia"/>
          <w:spacing w:val="24"/>
          <w:sz w:val="28"/>
        </w:rPr>
        <w:t>（b）应甲方请求，若数据发生任何毁坏及遗失，在不违背根据本合同或其他规定可采取的任何其他补救措施的前提下，恢复数据或促使数据恢复至上述毁坏和遗失发生前的状态。</w:t>
      </w:r>
    </w:p>
    <w:p w:rsidR="00425FFB" w:rsidRPr="00A26D6C" w:rsidRDefault="00F65BC5" w:rsidP="001C1C94">
      <w:pPr>
        <w:ind w:left="2" w:firstLineChars="128" w:firstLine="420"/>
        <w:rPr>
          <w:rFonts w:ascii="宋体" w:hAnsi="宋体" w:hint="eastAsia"/>
          <w:spacing w:val="24"/>
          <w:sz w:val="28"/>
        </w:rPr>
      </w:pPr>
      <w:r w:rsidRPr="00A26D6C">
        <w:rPr>
          <w:rFonts w:ascii="宋体" w:hAnsi="宋体" w:hint="eastAsia"/>
          <w:spacing w:val="24"/>
          <w:sz w:val="28"/>
        </w:rPr>
        <w:t>9</w:t>
      </w:r>
      <w:r w:rsidR="00425FFB" w:rsidRPr="00A26D6C">
        <w:rPr>
          <w:rFonts w:ascii="宋体" w:hAnsi="宋体" w:hint="eastAsia"/>
          <w:spacing w:val="24"/>
          <w:sz w:val="28"/>
        </w:rPr>
        <w:t>.7乙方必须一直对数据及与有关服务相关之一切资料予以保密，不得将数据作为履行其在本协议项下责任以外之任何其他用途</w:t>
      </w:r>
      <w:r w:rsidR="00E810F8">
        <w:rPr>
          <w:rFonts w:ascii="宋体" w:hAnsi="宋体" w:hint="eastAsia"/>
          <w:spacing w:val="24"/>
          <w:sz w:val="28"/>
        </w:rPr>
        <w:t>（</w:t>
      </w:r>
      <w:r w:rsidR="009A1179">
        <w:rPr>
          <w:rFonts w:ascii="仿宋_GB2312" w:eastAsia="仿宋_GB2312" w:hint="eastAsia"/>
          <w:color w:val="000000"/>
          <w:sz w:val="32"/>
          <w:szCs w:val="30"/>
        </w:rPr>
        <w:t>中国/</w:t>
      </w:r>
      <w:r w:rsidR="001C1C94">
        <w:rPr>
          <w:rFonts w:ascii="仿宋_GB2312" w:eastAsia="仿宋_GB2312" w:hint="eastAsia"/>
          <w:color w:val="000000"/>
          <w:sz w:val="32"/>
          <w:szCs w:val="30"/>
        </w:rPr>
        <w:t>韩国</w:t>
      </w:r>
      <w:r w:rsidR="009A1179">
        <w:rPr>
          <w:rFonts w:ascii="仿宋_GB2312" w:eastAsia="仿宋_GB2312" w:hint="eastAsia"/>
          <w:color w:val="000000"/>
          <w:sz w:val="32"/>
          <w:szCs w:val="30"/>
        </w:rPr>
        <w:t>法律法规及监管要求另有规定的除外</w:t>
      </w:r>
      <w:r w:rsidR="00E810F8">
        <w:rPr>
          <w:rFonts w:ascii="仿宋_GB2312" w:eastAsia="仿宋_GB2312" w:hint="eastAsia"/>
          <w:color w:val="000000"/>
          <w:sz w:val="32"/>
          <w:szCs w:val="30"/>
        </w:rPr>
        <w:t>）</w:t>
      </w:r>
      <w:r w:rsidR="006C6363">
        <w:rPr>
          <w:rFonts w:ascii="仿宋_GB2312" w:eastAsia="仿宋_GB2312" w:hint="eastAsia"/>
          <w:color w:val="000000"/>
          <w:sz w:val="32"/>
          <w:szCs w:val="30"/>
        </w:rPr>
        <w:t>。</w:t>
      </w:r>
    </w:p>
    <w:p w:rsidR="00425FFB" w:rsidRPr="00A26D6C" w:rsidRDefault="00F65BC5" w:rsidP="003C217D">
      <w:pPr>
        <w:ind w:left="2" w:firstLineChars="128" w:firstLine="420"/>
        <w:rPr>
          <w:rFonts w:ascii="宋体" w:hAnsi="宋体" w:hint="eastAsia"/>
          <w:spacing w:val="24"/>
          <w:sz w:val="28"/>
        </w:rPr>
      </w:pPr>
      <w:r w:rsidRPr="00A26D6C">
        <w:rPr>
          <w:rFonts w:ascii="宋体" w:hAnsi="宋体" w:hint="eastAsia"/>
          <w:spacing w:val="24"/>
          <w:sz w:val="28"/>
        </w:rPr>
        <w:t>9</w:t>
      </w:r>
      <w:r w:rsidR="00425FFB" w:rsidRPr="00A26D6C">
        <w:rPr>
          <w:rFonts w:ascii="宋体" w:hAnsi="宋体" w:hint="eastAsia"/>
          <w:spacing w:val="24"/>
          <w:sz w:val="28"/>
        </w:rPr>
        <w:t>.8</w:t>
      </w:r>
      <w:r w:rsidR="00425FFB" w:rsidRPr="00A26D6C">
        <w:rPr>
          <w:rFonts w:ascii="宋体" w:hAnsi="宋体" w:hint="eastAsia"/>
          <w:spacing w:val="24"/>
          <w:sz w:val="28"/>
        </w:rPr>
        <w:tab/>
        <w:t xml:space="preserve"> 若事先未经甲方书面同意，除获授权</w:t>
      </w:r>
      <w:r w:rsidR="00D07D43" w:rsidRPr="00A26D6C">
        <w:rPr>
          <w:rFonts w:ascii="宋体" w:hAnsi="宋体" w:hint="eastAsia"/>
          <w:spacing w:val="24"/>
          <w:sz w:val="28"/>
        </w:rPr>
        <w:t>人</w:t>
      </w:r>
      <w:r w:rsidR="00425FFB" w:rsidRPr="00A26D6C">
        <w:rPr>
          <w:rFonts w:ascii="宋体" w:hAnsi="宋体" w:hint="eastAsia"/>
          <w:spacing w:val="24"/>
          <w:sz w:val="28"/>
        </w:rPr>
        <w:t>员外，除非在本合同考虑及目的而言属必要或属于中国法律及/或</w:t>
      </w:r>
      <w:r w:rsidR="00582DAC" w:rsidRPr="00A26D6C">
        <w:rPr>
          <w:rFonts w:ascii="宋体" w:hAnsi="宋体" w:hint="eastAsia"/>
          <w:spacing w:val="24"/>
          <w:sz w:val="28"/>
        </w:rPr>
        <w:t>韩国</w:t>
      </w:r>
      <w:r w:rsidR="00425FFB" w:rsidRPr="00A26D6C">
        <w:rPr>
          <w:rFonts w:ascii="宋体" w:hAnsi="宋体" w:hint="eastAsia"/>
          <w:spacing w:val="24"/>
          <w:sz w:val="28"/>
        </w:rPr>
        <w:t>法律规定要求以外，乙方不得向任何人员透露数据（无论是全部还是部分）。</w:t>
      </w:r>
    </w:p>
    <w:p w:rsidR="00425FFB" w:rsidRPr="00A26D6C" w:rsidRDefault="00F65BC5" w:rsidP="00425FFB">
      <w:pPr>
        <w:ind w:left="2" w:firstLineChars="128" w:firstLine="420"/>
        <w:rPr>
          <w:rFonts w:ascii="宋体" w:hAnsi="宋体" w:hint="eastAsia"/>
          <w:spacing w:val="24"/>
          <w:sz w:val="28"/>
        </w:rPr>
      </w:pPr>
      <w:r w:rsidRPr="00A26D6C">
        <w:rPr>
          <w:rFonts w:ascii="宋体" w:hAnsi="宋体" w:hint="eastAsia"/>
          <w:spacing w:val="24"/>
          <w:sz w:val="28"/>
        </w:rPr>
        <w:t>9</w:t>
      </w:r>
      <w:r w:rsidR="00425FFB" w:rsidRPr="00A26D6C">
        <w:rPr>
          <w:rFonts w:ascii="宋体" w:hAnsi="宋体" w:hint="eastAsia"/>
          <w:spacing w:val="24"/>
          <w:sz w:val="28"/>
        </w:rPr>
        <w:t>.9终止：本协议终止后，乙方关于数据保密性的责任仍然具有全面效力。</w:t>
      </w:r>
    </w:p>
    <w:p w:rsidR="00425FFB" w:rsidRPr="00A26D6C" w:rsidRDefault="00425FFB" w:rsidP="00425FFB">
      <w:pPr>
        <w:ind w:left="630"/>
        <w:rPr>
          <w:rFonts w:ascii="宋体" w:hAnsi="宋体" w:hint="eastAsia"/>
          <w:spacing w:val="24"/>
          <w:sz w:val="28"/>
        </w:rPr>
      </w:pPr>
    </w:p>
    <w:p w:rsidR="00425FFB" w:rsidRPr="00A26D6C" w:rsidRDefault="00425FFB" w:rsidP="00425FFB">
      <w:pPr>
        <w:ind w:left="699" w:hanging="279"/>
        <w:rPr>
          <w:rFonts w:ascii="宋体" w:hAnsi="宋体" w:hint="eastAsia"/>
          <w:b/>
          <w:bCs/>
          <w:spacing w:val="24"/>
          <w:sz w:val="28"/>
        </w:rPr>
      </w:pPr>
      <w:r w:rsidRPr="00A26D6C">
        <w:rPr>
          <w:rFonts w:ascii="宋体" w:hAnsi="宋体" w:hint="eastAsia"/>
          <w:b/>
          <w:bCs/>
          <w:spacing w:val="24"/>
          <w:sz w:val="28"/>
        </w:rPr>
        <w:t>十、保密</w:t>
      </w:r>
    </w:p>
    <w:p w:rsidR="00425FFB" w:rsidRPr="00A26D6C" w:rsidRDefault="00425FFB" w:rsidP="001C1C94">
      <w:pPr>
        <w:ind w:firstLineChars="128" w:firstLine="420"/>
        <w:rPr>
          <w:rFonts w:ascii="宋体" w:hAnsi="宋体" w:hint="eastAsia"/>
          <w:spacing w:val="24"/>
          <w:sz w:val="28"/>
          <w:szCs w:val="28"/>
        </w:rPr>
      </w:pPr>
      <w:r w:rsidRPr="00A26D6C">
        <w:rPr>
          <w:rFonts w:ascii="宋体" w:hAnsi="宋体" w:hint="eastAsia"/>
          <w:spacing w:val="24"/>
          <w:sz w:val="28"/>
          <w:szCs w:val="28"/>
        </w:rPr>
        <w:t>1</w:t>
      </w:r>
      <w:r w:rsidR="00F65BC5" w:rsidRPr="00A26D6C">
        <w:rPr>
          <w:rFonts w:ascii="宋体" w:hAnsi="宋体" w:hint="eastAsia"/>
          <w:spacing w:val="24"/>
          <w:sz w:val="28"/>
          <w:szCs w:val="28"/>
        </w:rPr>
        <w:t>0</w:t>
      </w:r>
      <w:r w:rsidRPr="00A26D6C">
        <w:rPr>
          <w:rFonts w:ascii="宋体" w:hAnsi="宋体" w:hint="eastAsia"/>
          <w:spacing w:val="24"/>
          <w:sz w:val="28"/>
          <w:szCs w:val="28"/>
        </w:rPr>
        <w:t>.1 任一方将视另一方业务相关的所有信息为</w:t>
      </w:r>
      <w:r w:rsidR="004D0E38" w:rsidRPr="00A26D6C">
        <w:rPr>
          <w:rFonts w:ascii="宋体" w:hAnsi="宋体" w:hint="eastAsia"/>
          <w:bCs/>
          <w:sz w:val="28"/>
          <w:szCs w:val="28"/>
        </w:rPr>
        <w:t>商业秘密</w:t>
      </w:r>
      <w:r w:rsidRPr="00A26D6C">
        <w:rPr>
          <w:rFonts w:ascii="宋体" w:hAnsi="宋体" w:hint="eastAsia"/>
          <w:spacing w:val="24"/>
          <w:sz w:val="28"/>
          <w:szCs w:val="28"/>
        </w:rPr>
        <w:t>，并有义务予以保密，不将在本合同谈判时或合同期间所获知的任何信息泄露给任何第三方</w:t>
      </w:r>
      <w:r w:rsidR="00E810F8">
        <w:rPr>
          <w:rFonts w:ascii="宋体" w:hAnsi="宋体" w:hint="eastAsia"/>
          <w:spacing w:val="24"/>
          <w:sz w:val="28"/>
          <w:szCs w:val="28"/>
        </w:rPr>
        <w:t>（</w:t>
      </w:r>
      <w:r w:rsidR="00BB5A7C">
        <w:rPr>
          <w:rFonts w:ascii="仿宋_GB2312" w:eastAsia="仿宋_GB2312" w:hint="eastAsia"/>
          <w:color w:val="000000"/>
          <w:sz w:val="32"/>
          <w:szCs w:val="30"/>
        </w:rPr>
        <w:t>中国/</w:t>
      </w:r>
      <w:r w:rsidR="001C1C94">
        <w:rPr>
          <w:rFonts w:ascii="仿宋_GB2312" w:eastAsia="仿宋_GB2312" w:hint="eastAsia"/>
          <w:color w:val="000000"/>
          <w:sz w:val="32"/>
          <w:szCs w:val="30"/>
        </w:rPr>
        <w:t>韩国</w:t>
      </w:r>
      <w:r w:rsidR="00BB5A7C">
        <w:rPr>
          <w:rFonts w:ascii="仿宋_GB2312" w:eastAsia="仿宋_GB2312" w:hint="eastAsia"/>
          <w:color w:val="000000"/>
          <w:sz w:val="32"/>
          <w:szCs w:val="30"/>
        </w:rPr>
        <w:t>法律法规及监管要求另有规定的除外</w:t>
      </w:r>
      <w:r w:rsidR="00E810F8">
        <w:rPr>
          <w:rFonts w:ascii="仿宋_GB2312" w:eastAsia="仿宋_GB2312" w:hint="eastAsia"/>
          <w:color w:val="000000"/>
          <w:sz w:val="32"/>
          <w:szCs w:val="30"/>
        </w:rPr>
        <w:t>）</w:t>
      </w:r>
      <w:r w:rsidR="00BB5A7C">
        <w:rPr>
          <w:rFonts w:ascii="仿宋_GB2312" w:eastAsia="仿宋_GB2312" w:hint="eastAsia"/>
          <w:color w:val="000000"/>
          <w:sz w:val="32"/>
          <w:szCs w:val="30"/>
        </w:rPr>
        <w:t>。</w:t>
      </w:r>
      <w:r w:rsidRPr="00A26D6C">
        <w:rPr>
          <w:rFonts w:ascii="宋体" w:hAnsi="宋体" w:hint="eastAsia"/>
          <w:spacing w:val="24"/>
          <w:sz w:val="28"/>
          <w:szCs w:val="28"/>
        </w:rPr>
        <w:t>此条款的条文将本合同期满或终止后继续生效，但不适用于任何已在公众知悉范围的资料。</w:t>
      </w:r>
    </w:p>
    <w:p w:rsidR="00425FFB" w:rsidRPr="00A26D6C" w:rsidRDefault="00425FFB" w:rsidP="009A19BD">
      <w:pPr>
        <w:ind w:left="2" w:firstLineChars="128" w:firstLine="420"/>
        <w:rPr>
          <w:rFonts w:ascii="宋体" w:hAnsi="宋体" w:hint="eastAsia"/>
          <w:b/>
          <w:bCs/>
          <w:spacing w:val="24"/>
          <w:sz w:val="28"/>
          <w:szCs w:val="28"/>
        </w:rPr>
      </w:pPr>
      <w:r w:rsidRPr="00A26D6C">
        <w:rPr>
          <w:rFonts w:ascii="宋体" w:hAnsi="宋体" w:hint="eastAsia"/>
          <w:spacing w:val="24"/>
          <w:sz w:val="28"/>
          <w:szCs w:val="28"/>
        </w:rPr>
        <w:t>1</w:t>
      </w:r>
      <w:r w:rsidR="00F65BC5" w:rsidRPr="00A26D6C">
        <w:rPr>
          <w:rFonts w:ascii="宋体" w:hAnsi="宋体" w:hint="eastAsia"/>
          <w:spacing w:val="24"/>
          <w:sz w:val="28"/>
          <w:szCs w:val="28"/>
        </w:rPr>
        <w:t>0</w:t>
      </w:r>
      <w:r w:rsidRPr="00A26D6C">
        <w:rPr>
          <w:rFonts w:ascii="宋体" w:hAnsi="宋体" w:hint="eastAsia"/>
          <w:spacing w:val="24"/>
          <w:sz w:val="28"/>
          <w:szCs w:val="28"/>
        </w:rPr>
        <w:t>.2 本合同属双方商业</w:t>
      </w:r>
      <w:r w:rsidR="00423687">
        <w:rPr>
          <w:rFonts w:ascii="宋体" w:hAnsi="宋体" w:hint="eastAsia"/>
          <w:spacing w:val="24"/>
          <w:sz w:val="28"/>
          <w:szCs w:val="28"/>
        </w:rPr>
        <w:t>秘密</w:t>
      </w:r>
      <w:r w:rsidRPr="00A26D6C">
        <w:rPr>
          <w:rFonts w:ascii="宋体" w:hAnsi="宋体" w:hint="eastAsia"/>
          <w:spacing w:val="24"/>
          <w:sz w:val="28"/>
          <w:szCs w:val="28"/>
        </w:rPr>
        <w:t>，未经一方</w:t>
      </w:r>
      <w:r w:rsidR="00173A69" w:rsidRPr="00A26D6C">
        <w:rPr>
          <w:rFonts w:ascii="宋体" w:hAnsi="宋体" w:hint="eastAsia"/>
          <w:spacing w:val="24"/>
          <w:sz w:val="28"/>
          <w:szCs w:val="28"/>
        </w:rPr>
        <w:t>书面</w:t>
      </w:r>
      <w:r w:rsidRPr="00A26D6C">
        <w:rPr>
          <w:rFonts w:ascii="宋体" w:hAnsi="宋体" w:hint="eastAsia"/>
          <w:spacing w:val="24"/>
          <w:sz w:val="28"/>
          <w:szCs w:val="28"/>
        </w:rPr>
        <w:t>同意，另一方不得向第三方披露。</w:t>
      </w:r>
    </w:p>
    <w:p w:rsidR="00425FFB" w:rsidRPr="00A26D6C" w:rsidRDefault="00425FFB" w:rsidP="00425FFB">
      <w:pPr>
        <w:pStyle w:val="DefaultText"/>
        <w:spacing w:line="360" w:lineRule="auto"/>
        <w:ind w:firstLine="630"/>
        <w:jc w:val="both"/>
        <w:rPr>
          <w:rFonts w:ascii="宋体" w:hAnsi="宋体" w:hint="eastAsia"/>
          <w:spacing w:val="24"/>
          <w:sz w:val="28"/>
        </w:rPr>
      </w:pPr>
    </w:p>
    <w:p w:rsidR="00425FFB" w:rsidRPr="00A26D6C" w:rsidRDefault="00425FFB" w:rsidP="00367073">
      <w:pPr>
        <w:pStyle w:val="DefaultText"/>
        <w:spacing w:line="360" w:lineRule="auto"/>
        <w:ind w:firstLineChars="128" w:firstLine="421"/>
        <w:jc w:val="both"/>
        <w:rPr>
          <w:rFonts w:ascii="宋体" w:hAnsi="宋体" w:hint="eastAsia"/>
          <w:b/>
          <w:spacing w:val="24"/>
          <w:sz w:val="28"/>
        </w:rPr>
      </w:pPr>
      <w:r w:rsidRPr="00A26D6C">
        <w:rPr>
          <w:rFonts w:ascii="宋体" w:hAnsi="宋体" w:hint="eastAsia"/>
          <w:b/>
          <w:spacing w:val="24"/>
          <w:sz w:val="28"/>
        </w:rPr>
        <w:t>十</w:t>
      </w:r>
      <w:r w:rsidR="00F65BC5" w:rsidRPr="00A26D6C">
        <w:rPr>
          <w:rFonts w:ascii="宋体" w:hAnsi="宋体" w:hint="eastAsia"/>
          <w:b/>
          <w:spacing w:val="24"/>
          <w:sz w:val="28"/>
        </w:rPr>
        <w:t>一</w:t>
      </w:r>
      <w:r w:rsidRPr="00A26D6C">
        <w:rPr>
          <w:rFonts w:ascii="宋体" w:hAnsi="宋体" w:hint="eastAsia"/>
          <w:b/>
          <w:spacing w:val="24"/>
          <w:sz w:val="28"/>
        </w:rPr>
        <w:t>、违约责任和赔偿</w:t>
      </w:r>
    </w:p>
    <w:p w:rsidR="00425FFB" w:rsidRPr="00A26D6C" w:rsidRDefault="00425FFB" w:rsidP="00AF4452">
      <w:pPr>
        <w:pStyle w:val="DefaultText"/>
        <w:spacing w:line="360" w:lineRule="auto"/>
        <w:ind w:firstLineChars="128" w:firstLine="420"/>
        <w:jc w:val="both"/>
        <w:rPr>
          <w:rFonts w:ascii="宋体" w:hAnsi="宋体" w:hint="eastAsia"/>
          <w:spacing w:val="24"/>
          <w:sz w:val="28"/>
        </w:rPr>
      </w:pPr>
      <w:r w:rsidRPr="00A26D6C">
        <w:rPr>
          <w:rFonts w:ascii="宋体" w:hAnsi="宋体" w:hint="eastAsia"/>
          <w:spacing w:val="24"/>
          <w:sz w:val="28"/>
        </w:rPr>
        <w:t>1</w:t>
      </w:r>
      <w:r w:rsidR="00F65BC5" w:rsidRPr="00A26D6C">
        <w:rPr>
          <w:rFonts w:ascii="宋体" w:hAnsi="宋体" w:hint="eastAsia"/>
          <w:spacing w:val="24"/>
          <w:sz w:val="28"/>
        </w:rPr>
        <w:t>1</w:t>
      </w:r>
      <w:r w:rsidRPr="00A26D6C">
        <w:rPr>
          <w:rFonts w:ascii="宋体" w:hAnsi="宋体"/>
          <w:spacing w:val="24"/>
          <w:sz w:val="28"/>
        </w:rPr>
        <w:t xml:space="preserve">.1 </w:t>
      </w:r>
      <w:r w:rsidRPr="00A26D6C">
        <w:rPr>
          <w:rFonts w:ascii="宋体" w:hAnsi="宋体" w:hint="eastAsia"/>
          <w:spacing w:val="24"/>
          <w:sz w:val="28"/>
        </w:rPr>
        <w:t>对于乙方在执行合同中给甲方造成的直接损失</w:t>
      </w:r>
      <w:r w:rsidRPr="00A26D6C">
        <w:rPr>
          <w:rFonts w:ascii="宋体" w:hAnsi="宋体"/>
          <w:spacing w:val="24"/>
          <w:sz w:val="28"/>
        </w:rPr>
        <w:t>,</w:t>
      </w:r>
      <w:r w:rsidR="00AF4452">
        <w:rPr>
          <w:rFonts w:ascii="宋体" w:hAnsi="宋体" w:hint="eastAsia"/>
          <w:spacing w:val="24"/>
          <w:sz w:val="28"/>
        </w:rPr>
        <w:t>损失由过错方承担。</w:t>
      </w:r>
      <w:r w:rsidRPr="00A26D6C">
        <w:rPr>
          <w:rFonts w:ascii="宋体" w:hAnsi="宋体" w:hint="eastAsia"/>
          <w:spacing w:val="24"/>
          <w:sz w:val="28"/>
        </w:rPr>
        <w:t>对于利润上的损失、本可节省或避免的损失、附带损失或其他经济上的间接损失，以及因甲方没有履行本合同项下义务而发生的任何损失，乙方不承担责任。</w:t>
      </w:r>
    </w:p>
    <w:p w:rsidR="00425FFB" w:rsidRPr="00A26D6C" w:rsidRDefault="00425FFB" w:rsidP="00425FFB">
      <w:pPr>
        <w:pStyle w:val="DefaultText"/>
        <w:spacing w:line="360" w:lineRule="auto"/>
        <w:ind w:firstLine="630"/>
        <w:jc w:val="both"/>
        <w:rPr>
          <w:rFonts w:ascii="宋体" w:hAnsi="宋体" w:hint="eastAsia"/>
          <w:spacing w:val="24"/>
          <w:sz w:val="28"/>
        </w:rPr>
      </w:pPr>
    </w:p>
    <w:p w:rsidR="00425FFB" w:rsidRPr="00A26D6C" w:rsidRDefault="00425FFB" w:rsidP="00425FFB">
      <w:pPr>
        <w:pStyle w:val="DefaultText"/>
        <w:spacing w:line="360" w:lineRule="auto"/>
        <w:ind w:firstLineChars="128" w:firstLine="421"/>
        <w:jc w:val="both"/>
        <w:rPr>
          <w:rFonts w:ascii="宋体" w:hAnsi="宋体"/>
          <w:b/>
          <w:spacing w:val="24"/>
          <w:sz w:val="28"/>
        </w:rPr>
      </w:pPr>
      <w:r w:rsidRPr="00A26D6C">
        <w:rPr>
          <w:rFonts w:ascii="宋体" w:hAnsi="宋体" w:hint="eastAsia"/>
          <w:b/>
          <w:spacing w:val="24"/>
          <w:sz w:val="28"/>
        </w:rPr>
        <w:t>十</w:t>
      </w:r>
      <w:r w:rsidR="004237CE" w:rsidRPr="00A26D6C">
        <w:rPr>
          <w:rFonts w:ascii="宋体" w:hAnsi="宋体" w:hint="eastAsia"/>
          <w:b/>
          <w:spacing w:val="24"/>
          <w:sz w:val="28"/>
        </w:rPr>
        <w:t>二</w:t>
      </w:r>
      <w:r w:rsidRPr="00A26D6C">
        <w:rPr>
          <w:rFonts w:ascii="宋体" w:hAnsi="宋体" w:hint="eastAsia"/>
          <w:b/>
          <w:spacing w:val="24"/>
          <w:sz w:val="28"/>
        </w:rPr>
        <w:t>、终止</w:t>
      </w:r>
    </w:p>
    <w:p w:rsidR="00425FFB" w:rsidRPr="00A26D6C" w:rsidRDefault="00425FFB" w:rsidP="007C31F5">
      <w:pPr>
        <w:ind w:firstLineChars="128" w:firstLine="420"/>
        <w:rPr>
          <w:rFonts w:ascii="宋体" w:hAnsi="宋体" w:hint="eastAsia"/>
          <w:spacing w:val="24"/>
          <w:sz w:val="28"/>
        </w:rPr>
      </w:pPr>
      <w:r w:rsidRPr="00A26D6C">
        <w:rPr>
          <w:rFonts w:ascii="宋体" w:hAnsi="宋体" w:hint="eastAsia"/>
          <w:spacing w:val="24"/>
          <w:sz w:val="28"/>
        </w:rPr>
        <w:t>1</w:t>
      </w:r>
      <w:r w:rsidR="004237CE" w:rsidRPr="00A26D6C">
        <w:rPr>
          <w:rFonts w:ascii="宋体" w:hAnsi="宋体" w:hint="eastAsia"/>
          <w:spacing w:val="24"/>
          <w:sz w:val="28"/>
        </w:rPr>
        <w:t>2</w:t>
      </w:r>
      <w:r w:rsidRPr="00A26D6C">
        <w:rPr>
          <w:rFonts w:ascii="宋体" w:hAnsi="宋体" w:hint="eastAsia"/>
          <w:spacing w:val="24"/>
          <w:sz w:val="28"/>
        </w:rPr>
        <w:t>.1 如一方提出终止合同，该方可在任何时间向另一方提前六个月发出书面通知予以终止。</w:t>
      </w:r>
    </w:p>
    <w:p w:rsidR="00425FFB" w:rsidRPr="00A26D6C" w:rsidRDefault="00425FFB" w:rsidP="00927A53">
      <w:pPr>
        <w:ind w:firstLineChars="128" w:firstLine="420"/>
        <w:rPr>
          <w:rFonts w:ascii="宋体" w:hAnsi="宋体" w:hint="eastAsia"/>
          <w:spacing w:val="24"/>
          <w:sz w:val="28"/>
        </w:rPr>
      </w:pPr>
      <w:r w:rsidRPr="00A26D6C">
        <w:rPr>
          <w:rFonts w:ascii="宋体" w:hAnsi="宋体" w:hint="eastAsia"/>
          <w:spacing w:val="24"/>
          <w:sz w:val="28"/>
        </w:rPr>
        <w:t>1</w:t>
      </w:r>
      <w:r w:rsidR="004237CE" w:rsidRPr="00A26D6C">
        <w:rPr>
          <w:rFonts w:ascii="宋体" w:hAnsi="宋体" w:hint="eastAsia"/>
          <w:spacing w:val="24"/>
          <w:sz w:val="28"/>
        </w:rPr>
        <w:t>2</w:t>
      </w:r>
      <w:r w:rsidRPr="00A26D6C">
        <w:rPr>
          <w:rFonts w:ascii="宋体" w:hAnsi="宋体" w:hint="eastAsia"/>
          <w:spacing w:val="24"/>
          <w:sz w:val="28"/>
        </w:rPr>
        <w:t>.2如果任何一方不能履行本合同中的责任和义务，则另一方可在知悉该重大违反事项后</w:t>
      </w:r>
      <w:r w:rsidRPr="00A26D6C">
        <w:rPr>
          <w:rFonts w:ascii="宋体" w:hAnsi="宋体"/>
          <w:spacing w:val="24"/>
          <w:sz w:val="28"/>
        </w:rPr>
        <w:t>5</w:t>
      </w:r>
      <w:r w:rsidRPr="00A26D6C">
        <w:rPr>
          <w:rFonts w:ascii="宋体" w:hAnsi="宋体" w:hint="eastAsia"/>
          <w:spacing w:val="24"/>
          <w:sz w:val="28"/>
        </w:rPr>
        <w:t>个工作日内向违约方发出书面补救通知，</w:t>
      </w:r>
      <w:r w:rsidRPr="00A26D6C">
        <w:rPr>
          <w:rFonts w:ascii="宋体" w:hAnsi="宋体" w:hint="eastAsia"/>
          <w:spacing w:val="20"/>
          <w:sz w:val="28"/>
          <w:szCs w:val="28"/>
        </w:rPr>
        <w:t>要求违约方尽快就该重大违反事项作出补救措施。</w:t>
      </w:r>
      <w:r w:rsidR="004D0E38" w:rsidRPr="00A26D6C">
        <w:rPr>
          <w:rFonts w:ascii="宋体" w:hAnsi="宋体" w:hint="eastAsia"/>
          <w:bCs/>
          <w:spacing w:val="20"/>
          <w:sz w:val="28"/>
          <w:szCs w:val="28"/>
        </w:rPr>
        <w:t>如在收到书面补救通知14日内</w:t>
      </w:r>
      <w:r w:rsidRPr="00A26D6C">
        <w:rPr>
          <w:rFonts w:ascii="宋体" w:hAnsi="宋体" w:hint="eastAsia"/>
          <w:spacing w:val="20"/>
          <w:sz w:val="28"/>
          <w:szCs w:val="28"/>
        </w:rPr>
        <w:t>，违约方未能补救该重大违反事项，则另一方可向违约方发出书面</w:t>
      </w:r>
      <w:r w:rsidRPr="00A26D6C">
        <w:rPr>
          <w:rFonts w:ascii="宋体" w:hAnsi="宋体" w:hint="eastAsia"/>
          <w:spacing w:val="24"/>
          <w:sz w:val="28"/>
        </w:rPr>
        <w:t>终止通知，于该终止通知指定之日期全部或部分终止本合同。</w:t>
      </w:r>
    </w:p>
    <w:p w:rsidR="00425FFB" w:rsidRPr="00A26D6C" w:rsidRDefault="00425FFB" w:rsidP="00665C35">
      <w:pPr>
        <w:ind w:left="1" w:firstLineChars="128" w:firstLine="420"/>
        <w:rPr>
          <w:rFonts w:ascii="宋体" w:hAnsi="宋体" w:hint="eastAsia"/>
          <w:spacing w:val="24"/>
          <w:sz w:val="28"/>
        </w:rPr>
      </w:pPr>
      <w:r w:rsidRPr="00A26D6C">
        <w:rPr>
          <w:rFonts w:ascii="宋体" w:hAnsi="宋体" w:hint="eastAsia"/>
          <w:spacing w:val="24"/>
          <w:sz w:val="28"/>
        </w:rPr>
        <w:t>1</w:t>
      </w:r>
      <w:r w:rsidR="004237CE" w:rsidRPr="00A26D6C">
        <w:rPr>
          <w:rFonts w:ascii="宋体" w:hAnsi="宋体" w:hint="eastAsia"/>
          <w:spacing w:val="24"/>
          <w:sz w:val="28"/>
        </w:rPr>
        <w:t>2</w:t>
      </w:r>
      <w:r w:rsidRPr="00A26D6C">
        <w:rPr>
          <w:rFonts w:ascii="宋体" w:hAnsi="宋体" w:hint="eastAsia"/>
          <w:spacing w:val="24"/>
          <w:sz w:val="28"/>
        </w:rPr>
        <w:t>.3 在本合同期间，如接到</w:t>
      </w:r>
      <w:r w:rsidR="00582DAC" w:rsidRPr="00A26D6C">
        <w:rPr>
          <w:rFonts w:ascii="宋体" w:hAnsi="宋体" w:hint="eastAsia"/>
          <w:spacing w:val="24"/>
          <w:sz w:val="28"/>
        </w:rPr>
        <w:t>韩国</w:t>
      </w:r>
      <w:r w:rsidRPr="00A26D6C">
        <w:rPr>
          <w:rFonts w:ascii="宋体" w:hAnsi="宋体" w:hint="eastAsia"/>
          <w:spacing w:val="24"/>
          <w:sz w:val="28"/>
        </w:rPr>
        <w:t>金融管理机构的书面要求，甲方可向乙</w:t>
      </w:r>
      <w:r w:rsidRPr="00A26D6C">
        <w:rPr>
          <w:rFonts w:ascii="宋体" w:hAnsi="宋体" w:hint="eastAsia"/>
          <w:spacing w:val="24"/>
          <w:sz w:val="28"/>
          <w:szCs w:val="28"/>
        </w:rPr>
        <w:t>方即刻发出书面通知终止本合同。</w:t>
      </w:r>
      <w:r w:rsidR="004D0E38" w:rsidRPr="00A26D6C">
        <w:rPr>
          <w:rFonts w:ascii="宋体" w:hAnsi="宋体" w:hint="eastAsia"/>
          <w:bCs/>
          <w:sz w:val="28"/>
          <w:szCs w:val="28"/>
        </w:rPr>
        <w:t>如中国金融监管机关要求的，乙方可向甲方即刻发出书面通知终止本合同。</w:t>
      </w:r>
    </w:p>
    <w:p w:rsidR="00425FFB" w:rsidRPr="00A26D6C" w:rsidRDefault="00425FFB" w:rsidP="00425FFB">
      <w:pPr>
        <w:pStyle w:val="DefaultText"/>
        <w:spacing w:line="360" w:lineRule="auto"/>
        <w:ind w:firstLineChars="128" w:firstLine="420"/>
        <w:jc w:val="both"/>
        <w:rPr>
          <w:rFonts w:ascii="宋体" w:hAnsi="宋体" w:hint="eastAsia"/>
          <w:spacing w:val="24"/>
          <w:sz w:val="28"/>
        </w:rPr>
      </w:pPr>
      <w:r w:rsidRPr="00A26D6C">
        <w:rPr>
          <w:rFonts w:ascii="宋体" w:hAnsi="宋体" w:hint="eastAsia"/>
          <w:spacing w:val="24"/>
          <w:sz w:val="28"/>
        </w:rPr>
        <w:t>1</w:t>
      </w:r>
      <w:r w:rsidR="004237CE" w:rsidRPr="00A26D6C">
        <w:rPr>
          <w:rFonts w:ascii="宋体" w:hAnsi="宋体" w:hint="eastAsia"/>
          <w:spacing w:val="24"/>
          <w:sz w:val="28"/>
        </w:rPr>
        <w:t>2</w:t>
      </w:r>
      <w:r w:rsidRPr="00A26D6C">
        <w:rPr>
          <w:rFonts w:ascii="宋体" w:hAnsi="宋体" w:hint="eastAsia"/>
          <w:spacing w:val="24"/>
          <w:sz w:val="28"/>
        </w:rPr>
        <w:t>.4 对于在服务的所有工作终止之前乙方所提供的专业服务，甲方有责任支付费用。</w:t>
      </w:r>
    </w:p>
    <w:p w:rsidR="00425FFB" w:rsidRPr="00A26D6C" w:rsidRDefault="00425FFB" w:rsidP="00425FFB">
      <w:pPr>
        <w:pStyle w:val="DefaultText"/>
        <w:spacing w:line="360" w:lineRule="auto"/>
        <w:jc w:val="both"/>
        <w:rPr>
          <w:rFonts w:ascii="宋体" w:hAnsi="宋体" w:hint="eastAsia"/>
          <w:b/>
          <w:bCs/>
          <w:spacing w:val="24"/>
          <w:sz w:val="28"/>
        </w:rPr>
      </w:pPr>
    </w:p>
    <w:p w:rsidR="00425FFB" w:rsidRPr="00A26D6C" w:rsidRDefault="00425FFB" w:rsidP="00425FFB">
      <w:pPr>
        <w:pStyle w:val="DefaultText"/>
        <w:spacing w:line="360" w:lineRule="auto"/>
        <w:ind w:leftChars="-1" w:left="-2" w:firstLineChars="128" w:firstLine="421"/>
        <w:jc w:val="both"/>
        <w:rPr>
          <w:rFonts w:ascii="宋体" w:hAnsi="宋体" w:hint="eastAsia"/>
          <w:spacing w:val="24"/>
          <w:sz w:val="28"/>
        </w:rPr>
      </w:pPr>
      <w:r w:rsidRPr="00A26D6C">
        <w:rPr>
          <w:rFonts w:ascii="宋体" w:hAnsi="宋体" w:hint="eastAsia"/>
          <w:b/>
          <w:bCs/>
          <w:spacing w:val="24"/>
          <w:sz w:val="28"/>
        </w:rPr>
        <w:t>十</w:t>
      </w:r>
      <w:r w:rsidR="004237CE" w:rsidRPr="00A26D6C">
        <w:rPr>
          <w:rFonts w:ascii="宋体" w:hAnsi="宋体" w:hint="eastAsia"/>
          <w:b/>
          <w:bCs/>
          <w:spacing w:val="24"/>
          <w:sz w:val="28"/>
        </w:rPr>
        <w:t>三</w:t>
      </w:r>
      <w:r w:rsidRPr="00A26D6C">
        <w:rPr>
          <w:rFonts w:ascii="宋体" w:hAnsi="宋体" w:hint="eastAsia"/>
          <w:b/>
          <w:bCs/>
          <w:spacing w:val="24"/>
          <w:sz w:val="28"/>
        </w:rPr>
        <w:t>、协助移交服务</w:t>
      </w:r>
    </w:p>
    <w:p w:rsidR="00425FFB" w:rsidRPr="00A26D6C" w:rsidRDefault="00425FFB" w:rsidP="00425FFB">
      <w:pPr>
        <w:ind w:firstLineChars="128" w:firstLine="420"/>
        <w:rPr>
          <w:rFonts w:ascii="宋体" w:hAnsi="宋体" w:hint="eastAsia"/>
          <w:spacing w:val="24"/>
          <w:sz w:val="28"/>
        </w:rPr>
      </w:pPr>
      <w:r w:rsidRPr="00A26D6C">
        <w:rPr>
          <w:rFonts w:ascii="宋体" w:hAnsi="宋体" w:hint="eastAsia"/>
          <w:spacing w:val="24"/>
          <w:sz w:val="28"/>
        </w:rPr>
        <w:t>1</w:t>
      </w:r>
      <w:r w:rsidR="004237CE" w:rsidRPr="00A26D6C">
        <w:rPr>
          <w:rFonts w:ascii="宋体" w:hAnsi="宋体" w:hint="eastAsia"/>
          <w:spacing w:val="24"/>
          <w:sz w:val="28"/>
        </w:rPr>
        <w:t>3</w:t>
      </w:r>
      <w:r w:rsidRPr="00A26D6C">
        <w:rPr>
          <w:rFonts w:ascii="宋体" w:hAnsi="宋体" w:hint="eastAsia"/>
          <w:spacing w:val="24"/>
          <w:sz w:val="28"/>
        </w:rPr>
        <w:t>.1 移交协助：在本协议终止时，乙方须：</w:t>
      </w:r>
    </w:p>
    <w:p w:rsidR="00425FFB" w:rsidRPr="00A26D6C" w:rsidRDefault="00425FFB" w:rsidP="00896AD7">
      <w:pPr>
        <w:ind w:firstLineChars="128" w:firstLine="420"/>
        <w:rPr>
          <w:rFonts w:ascii="宋体" w:hAnsi="宋体" w:hint="eastAsia"/>
          <w:spacing w:val="24"/>
          <w:sz w:val="28"/>
        </w:rPr>
      </w:pPr>
      <w:r w:rsidRPr="00A26D6C">
        <w:rPr>
          <w:rFonts w:ascii="宋体" w:hAnsi="宋体" w:hint="eastAsia"/>
          <w:spacing w:val="24"/>
          <w:sz w:val="28"/>
        </w:rPr>
        <w:t>（a）向甲方归还保密资料和数据，或者在甲方的指示下将保密资料和数据交给另一服务商，</w:t>
      </w:r>
      <w:r w:rsidR="00521D0D" w:rsidRPr="00A26D6C">
        <w:rPr>
          <w:rFonts w:ascii="宋体" w:hAnsi="宋体" w:hint="eastAsia"/>
          <w:spacing w:val="24"/>
          <w:sz w:val="28"/>
        </w:rPr>
        <w:t>并书面保证没有保留任何保密资料和数据之副本；</w:t>
      </w:r>
    </w:p>
    <w:p w:rsidR="00425FFB" w:rsidRPr="00A26D6C" w:rsidRDefault="00425FFB" w:rsidP="007677AA">
      <w:pPr>
        <w:ind w:leftChars="50" w:left="105" w:firstLineChars="96" w:firstLine="315"/>
        <w:rPr>
          <w:rFonts w:ascii="宋体" w:hAnsi="宋体" w:hint="eastAsia"/>
          <w:spacing w:val="24"/>
          <w:sz w:val="28"/>
        </w:rPr>
      </w:pPr>
      <w:r w:rsidRPr="00A26D6C">
        <w:rPr>
          <w:rFonts w:ascii="宋体" w:hAnsi="宋体" w:hint="eastAsia"/>
          <w:spacing w:val="24"/>
          <w:sz w:val="28"/>
        </w:rPr>
        <w:t>（b） 如果乙方在双方约定日期之前不能归还保密资料和数据以及甲方拥有的产权，甲方有权及于此获特许进入</w:t>
      </w:r>
      <w:r w:rsidR="00C34962">
        <w:rPr>
          <w:rFonts w:ascii="宋体" w:hAnsi="宋体" w:hint="eastAsia"/>
          <w:spacing w:val="24"/>
          <w:sz w:val="28"/>
        </w:rPr>
        <w:t>****</w:t>
      </w:r>
      <w:r w:rsidR="007E233C" w:rsidRPr="00A26D6C">
        <w:rPr>
          <w:rFonts w:ascii="宋体" w:hAnsi="宋体" w:hint="eastAsia"/>
          <w:spacing w:val="24"/>
          <w:sz w:val="28"/>
        </w:rPr>
        <w:t>银行股份有限公司</w:t>
      </w:r>
      <w:r w:rsidRPr="00A26D6C">
        <w:rPr>
          <w:rFonts w:ascii="宋体" w:hAnsi="宋体" w:hint="eastAsia"/>
          <w:spacing w:val="24"/>
          <w:sz w:val="28"/>
        </w:rPr>
        <w:t>取回上述资料。</w:t>
      </w:r>
    </w:p>
    <w:p w:rsidR="00425FFB" w:rsidRPr="00A26D6C" w:rsidRDefault="00425FFB" w:rsidP="00425FFB">
      <w:pPr>
        <w:pStyle w:val="DefaultText"/>
        <w:spacing w:line="360" w:lineRule="auto"/>
        <w:ind w:firstLineChars="128" w:firstLine="420"/>
        <w:jc w:val="both"/>
        <w:rPr>
          <w:rFonts w:ascii="宋体" w:hAnsi="宋体" w:hint="eastAsia"/>
          <w:spacing w:val="24"/>
          <w:sz w:val="28"/>
        </w:rPr>
      </w:pPr>
      <w:r w:rsidRPr="00A26D6C">
        <w:rPr>
          <w:rFonts w:ascii="宋体" w:hAnsi="宋体" w:hint="eastAsia"/>
          <w:spacing w:val="24"/>
          <w:sz w:val="28"/>
        </w:rPr>
        <w:t>1</w:t>
      </w:r>
      <w:r w:rsidR="004237CE" w:rsidRPr="00A26D6C">
        <w:rPr>
          <w:rFonts w:ascii="宋体" w:hAnsi="宋体" w:hint="eastAsia"/>
          <w:spacing w:val="24"/>
          <w:sz w:val="28"/>
        </w:rPr>
        <w:t>3</w:t>
      </w:r>
      <w:r w:rsidRPr="00A26D6C">
        <w:rPr>
          <w:rFonts w:ascii="宋体" w:hAnsi="宋体" w:hint="eastAsia"/>
          <w:spacing w:val="24"/>
          <w:sz w:val="28"/>
        </w:rPr>
        <w:t>.2</w:t>
      </w:r>
      <w:r w:rsidRPr="00A26D6C">
        <w:rPr>
          <w:rFonts w:ascii="宋体" w:hAnsi="宋体" w:hint="eastAsia"/>
          <w:spacing w:val="24"/>
          <w:sz w:val="28"/>
        </w:rPr>
        <w:tab/>
        <w:t>责任：乙方须持续不断提供专业服务，直至所有数据、保密资料及有关服务已交还</w:t>
      </w:r>
      <w:r w:rsidR="004723A4" w:rsidRPr="00A26D6C">
        <w:rPr>
          <w:rFonts w:ascii="宋体" w:hAnsi="宋体" w:hint="eastAsia"/>
          <w:spacing w:val="24"/>
          <w:sz w:val="28"/>
        </w:rPr>
        <w:t>甲</w:t>
      </w:r>
      <w:r w:rsidRPr="00A26D6C">
        <w:rPr>
          <w:rFonts w:ascii="宋体" w:hAnsi="宋体" w:hint="eastAsia"/>
          <w:spacing w:val="24"/>
          <w:sz w:val="28"/>
        </w:rPr>
        <w:t>方或已移交至</w:t>
      </w:r>
      <w:r w:rsidR="004723A4" w:rsidRPr="00A26D6C">
        <w:rPr>
          <w:rFonts w:ascii="宋体" w:hAnsi="宋体" w:hint="eastAsia"/>
          <w:spacing w:val="24"/>
          <w:sz w:val="28"/>
        </w:rPr>
        <w:t>甲</w:t>
      </w:r>
      <w:r w:rsidRPr="00A26D6C">
        <w:rPr>
          <w:rFonts w:ascii="宋体" w:hAnsi="宋体" w:hint="eastAsia"/>
          <w:spacing w:val="24"/>
          <w:sz w:val="28"/>
        </w:rPr>
        <w:t>方指定之另一服务商。</w:t>
      </w:r>
    </w:p>
    <w:p w:rsidR="00425FFB" w:rsidRPr="00A26D6C" w:rsidRDefault="00425FFB" w:rsidP="00425FFB">
      <w:pPr>
        <w:pStyle w:val="DefaultText"/>
        <w:spacing w:line="360" w:lineRule="auto"/>
        <w:ind w:firstLine="630"/>
        <w:jc w:val="both"/>
        <w:rPr>
          <w:rFonts w:ascii="宋体" w:hAnsi="宋体" w:hint="eastAsia"/>
          <w:b/>
          <w:spacing w:val="24"/>
          <w:sz w:val="28"/>
        </w:rPr>
      </w:pPr>
    </w:p>
    <w:p w:rsidR="00425FFB" w:rsidRPr="00A26D6C" w:rsidRDefault="00425FFB" w:rsidP="00425FFB">
      <w:pPr>
        <w:pStyle w:val="DefaultText"/>
        <w:spacing w:line="360" w:lineRule="auto"/>
        <w:ind w:firstLine="420"/>
        <w:jc w:val="both"/>
        <w:rPr>
          <w:rFonts w:ascii="宋体" w:hAnsi="宋体"/>
          <w:b/>
          <w:spacing w:val="20"/>
          <w:sz w:val="28"/>
          <w:szCs w:val="28"/>
        </w:rPr>
      </w:pPr>
      <w:r w:rsidRPr="00A26D6C">
        <w:rPr>
          <w:rFonts w:ascii="宋体" w:hAnsi="宋体" w:hint="eastAsia"/>
          <w:b/>
          <w:spacing w:val="24"/>
          <w:sz w:val="28"/>
        </w:rPr>
        <w:t>十</w:t>
      </w:r>
      <w:r w:rsidR="004237CE" w:rsidRPr="00A26D6C">
        <w:rPr>
          <w:rFonts w:ascii="宋体" w:hAnsi="宋体" w:hint="eastAsia"/>
          <w:b/>
          <w:spacing w:val="24"/>
          <w:sz w:val="28"/>
        </w:rPr>
        <w:t>四</w:t>
      </w:r>
      <w:r w:rsidRPr="00A26D6C">
        <w:rPr>
          <w:rFonts w:ascii="宋体" w:hAnsi="宋体" w:hint="eastAsia"/>
          <w:b/>
          <w:spacing w:val="24"/>
          <w:sz w:val="28"/>
        </w:rPr>
        <w:t>、</w:t>
      </w:r>
      <w:r w:rsidRPr="00A26D6C">
        <w:rPr>
          <w:rFonts w:ascii="宋体" w:hAnsi="宋体"/>
          <w:b/>
          <w:spacing w:val="24"/>
          <w:sz w:val="28"/>
        </w:rPr>
        <w:tab/>
      </w:r>
      <w:r w:rsidRPr="00A26D6C">
        <w:rPr>
          <w:rFonts w:ascii="宋体" w:hAnsi="宋体" w:hint="eastAsia"/>
          <w:b/>
          <w:spacing w:val="20"/>
          <w:sz w:val="28"/>
          <w:szCs w:val="28"/>
        </w:rPr>
        <w:t>法律适用与争议解决</w:t>
      </w:r>
    </w:p>
    <w:p w:rsidR="00425FFB" w:rsidRPr="00D2606A" w:rsidRDefault="00425FFB" w:rsidP="00401E92">
      <w:pPr>
        <w:pStyle w:val="DefaultText"/>
        <w:adjustRightInd/>
        <w:spacing w:line="360" w:lineRule="auto"/>
        <w:ind w:firstLineChars="128" w:firstLine="410"/>
        <w:jc w:val="both"/>
        <w:rPr>
          <w:rFonts w:ascii="宋体" w:hAnsi="宋体"/>
          <w:spacing w:val="20"/>
          <w:sz w:val="28"/>
          <w:szCs w:val="28"/>
        </w:rPr>
      </w:pPr>
      <w:r w:rsidRPr="00D2606A">
        <w:rPr>
          <w:rFonts w:ascii="宋体" w:hAnsi="宋体"/>
          <w:spacing w:val="20"/>
          <w:sz w:val="28"/>
          <w:szCs w:val="28"/>
        </w:rPr>
        <w:t>1</w:t>
      </w:r>
      <w:r w:rsidR="004237CE" w:rsidRPr="00D2606A">
        <w:rPr>
          <w:rFonts w:ascii="宋体" w:hAnsi="宋体" w:hint="eastAsia"/>
          <w:spacing w:val="20"/>
          <w:sz w:val="28"/>
          <w:szCs w:val="28"/>
        </w:rPr>
        <w:t>4</w:t>
      </w:r>
      <w:r w:rsidRPr="00D2606A">
        <w:rPr>
          <w:rFonts w:ascii="宋体" w:hAnsi="宋体"/>
          <w:spacing w:val="20"/>
          <w:sz w:val="28"/>
          <w:szCs w:val="28"/>
        </w:rPr>
        <w:t>.1</w:t>
      </w:r>
      <w:r w:rsidR="004D0E38" w:rsidRPr="00D2606A">
        <w:rPr>
          <w:rFonts w:ascii="宋体" w:hAnsi="宋体" w:hint="eastAsia"/>
          <w:bCs/>
          <w:spacing w:val="20"/>
          <w:sz w:val="28"/>
          <w:szCs w:val="28"/>
        </w:rPr>
        <w:t>本合同适用</w:t>
      </w:r>
      <w:r w:rsidR="009D2CB1" w:rsidRPr="00D2606A">
        <w:rPr>
          <w:rFonts w:hint="eastAsia"/>
          <w:spacing w:val="20"/>
          <w:sz w:val="28"/>
          <w:szCs w:val="28"/>
        </w:rPr>
        <w:t>中华人民共和国</w:t>
      </w:r>
      <w:r w:rsidR="004D0E38" w:rsidRPr="00D2606A">
        <w:rPr>
          <w:rFonts w:ascii="宋体" w:hAnsi="宋体" w:hint="eastAsia"/>
          <w:bCs/>
          <w:spacing w:val="20"/>
          <w:sz w:val="28"/>
          <w:szCs w:val="28"/>
        </w:rPr>
        <w:t>法律</w:t>
      </w:r>
      <w:r w:rsidR="009D2CB1" w:rsidRPr="00D2606A">
        <w:rPr>
          <w:rFonts w:ascii="宋体" w:hAnsi="宋体" w:hint="eastAsia"/>
          <w:bCs/>
          <w:spacing w:val="20"/>
          <w:sz w:val="28"/>
          <w:szCs w:val="28"/>
        </w:rPr>
        <w:t>及</w:t>
      </w:r>
      <w:r w:rsidR="00582DAC" w:rsidRPr="00D2606A">
        <w:rPr>
          <w:rFonts w:ascii="宋体" w:hAnsi="宋体" w:hint="eastAsia"/>
          <w:bCs/>
          <w:spacing w:val="20"/>
          <w:sz w:val="28"/>
          <w:szCs w:val="28"/>
        </w:rPr>
        <w:t>韩国</w:t>
      </w:r>
      <w:r w:rsidR="009D2CB1" w:rsidRPr="00D2606A">
        <w:rPr>
          <w:rFonts w:ascii="宋体" w:hAnsi="宋体" w:hint="eastAsia"/>
          <w:bCs/>
          <w:spacing w:val="20"/>
          <w:sz w:val="28"/>
          <w:szCs w:val="28"/>
        </w:rPr>
        <w:t>法律</w:t>
      </w:r>
      <w:r w:rsidR="004D0E38" w:rsidRPr="00D2606A">
        <w:rPr>
          <w:rFonts w:ascii="宋体" w:hAnsi="宋体" w:hint="eastAsia"/>
          <w:bCs/>
          <w:spacing w:val="20"/>
          <w:sz w:val="28"/>
          <w:szCs w:val="28"/>
        </w:rPr>
        <w:t>并依照其解释</w:t>
      </w:r>
      <w:r w:rsidRPr="00D2606A">
        <w:rPr>
          <w:rFonts w:ascii="宋体" w:hAnsi="宋体" w:hint="eastAsia"/>
          <w:spacing w:val="20"/>
          <w:sz w:val="28"/>
          <w:szCs w:val="28"/>
        </w:rPr>
        <w:t>。</w:t>
      </w:r>
    </w:p>
    <w:p w:rsidR="00425FFB" w:rsidRPr="00A26D6C" w:rsidRDefault="00425FFB" w:rsidP="00401E92">
      <w:pPr>
        <w:pStyle w:val="DefaultText"/>
        <w:spacing w:line="360" w:lineRule="auto"/>
        <w:ind w:firstLineChars="128" w:firstLine="410"/>
        <w:jc w:val="both"/>
        <w:rPr>
          <w:rFonts w:ascii="宋体" w:hAnsi="宋体"/>
          <w:spacing w:val="20"/>
          <w:sz w:val="28"/>
          <w:szCs w:val="28"/>
        </w:rPr>
      </w:pPr>
      <w:r w:rsidRPr="00A26D6C">
        <w:rPr>
          <w:rFonts w:ascii="宋体" w:hAnsi="宋体"/>
          <w:spacing w:val="20"/>
          <w:sz w:val="28"/>
          <w:szCs w:val="28"/>
        </w:rPr>
        <w:t>1</w:t>
      </w:r>
      <w:r w:rsidR="004237CE" w:rsidRPr="00A26D6C">
        <w:rPr>
          <w:rFonts w:ascii="宋体" w:hAnsi="宋体" w:hint="eastAsia"/>
          <w:spacing w:val="20"/>
          <w:sz w:val="28"/>
          <w:szCs w:val="28"/>
        </w:rPr>
        <w:t>4</w:t>
      </w:r>
      <w:r w:rsidRPr="00A26D6C">
        <w:rPr>
          <w:rFonts w:ascii="宋体" w:hAnsi="宋体"/>
          <w:spacing w:val="20"/>
          <w:sz w:val="28"/>
          <w:szCs w:val="28"/>
        </w:rPr>
        <w:t xml:space="preserve">.2 </w:t>
      </w:r>
      <w:r w:rsidRPr="00A26D6C">
        <w:rPr>
          <w:rFonts w:ascii="宋体" w:hAnsi="宋体" w:hint="eastAsia"/>
          <w:spacing w:val="20"/>
          <w:sz w:val="28"/>
          <w:szCs w:val="28"/>
        </w:rPr>
        <w:t>有关本合同的任何疑异，双方应首先本着相互信任、长期合作的原则，共同协商解决。</w:t>
      </w:r>
    </w:p>
    <w:p w:rsidR="00425FFB" w:rsidRPr="00A26D6C" w:rsidRDefault="00425FFB" w:rsidP="000969F2">
      <w:pPr>
        <w:pStyle w:val="DefaultText"/>
        <w:spacing w:line="360" w:lineRule="auto"/>
        <w:ind w:firstLineChars="128" w:firstLine="420"/>
        <w:jc w:val="both"/>
        <w:rPr>
          <w:rFonts w:ascii="宋体" w:hAnsi="宋体" w:hint="eastAsia"/>
          <w:spacing w:val="24"/>
          <w:sz w:val="28"/>
        </w:rPr>
      </w:pPr>
      <w:r w:rsidRPr="00A26D6C">
        <w:rPr>
          <w:rFonts w:ascii="宋体" w:hAnsi="宋体"/>
          <w:spacing w:val="24"/>
          <w:sz w:val="28"/>
        </w:rPr>
        <w:t>1</w:t>
      </w:r>
      <w:r w:rsidR="004237CE" w:rsidRPr="00A26D6C">
        <w:rPr>
          <w:rFonts w:ascii="宋体" w:hAnsi="宋体" w:hint="eastAsia"/>
          <w:spacing w:val="24"/>
          <w:sz w:val="28"/>
        </w:rPr>
        <w:t>4</w:t>
      </w:r>
      <w:r w:rsidRPr="00A26D6C">
        <w:rPr>
          <w:rFonts w:ascii="宋体" w:hAnsi="宋体"/>
          <w:spacing w:val="24"/>
          <w:sz w:val="28"/>
        </w:rPr>
        <w:t>.</w:t>
      </w:r>
      <w:r w:rsidR="006762F5">
        <w:rPr>
          <w:rFonts w:ascii="宋体" w:hAnsi="宋体" w:hint="eastAsia"/>
          <w:spacing w:val="24"/>
          <w:sz w:val="28"/>
        </w:rPr>
        <w:t>3</w:t>
      </w:r>
      <w:r w:rsidR="006762F5" w:rsidRPr="00A26D6C">
        <w:rPr>
          <w:rFonts w:ascii="宋体" w:hAnsi="宋体" w:hint="eastAsia"/>
          <w:spacing w:val="24"/>
          <w:sz w:val="28"/>
        </w:rPr>
        <w:t xml:space="preserve"> </w:t>
      </w:r>
      <w:r w:rsidRPr="00A26D6C">
        <w:rPr>
          <w:rFonts w:ascii="宋体" w:hAnsi="宋体" w:hint="eastAsia"/>
          <w:spacing w:val="24"/>
          <w:sz w:val="28"/>
        </w:rPr>
        <w:t>如果本合同的某些条款与本合同签订时的法律、法规发生冲突，该条款无效。</w:t>
      </w:r>
    </w:p>
    <w:p w:rsidR="00425FFB" w:rsidRPr="00A26D6C" w:rsidRDefault="00425FFB" w:rsidP="007677AA">
      <w:pPr>
        <w:pStyle w:val="DefaultText"/>
        <w:spacing w:line="360" w:lineRule="auto"/>
        <w:ind w:firstLineChars="128" w:firstLine="421"/>
        <w:rPr>
          <w:rFonts w:ascii="宋体" w:hAnsi="宋体"/>
          <w:b/>
          <w:spacing w:val="24"/>
          <w:sz w:val="28"/>
        </w:rPr>
      </w:pPr>
      <w:r w:rsidRPr="00A26D6C">
        <w:rPr>
          <w:rFonts w:ascii="宋体" w:hAnsi="宋体" w:hint="eastAsia"/>
          <w:b/>
          <w:spacing w:val="24"/>
          <w:sz w:val="28"/>
        </w:rPr>
        <w:t>十</w:t>
      </w:r>
      <w:r w:rsidR="004237CE" w:rsidRPr="00A26D6C">
        <w:rPr>
          <w:rFonts w:ascii="宋体" w:hAnsi="宋体" w:hint="eastAsia"/>
          <w:b/>
          <w:spacing w:val="24"/>
          <w:sz w:val="28"/>
        </w:rPr>
        <w:t>五</w:t>
      </w:r>
      <w:r w:rsidRPr="00A26D6C">
        <w:rPr>
          <w:rFonts w:ascii="宋体" w:hAnsi="宋体" w:hint="eastAsia"/>
          <w:b/>
          <w:spacing w:val="24"/>
          <w:sz w:val="28"/>
        </w:rPr>
        <w:t>、不可抗力</w:t>
      </w:r>
    </w:p>
    <w:p w:rsidR="00425FFB" w:rsidRPr="00A26D6C" w:rsidRDefault="004237CE" w:rsidP="007677AA">
      <w:pPr>
        <w:pStyle w:val="DefaultText"/>
        <w:spacing w:line="360" w:lineRule="auto"/>
        <w:ind w:firstLineChars="128" w:firstLine="420"/>
        <w:jc w:val="both"/>
        <w:rPr>
          <w:rFonts w:ascii="宋体" w:hAnsi="宋体"/>
          <w:spacing w:val="24"/>
          <w:sz w:val="28"/>
        </w:rPr>
      </w:pPr>
      <w:r w:rsidRPr="00A26D6C">
        <w:rPr>
          <w:rFonts w:ascii="宋体" w:hAnsi="宋体" w:hint="eastAsia"/>
          <w:spacing w:val="24"/>
          <w:sz w:val="28"/>
        </w:rPr>
        <w:t>15</w:t>
      </w:r>
      <w:r w:rsidR="00425FFB" w:rsidRPr="00A26D6C">
        <w:rPr>
          <w:rFonts w:ascii="宋体" w:hAnsi="宋体"/>
          <w:spacing w:val="24"/>
          <w:sz w:val="28"/>
        </w:rPr>
        <w:t xml:space="preserve">.1 </w:t>
      </w:r>
      <w:r w:rsidR="00425FFB" w:rsidRPr="00A26D6C">
        <w:rPr>
          <w:rFonts w:ascii="宋体" w:hAnsi="宋体" w:hint="eastAsia"/>
          <w:spacing w:val="24"/>
          <w:sz w:val="28"/>
        </w:rPr>
        <w:t>如果本合同的任何一方因受战争、火灾、洪水、台风、地震、国内骚乱</w:t>
      </w:r>
      <w:r w:rsidR="00425FFB" w:rsidRPr="00A26D6C">
        <w:rPr>
          <w:rFonts w:ascii="宋体" w:hAnsi="宋体" w:hint="eastAsia"/>
          <w:spacing w:val="24"/>
          <w:sz w:val="28"/>
          <w:szCs w:val="28"/>
        </w:rPr>
        <w:t>、恐怖行动、暴乱、禁运、任何官方或军事管制、</w:t>
      </w:r>
      <w:r w:rsidR="004D0E38" w:rsidRPr="00A26D6C">
        <w:rPr>
          <w:rFonts w:ascii="宋体" w:hAnsi="宋体" w:hint="eastAsia"/>
          <w:bCs/>
          <w:sz w:val="28"/>
          <w:szCs w:val="28"/>
        </w:rPr>
        <w:t>或其它灾害影响等不可抗力事件</w:t>
      </w:r>
      <w:r w:rsidR="00425FFB" w:rsidRPr="00A26D6C">
        <w:rPr>
          <w:rFonts w:ascii="宋体" w:hAnsi="宋体" w:hint="eastAsia"/>
          <w:spacing w:val="24"/>
          <w:sz w:val="28"/>
          <w:szCs w:val="28"/>
        </w:rPr>
        <w:t>，而不能履行本合同，则任何一方都不须承担违约责任。</w:t>
      </w:r>
    </w:p>
    <w:p w:rsidR="00425FFB" w:rsidRPr="00A26D6C" w:rsidRDefault="00425FFB" w:rsidP="00425FFB">
      <w:pPr>
        <w:pStyle w:val="DefaultText"/>
        <w:spacing w:line="360" w:lineRule="auto"/>
        <w:ind w:firstLineChars="128" w:firstLine="420"/>
        <w:jc w:val="both"/>
        <w:rPr>
          <w:rFonts w:ascii="宋体" w:hAnsi="宋体"/>
          <w:spacing w:val="24"/>
          <w:sz w:val="28"/>
        </w:rPr>
      </w:pPr>
      <w:r w:rsidRPr="00A26D6C">
        <w:rPr>
          <w:rFonts w:ascii="宋体" w:hAnsi="宋体" w:hint="eastAsia"/>
          <w:spacing w:val="24"/>
          <w:sz w:val="28"/>
        </w:rPr>
        <w:t>1</w:t>
      </w:r>
      <w:r w:rsidR="004237CE" w:rsidRPr="00A26D6C">
        <w:rPr>
          <w:rFonts w:ascii="宋体" w:hAnsi="宋体" w:hint="eastAsia"/>
          <w:spacing w:val="24"/>
          <w:sz w:val="28"/>
        </w:rPr>
        <w:t>5</w:t>
      </w:r>
      <w:r w:rsidRPr="00A26D6C">
        <w:rPr>
          <w:rFonts w:ascii="宋体" w:hAnsi="宋体" w:hint="eastAsia"/>
          <w:spacing w:val="24"/>
          <w:sz w:val="28"/>
        </w:rPr>
        <w:t>.2 受阻的一方应在不可抗力发生后尽可能短的时间内通知另一方。</w:t>
      </w:r>
    </w:p>
    <w:p w:rsidR="00425FFB" w:rsidRPr="00A26D6C" w:rsidRDefault="00425FFB" w:rsidP="00425FFB">
      <w:pPr>
        <w:pStyle w:val="DefaultText"/>
        <w:spacing w:line="360" w:lineRule="auto"/>
        <w:ind w:firstLineChars="128" w:firstLine="420"/>
        <w:jc w:val="both"/>
        <w:rPr>
          <w:rFonts w:ascii="宋体" w:hAnsi="宋体"/>
          <w:spacing w:val="24"/>
          <w:sz w:val="28"/>
        </w:rPr>
      </w:pPr>
      <w:r w:rsidRPr="00A26D6C">
        <w:rPr>
          <w:rFonts w:ascii="宋体" w:hAnsi="宋体" w:hint="eastAsia"/>
          <w:spacing w:val="24"/>
          <w:sz w:val="28"/>
        </w:rPr>
        <w:t>1</w:t>
      </w:r>
      <w:r w:rsidR="004237CE" w:rsidRPr="00A26D6C">
        <w:rPr>
          <w:rFonts w:ascii="宋体" w:hAnsi="宋体" w:hint="eastAsia"/>
          <w:spacing w:val="24"/>
          <w:sz w:val="28"/>
        </w:rPr>
        <w:t>5</w:t>
      </w:r>
      <w:r w:rsidRPr="00A26D6C">
        <w:rPr>
          <w:rFonts w:ascii="宋体" w:hAnsi="宋体" w:hint="eastAsia"/>
          <w:spacing w:val="24"/>
          <w:sz w:val="28"/>
        </w:rPr>
        <w:t>.3 倘因不可抗力事件导致持续四周以上不能履行责任，则非违约方有权发出书面通知终止本合同。订约各方毋须就因不可抗力事件导致终止本合同而向另一方负责。</w:t>
      </w:r>
    </w:p>
    <w:p w:rsidR="00425FFB" w:rsidRPr="00A26D6C" w:rsidRDefault="00425FFB" w:rsidP="00425FFB">
      <w:pPr>
        <w:pStyle w:val="DefaultText"/>
        <w:spacing w:line="360" w:lineRule="auto"/>
        <w:ind w:firstLineChars="128" w:firstLine="420"/>
        <w:jc w:val="both"/>
        <w:rPr>
          <w:rFonts w:ascii="宋体" w:hAnsi="宋体" w:hint="eastAsia"/>
          <w:spacing w:val="24"/>
          <w:sz w:val="28"/>
        </w:rPr>
      </w:pPr>
      <w:r w:rsidRPr="00A26D6C">
        <w:rPr>
          <w:rFonts w:ascii="宋体" w:hAnsi="宋体" w:hint="eastAsia"/>
          <w:spacing w:val="24"/>
          <w:sz w:val="28"/>
        </w:rPr>
        <w:t>1</w:t>
      </w:r>
      <w:r w:rsidR="004237CE" w:rsidRPr="00A26D6C">
        <w:rPr>
          <w:rFonts w:ascii="宋体" w:hAnsi="宋体" w:hint="eastAsia"/>
          <w:spacing w:val="24"/>
          <w:sz w:val="28"/>
        </w:rPr>
        <w:t>5</w:t>
      </w:r>
      <w:r w:rsidRPr="00A26D6C">
        <w:rPr>
          <w:rFonts w:ascii="宋体" w:hAnsi="宋体" w:hint="eastAsia"/>
          <w:spacing w:val="24"/>
          <w:sz w:val="28"/>
        </w:rPr>
        <w:t>.4 如果因有关政府部门对本合同的实施的强制干预，致使本合同无法履行，或者履约会导致成本大幅度增长，与双方在签署合同之时所作的预测有很大差异，则应将此事件视为不可抗力，但合同一方对此进行操纵或促成的除外。</w:t>
      </w:r>
    </w:p>
    <w:p w:rsidR="00425FFB" w:rsidRPr="00A26D6C" w:rsidRDefault="00425FFB" w:rsidP="00425FFB">
      <w:pPr>
        <w:pStyle w:val="DefaultText"/>
        <w:spacing w:line="360" w:lineRule="auto"/>
        <w:ind w:leftChars="300" w:left="630"/>
        <w:jc w:val="both"/>
        <w:rPr>
          <w:rFonts w:ascii="宋体" w:hAnsi="宋体"/>
          <w:spacing w:val="24"/>
          <w:sz w:val="28"/>
        </w:rPr>
      </w:pPr>
    </w:p>
    <w:p w:rsidR="00425FFB" w:rsidRPr="00A26D6C" w:rsidRDefault="00425FFB" w:rsidP="00425FFB">
      <w:pPr>
        <w:pStyle w:val="DefaultText"/>
        <w:spacing w:line="360" w:lineRule="auto"/>
        <w:ind w:firstLine="420"/>
        <w:jc w:val="both"/>
        <w:rPr>
          <w:rFonts w:ascii="宋体" w:hAnsi="宋体" w:hint="eastAsia"/>
          <w:b/>
          <w:spacing w:val="24"/>
          <w:sz w:val="28"/>
        </w:rPr>
      </w:pPr>
      <w:r w:rsidRPr="00A26D6C">
        <w:rPr>
          <w:rFonts w:ascii="宋体" w:hAnsi="宋体" w:hint="eastAsia"/>
          <w:b/>
          <w:spacing w:val="24"/>
          <w:sz w:val="28"/>
        </w:rPr>
        <w:t>十</w:t>
      </w:r>
      <w:r w:rsidR="004237CE" w:rsidRPr="00A26D6C">
        <w:rPr>
          <w:rFonts w:ascii="宋体" w:hAnsi="宋体" w:hint="eastAsia"/>
          <w:b/>
          <w:spacing w:val="24"/>
          <w:sz w:val="28"/>
        </w:rPr>
        <w:t>六</w:t>
      </w:r>
      <w:r w:rsidRPr="00A26D6C">
        <w:rPr>
          <w:rFonts w:ascii="宋体" w:hAnsi="宋体" w:hint="eastAsia"/>
          <w:b/>
          <w:spacing w:val="24"/>
          <w:sz w:val="28"/>
        </w:rPr>
        <w:t>、杂项</w:t>
      </w:r>
    </w:p>
    <w:p w:rsidR="00425FFB" w:rsidRPr="00A26D6C" w:rsidRDefault="00425FFB" w:rsidP="00425FFB">
      <w:pPr>
        <w:pStyle w:val="DefaultText"/>
        <w:spacing w:line="360" w:lineRule="auto"/>
        <w:ind w:firstLineChars="128" w:firstLine="420"/>
        <w:jc w:val="both"/>
        <w:rPr>
          <w:rFonts w:ascii="宋体" w:hAnsi="宋体"/>
          <w:spacing w:val="24"/>
          <w:sz w:val="28"/>
        </w:rPr>
      </w:pPr>
      <w:r w:rsidRPr="00A26D6C">
        <w:rPr>
          <w:rFonts w:ascii="宋体" w:hAnsi="宋体"/>
          <w:spacing w:val="24"/>
          <w:sz w:val="28"/>
        </w:rPr>
        <w:t>1</w:t>
      </w:r>
      <w:r w:rsidR="004237CE" w:rsidRPr="00A26D6C">
        <w:rPr>
          <w:rFonts w:ascii="宋体" w:hAnsi="宋体" w:hint="eastAsia"/>
          <w:spacing w:val="24"/>
          <w:sz w:val="28"/>
        </w:rPr>
        <w:t>6</w:t>
      </w:r>
      <w:r w:rsidRPr="00A26D6C">
        <w:rPr>
          <w:rFonts w:ascii="宋体" w:hAnsi="宋体" w:hint="eastAsia"/>
          <w:spacing w:val="24"/>
          <w:sz w:val="28"/>
        </w:rPr>
        <w:t>.1</w:t>
      </w:r>
      <w:r w:rsidRPr="00A26D6C">
        <w:rPr>
          <w:rFonts w:ascii="宋体" w:hAnsi="宋体"/>
          <w:spacing w:val="24"/>
          <w:sz w:val="28"/>
        </w:rPr>
        <w:t xml:space="preserve"> </w:t>
      </w:r>
      <w:r w:rsidRPr="00A26D6C">
        <w:rPr>
          <w:rFonts w:ascii="宋体" w:hAnsi="宋体" w:hint="eastAsia"/>
          <w:spacing w:val="24"/>
          <w:sz w:val="28"/>
        </w:rPr>
        <w:t>本合同附件为合同不可分割的一部分，与本合同具有同等效力。</w:t>
      </w:r>
    </w:p>
    <w:p w:rsidR="00425FFB" w:rsidRPr="00A26D6C" w:rsidRDefault="00425FFB" w:rsidP="00425FFB">
      <w:pPr>
        <w:pStyle w:val="DefaultText"/>
        <w:spacing w:line="360" w:lineRule="auto"/>
        <w:ind w:firstLine="420"/>
        <w:jc w:val="both"/>
        <w:rPr>
          <w:rFonts w:ascii="宋体" w:hAnsi="宋体" w:hint="eastAsia"/>
          <w:spacing w:val="24"/>
          <w:sz w:val="28"/>
        </w:rPr>
      </w:pPr>
      <w:r w:rsidRPr="00A26D6C">
        <w:rPr>
          <w:rFonts w:ascii="宋体" w:hAnsi="宋体" w:hint="eastAsia"/>
          <w:spacing w:val="24"/>
          <w:sz w:val="28"/>
        </w:rPr>
        <w:t>1</w:t>
      </w:r>
      <w:r w:rsidR="004237CE" w:rsidRPr="00A26D6C">
        <w:rPr>
          <w:rFonts w:ascii="宋体" w:hAnsi="宋体" w:hint="eastAsia"/>
          <w:spacing w:val="24"/>
          <w:sz w:val="28"/>
        </w:rPr>
        <w:t>6</w:t>
      </w:r>
      <w:r w:rsidRPr="00A26D6C">
        <w:rPr>
          <w:rFonts w:ascii="宋体" w:hAnsi="宋体" w:hint="eastAsia"/>
          <w:spacing w:val="24"/>
          <w:sz w:val="28"/>
        </w:rPr>
        <w:t>.2 合同条款与附件有抵触时，以合同条款为准。</w:t>
      </w:r>
    </w:p>
    <w:p w:rsidR="00425FFB" w:rsidRPr="00A26D6C" w:rsidRDefault="00425FFB" w:rsidP="00425FFB">
      <w:pPr>
        <w:pStyle w:val="DefaultText"/>
        <w:spacing w:line="360" w:lineRule="auto"/>
        <w:ind w:firstLine="420"/>
        <w:jc w:val="both"/>
        <w:rPr>
          <w:rFonts w:ascii="宋体" w:hAnsi="宋体" w:hint="eastAsia"/>
          <w:spacing w:val="24"/>
          <w:sz w:val="28"/>
        </w:rPr>
      </w:pPr>
      <w:r w:rsidRPr="00A26D6C">
        <w:rPr>
          <w:rFonts w:ascii="宋体" w:hAnsi="宋体" w:hint="eastAsia"/>
          <w:spacing w:val="24"/>
          <w:sz w:val="28"/>
        </w:rPr>
        <w:t>1</w:t>
      </w:r>
      <w:r w:rsidR="004237CE" w:rsidRPr="00A26D6C">
        <w:rPr>
          <w:rFonts w:ascii="宋体" w:hAnsi="宋体" w:hint="eastAsia"/>
          <w:spacing w:val="24"/>
          <w:sz w:val="28"/>
        </w:rPr>
        <w:t>6</w:t>
      </w:r>
      <w:r w:rsidRPr="00A26D6C">
        <w:rPr>
          <w:rFonts w:ascii="宋体" w:hAnsi="宋体" w:hint="eastAsia"/>
          <w:spacing w:val="24"/>
          <w:sz w:val="28"/>
        </w:rPr>
        <w:t>.3 如果本合同的某些条款被认定为无效、不合法或不能执行，此类无效、不合法或不能执行的认定不影响其他条款的有效性、合法性，或可执行性。</w:t>
      </w:r>
    </w:p>
    <w:p w:rsidR="00425FFB" w:rsidRPr="00A26D6C" w:rsidRDefault="00425FFB" w:rsidP="00425FFB">
      <w:pPr>
        <w:pStyle w:val="DefaultText"/>
        <w:spacing w:line="360" w:lineRule="auto"/>
        <w:ind w:firstLine="420"/>
        <w:jc w:val="both"/>
        <w:rPr>
          <w:rFonts w:ascii="宋体" w:hAnsi="宋体"/>
          <w:spacing w:val="24"/>
          <w:sz w:val="28"/>
        </w:rPr>
      </w:pPr>
      <w:r w:rsidRPr="00A26D6C">
        <w:rPr>
          <w:rFonts w:ascii="宋体" w:hAnsi="宋体" w:hint="eastAsia"/>
          <w:spacing w:val="24"/>
          <w:sz w:val="28"/>
        </w:rPr>
        <w:t>1</w:t>
      </w:r>
      <w:r w:rsidR="004237CE" w:rsidRPr="00A26D6C">
        <w:rPr>
          <w:rFonts w:ascii="宋体" w:hAnsi="宋体" w:hint="eastAsia"/>
          <w:spacing w:val="24"/>
          <w:sz w:val="28"/>
        </w:rPr>
        <w:t>6</w:t>
      </w:r>
      <w:r w:rsidRPr="00A26D6C">
        <w:rPr>
          <w:rFonts w:ascii="宋体" w:hAnsi="宋体" w:hint="eastAsia"/>
          <w:spacing w:val="24"/>
          <w:sz w:val="28"/>
        </w:rPr>
        <w:t>.4</w:t>
      </w:r>
      <w:r w:rsidR="008D2B88" w:rsidRPr="00A26D6C">
        <w:rPr>
          <w:rFonts w:ascii="宋体" w:hAnsi="宋体" w:hint="eastAsia"/>
          <w:spacing w:val="24"/>
          <w:sz w:val="28"/>
        </w:rPr>
        <w:t xml:space="preserve"> </w:t>
      </w:r>
      <w:r w:rsidRPr="00A26D6C">
        <w:rPr>
          <w:rFonts w:ascii="宋体" w:hAnsi="宋体" w:hint="eastAsia"/>
          <w:spacing w:val="24"/>
          <w:sz w:val="28"/>
        </w:rPr>
        <w:t>双方所有权的变化不影响本合同的有效性、合法性，或可执行性。</w:t>
      </w:r>
    </w:p>
    <w:p w:rsidR="00425FFB" w:rsidRPr="00A26D6C" w:rsidRDefault="00425FFB" w:rsidP="00665C35">
      <w:pPr>
        <w:pStyle w:val="DefaultText"/>
        <w:spacing w:line="360" w:lineRule="auto"/>
        <w:ind w:firstLineChars="128" w:firstLine="420"/>
        <w:jc w:val="both"/>
        <w:rPr>
          <w:rFonts w:ascii="宋体" w:hAnsi="宋体" w:hint="eastAsia"/>
          <w:spacing w:val="24"/>
          <w:sz w:val="28"/>
        </w:rPr>
      </w:pPr>
      <w:r w:rsidRPr="00A26D6C">
        <w:rPr>
          <w:rFonts w:ascii="宋体" w:hAnsi="宋体" w:hint="eastAsia"/>
          <w:spacing w:val="24"/>
          <w:sz w:val="28"/>
        </w:rPr>
        <w:t>1</w:t>
      </w:r>
      <w:r w:rsidR="004237CE" w:rsidRPr="00A26D6C">
        <w:rPr>
          <w:rFonts w:ascii="宋体" w:hAnsi="宋体" w:hint="eastAsia"/>
          <w:spacing w:val="24"/>
          <w:sz w:val="28"/>
        </w:rPr>
        <w:t>6</w:t>
      </w:r>
      <w:r w:rsidRPr="00A26D6C">
        <w:rPr>
          <w:rFonts w:ascii="宋体" w:hAnsi="宋体" w:hint="eastAsia"/>
          <w:spacing w:val="24"/>
          <w:sz w:val="28"/>
        </w:rPr>
        <w:t>.5</w:t>
      </w:r>
      <w:r w:rsidR="008D2B88" w:rsidRPr="00A26D6C">
        <w:rPr>
          <w:rFonts w:ascii="宋体" w:hAnsi="宋体" w:hint="eastAsia"/>
          <w:spacing w:val="24"/>
          <w:sz w:val="28"/>
        </w:rPr>
        <w:t xml:space="preserve"> </w:t>
      </w:r>
      <w:r w:rsidR="004D0E38" w:rsidRPr="00A26D6C">
        <w:rPr>
          <w:rFonts w:ascii="宋体" w:hAnsi="宋体" w:hint="eastAsia"/>
          <w:bCs/>
          <w:sz w:val="28"/>
          <w:szCs w:val="28"/>
        </w:rPr>
        <w:t>双方同意遵守</w:t>
      </w:r>
      <w:r w:rsidR="00582DAC" w:rsidRPr="00A26D6C">
        <w:rPr>
          <w:rFonts w:ascii="宋体" w:hAnsi="宋体" w:hint="eastAsia"/>
          <w:bCs/>
          <w:sz w:val="28"/>
          <w:szCs w:val="28"/>
        </w:rPr>
        <w:t>韩国</w:t>
      </w:r>
      <w:r w:rsidR="004D0E38" w:rsidRPr="00A26D6C">
        <w:rPr>
          <w:rFonts w:ascii="宋体" w:hAnsi="宋体" w:hint="eastAsia"/>
          <w:bCs/>
          <w:sz w:val="28"/>
          <w:szCs w:val="28"/>
        </w:rPr>
        <w:t>、中国以及</w:t>
      </w:r>
      <w:r w:rsidRPr="00A26D6C">
        <w:rPr>
          <w:rFonts w:ascii="宋体" w:hAnsi="宋体" w:hint="eastAsia"/>
          <w:spacing w:val="24"/>
          <w:sz w:val="28"/>
          <w:szCs w:val="28"/>
        </w:rPr>
        <w:t>此项业务所涉及的其它国家</w:t>
      </w:r>
      <w:r w:rsidR="002E0EE4">
        <w:rPr>
          <w:rFonts w:ascii="宋体" w:hAnsi="宋体" w:hint="eastAsia"/>
          <w:spacing w:val="24"/>
          <w:sz w:val="28"/>
          <w:szCs w:val="28"/>
        </w:rPr>
        <w:t>或地区</w:t>
      </w:r>
      <w:r w:rsidRPr="00A26D6C">
        <w:rPr>
          <w:rFonts w:ascii="宋体" w:hAnsi="宋体" w:hint="eastAsia"/>
          <w:spacing w:val="24"/>
          <w:sz w:val="28"/>
          <w:szCs w:val="28"/>
        </w:rPr>
        <w:t>的所有有关法律和条例。</w:t>
      </w:r>
    </w:p>
    <w:p w:rsidR="00425FFB" w:rsidRPr="00A26D6C" w:rsidRDefault="00425FFB" w:rsidP="00425FFB">
      <w:pPr>
        <w:pStyle w:val="DefaultText"/>
        <w:spacing w:line="360" w:lineRule="auto"/>
        <w:ind w:firstLineChars="128" w:firstLine="420"/>
        <w:jc w:val="both"/>
        <w:rPr>
          <w:rFonts w:ascii="宋体" w:hAnsi="宋体" w:hint="eastAsia"/>
          <w:spacing w:val="24"/>
          <w:sz w:val="28"/>
        </w:rPr>
      </w:pPr>
      <w:r w:rsidRPr="00A26D6C">
        <w:rPr>
          <w:rFonts w:ascii="宋体" w:hAnsi="宋体"/>
          <w:spacing w:val="24"/>
          <w:sz w:val="28"/>
        </w:rPr>
        <w:t>1</w:t>
      </w:r>
      <w:r w:rsidR="004237CE" w:rsidRPr="00A26D6C">
        <w:rPr>
          <w:rFonts w:ascii="宋体" w:hAnsi="宋体" w:hint="eastAsia"/>
          <w:spacing w:val="24"/>
          <w:sz w:val="28"/>
        </w:rPr>
        <w:t>6</w:t>
      </w:r>
      <w:r w:rsidRPr="00A26D6C">
        <w:rPr>
          <w:rFonts w:ascii="宋体" w:hAnsi="宋体"/>
          <w:spacing w:val="24"/>
          <w:sz w:val="28"/>
        </w:rPr>
        <w:t>.</w:t>
      </w:r>
      <w:r w:rsidRPr="00A26D6C">
        <w:rPr>
          <w:rFonts w:ascii="宋体" w:hAnsi="宋体" w:hint="eastAsia"/>
          <w:spacing w:val="24"/>
          <w:sz w:val="28"/>
        </w:rPr>
        <w:t>6</w:t>
      </w:r>
      <w:r w:rsidR="008D2B88" w:rsidRPr="00A26D6C">
        <w:rPr>
          <w:rFonts w:ascii="宋体" w:hAnsi="宋体" w:hint="eastAsia"/>
          <w:spacing w:val="24"/>
          <w:sz w:val="28"/>
        </w:rPr>
        <w:t xml:space="preserve"> </w:t>
      </w:r>
      <w:r w:rsidRPr="00A26D6C">
        <w:rPr>
          <w:rFonts w:ascii="宋体" w:hAnsi="宋体" w:hint="eastAsia"/>
          <w:spacing w:val="24"/>
          <w:sz w:val="28"/>
        </w:rPr>
        <w:t>本合同一式四份，双方各执二份，经双方授权代表签字并加盖公章后生效。</w:t>
      </w:r>
    </w:p>
    <w:p w:rsidR="00425FFB" w:rsidRPr="00A26D6C" w:rsidRDefault="00425FFB" w:rsidP="00425FFB">
      <w:pPr>
        <w:pStyle w:val="DefaultText"/>
        <w:spacing w:line="360" w:lineRule="auto"/>
        <w:rPr>
          <w:rFonts w:ascii="宋体" w:hAnsi="宋体"/>
          <w:spacing w:val="24"/>
          <w:sz w:val="28"/>
        </w:rPr>
      </w:pPr>
    </w:p>
    <w:p w:rsidR="00425FFB" w:rsidRPr="00A26D6C" w:rsidRDefault="00425FFB" w:rsidP="00425FFB">
      <w:pPr>
        <w:spacing w:line="360" w:lineRule="auto"/>
        <w:rPr>
          <w:rFonts w:ascii="宋体" w:hAnsi="宋体" w:hint="eastAsia"/>
          <w:spacing w:val="24"/>
          <w:sz w:val="28"/>
        </w:rPr>
      </w:pPr>
    </w:p>
    <w:p w:rsidR="00425FFB" w:rsidRPr="00A26D6C" w:rsidRDefault="00425FFB" w:rsidP="00425FFB">
      <w:pPr>
        <w:spacing w:line="360" w:lineRule="auto"/>
        <w:rPr>
          <w:rFonts w:ascii="宋体" w:hAnsi="宋体" w:hint="eastAsia"/>
          <w:spacing w:val="24"/>
          <w:sz w:val="28"/>
        </w:rPr>
      </w:pPr>
    </w:p>
    <w:p w:rsidR="00425FFB" w:rsidRPr="00A26D6C" w:rsidRDefault="00425FFB" w:rsidP="00425FFB">
      <w:pPr>
        <w:spacing w:line="360" w:lineRule="auto"/>
        <w:rPr>
          <w:rFonts w:ascii="宋体" w:hAnsi="宋体" w:hint="eastAsia"/>
          <w:spacing w:val="24"/>
          <w:sz w:val="28"/>
        </w:rPr>
      </w:pPr>
    </w:p>
    <w:p w:rsidR="00425FFB" w:rsidRPr="00A26D6C" w:rsidRDefault="00425FFB" w:rsidP="00425FFB">
      <w:pPr>
        <w:spacing w:line="360" w:lineRule="auto"/>
        <w:rPr>
          <w:rFonts w:ascii="宋体" w:hAnsi="宋体" w:hint="eastAsia"/>
          <w:spacing w:val="24"/>
          <w:sz w:val="28"/>
        </w:rPr>
      </w:pPr>
      <w:r w:rsidRPr="00A26D6C">
        <w:rPr>
          <w:rFonts w:ascii="宋体" w:hAnsi="宋体"/>
          <w:spacing w:val="24"/>
          <w:sz w:val="28"/>
        </w:rPr>
        <w:br w:type="page"/>
      </w:r>
      <w:r w:rsidRPr="00A26D6C">
        <w:rPr>
          <w:rFonts w:ascii="宋体" w:hAnsi="宋体" w:hint="eastAsia"/>
          <w:spacing w:val="24"/>
          <w:sz w:val="28"/>
        </w:rPr>
        <w:t>甲方：</w:t>
      </w:r>
      <w:r w:rsidR="00BD03B6">
        <w:rPr>
          <w:rFonts w:ascii="宋体" w:hAnsi="宋体" w:hint="eastAsia"/>
          <w:spacing w:val="24"/>
          <w:sz w:val="28"/>
        </w:rPr>
        <w:t>**分行</w:t>
      </w:r>
    </w:p>
    <w:p w:rsidR="00425FFB" w:rsidRPr="00A26D6C" w:rsidRDefault="00425FFB" w:rsidP="00425FFB">
      <w:pPr>
        <w:spacing w:line="360" w:lineRule="auto"/>
        <w:rPr>
          <w:rFonts w:ascii="宋体" w:hAnsi="宋体" w:hint="eastAsia"/>
          <w:spacing w:val="24"/>
          <w:sz w:val="28"/>
        </w:rPr>
      </w:pPr>
      <w:r w:rsidRPr="00A26D6C">
        <w:rPr>
          <w:rFonts w:ascii="宋体" w:hAnsi="宋体" w:hint="eastAsia"/>
          <w:spacing w:val="24"/>
          <w:sz w:val="28"/>
        </w:rPr>
        <w:t>盖章：</w:t>
      </w:r>
      <w:r w:rsidRPr="00A26D6C">
        <w:rPr>
          <w:rFonts w:ascii="宋体" w:hAnsi="宋体"/>
          <w:spacing w:val="24"/>
          <w:sz w:val="28"/>
        </w:rPr>
        <w:t xml:space="preserve"> </w:t>
      </w:r>
    </w:p>
    <w:p w:rsidR="00425FFB" w:rsidRPr="00A26D6C" w:rsidRDefault="00425FFB" w:rsidP="00425FFB">
      <w:pPr>
        <w:spacing w:line="360" w:lineRule="auto"/>
        <w:rPr>
          <w:rFonts w:ascii="宋体" w:hAnsi="宋体" w:hint="eastAsia"/>
          <w:spacing w:val="24"/>
          <w:sz w:val="28"/>
        </w:rPr>
      </w:pPr>
      <w:r w:rsidRPr="00A26D6C">
        <w:rPr>
          <w:rFonts w:ascii="宋体" w:hAnsi="宋体" w:hint="eastAsia"/>
          <w:spacing w:val="24"/>
          <w:sz w:val="28"/>
        </w:rPr>
        <w:t xml:space="preserve">授权代表签字： </w:t>
      </w:r>
    </w:p>
    <w:p w:rsidR="00425FFB" w:rsidRPr="00A26D6C" w:rsidRDefault="00425FFB" w:rsidP="00425FFB">
      <w:pPr>
        <w:spacing w:line="360" w:lineRule="auto"/>
        <w:rPr>
          <w:rFonts w:ascii="宋体" w:hAnsi="宋体" w:hint="eastAsia"/>
          <w:spacing w:val="24"/>
          <w:sz w:val="28"/>
        </w:rPr>
      </w:pPr>
      <w:r w:rsidRPr="00A26D6C">
        <w:rPr>
          <w:rFonts w:ascii="宋体" w:hAnsi="宋体" w:hint="eastAsia"/>
          <w:spacing w:val="24"/>
          <w:sz w:val="28"/>
        </w:rPr>
        <w:t xml:space="preserve">日期：  </w:t>
      </w:r>
    </w:p>
    <w:p w:rsidR="00425FFB" w:rsidRPr="00A26D6C" w:rsidRDefault="00425FFB" w:rsidP="00425FFB">
      <w:pPr>
        <w:spacing w:line="360" w:lineRule="auto"/>
        <w:rPr>
          <w:rFonts w:ascii="宋体" w:hAnsi="宋体" w:hint="eastAsia"/>
          <w:spacing w:val="24"/>
          <w:sz w:val="28"/>
        </w:rPr>
      </w:pPr>
    </w:p>
    <w:p w:rsidR="00425FFB" w:rsidRPr="00A26D6C" w:rsidRDefault="00425FFB" w:rsidP="00425FFB">
      <w:pPr>
        <w:spacing w:line="360" w:lineRule="auto"/>
        <w:rPr>
          <w:rFonts w:ascii="宋体" w:hAnsi="宋体" w:hint="eastAsia"/>
          <w:spacing w:val="24"/>
          <w:sz w:val="28"/>
        </w:rPr>
      </w:pPr>
    </w:p>
    <w:p w:rsidR="00425FFB" w:rsidRPr="00A26D6C" w:rsidRDefault="00425FFB" w:rsidP="00425FFB">
      <w:pPr>
        <w:spacing w:line="360" w:lineRule="auto"/>
        <w:rPr>
          <w:rFonts w:ascii="宋体" w:hAnsi="宋体" w:hint="eastAsia"/>
          <w:spacing w:val="24"/>
          <w:sz w:val="28"/>
        </w:rPr>
      </w:pPr>
    </w:p>
    <w:p w:rsidR="00425FFB" w:rsidRPr="00A26D6C" w:rsidRDefault="00425FFB" w:rsidP="00425FFB">
      <w:pPr>
        <w:spacing w:line="360" w:lineRule="auto"/>
        <w:rPr>
          <w:rFonts w:ascii="宋体" w:hAnsi="宋体" w:hint="eastAsia"/>
          <w:spacing w:val="24"/>
          <w:sz w:val="28"/>
        </w:rPr>
      </w:pPr>
      <w:r w:rsidRPr="00A26D6C">
        <w:rPr>
          <w:rFonts w:ascii="宋体" w:hAnsi="宋体" w:hint="eastAsia"/>
          <w:spacing w:val="24"/>
          <w:sz w:val="28"/>
        </w:rPr>
        <w:t>乙方：</w:t>
      </w:r>
      <w:r w:rsidR="00A9779F">
        <w:rPr>
          <w:rFonts w:ascii="宋体" w:hAnsi="宋体" w:hint="eastAsia"/>
          <w:spacing w:val="24"/>
          <w:sz w:val="28"/>
        </w:rPr>
        <w:t>****</w:t>
      </w:r>
      <w:r w:rsidRPr="00A26D6C">
        <w:rPr>
          <w:rFonts w:ascii="宋体" w:hAnsi="宋体" w:hint="eastAsia"/>
          <w:spacing w:val="24"/>
          <w:sz w:val="28"/>
        </w:rPr>
        <w:t>银行股份有限公司</w:t>
      </w:r>
    </w:p>
    <w:p w:rsidR="00425FFB" w:rsidRPr="00A26D6C" w:rsidRDefault="00425FFB" w:rsidP="00425FFB">
      <w:pPr>
        <w:spacing w:line="360" w:lineRule="auto"/>
        <w:rPr>
          <w:rFonts w:ascii="宋体" w:hAnsi="宋体" w:hint="eastAsia"/>
          <w:spacing w:val="24"/>
          <w:sz w:val="28"/>
        </w:rPr>
      </w:pPr>
      <w:r w:rsidRPr="00A26D6C">
        <w:rPr>
          <w:rFonts w:ascii="宋体" w:hAnsi="宋体" w:hint="eastAsia"/>
          <w:spacing w:val="24"/>
          <w:sz w:val="28"/>
        </w:rPr>
        <w:t>盖章:</w:t>
      </w:r>
    </w:p>
    <w:p w:rsidR="00425FFB" w:rsidRPr="00A26D6C" w:rsidRDefault="00425FFB" w:rsidP="00425FFB">
      <w:pPr>
        <w:spacing w:line="360" w:lineRule="auto"/>
        <w:rPr>
          <w:rFonts w:ascii="宋体" w:hAnsi="宋体" w:hint="eastAsia"/>
          <w:spacing w:val="24"/>
          <w:sz w:val="28"/>
        </w:rPr>
      </w:pPr>
      <w:r w:rsidRPr="00A26D6C">
        <w:rPr>
          <w:rFonts w:ascii="宋体" w:hAnsi="宋体" w:hint="eastAsia"/>
          <w:spacing w:val="24"/>
          <w:sz w:val="28"/>
        </w:rPr>
        <w:t>授权代表签字：</w:t>
      </w:r>
    </w:p>
    <w:p w:rsidR="00B57390" w:rsidRPr="00DC7028" w:rsidRDefault="00425FFB" w:rsidP="00011600">
      <w:pPr>
        <w:widowControl/>
        <w:shd w:val="clear" w:color="auto" w:fill="FFFFFF"/>
        <w:spacing w:after="337"/>
        <w:jc w:val="left"/>
        <w:rPr>
          <w:rFonts w:ascii="微软雅黑" w:hAnsi="微软雅黑" w:cs="宋体" w:hint="eastAsia"/>
          <w:color w:val="FFFFFF"/>
          <w:kern w:val="0"/>
          <w:sz w:val="10"/>
          <w:szCs w:val="10"/>
        </w:rPr>
      </w:pPr>
      <w:r w:rsidRPr="00A26D6C">
        <w:rPr>
          <w:rFonts w:ascii="宋体" w:hAnsi="宋体" w:hint="eastAsia"/>
          <w:spacing w:val="24"/>
          <w:sz w:val="28"/>
        </w:rPr>
        <w:t>日期：</w:t>
      </w:r>
      <w:r w:rsidRPr="00A26D6C">
        <w:rPr>
          <w:rFonts w:ascii="宋体" w:hAnsi="宋体"/>
          <w:spacing w:val="24"/>
          <w:sz w:val="28"/>
        </w:rPr>
        <w:t xml:space="preserve"> </w:t>
      </w:r>
    </w:p>
    <w:p w:rsidR="00B57390" w:rsidRPr="00DC7028" w:rsidRDefault="00B57390" w:rsidP="00011600">
      <w:pPr>
        <w:widowControl/>
        <w:shd w:val="clear" w:color="auto" w:fill="FFFFFF"/>
        <w:spacing w:after="337"/>
        <w:jc w:val="left"/>
        <w:rPr>
          <w:rFonts w:ascii="微软雅黑" w:hAnsi="微软雅黑" w:cs="宋体" w:hint="eastAsia"/>
          <w:color w:val="FFFFFF"/>
          <w:kern w:val="0"/>
          <w:sz w:val="10"/>
          <w:szCs w:val="10"/>
        </w:rPr>
      </w:pPr>
    </w:p>
    <w:p w:rsidR="00B57390" w:rsidRPr="00DC7028" w:rsidRDefault="00011600" w:rsidP="00011600">
      <w:pPr>
        <w:widowControl/>
        <w:shd w:val="clear" w:color="auto" w:fill="FFFFFF"/>
        <w:spacing w:after="337"/>
        <w:jc w:val="left"/>
        <w:rPr>
          <w:rFonts w:ascii="微软雅黑" w:hAnsi="微软雅黑" w:cs="宋体" w:hint="eastAsia"/>
          <w:color w:val="FFFFFF"/>
          <w:kern w:val="0"/>
          <w:sz w:val="10"/>
          <w:szCs w:val="10"/>
        </w:rPr>
      </w:pPr>
      <w:r w:rsidRPr="00011600">
        <w:rPr>
          <w:rFonts w:ascii="微软雅黑" w:hAnsi="微软雅黑" w:cs="宋体"/>
          <w:noProof/>
          <w:color w:val="FFFFFF"/>
          <w:kern w:val="0"/>
          <w:sz w:val="10"/>
          <w:szCs w:val="1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i1025" type="#_x0000_t75" style="width:343.2pt;height:210.3pt;visibility:visible">
            <v:imagedata r:id="rId7" o:title=""/>
          </v:shape>
        </w:pict>
      </w:r>
    </w:p>
    <w:p w:rsidR="00B57390" w:rsidRPr="00DC7028" w:rsidRDefault="00B57390" w:rsidP="00011600">
      <w:pPr>
        <w:widowControl/>
        <w:shd w:val="clear" w:color="auto" w:fill="FFFFFF"/>
        <w:spacing w:after="337"/>
        <w:jc w:val="left"/>
        <w:rPr>
          <w:rFonts w:ascii="微软雅黑" w:hAnsi="微软雅黑" w:cs="宋体" w:hint="eastAsia"/>
          <w:color w:val="FFFFFF"/>
          <w:kern w:val="0"/>
          <w:sz w:val="10"/>
          <w:szCs w:val="10"/>
        </w:rPr>
      </w:pPr>
    </w:p>
    <w:p w:rsidR="00B57390" w:rsidRPr="00DC7028" w:rsidRDefault="00B57390" w:rsidP="00011600">
      <w:pPr>
        <w:widowControl/>
        <w:shd w:val="clear" w:color="auto" w:fill="FFFFFF"/>
        <w:spacing w:after="337"/>
        <w:jc w:val="left"/>
        <w:rPr>
          <w:rFonts w:ascii="微软雅黑" w:hAnsi="微软雅黑" w:cs="宋体" w:hint="eastAsia"/>
          <w:color w:val="FFFFFF"/>
          <w:kern w:val="0"/>
          <w:sz w:val="10"/>
          <w:szCs w:val="10"/>
        </w:rPr>
      </w:pPr>
    </w:p>
    <w:p w:rsidR="00B57390" w:rsidRPr="00DC7028" w:rsidRDefault="00B57390" w:rsidP="00011600">
      <w:pPr>
        <w:widowControl/>
        <w:shd w:val="clear" w:color="auto" w:fill="FFFFFF"/>
        <w:spacing w:after="337"/>
        <w:jc w:val="left"/>
        <w:rPr>
          <w:rFonts w:ascii="微软雅黑" w:hAnsi="微软雅黑" w:cs="宋体" w:hint="eastAsia"/>
          <w:color w:val="FFFFFF"/>
          <w:kern w:val="0"/>
          <w:sz w:val="10"/>
          <w:szCs w:val="10"/>
        </w:rPr>
      </w:pPr>
    </w:p>
    <w:p w:rsidR="00B57390" w:rsidRPr="00DC7028" w:rsidRDefault="00B57390" w:rsidP="00011600">
      <w:pPr>
        <w:widowControl/>
        <w:shd w:val="clear" w:color="auto" w:fill="FFFFFF"/>
        <w:spacing w:after="337"/>
        <w:jc w:val="left"/>
        <w:rPr>
          <w:rFonts w:ascii="微软雅黑" w:hAnsi="微软雅黑" w:cs="宋体" w:hint="eastAsia"/>
          <w:color w:val="FFFFFF"/>
          <w:kern w:val="0"/>
          <w:sz w:val="10"/>
          <w:szCs w:val="10"/>
        </w:rPr>
      </w:pPr>
    </w:p>
    <w:p w:rsidR="00B57390" w:rsidRPr="00DC7028" w:rsidRDefault="00011600" w:rsidP="00011600">
      <w:pPr>
        <w:widowControl/>
        <w:shd w:val="clear" w:color="auto" w:fill="FFFFFF"/>
        <w:spacing w:after="337"/>
        <w:jc w:val="left"/>
        <w:rPr>
          <w:rFonts w:ascii="微软雅黑" w:hAnsi="微软雅黑" w:cs="宋体" w:hint="eastAsia"/>
          <w:color w:val="FFFFFF"/>
          <w:kern w:val="0"/>
          <w:sz w:val="10"/>
          <w:szCs w:val="10"/>
        </w:rPr>
      </w:pPr>
      <w:r w:rsidRPr="00011600">
        <w:rPr>
          <w:rFonts w:ascii="微软雅黑" w:hAnsi="微软雅黑" w:cs="宋体"/>
          <w:noProof/>
          <w:color w:val="FFFFFF"/>
          <w:kern w:val="0"/>
          <w:sz w:val="10"/>
          <w:szCs w:val="10"/>
        </w:rPr>
        <w:pict>
          <v:shape id="图片 4" o:spid="_x0000_i1026" type="#_x0000_t75" style="width:367.5pt;height:140.4pt;visibility:visible">
            <v:imagedata r:id="rId8" o:title=""/>
          </v:shape>
        </w:pict>
      </w:r>
    </w:p>
    <w:p w:rsidR="00B57390" w:rsidRPr="00DC7028" w:rsidRDefault="00B57390" w:rsidP="00011600">
      <w:pPr>
        <w:widowControl/>
        <w:shd w:val="clear" w:color="auto" w:fill="FFFFFF"/>
        <w:spacing w:after="337"/>
        <w:jc w:val="left"/>
        <w:rPr>
          <w:rFonts w:ascii="微软雅黑" w:hAnsi="微软雅黑" w:cs="宋体" w:hint="eastAsia"/>
          <w:color w:val="FFFFFF"/>
          <w:kern w:val="0"/>
          <w:sz w:val="10"/>
          <w:szCs w:val="10"/>
        </w:rPr>
      </w:pPr>
    </w:p>
    <w:p w:rsidR="00B57390" w:rsidRPr="00DC7028" w:rsidRDefault="00B57390" w:rsidP="00011600">
      <w:pPr>
        <w:widowControl/>
        <w:shd w:val="clear" w:color="auto" w:fill="FFFFFF"/>
        <w:spacing w:after="337"/>
        <w:jc w:val="left"/>
        <w:rPr>
          <w:rFonts w:ascii="微软雅黑" w:hAnsi="微软雅黑" w:cs="宋体" w:hint="eastAsia"/>
          <w:color w:val="FFFFFF"/>
          <w:kern w:val="0"/>
          <w:sz w:val="10"/>
          <w:szCs w:val="10"/>
        </w:rPr>
      </w:pPr>
    </w:p>
    <w:p w:rsidR="00B57390" w:rsidRPr="00DC7028" w:rsidRDefault="00B57390" w:rsidP="00011600">
      <w:pPr>
        <w:widowControl/>
        <w:shd w:val="clear" w:color="auto" w:fill="FFFFFF"/>
        <w:spacing w:after="337"/>
        <w:jc w:val="left"/>
        <w:rPr>
          <w:rFonts w:ascii="微软雅黑" w:hAnsi="微软雅黑" w:cs="宋体" w:hint="eastAsia"/>
          <w:color w:val="FFFFFF"/>
          <w:kern w:val="0"/>
          <w:sz w:val="10"/>
          <w:szCs w:val="10"/>
        </w:rPr>
      </w:pPr>
    </w:p>
    <w:p w:rsidR="00B57390" w:rsidRPr="00DC7028" w:rsidRDefault="00B57390" w:rsidP="00011600">
      <w:pPr>
        <w:widowControl/>
        <w:shd w:val="clear" w:color="auto" w:fill="FFFFFF"/>
        <w:spacing w:after="337"/>
        <w:jc w:val="left"/>
        <w:rPr>
          <w:rFonts w:ascii="微软雅黑" w:hAnsi="微软雅黑" w:cs="宋体" w:hint="eastAsia"/>
          <w:color w:val="FFFFFF"/>
          <w:kern w:val="0"/>
          <w:sz w:val="10"/>
          <w:szCs w:val="10"/>
        </w:rPr>
      </w:pPr>
    </w:p>
    <w:p w:rsidR="00B57390" w:rsidRPr="00DC7028" w:rsidRDefault="00B57390" w:rsidP="00011600">
      <w:pPr>
        <w:widowControl/>
        <w:shd w:val="clear" w:color="auto" w:fill="FFFFFF"/>
        <w:spacing w:after="337"/>
        <w:jc w:val="left"/>
        <w:rPr>
          <w:rFonts w:ascii="微软雅黑" w:hAnsi="微软雅黑" w:cs="宋体" w:hint="eastAsia"/>
          <w:color w:val="FFFFFF"/>
          <w:kern w:val="0"/>
          <w:sz w:val="10"/>
          <w:szCs w:val="10"/>
        </w:rPr>
      </w:pPr>
    </w:p>
    <w:p w:rsidR="00B57390" w:rsidRPr="00DC7028" w:rsidRDefault="00B57390" w:rsidP="00011600">
      <w:pPr>
        <w:widowControl/>
        <w:shd w:val="clear" w:color="auto" w:fill="FFFFFF"/>
        <w:spacing w:after="337"/>
        <w:jc w:val="left"/>
        <w:rPr>
          <w:rFonts w:ascii="微软雅黑" w:hAnsi="微软雅黑" w:cs="宋体" w:hint="eastAsia"/>
          <w:color w:val="FFFFFF"/>
          <w:kern w:val="0"/>
          <w:sz w:val="10"/>
          <w:szCs w:val="10"/>
        </w:rPr>
      </w:pPr>
    </w:p>
    <w:p w:rsidR="00B57390" w:rsidRPr="00DC7028" w:rsidRDefault="00B57390" w:rsidP="00011600">
      <w:pPr>
        <w:widowControl/>
        <w:shd w:val="clear" w:color="auto" w:fill="FFFFFF"/>
        <w:spacing w:after="337"/>
        <w:jc w:val="left"/>
        <w:rPr>
          <w:rFonts w:ascii="微软雅黑" w:hAnsi="微软雅黑" w:cs="宋体" w:hint="eastAsia"/>
          <w:color w:val="FFFFFF"/>
          <w:kern w:val="0"/>
          <w:sz w:val="10"/>
          <w:szCs w:val="10"/>
        </w:rPr>
      </w:pPr>
    </w:p>
    <w:p w:rsidR="00B57390" w:rsidRPr="00DC7028" w:rsidRDefault="00B57390" w:rsidP="00011600">
      <w:pPr>
        <w:widowControl/>
        <w:shd w:val="clear" w:color="auto" w:fill="FFFFFF"/>
        <w:spacing w:after="337"/>
        <w:jc w:val="left"/>
        <w:rPr>
          <w:rFonts w:ascii="微软雅黑" w:hAnsi="微软雅黑" w:cs="宋体" w:hint="eastAsia"/>
          <w:color w:val="FFFFFF"/>
          <w:kern w:val="0"/>
          <w:sz w:val="10"/>
          <w:szCs w:val="10"/>
        </w:rPr>
      </w:pPr>
      <w:r w:rsidRPr="00DC7028">
        <w:rPr>
          <w:rFonts w:ascii="微软雅黑" w:hAnsi="微软雅黑" w:cs="宋体"/>
          <w:color w:val="FFFFFF"/>
          <w:kern w:val="0"/>
          <w:sz w:val="10"/>
          <w:szCs w:val="10"/>
        </w:rPr>
        <w:t>人与人之间的距离虽然摸不着，看不见，但的的确确是一杆实实在在的秤。真与假，善与恶，美与丑，尽在秤杆上可以看出；人心的大小，胸怀的宽窄，拨一拨秤砣全然知晓。</w:t>
      </w:r>
    </w:p>
    <w:p w:rsidR="00B57390" w:rsidRPr="00DC7028" w:rsidRDefault="00B57390" w:rsidP="00011600">
      <w:pPr>
        <w:widowControl/>
        <w:shd w:val="clear" w:color="auto" w:fill="FFFFFF"/>
        <w:spacing w:after="337"/>
        <w:jc w:val="left"/>
        <w:rPr>
          <w:rFonts w:ascii="微软雅黑" w:hAnsi="微软雅黑" w:cs="宋体" w:hint="eastAsia"/>
          <w:color w:val="FFFFFF"/>
          <w:kern w:val="0"/>
          <w:sz w:val="10"/>
          <w:szCs w:val="10"/>
        </w:rPr>
      </w:pPr>
      <w:r w:rsidRPr="00DC7028">
        <w:rPr>
          <w:rFonts w:ascii="微软雅黑" w:hAnsi="微软雅黑" w:cs="宋体"/>
          <w:color w:val="FFFFFF"/>
          <w:kern w:val="0"/>
          <w:sz w:val="10"/>
          <w:szCs w:val="10"/>
        </w:rPr>
        <w:t xml:space="preserve">　　</w:t>
      </w:r>
      <w:r w:rsidRPr="00DC7028">
        <w:rPr>
          <w:rFonts w:ascii="微软雅黑" w:hAnsi="微软雅黑" w:cs="宋体"/>
          <w:b/>
          <w:bCs/>
          <w:color w:val="FFFFFF"/>
          <w:kern w:val="0"/>
          <w:sz w:val="10"/>
          <w:szCs w:val="10"/>
        </w:rPr>
        <w:t>人与人之间的距离，不可太近</w:t>
      </w:r>
      <w:r w:rsidRPr="00DC7028">
        <w:rPr>
          <w:rFonts w:ascii="微软雅黑" w:hAnsi="微软雅黑" w:cs="宋体"/>
          <w:color w:val="FFFFFF"/>
          <w:kern w:val="0"/>
          <w:sz w:val="10"/>
          <w:szCs w:val="10"/>
        </w:rPr>
        <w:t>。</w:t>
      </w:r>
    </w:p>
    <w:p w:rsidR="00B57390" w:rsidRPr="00DC7028" w:rsidRDefault="00B57390" w:rsidP="00011600">
      <w:pPr>
        <w:widowControl/>
        <w:shd w:val="clear" w:color="auto" w:fill="FFFFFF"/>
        <w:spacing w:after="337"/>
        <w:jc w:val="left"/>
        <w:rPr>
          <w:rFonts w:ascii="微软雅黑" w:hAnsi="微软雅黑" w:cs="宋体" w:hint="eastAsia"/>
          <w:color w:val="FFFFFF"/>
          <w:kern w:val="0"/>
          <w:sz w:val="10"/>
          <w:szCs w:val="10"/>
        </w:rPr>
      </w:pPr>
      <w:r w:rsidRPr="00DC7028">
        <w:rPr>
          <w:rFonts w:ascii="微软雅黑" w:hAnsi="微软雅黑" w:cs="宋体"/>
          <w:color w:val="FFFFFF"/>
          <w:kern w:val="0"/>
          <w:sz w:val="10"/>
          <w:szCs w:val="10"/>
        </w:rPr>
        <w:t xml:space="preserve">　　与人太近了，常常看人不清。一个人既有优点，也有缺点，所谓人无完人，金无赤足是也。初识时，走得太近就会模糊了不足，宠之；时间久了，原本的美丽之处也成了瑕疵，嫌之。</w:t>
      </w:r>
    </w:p>
    <w:p w:rsidR="00B57390" w:rsidRPr="00DC7028" w:rsidRDefault="00B57390" w:rsidP="00011600">
      <w:pPr>
        <w:widowControl/>
        <w:shd w:val="clear" w:color="auto" w:fill="FFFFFF"/>
        <w:spacing w:after="337"/>
        <w:jc w:val="left"/>
        <w:rPr>
          <w:rFonts w:ascii="微软雅黑" w:hAnsi="微软雅黑" w:cs="宋体" w:hint="eastAsia"/>
          <w:color w:val="FFFFFF"/>
          <w:kern w:val="0"/>
          <w:sz w:val="10"/>
          <w:szCs w:val="10"/>
        </w:rPr>
      </w:pPr>
      <w:r w:rsidRPr="00DC7028">
        <w:rPr>
          <w:rFonts w:ascii="微软雅黑" w:hAnsi="微软雅黑" w:cs="宋体"/>
          <w:color w:val="FFFFFF"/>
          <w:kern w:val="0"/>
          <w:sz w:val="10"/>
          <w:szCs w:val="10"/>
        </w:rPr>
        <w:t xml:space="preserve">　　与人太近了，便随手可得，有时得物，据为己有，太过贪财；有时得人，为己所用，也许贪色。贪财也好，贪色亦罢，都是一种贪心。</w:t>
      </w:r>
    </w:p>
    <w:p w:rsidR="00B57390" w:rsidRPr="00DC7028" w:rsidRDefault="00B57390" w:rsidP="00011600">
      <w:pPr>
        <w:widowControl/>
        <w:shd w:val="clear" w:color="auto" w:fill="FFFFFF"/>
        <w:spacing w:after="337"/>
        <w:jc w:val="left"/>
        <w:rPr>
          <w:rFonts w:ascii="微软雅黑" w:hAnsi="微软雅黑" w:cs="宋体" w:hint="eastAsia"/>
          <w:color w:val="FFFFFF"/>
          <w:kern w:val="0"/>
          <w:sz w:val="10"/>
          <w:szCs w:val="10"/>
        </w:rPr>
      </w:pPr>
      <w:r w:rsidRPr="00DC7028">
        <w:rPr>
          <w:rFonts w:ascii="微软雅黑" w:hAnsi="微软雅黑" w:cs="宋体"/>
          <w:color w:val="FFFFFF"/>
          <w:kern w:val="0"/>
          <w:sz w:val="10"/>
          <w:szCs w:val="10"/>
        </w:rPr>
        <w:t xml:space="preserve">　　与人太近了，最可悲的就是会把自己丢在别人身上，找不到自己的影子，忘了回家的路。</w:t>
      </w:r>
    </w:p>
    <w:p w:rsidR="00B57390" w:rsidRPr="00DC7028" w:rsidRDefault="00B57390" w:rsidP="00011600">
      <w:pPr>
        <w:widowControl/>
        <w:shd w:val="clear" w:color="auto" w:fill="FFFFFF"/>
        <w:spacing w:after="337"/>
        <w:jc w:val="left"/>
        <w:rPr>
          <w:rFonts w:ascii="微软雅黑" w:hAnsi="微软雅黑" w:cs="宋体" w:hint="eastAsia"/>
          <w:color w:val="FFFFFF"/>
          <w:kern w:val="0"/>
          <w:sz w:val="10"/>
          <w:szCs w:val="10"/>
        </w:rPr>
      </w:pPr>
      <w:r w:rsidRPr="00DC7028">
        <w:rPr>
          <w:rFonts w:ascii="微软雅黑" w:hAnsi="微软雅黑" w:cs="宋体"/>
          <w:color w:val="FFFFFF"/>
          <w:kern w:val="0"/>
          <w:sz w:val="10"/>
          <w:szCs w:val="10"/>
        </w:rPr>
        <w:t xml:space="preserve">　　这世上，根本没有零距离的人际关系，因为人总是有一份自私的，人与人之间太近的距离，易滋生事端，恩怨相随。所以，人与人相处的太近了，便渐渐相远。</w:t>
      </w:r>
    </w:p>
    <w:p w:rsidR="00B57390" w:rsidRPr="00DC7028" w:rsidRDefault="00B57390" w:rsidP="00011600">
      <w:pPr>
        <w:widowControl/>
        <w:shd w:val="clear" w:color="auto" w:fill="FFFFFF"/>
        <w:spacing w:after="337"/>
        <w:jc w:val="left"/>
        <w:rPr>
          <w:rFonts w:ascii="微软雅黑" w:hAnsi="微软雅黑" w:cs="宋体" w:hint="eastAsia"/>
          <w:color w:val="FFFFFF"/>
          <w:kern w:val="0"/>
          <w:sz w:val="10"/>
          <w:szCs w:val="10"/>
        </w:rPr>
      </w:pPr>
      <w:r w:rsidRPr="00DC7028">
        <w:rPr>
          <w:rFonts w:ascii="微软雅黑" w:hAnsi="微软雅黑" w:cs="宋体"/>
          <w:color w:val="FFFFFF"/>
          <w:kern w:val="0"/>
          <w:sz w:val="10"/>
          <w:szCs w:val="10"/>
        </w:rPr>
        <w:t xml:space="preserve">　　</w:t>
      </w:r>
      <w:r w:rsidRPr="00DC7028">
        <w:rPr>
          <w:rFonts w:ascii="微软雅黑" w:hAnsi="微软雅黑" w:cs="宋体"/>
          <w:b/>
          <w:bCs/>
          <w:color w:val="FFFFFF"/>
          <w:kern w:val="0"/>
          <w:sz w:val="10"/>
          <w:szCs w:val="10"/>
        </w:rPr>
        <w:t>人与人之间的距离也不可太远。</w:t>
      </w:r>
    </w:p>
    <w:p w:rsidR="00B57390" w:rsidRPr="00DC7028" w:rsidRDefault="00B57390" w:rsidP="00011600">
      <w:pPr>
        <w:widowControl/>
        <w:shd w:val="clear" w:color="auto" w:fill="FFFFFF"/>
        <w:spacing w:after="337"/>
        <w:jc w:val="left"/>
        <w:rPr>
          <w:rFonts w:ascii="微软雅黑" w:hAnsi="微软雅黑" w:cs="宋体" w:hint="eastAsia"/>
          <w:color w:val="FFFFFF"/>
          <w:kern w:val="0"/>
          <w:sz w:val="10"/>
          <w:szCs w:val="10"/>
        </w:rPr>
      </w:pPr>
      <w:r w:rsidRPr="00DC7028">
        <w:rPr>
          <w:rFonts w:ascii="微软雅黑" w:hAnsi="微软雅黑" w:cs="宋体"/>
          <w:color w:val="FFFFFF"/>
          <w:kern w:val="0"/>
          <w:sz w:val="10"/>
          <w:szCs w:val="10"/>
        </w:rPr>
        <w:t xml:space="preserve">　　太远了，就像放飞的风筝，过高断线。</w:t>
      </w:r>
    </w:p>
    <w:p w:rsidR="00B57390" w:rsidRPr="00DC7028" w:rsidRDefault="00B57390" w:rsidP="00011600">
      <w:pPr>
        <w:widowControl/>
        <w:shd w:val="clear" w:color="auto" w:fill="FFFFFF"/>
        <w:spacing w:after="337"/>
        <w:jc w:val="left"/>
        <w:rPr>
          <w:rFonts w:ascii="微软雅黑" w:hAnsi="微软雅黑" w:cs="宋体" w:hint="eastAsia"/>
          <w:color w:val="FFFFFF"/>
          <w:kern w:val="0"/>
          <w:sz w:val="10"/>
          <w:szCs w:val="10"/>
        </w:rPr>
      </w:pPr>
      <w:r w:rsidRPr="00DC7028">
        <w:rPr>
          <w:rFonts w:ascii="微软雅黑" w:hAnsi="微软雅黑" w:cs="宋体"/>
          <w:color w:val="FFFFFF"/>
          <w:kern w:val="0"/>
          <w:sz w:val="10"/>
          <w:szCs w:val="10"/>
        </w:rPr>
        <w:t xml:space="preserve">　　太远了，就像南徙的大雁，失群哀鸣。</w:t>
      </w:r>
    </w:p>
    <w:p w:rsidR="00B57390" w:rsidRPr="00DC7028" w:rsidRDefault="00B57390" w:rsidP="00011600">
      <w:pPr>
        <w:widowControl/>
        <w:shd w:val="clear" w:color="auto" w:fill="FFFFFF"/>
        <w:spacing w:after="337"/>
        <w:jc w:val="left"/>
        <w:rPr>
          <w:rFonts w:ascii="微软雅黑" w:hAnsi="微软雅黑" w:cs="宋体" w:hint="eastAsia"/>
          <w:color w:val="FFFFFF"/>
          <w:kern w:val="0"/>
          <w:sz w:val="10"/>
          <w:szCs w:val="10"/>
        </w:rPr>
      </w:pPr>
      <w:r w:rsidRPr="00DC7028">
        <w:rPr>
          <w:rFonts w:ascii="微软雅黑" w:hAnsi="微软雅黑" w:cs="宋体"/>
          <w:color w:val="FFFFFF"/>
          <w:kern w:val="0"/>
          <w:sz w:val="10"/>
          <w:szCs w:val="10"/>
        </w:rPr>
        <w:t xml:space="preserve">　　太远了，就像失联的旅人，形单影只。</w:t>
      </w:r>
    </w:p>
    <w:p w:rsidR="00B57390" w:rsidRPr="00DC7028" w:rsidRDefault="00B57390" w:rsidP="00011600">
      <w:pPr>
        <w:widowControl/>
        <w:shd w:val="clear" w:color="auto" w:fill="FFFFFF"/>
        <w:spacing w:after="337"/>
        <w:jc w:val="left"/>
        <w:rPr>
          <w:rFonts w:ascii="微软雅黑" w:hAnsi="微软雅黑" w:cs="宋体" w:hint="eastAsia"/>
          <w:color w:val="FFFFFF"/>
          <w:kern w:val="0"/>
          <w:sz w:val="10"/>
          <w:szCs w:val="10"/>
        </w:rPr>
      </w:pPr>
      <w:r w:rsidRPr="00DC7028">
        <w:rPr>
          <w:rFonts w:ascii="微软雅黑" w:hAnsi="微软雅黑" w:cs="宋体"/>
          <w:color w:val="FFFFFF"/>
          <w:kern w:val="0"/>
          <w:sz w:val="10"/>
          <w:szCs w:val="10"/>
        </w:rPr>
        <w:t xml:space="preserve">　　人与人之间的距离，有时，先远后近；有时，先近后远。这每次的变化之中，总是有一个难以忘记的故事或者一段难以割舍的情。</w:t>
      </w:r>
    </w:p>
    <w:p w:rsidR="00B57390" w:rsidRPr="00DC7028" w:rsidRDefault="00B57390" w:rsidP="00011600">
      <w:pPr>
        <w:widowControl/>
        <w:shd w:val="clear" w:color="auto" w:fill="FFFFFF"/>
        <w:spacing w:after="337"/>
        <w:jc w:val="left"/>
        <w:rPr>
          <w:rFonts w:ascii="微软雅黑" w:hAnsi="微软雅黑" w:cs="宋体" w:hint="eastAsia"/>
          <w:color w:val="FFFFFF"/>
          <w:kern w:val="0"/>
          <w:sz w:val="10"/>
          <w:szCs w:val="10"/>
        </w:rPr>
      </w:pPr>
      <w:r w:rsidRPr="00DC7028">
        <w:rPr>
          <w:rFonts w:ascii="微软雅黑" w:hAnsi="微软雅黑" w:cs="宋体"/>
          <w:color w:val="FFFFFF"/>
          <w:kern w:val="0"/>
          <w:sz w:val="10"/>
          <w:szCs w:val="10"/>
        </w:rPr>
        <w:t xml:space="preserve">　　有时候，人与人之间的距离，忽然间近了，其实还是远；忽然间远了，肯定是伤了谁。</w:t>
      </w:r>
    </w:p>
    <w:p w:rsidR="00B57390" w:rsidRPr="00DC7028" w:rsidRDefault="00B57390" w:rsidP="00011600">
      <w:pPr>
        <w:widowControl/>
        <w:shd w:val="clear" w:color="auto" w:fill="FFFFFF"/>
        <w:spacing w:after="337"/>
        <w:jc w:val="left"/>
        <w:rPr>
          <w:rFonts w:ascii="微软雅黑" w:hAnsi="微软雅黑" w:cs="宋体" w:hint="eastAsia"/>
          <w:color w:val="FFFFFF"/>
          <w:kern w:val="0"/>
          <w:sz w:val="10"/>
          <w:szCs w:val="10"/>
        </w:rPr>
      </w:pPr>
      <w:r w:rsidRPr="00DC7028">
        <w:rPr>
          <w:rFonts w:ascii="微软雅黑" w:hAnsi="微软雅黑" w:cs="宋体"/>
          <w:color w:val="FFFFFF"/>
          <w:kern w:val="0"/>
          <w:sz w:val="10"/>
          <w:szCs w:val="10"/>
        </w:rPr>
        <w:t xml:space="preserve">　　人与人之间的距离，如果是一份信笺，那是思念；如果是一个微笑，那是宽容；如果是一句问候，那是友谊；如果是一次付出，那是责任。这样的距离，即便是远，但也很近。</w:t>
      </w:r>
    </w:p>
    <w:p w:rsidR="00B57390" w:rsidRPr="00DC7028" w:rsidRDefault="00B57390" w:rsidP="00011600">
      <w:pPr>
        <w:widowControl/>
        <w:shd w:val="clear" w:color="auto" w:fill="FFFFFF"/>
        <w:spacing w:after="337"/>
        <w:jc w:val="left"/>
        <w:rPr>
          <w:rFonts w:ascii="微软雅黑" w:hAnsi="微软雅黑" w:cs="宋体" w:hint="eastAsia"/>
          <w:color w:val="FFFFFF"/>
          <w:kern w:val="0"/>
          <w:sz w:val="10"/>
          <w:szCs w:val="10"/>
        </w:rPr>
      </w:pPr>
      <w:r w:rsidRPr="00DC7028">
        <w:rPr>
          <w:rFonts w:ascii="微软雅黑" w:hAnsi="微软雅黑" w:cs="宋体"/>
          <w:color w:val="FFFFFF"/>
          <w:kern w:val="0"/>
          <w:sz w:val="10"/>
          <w:szCs w:val="10"/>
        </w:rPr>
        <w:t xml:space="preserve">　　最怕的，人与人之间的距离就是一句失真的谗言，一个不屑的眼神，一叠诱人的纸币，或者是一条无法逾越的深谷。这样的距离，即便是近，但也很远。</w:t>
      </w:r>
    </w:p>
    <w:p w:rsidR="00B57390" w:rsidRPr="00DC7028" w:rsidRDefault="00B57390" w:rsidP="00011600">
      <w:pPr>
        <w:widowControl/>
        <w:shd w:val="clear" w:color="auto" w:fill="FFFFFF"/>
        <w:spacing w:after="337"/>
        <w:jc w:val="left"/>
        <w:rPr>
          <w:rFonts w:ascii="微软雅黑" w:hAnsi="微软雅黑" w:cs="宋体" w:hint="eastAsia"/>
          <w:color w:val="FFFFFF"/>
          <w:kern w:val="0"/>
          <w:sz w:val="10"/>
          <w:szCs w:val="10"/>
        </w:rPr>
      </w:pPr>
      <w:r w:rsidRPr="00DC7028">
        <w:rPr>
          <w:rFonts w:ascii="微软雅黑" w:hAnsi="微软雅黑" w:cs="宋体"/>
          <w:color w:val="FFFFFF"/>
          <w:kern w:val="0"/>
          <w:sz w:val="10"/>
          <w:szCs w:val="10"/>
        </w:rPr>
        <w:t xml:space="preserve">　　人与人之间最美的距离，就是不远不近，远中有近，近中有远，远而不离开，近而不相丢。</w:t>
      </w:r>
    </w:p>
    <w:p w:rsidR="00B57390" w:rsidRPr="00DC7028" w:rsidRDefault="00B57390" w:rsidP="00011600">
      <w:pPr>
        <w:widowControl/>
        <w:shd w:val="clear" w:color="auto" w:fill="FFFFFF"/>
        <w:spacing w:after="337"/>
        <w:jc w:val="left"/>
        <w:rPr>
          <w:rFonts w:ascii="微软雅黑" w:hAnsi="微软雅黑" w:cs="宋体" w:hint="eastAsia"/>
          <w:color w:val="FFFFFF"/>
          <w:kern w:val="0"/>
          <w:sz w:val="10"/>
          <w:szCs w:val="10"/>
        </w:rPr>
      </w:pPr>
      <w:r w:rsidRPr="00DC7028">
        <w:rPr>
          <w:rFonts w:ascii="微软雅黑" w:hAnsi="微软雅黑" w:cs="宋体"/>
          <w:color w:val="FFFFFF"/>
          <w:kern w:val="0"/>
          <w:sz w:val="10"/>
          <w:szCs w:val="10"/>
        </w:rPr>
        <w:t xml:space="preserve">　　太远的距离，只需要一份宽容，就不会走得太远而行同陌人；太近的距离，只需要一份自尊，就不会走得太近而丢了自己。不远不近的距离，多像一朵艳丽的花，一首悦耳的歌，一首优美的诗。</w:t>
      </w:r>
    </w:p>
    <w:p w:rsidR="00B57390" w:rsidRPr="00DC7028" w:rsidRDefault="00B57390" w:rsidP="00011600">
      <w:pPr>
        <w:widowControl/>
        <w:shd w:val="clear" w:color="auto" w:fill="FFFFFF"/>
        <w:spacing w:after="337"/>
        <w:jc w:val="left"/>
        <w:rPr>
          <w:rFonts w:ascii="微软雅黑" w:hAnsi="微软雅黑" w:cs="宋体" w:hint="eastAsia"/>
          <w:color w:val="FFFFFF"/>
          <w:kern w:val="0"/>
          <w:sz w:val="10"/>
          <w:szCs w:val="10"/>
        </w:rPr>
      </w:pPr>
      <w:r w:rsidRPr="00DC7028">
        <w:rPr>
          <w:rFonts w:ascii="微软雅黑" w:hAnsi="微软雅黑" w:cs="宋体"/>
          <w:color w:val="FFFFFF"/>
          <w:kern w:val="0"/>
          <w:sz w:val="10"/>
          <w:szCs w:val="10"/>
        </w:rPr>
        <w:t xml:space="preserve">　　人生路上，每个人的相遇、相识，都是一份缘，我们都是相互之间不可或缺的伴。</w:t>
      </w:r>
    </w:p>
    <w:p w:rsidR="00B57390" w:rsidRPr="00DC7028" w:rsidRDefault="00B57390" w:rsidP="00011600">
      <w:pPr>
        <w:widowControl/>
        <w:shd w:val="clear" w:color="auto" w:fill="FFFFFF"/>
        <w:spacing w:after="337"/>
        <w:jc w:val="left"/>
        <w:rPr>
          <w:rFonts w:ascii="微软雅黑" w:hAnsi="微软雅黑" w:cs="宋体" w:hint="eastAsia"/>
          <w:color w:val="FFFFFF"/>
          <w:kern w:val="0"/>
          <w:sz w:val="10"/>
          <w:szCs w:val="10"/>
        </w:rPr>
      </w:pPr>
      <w:r w:rsidRPr="00DC7028">
        <w:rPr>
          <w:rFonts w:ascii="微软雅黑" w:hAnsi="微软雅黑" w:cs="宋体"/>
          <w:color w:val="FFFFFF"/>
          <w:kern w:val="0"/>
          <w:sz w:val="10"/>
          <w:szCs w:val="10"/>
        </w:rPr>
        <w:t>人与人之间的距离虽然摸不着，看不见，但的的确确是一杆实实在在的秤。真与假，善与恶，美与丑，尽在秤杆上可以看出；人心的大小，胸怀的宽窄，拨一拨秤砣全然知晓。</w:t>
      </w:r>
    </w:p>
    <w:p w:rsidR="00B57390" w:rsidRPr="00DC7028" w:rsidRDefault="00B57390" w:rsidP="00011600">
      <w:pPr>
        <w:widowControl/>
        <w:shd w:val="clear" w:color="auto" w:fill="FFFFFF"/>
        <w:spacing w:after="337"/>
        <w:jc w:val="left"/>
        <w:rPr>
          <w:rFonts w:ascii="微软雅黑" w:hAnsi="微软雅黑" w:cs="宋体" w:hint="eastAsia"/>
          <w:color w:val="FFFFFF"/>
          <w:kern w:val="0"/>
          <w:sz w:val="10"/>
          <w:szCs w:val="10"/>
        </w:rPr>
      </w:pPr>
      <w:r w:rsidRPr="00DC7028">
        <w:rPr>
          <w:rFonts w:ascii="微软雅黑" w:hAnsi="微软雅黑" w:cs="宋体"/>
          <w:color w:val="FFFFFF"/>
          <w:kern w:val="0"/>
          <w:sz w:val="10"/>
          <w:szCs w:val="10"/>
        </w:rPr>
        <w:t xml:space="preserve">　　</w:t>
      </w:r>
      <w:r w:rsidRPr="00DC7028">
        <w:rPr>
          <w:rFonts w:ascii="微软雅黑" w:hAnsi="微软雅黑" w:cs="宋体"/>
          <w:b/>
          <w:bCs/>
          <w:color w:val="FFFFFF"/>
          <w:kern w:val="0"/>
          <w:sz w:val="10"/>
          <w:szCs w:val="10"/>
        </w:rPr>
        <w:t>人与人之间的距离，不可太近</w:t>
      </w:r>
      <w:r w:rsidRPr="00DC7028">
        <w:rPr>
          <w:rFonts w:ascii="微软雅黑" w:hAnsi="微软雅黑" w:cs="宋体"/>
          <w:color w:val="FFFFFF"/>
          <w:kern w:val="0"/>
          <w:sz w:val="10"/>
          <w:szCs w:val="10"/>
        </w:rPr>
        <w:t>。</w:t>
      </w:r>
    </w:p>
    <w:p w:rsidR="00B57390" w:rsidRPr="00DC7028" w:rsidRDefault="00B57390" w:rsidP="00011600">
      <w:pPr>
        <w:widowControl/>
        <w:shd w:val="clear" w:color="auto" w:fill="FFFFFF"/>
        <w:spacing w:after="337"/>
        <w:jc w:val="left"/>
        <w:rPr>
          <w:rFonts w:ascii="微软雅黑" w:hAnsi="微软雅黑" w:cs="宋体" w:hint="eastAsia"/>
          <w:color w:val="FFFFFF"/>
          <w:kern w:val="0"/>
          <w:sz w:val="10"/>
          <w:szCs w:val="10"/>
        </w:rPr>
      </w:pPr>
      <w:r w:rsidRPr="00DC7028">
        <w:rPr>
          <w:rFonts w:ascii="微软雅黑" w:hAnsi="微软雅黑" w:cs="宋体"/>
          <w:color w:val="FFFFFF"/>
          <w:kern w:val="0"/>
          <w:sz w:val="10"/>
          <w:szCs w:val="10"/>
        </w:rPr>
        <w:t xml:space="preserve">　　与人太近了，常常看人不清。一个人既有优点，也有缺点，所谓人无完人，金无赤足是也。初识时，走得太近就会模糊了不足，宠之；时间久了，原本的美丽之处也成了瑕疵，嫌之。</w:t>
      </w:r>
    </w:p>
    <w:p w:rsidR="00B57390" w:rsidRPr="00DC7028" w:rsidRDefault="00B57390" w:rsidP="00011600">
      <w:pPr>
        <w:widowControl/>
        <w:shd w:val="clear" w:color="auto" w:fill="FFFFFF"/>
        <w:spacing w:after="337"/>
        <w:jc w:val="left"/>
        <w:rPr>
          <w:rFonts w:ascii="微软雅黑" w:hAnsi="微软雅黑" w:cs="宋体" w:hint="eastAsia"/>
          <w:color w:val="FFFFFF"/>
          <w:kern w:val="0"/>
          <w:sz w:val="10"/>
          <w:szCs w:val="10"/>
        </w:rPr>
      </w:pPr>
      <w:r w:rsidRPr="00DC7028">
        <w:rPr>
          <w:rFonts w:ascii="微软雅黑" w:hAnsi="微软雅黑" w:cs="宋体"/>
          <w:color w:val="FFFFFF"/>
          <w:kern w:val="0"/>
          <w:sz w:val="10"/>
          <w:szCs w:val="10"/>
        </w:rPr>
        <w:t xml:space="preserve">　　与人太近了，便随手可得，有时得物，据为己有，太过贪财；有时得人，为己所用，也许贪色。贪财也好，贪色亦罢，都是一种贪心。</w:t>
      </w:r>
    </w:p>
    <w:p w:rsidR="00B57390" w:rsidRPr="00DC7028" w:rsidRDefault="00B57390" w:rsidP="00011600">
      <w:pPr>
        <w:widowControl/>
        <w:shd w:val="clear" w:color="auto" w:fill="FFFFFF"/>
        <w:spacing w:after="337"/>
        <w:jc w:val="left"/>
        <w:rPr>
          <w:rFonts w:ascii="微软雅黑" w:hAnsi="微软雅黑" w:cs="宋体" w:hint="eastAsia"/>
          <w:color w:val="FFFFFF"/>
          <w:kern w:val="0"/>
          <w:sz w:val="10"/>
          <w:szCs w:val="10"/>
        </w:rPr>
      </w:pPr>
      <w:r w:rsidRPr="00DC7028">
        <w:rPr>
          <w:rFonts w:ascii="微软雅黑" w:hAnsi="微软雅黑" w:cs="宋体"/>
          <w:color w:val="FFFFFF"/>
          <w:kern w:val="0"/>
          <w:sz w:val="10"/>
          <w:szCs w:val="10"/>
        </w:rPr>
        <w:t xml:space="preserve">　　与人太近了，最可悲的就是会把自己丢在别人身上，找不到自己的影子，忘了回家的路。</w:t>
      </w:r>
    </w:p>
    <w:p w:rsidR="00B57390" w:rsidRPr="00DC7028" w:rsidRDefault="00B57390" w:rsidP="00011600">
      <w:pPr>
        <w:widowControl/>
        <w:shd w:val="clear" w:color="auto" w:fill="FFFFFF"/>
        <w:spacing w:after="337"/>
        <w:jc w:val="left"/>
        <w:rPr>
          <w:rFonts w:ascii="微软雅黑" w:hAnsi="微软雅黑" w:cs="宋体" w:hint="eastAsia"/>
          <w:color w:val="FFFFFF"/>
          <w:kern w:val="0"/>
          <w:sz w:val="10"/>
          <w:szCs w:val="10"/>
        </w:rPr>
      </w:pPr>
      <w:r w:rsidRPr="00DC7028">
        <w:rPr>
          <w:rFonts w:ascii="微软雅黑" w:hAnsi="微软雅黑" w:cs="宋体"/>
          <w:color w:val="FFFFFF"/>
          <w:kern w:val="0"/>
          <w:sz w:val="10"/>
          <w:szCs w:val="10"/>
        </w:rPr>
        <w:t xml:space="preserve">　　这世上，根本没有零距离的人际关系，因为人总是有一份自私的，人与人之间太近的距离，易滋生事端，恩怨相随。所以，人与人相处的太近了，便渐渐相远。</w:t>
      </w:r>
    </w:p>
    <w:p w:rsidR="00B57390" w:rsidRPr="00DC7028" w:rsidRDefault="00B57390" w:rsidP="00011600">
      <w:pPr>
        <w:widowControl/>
        <w:shd w:val="clear" w:color="auto" w:fill="FFFFFF"/>
        <w:spacing w:after="337"/>
        <w:jc w:val="left"/>
        <w:rPr>
          <w:rFonts w:ascii="微软雅黑" w:hAnsi="微软雅黑" w:cs="宋体" w:hint="eastAsia"/>
          <w:color w:val="FFFFFF"/>
          <w:kern w:val="0"/>
          <w:sz w:val="10"/>
          <w:szCs w:val="10"/>
        </w:rPr>
      </w:pPr>
      <w:r w:rsidRPr="00DC7028">
        <w:rPr>
          <w:rFonts w:ascii="微软雅黑" w:hAnsi="微软雅黑" w:cs="宋体"/>
          <w:color w:val="FFFFFF"/>
          <w:kern w:val="0"/>
          <w:sz w:val="10"/>
          <w:szCs w:val="10"/>
        </w:rPr>
        <w:t xml:space="preserve">　　</w:t>
      </w:r>
      <w:r w:rsidRPr="00DC7028">
        <w:rPr>
          <w:rFonts w:ascii="微软雅黑" w:hAnsi="微软雅黑" w:cs="宋体"/>
          <w:b/>
          <w:bCs/>
          <w:color w:val="FFFFFF"/>
          <w:kern w:val="0"/>
          <w:sz w:val="10"/>
          <w:szCs w:val="10"/>
        </w:rPr>
        <w:t>人与人之间的距离也不可太远。</w:t>
      </w:r>
    </w:p>
    <w:p w:rsidR="00B57390" w:rsidRPr="00DC7028" w:rsidRDefault="00B57390" w:rsidP="00011600">
      <w:pPr>
        <w:widowControl/>
        <w:shd w:val="clear" w:color="auto" w:fill="FFFFFF"/>
        <w:spacing w:after="337"/>
        <w:jc w:val="left"/>
        <w:rPr>
          <w:rFonts w:ascii="微软雅黑" w:hAnsi="微软雅黑" w:cs="宋体" w:hint="eastAsia"/>
          <w:color w:val="FFFFFF"/>
          <w:kern w:val="0"/>
          <w:sz w:val="10"/>
          <w:szCs w:val="10"/>
        </w:rPr>
      </w:pPr>
      <w:r w:rsidRPr="00DC7028">
        <w:rPr>
          <w:rFonts w:ascii="微软雅黑" w:hAnsi="微软雅黑" w:cs="宋体"/>
          <w:color w:val="FFFFFF"/>
          <w:kern w:val="0"/>
          <w:sz w:val="10"/>
          <w:szCs w:val="10"/>
        </w:rPr>
        <w:t xml:space="preserve">　　太远了，就像放飞的风筝，过高断线。</w:t>
      </w:r>
    </w:p>
    <w:p w:rsidR="00B57390" w:rsidRPr="00DC7028" w:rsidRDefault="00B57390" w:rsidP="00011600">
      <w:pPr>
        <w:widowControl/>
        <w:shd w:val="clear" w:color="auto" w:fill="FFFFFF"/>
        <w:spacing w:after="337"/>
        <w:jc w:val="left"/>
        <w:rPr>
          <w:rFonts w:ascii="微软雅黑" w:hAnsi="微软雅黑" w:cs="宋体" w:hint="eastAsia"/>
          <w:color w:val="FFFFFF"/>
          <w:kern w:val="0"/>
          <w:sz w:val="10"/>
          <w:szCs w:val="10"/>
        </w:rPr>
      </w:pPr>
      <w:r w:rsidRPr="00DC7028">
        <w:rPr>
          <w:rFonts w:ascii="微软雅黑" w:hAnsi="微软雅黑" w:cs="宋体"/>
          <w:color w:val="FFFFFF"/>
          <w:kern w:val="0"/>
          <w:sz w:val="10"/>
          <w:szCs w:val="10"/>
        </w:rPr>
        <w:t xml:space="preserve">　　太远了，就像南徙的大雁，失群哀鸣。</w:t>
      </w:r>
    </w:p>
    <w:p w:rsidR="00B57390" w:rsidRPr="00DC7028" w:rsidRDefault="00B57390" w:rsidP="00011600">
      <w:pPr>
        <w:widowControl/>
        <w:shd w:val="clear" w:color="auto" w:fill="FFFFFF"/>
        <w:spacing w:after="337"/>
        <w:jc w:val="left"/>
        <w:rPr>
          <w:rFonts w:ascii="微软雅黑" w:hAnsi="微软雅黑" w:cs="宋体" w:hint="eastAsia"/>
          <w:color w:val="FFFFFF"/>
          <w:kern w:val="0"/>
          <w:sz w:val="10"/>
          <w:szCs w:val="10"/>
        </w:rPr>
      </w:pPr>
      <w:r w:rsidRPr="00DC7028">
        <w:rPr>
          <w:rFonts w:ascii="微软雅黑" w:hAnsi="微软雅黑" w:cs="宋体"/>
          <w:color w:val="FFFFFF"/>
          <w:kern w:val="0"/>
          <w:sz w:val="10"/>
          <w:szCs w:val="10"/>
        </w:rPr>
        <w:t xml:space="preserve">　　太远了，就像失联的旅人，形单影只。</w:t>
      </w:r>
    </w:p>
    <w:p w:rsidR="00B57390" w:rsidRPr="00DC7028" w:rsidRDefault="00B57390" w:rsidP="00011600">
      <w:pPr>
        <w:widowControl/>
        <w:shd w:val="clear" w:color="auto" w:fill="FFFFFF"/>
        <w:spacing w:after="337"/>
        <w:jc w:val="left"/>
        <w:rPr>
          <w:rFonts w:ascii="微软雅黑" w:hAnsi="微软雅黑" w:cs="宋体" w:hint="eastAsia"/>
          <w:color w:val="FFFFFF"/>
          <w:kern w:val="0"/>
          <w:sz w:val="10"/>
          <w:szCs w:val="10"/>
        </w:rPr>
      </w:pPr>
      <w:r w:rsidRPr="00DC7028">
        <w:rPr>
          <w:rFonts w:ascii="微软雅黑" w:hAnsi="微软雅黑" w:cs="宋体"/>
          <w:color w:val="FFFFFF"/>
          <w:kern w:val="0"/>
          <w:sz w:val="10"/>
          <w:szCs w:val="10"/>
        </w:rPr>
        <w:t xml:space="preserve">　　人与人之间的距离，有时，先远后近；有时，先近后远。这每次的变化之中，总是有一个难以忘记的故事或者一段难以割舍的情。</w:t>
      </w:r>
    </w:p>
    <w:p w:rsidR="00B57390" w:rsidRPr="00DC7028" w:rsidRDefault="00B57390" w:rsidP="00011600">
      <w:pPr>
        <w:widowControl/>
        <w:shd w:val="clear" w:color="auto" w:fill="FFFFFF"/>
        <w:spacing w:after="337"/>
        <w:jc w:val="left"/>
        <w:rPr>
          <w:rFonts w:ascii="微软雅黑" w:hAnsi="微软雅黑" w:cs="宋体" w:hint="eastAsia"/>
          <w:color w:val="FFFFFF"/>
          <w:kern w:val="0"/>
          <w:sz w:val="10"/>
          <w:szCs w:val="10"/>
        </w:rPr>
      </w:pPr>
      <w:r w:rsidRPr="00DC7028">
        <w:rPr>
          <w:rFonts w:ascii="微软雅黑" w:hAnsi="微软雅黑" w:cs="宋体"/>
          <w:color w:val="FFFFFF"/>
          <w:kern w:val="0"/>
          <w:sz w:val="10"/>
          <w:szCs w:val="10"/>
        </w:rPr>
        <w:t xml:space="preserve">　　有时候，人与人之间的距离，忽然间近了，其实还是远；忽然间远了，肯定是伤了谁。</w:t>
      </w:r>
    </w:p>
    <w:p w:rsidR="00B57390" w:rsidRPr="00DC7028" w:rsidRDefault="00B57390" w:rsidP="00011600">
      <w:pPr>
        <w:widowControl/>
        <w:shd w:val="clear" w:color="auto" w:fill="FFFFFF"/>
        <w:spacing w:after="337"/>
        <w:jc w:val="left"/>
        <w:rPr>
          <w:rFonts w:ascii="微软雅黑" w:hAnsi="微软雅黑" w:cs="宋体" w:hint="eastAsia"/>
          <w:color w:val="FFFFFF"/>
          <w:kern w:val="0"/>
          <w:sz w:val="10"/>
          <w:szCs w:val="10"/>
        </w:rPr>
      </w:pPr>
      <w:r w:rsidRPr="00DC7028">
        <w:rPr>
          <w:rFonts w:ascii="微软雅黑" w:hAnsi="微软雅黑" w:cs="宋体"/>
          <w:color w:val="FFFFFF"/>
          <w:kern w:val="0"/>
          <w:sz w:val="10"/>
          <w:szCs w:val="10"/>
        </w:rPr>
        <w:t xml:space="preserve">　　人与人之间的距离，如果是一份信笺，那是思念；如果是一个微笑，那是宽容；如果是一句问候，那是友谊；如果是一次付出，那是责任。这样的距离，即便是远，但也很近。</w:t>
      </w:r>
    </w:p>
    <w:p w:rsidR="00B57390" w:rsidRPr="00DC7028" w:rsidRDefault="00B57390" w:rsidP="00011600">
      <w:pPr>
        <w:widowControl/>
        <w:shd w:val="clear" w:color="auto" w:fill="FFFFFF"/>
        <w:spacing w:after="337"/>
        <w:jc w:val="left"/>
        <w:rPr>
          <w:rFonts w:ascii="微软雅黑" w:hAnsi="微软雅黑" w:cs="宋体" w:hint="eastAsia"/>
          <w:color w:val="FFFFFF"/>
          <w:kern w:val="0"/>
          <w:sz w:val="10"/>
          <w:szCs w:val="10"/>
        </w:rPr>
      </w:pPr>
      <w:r w:rsidRPr="00DC7028">
        <w:rPr>
          <w:rFonts w:ascii="微软雅黑" w:hAnsi="微软雅黑" w:cs="宋体"/>
          <w:color w:val="FFFFFF"/>
          <w:kern w:val="0"/>
          <w:sz w:val="10"/>
          <w:szCs w:val="10"/>
        </w:rPr>
        <w:t xml:space="preserve">　　最怕的，人与人之间的距离就是一句失真的谗言，一个不屑的眼神，一叠诱人的纸币，或者是一条无法逾越的深谷。这样的距离，即便是近，但也很远。</w:t>
      </w:r>
    </w:p>
    <w:p w:rsidR="00B57390" w:rsidRPr="00DC7028" w:rsidRDefault="00B57390" w:rsidP="00011600">
      <w:pPr>
        <w:widowControl/>
        <w:shd w:val="clear" w:color="auto" w:fill="FFFFFF"/>
        <w:spacing w:after="337"/>
        <w:jc w:val="left"/>
        <w:rPr>
          <w:rFonts w:ascii="微软雅黑" w:hAnsi="微软雅黑" w:cs="宋体" w:hint="eastAsia"/>
          <w:color w:val="FFFFFF"/>
          <w:kern w:val="0"/>
          <w:sz w:val="10"/>
          <w:szCs w:val="10"/>
        </w:rPr>
      </w:pPr>
      <w:r w:rsidRPr="00DC7028">
        <w:rPr>
          <w:rFonts w:ascii="微软雅黑" w:hAnsi="微软雅黑" w:cs="宋体"/>
          <w:color w:val="FFFFFF"/>
          <w:kern w:val="0"/>
          <w:sz w:val="10"/>
          <w:szCs w:val="10"/>
        </w:rPr>
        <w:t xml:space="preserve">　　人与人之间最美的距离，就是不远不近，远中有近，近中有远，远而不离开，近而不相丢。</w:t>
      </w:r>
    </w:p>
    <w:p w:rsidR="00B57390" w:rsidRPr="00DC7028" w:rsidRDefault="00B57390" w:rsidP="00011600">
      <w:pPr>
        <w:widowControl/>
        <w:shd w:val="clear" w:color="auto" w:fill="FFFFFF"/>
        <w:spacing w:after="337"/>
        <w:jc w:val="left"/>
        <w:rPr>
          <w:rFonts w:ascii="微软雅黑" w:hAnsi="微软雅黑" w:cs="宋体" w:hint="eastAsia"/>
          <w:color w:val="FFFFFF"/>
          <w:kern w:val="0"/>
          <w:sz w:val="10"/>
          <w:szCs w:val="10"/>
        </w:rPr>
      </w:pPr>
      <w:r w:rsidRPr="00DC7028">
        <w:rPr>
          <w:rFonts w:ascii="微软雅黑" w:hAnsi="微软雅黑" w:cs="宋体"/>
          <w:color w:val="FFFFFF"/>
          <w:kern w:val="0"/>
          <w:sz w:val="10"/>
          <w:szCs w:val="10"/>
        </w:rPr>
        <w:t xml:space="preserve">　　太远的距离，只需要一份宽容，就不会走得太远而行同陌人；太近的距离，只需要一份自尊，就不会走得太近而丢了自己。不远不近的距离，多像一朵艳丽的花，一首悦耳的歌，一首优美的诗。</w:t>
      </w:r>
    </w:p>
    <w:p w:rsidR="00B57390" w:rsidRPr="00DC7028" w:rsidRDefault="00B57390" w:rsidP="00011600">
      <w:pPr>
        <w:widowControl/>
        <w:shd w:val="clear" w:color="auto" w:fill="FFFFFF"/>
        <w:spacing w:after="337"/>
        <w:jc w:val="left"/>
        <w:rPr>
          <w:rFonts w:ascii="微软雅黑" w:hAnsi="微软雅黑" w:cs="宋体" w:hint="eastAsia"/>
          <w:color w:val="FFFFFF"/>
          <w:kern w:val="0"/>
          <w:sz w:val="10"/>
          <w:szCs w:val="10"/>
        </w:rPr>
      </w:pPr>
      <w:r w:rsidRPr="00DC7028">
        <w:rPr>
          <w:rFonts w:ascii="微软雅黑" w:hAnsi="微软雅黑" w:cs="宋体"/>
          <w:color w:val="FFFFFF"/>
          <w:kern w:val="0"/>
          <w:sz w:val="10"/>
          <w:szCs w:val="10"/>
        </w:rPr>
        <w:t xml:space="preserve">　　人生路上，每个人的相遇、相识，都是一份缘，我们都是相互之间不可或缺的伴。</w:t>
      </w:r>
    </w:p>
    <w:p w:rsidR="00B57390" w:rsidRPr="00DC7028" w:rsidRDefault="00B57390" w:rsidP="00011600">
      <w:pPr>
        <w:rPr>
          <w:color w:val="FFFFFF"/>
          <w:sz w:val="10"/>
          <w:szCs w:val="10"/>
        </w:rPr>
      </w:pPr>
    </w:p>
    <w:p w:rsidR="00B57390" w:rsidRPr="00DC7028" w:rsidRDefault="00B57390" w:rsidP="00011600">
      <w:pPr>
        <w:rPr>
          <w:color w:val="FFFFFF"/>
          <w:sz w:val="10"/>
          <w:szCs w:val="10"/>
        </w:rPr>
      </w:pPr>
    </w:p>
    <w:p w:rsidR="00B57390" w:rsidRPr="00DC7028" w:rsidRDefault="00B57390" w:rsidP="00011600">
      <w:pPr>
        <w:rPr>
          <w:color w:val="FFFFFF"/>
          <w:sz w:val="10"/>
          <w:szCs w:val="10"/>
        </w:rPr>
      </w:pPr>
    </w:p>
    <w:p w:rsidR="00B57390" w:rsidRPr="00DC7028" w:rsidRDefault="00B57390" w:rsidP="00011600">
      <w:pPr>
        <w:rPr>
          <w:color w:val="FFFFFF"/>
          <w:sz w:val="10"/>
          <w:szCs w:val="10"/>
        </w:rPr>
      </w:pPr>
    </w:p>
    <w:p w:rsidR="00B57390" w:rsidRPr="00DC7028" w:rsidRDefault="00B57390" w:rsidP="00011600">
      <w:pPr>
        <w:rPr>
          <w:color w:val="FFFFFF"/>
          <w:sz w:val="10"/>
          <w:szCs w:val="10"/>
        </w:rPr>
      </w:pPr>
    </w:p>
    <w:p w:rsidR="00B57390" w:rsidRPr="00DC7028" w:rsidRDefault="00B57390" w:rsidP="00011600">
      <w:pPr>
        <w:rPr>
          <w:color w:val="FFFFFF"/>
          <w:sz w:val="10"/>
          <w:szCs w:val="10"/>
        </w:rPr>
      </w:pPr>
    </w:p>
    <w:p w:rsidR="00B57390" w:rsidRPr="00DC7028" w:rsidRDefault="00B57390" w:rsidP="00011600">
      <w:pPr>
        <w:rPr>
          <w:color w:val="FFFFFF"/>
          <w:sz w:val="10"/>
          <w:szCs w:val="10"/>
        </w:rPr>
      </w:pPr>
    </w:p>
    <w:p w:rsidR="00B57390" w:rsidRPr="00DC7028" w:rsidRDefault="00011600" w:rsidP="00011600">
      <w:pPr>
        <w:rPr>
          <w:color w:val="FFFFFF"/>
          <w:sz w:val="10"/>
          <w:szCs w:val="10"/>
        </w:rPr>
      </w:pPr>
      <w:r w:rsidRPr="00011600">
        <w:rPr>
          <w:noProof/>
          <w:color w:val="FFFFFF"/>
          <w:sz w:val="10"/>
          <w:szCs w:val="10"/>
        </w:rPr>
        <w:pict>
          <v:shape id="图片 7" o:spid="_x0000_i1027" type="#_x0000_t75" style="width:415.2pt;height:97.8pt;visibility:visible">
            <v:imagedata r:id="rId9" o:title=""/>
          </v:shape>
        </w:pict>
      </w:r>
    </w:p>
    <w:p w:rsidR="00B57390" w:rsidRPr="00DC7028" w:rsidRDefault="00B57390" w:rsidP="00011600">
      <w:pPr>
        <w:rPr>
          <w:color w:val="FFFFFF"/>
          <w:sz w:val="10"/>
          <w:szCs w:val="10"/>
        </w:rPr>
      </w:pPr>
    </w:p>
    <w:p w:rsidR="00B57390" w:rsidRPr="00DC7028" w:rsidRDefault="00B57390" w:rsidP="00011600">
      <w:pPr>
        <w:rPr>
          <w:color w:val="FFFFFF"/>
          <w:sz w:val="10"/>
          <w:szCs w:val="10"/>
        </w:rPr>
      </w:pPr>
    </w:p>
    <w:p w:rsidR="00B57390" w:rsidRPr="00DC7028" w:rsidRDefault="00B57390" w:rsidP="00011600">
      <w:pPr>
        <w:rPr>
          <w:color w:val="FFFFFF"/>
          <w:sz w:val="10"/>
          <w:szCs w:val="10"/>
        </w:rPr>
      </w:pPr>
    </w:p>
    <w:p w:rsidR="00B57390" w:rsidRPr="00DC7028" w:rsidRDefault="00B57390" w:rsidP="00011600">
      <w:pPr>
        <w:rPr>
          <w:color w:val="FFFFFF"/>
          <w:sz w:val="10"/>
          <w:szCs w:val="10"/>
        </w:rPr>
      </w:pPr>
    </w:p>
    <w:p w:rsidR="00B57390" w:rsidRPr="00DC7028" w:rsidRDefault="00B57390" w:rsidP="00011600">
      <w:pPr>
        <w:rPr>
          <w:color w:val="FFFFFF"/>
          <w:sz w:val="10"/>
          <w:szCs w:val="10"/>
        </w:rPr>
      </w:pPr>
    </w:p>
    <w:p w:rsidR="00B57390" w:rsidRPr="00DC7028" w:rsidRDefault="00B57390" w:rsidP="00011600">
      <w:pPr>
        <w:rPr>
          <w:color w:val="FFFFFF"/>
          <w:sz w:val="10"/>
          <w:szCs w:val="10"/>
        </w:rPr>
      </w:pPr>
    </w:p>
    <w:p w:rsidR="00B57390" w:rsidRPr="00DC7028" w:rsidRDefault="00011600" w:rsidP="00011600">
      <w:pPr>
        <w:rPr>
          <w:color w:val="FFFFFF"/>
          <w:sz w:val="10"/>
          <w:szCs w:val="10"/>
        </w:rPr>
      </w:pPr>
      <w:r w:rsidRPr="00011600">
        <w:rPr>
          <w:noProof/>
          <w:color w:val="FFFFFF"/>
          <w:sz w:val="10"/>
          <w:szCs w:val="10"/>
        </w:rPr>
        <w:pict>
          <v:shape id="图片 10" o:spid="_x0000_i1028" type="#_x0000_t75" style="width:279.6pt;height:400.2pt;visibility:visible">
            <v:imagedata r:id="rId10" o:title=""/>
          </v:shape>
        </w:pict>
      </w:r>
    </w:p>
    <w:p w:rsidR="009A7675" w:rsidRPr="00A26D6C" w:rsidRDefault="009A7675" w:rsidP="002A34BF">
      <w:pPr>
        <w:spacing w:line="360" w:lineRule="auto"/>
      </w:pPr>
    </w:p>
    <w:sectPr w:rsidR="009A7675" w:rsidRPr="00A26D6C" w:rsidSect="00F41CFC">
      <w:headerReference w:type="default" r:id="rId11"/>
      <w:footerReference w:type="default" r:id="rId12"/>
      <w:pgSz w:w="11906" w:h="16840" w:code="9"/>
      <w:pgMar w:top="1440" w:right="1797" w:bottom="1400" w:left="1797" w:header="851" w:footer="992" w:gutter="0"/>
      <w:pgNumType w:start="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718C9" w:rsidRDefault="003718C9">
      <w:r>
        <w:separator/>
      </w:r>
    </w:p>
  </w:endnote>
  <w:endnote w:type="continuationSeparator" w:id="0">
    <w:p w:rsidR="003718C9" w:rsidRDefault="003718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_GB2312">
    <w:altName w:val="微软雅黑"/>
    <w:charset w:val="86"/>
    <w:family w:val="modern"/>
    <w:pitch w:val="fixed"/>
    <w:sig w:usb0="00000000" w:usb1="080E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57390" w:rsidRDefault="00B57390" w:rsidP="00011600">
    <w:pPr>
      <w:spacing w:line="220" w:lineRule="atLeast"/>
    </w:pPr>
  </w:p>
  <w:p w:rsidR="0031424D" w:rsidRPr="00B57390" w:rsidRDefault="0031424D" w:rsidP="00B57390">
    <w:pPr>
      <w:pStyle w:val="a3"/>
      <w:rPr>
        <w:rStyle w:val="a5"/>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718C9" w:rsidRDefault="003718C9">
      <w:r>
        <w:separator/>
      </w:r>
    </w:p>
  </w:footnote>
  <w:footnote w:type="continuationSeparator" w:id="0">
    <w:p w:rsidR="003718C9" w:rsidRDefault="003718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57390" w:rsidRDefault="00B57390" w:rsidP="00011600">
    <w:pPr>
      <w:spacing w:line="220" w:lineRule="atLeast"/>
    </w:pPr>
  </w:p>
  <w:p w:rsidR="0031424D" w:rsidRPr="00B57390" w:rsidRDefault="0031424D" w:rsidP="00B57390">
    <w:pPr>
      <w:pStyle w:val="a4"/>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633343"/>
    <w:multiLevelType w:val="hybridMultilevel"/>
    <w:tmpl w:val="76A062E2"/>
    <w:lvl w:ilvl="0" w:tplc="C97E795E">
      <w:start w:val="1"/>
      <w:numFmt w:val="japaneseCounting"/>
      <w:lvlText w:val="（%1）"/>
      <w:lvlJc w:val="left"/>
      <w:pPr>
        <w:ind w:left="1120" w:hanging="72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 w15:restartNumberingAfterBreak="0">
    <w:nsid w:val="69C7437A"/>
    <w:multiLevelType w:val="hybridMultilevel"/>
    <w:tmpl w:val="68923042"/>
    <w:lvl w:ilvl="0" w:tplc="C89C7DAA">
      <w:start w:val="1"/>
      <w:numFmt w:val="decimal"/>
      <w:lvlText w:val="%1）"/>
      <w:lvlJc w:val="left"/>
      <w:pPr>
        <w:ind w:left="1480" w:hanging="360"/>
      </w:pPr>
      <w:rPr>
        <w:rFonts w:hint="default"/>
      </w:rPr>
    </w:lvl>
    <w:lvl w:ilvl="1" w:tplc="04090019" w:tentative="1">
      <w:start w:val="1"/>
      <w:numFmt w:val="upperLetter"/>
      <w:lvlText w:val="%2."/>
      <w:lvlJc w:val="left"/>
      <w:pPr>
        <w:ind w:left="1920" w:hanging="400"/>
      </w:pPr>
    </w:lvl>
    <w:lvl w:ilvl="2" w:tplc="0409001B" w:tentative="1">
      <w:start w:val="1"/>
      <w:numFmt w:val="lowerRoman"/>
      <w:lvlText w:val="%3."/>
      <w:lvlJc w:val="right"/>
      <w:pPr>
        <w:ind w:left="2320" w:hanging="400"/>
      </w:pPr>
    </w:lvl>
    <w:lvl w:ilvl="3" w:tplc="0409000F" w:tentative="1">
      <w:start w:val="1"/>
      <w:numFmt w:val="decimal"/>
      <w:lvlText w:val="%4."/>
      <w:lvlJc w:val="left"/>
      <w:pPr>
        <w:ind w:left="2720" w:hanging="400"/>
      </w:pPr>
    </w:lvl>
    <w:lvl w:ilvl="4" w:tplc="04090019" w:tentative="1">
      <w:start w:val="1"/>
      <w:numFmt w:val="upperLetter"/>
      <w:lvlText w:val="%5."/>
      <w:lvlJc w:val="left"/>
      <w:pPr>
        <w:ind w:left="3120" w:hanging="400"/>
      </w:pPr>
    </w:lvl>
    <w:lvl w:ilvl="5" w:tplc="0409001B" w:tentative="1">
      <w:start w:val="1"/>
      <w:numFmt w:val="lowerRoman"/>
      <w:lvlText w:val="%6."/>
      <w:lvlJc w:val="right"/>
      <w:pPr>
        <w:ind w:left="3520" w:hanging="400"/>
      </w:pPr>
    </w:lvl>
    <w:lvl w:ilvl="6" w:tplc="0409000F" w:tentative="1">
      <w:start w:val="1"/>
      <w:numFmt w:val="decimal"/>
      <w:lvlText w:val="%7."/>
      <w:lvlJc w:val="left"/>
      <w:pPr>
        <w:ind w:left="3920" w:hanging="400"/>
      </w:pPr>
    </w:lvl>
    <w:lvl w:ilvl="7" w:tplc="04090019" w:tentative="1">
      <w:start w:val="1"/>
      <w:numFmt w:val="upperLetter"/>
      <w:lvlText w:val="%8."/>
      <w:lvlJc w:val="left"/>
      <w:pPr>
        <w:ind w:left="4320" w:hanging="400"/>
      </w:pPr>
    </w:lvl>
    <w:lvl w:ilvl="8" w:tplc="0409001B" w:tentative="1">
      <w:start w:val="1"/>
      <w:numFmt w:val="lowerRoman"/>
      <w:lvlText w:val="%9."/>
      <w:lvlJc w:val="right"/>
      <w:pPr>
        <w:ind w:left="4720" w:hanging="400"/>
      </w:pPr>
    </w:lvl>
  </w:abstractNum>
  <w:abstractNum w:abstractNumId="2" w15:restartNumberingAfterBreak="0">
    <w:nsid w:val="77764C69"/>
    <w:multiLevelType w:val="hybridMultilevel"/>
    <w:tmpl w:val="E8F82632"/>
    <w:lvl w:ilvl="0" w:tplc="7080422C">
      <w:start w:val="1"/>
      <w:numFmt w:val="decimal"/>
      <w:lvlText w:val="（%1）"/>
      <w:lvlJc w:val="left"/>
      <w:pPr>
        <w:ind w:left="1120" w:hanging="72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num w:numId="1" w16cid:durableId="1137644715">
    <w:abstractNumId w:val="2"/>
  </w:num>
  <w:num w:numId="2" w16cid:durableId="690881476">
    <w:abstractNumId w:val="0"/>
  </w:num>
  <w:num w:numId="3" w16cid:durableId="9261133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25FFB"/>
    <w:rsid w:val="000021A8"/>
    <w:rsid w:val="00002632"/>
    <w:rsid w:val="00002BA3"/>
    <w:rsid w:val="00003117"/>
    <w:rsid w:val="00003186"/>
    <w:rsid w:val="0000342D"/>
    <w:rsid w:val="000036BE"/>
    <w:rsid w:val="000036C4"/>
    <w:rsid w:val="000039A1"/>
    <w:rsid w:val="00003AFC"/>
    <w:rsid w:val="00003B95"/>
    <w:rsid w:val="000040C2"/>
    <w:rsid w:val="00004969"/>
    <w:rsid w:val="00004A32"/>
    <w:rsid w:val="00005E97"/>
    <w:rsid w:val="00006634"/>
    <w:rsid w:val="00006916"/>
    <w:rsid w:val="000069BB"/>
    <w:rsid w:val="0000724B"/>
    <w:rsid w:val="00007D6C"/>
    <w:rsid w:val="000102E8"/>
    <w:rsid w:val="00010AE2"/>
    <w:rsid w:val="000110E9"/>
    <w:rsid w:val="00011208"/>
    <w:rsid w:val="00011600"/>
    <w:rsid w:val="0001170F"/>
    <w:rsid w:val="00011BBA"/>
    <w:rsid w:val="000125D5"/>
    <w:rsid w:val="000128FC"/>
    <w:rsid w:val="00012FA5"/>
    <w:rsid w:val="000136B5"/>
    <w:rsid w:val="00013997"/>
    <w:rsid w:val="00013A3C"/>
    <w:rsid w:val="00013B83"/>
    <w:rsid w:val="000146D4"/>
    <w:rsid w:val="00014F66"/>
    <w:rsid w:val="0001650D"/>
    <w:rsid w:val="00016C6C"/>
    <w:rsid w:val="00017277"/>
    <w:rsid w:val="000177F4"/>
    <w:rsid w:val="00017A40"/>
    <w:rsid w:val="00017B37"/>
    <w:rsid w:val="000200DE"/>
    <w:rsid w:val="0002059F"/>
    <w:rsid w:val="000206FF"/>
    <w:rsid w:val="00020D71"/>
    <w:rsid w:val="00020EBB"/>
    <w:rsid w:val="000210BA"/>
    <w:rsid w:val="000213F7"/>
    <w:rsid w:val="000213FE"/>
    <w:rsid w:val="00021A04"/>
    <w:rsid w:val="00021CB1"/>
    <w:rsid w:val="00021FD4"/>
    <w:rsid w:val="00021FFB"/>
    <w:rsid w:val="000221C7"/>
    <w:rsid w:val="00022586"/>
    <w:rsid w:val="00022CB1"/>
    <w:rsid w:val="00022EB0"/>
    <w:rsid w:val="00022FED"/>
    <w:rsid w:val="00024420"/>
    <w:rsid w:val="00024921"/>
    <w:rsid w:val="00026119"/>
    <w:rsid w:val="000265DF"/>
    <w:rsid w:val="00026664"/>
    <w:rsid w:val="00026778"/>
    <w:rsid w:val="000268A8"/>
    <w:rsid w:val="00026AD7"/>
    <w:rsid w:val="00026CCB"/>
    <w:rsid w:val="00026D12"/>
    <w:rsid w:val="000273C0"/>
    <w:rsid w:val="0002792B"/>
    <w:rsid w:val="00030DA4"/>
    <w:rsid w:val="00030E28"/>
    <w:rsid w:val="00030EA8"/>
    <w:rsid w:val="00030FD4"/>
    <w:rsid w:val="00031407"/>
    <w:rsid w:val="0003243B"/>
    <w:rsid w:val="00032736"/>
    <w:rsid w:val="000334E5"/>
    <w:rsid w:val="000335BD"/>
    <w:rsid w:val="000336A5"/>
    <w:rsid w:val="00033DCA"/>
    <w:rsid w:val="00033E21"/>
    <w:rsid w:val="00033F30"/>
    <w:rsid w:val="000342F2"/>
    <w:rsid w:val="000342F3"/>
    <w:rsid w:val="000346B9"/>
    <w:rsid w:val="000346DC"/>
    <w:rsid w:val="000347CB"/>
    <w:rsid w:val="00034A74"/>
    <w:rsid w:val="00035334"/>
    <w:rsid w:val="00035E01"/>
    <w:rsid w:val="00035EFB"/>
    <w:rsid w:val="00035FE3"/>
    <w:rsid w:val="00036117"/>
    <w:rsid w:val="000361E6"/>
    <w:rsid w:val="00036E92"/>
    <w:rsid w:val="00037AA5"/>
    <w:rsid w:val="00037BBD"/>
    <w:rsid w:val="00037D95"/>
    <w:rsid w:val="00037FA7"/>
    <w:rsid w:val="00040211"/>
    <w:rsid w:val="00040931"/>
    <w:rsid w:val="00040DE6"/>
    <w:rsid w:val="00041307"/>
    <w:rsid w:val="00041FF5"/>
    <w:rsid w:val="00042032"/>
    <w:rsid w:val="000432F1"/>
    <w:rsid w:val="000436C0"/>
    <w:rsid w:val="000438EC"/>
    <w:rsid w:val="000439B1"/>
    <w:rsid w:val="00043E42"/>
    <w:rsid w:val="00043E9D"/>
    <w:rsid w:val="0004436E"/>
    <w:rsid w:val="00044409"/>
    <w:rsid w:val="0004466F"/>
    <w:rsid w:val="00044BDD"/>
    <w:rsid w:val="00044C00"/>
    <w:rsid w:val="0004548C"/>
    <w:rsid w:val="00045809"/>
    <w:rsid w:val="00045DD8"/>
    <w:rsid w:val="00045F6A"/>
    <w:rsid w:val="0004629F"/>
    <w:rsid w:val="00046679"/>
    <w:rsid w:val="000466BC"/>
    <w:rsid w:val="00046E45"/>
    <w:rsid w:val="000471A5"/>
    <w:rsid w:val="000472C5"/>
    <w:rsid w:val="000474A5"/>
    <w:rsid w:val="00050E70"/>
    <w:rsid w:val="0005186E"/>
    <w:rsid w:val="00051C82"/>
    <w:rsid w:val="000523FF"/>
    <w:rsid w:val="000526F4"/>
    <w:rsid w:val="000531E2"/>
    <w:rsid w:val="000535A8"/>
    <w:rsid w:val="000536FD"/>
    <w:rsid w:val="00053E21"/>
    <w:rsid w:val="00053F86"/>
    <w:rsid w:val="00054A0B"/>
    <w:rsid w:val="00056015"/>
    <w:rsid w:val="00056A94"/>
    <w:rsid w:val="00056FF5"/>
    <w:rsid w:val="0005720D"/>
    <w:rsid w:val="0005747B"/>
    <w:rsid w:val="000579B7"/>
    <w:rsid w:val="0006090E"/>
    <w:rsid w:val="00060EF9"/>
    <w:rsid w:val="000611FF"/>
    <w:rsid w:val="000613F1"/>
    <w:rsid w:val="000628FF"/>
    <w:rsid w:val="000629F0"/>
    <w:rsid w:val="00064E28"/>
    <w:rsid w:val="000650C5"/>
    <w:rsid w:val="00065463"/>
    <w:rsid w:val="00065546"/>
    <w:rsid w:val="00065F08"/>
    <w:rsid w:val="00066091"/>
    <w:rsid w:val="000666EF"/>
    <w:rsid w:val="0006678F"/>
    <w:rsid w:val="00066C90"/>
    <w:rsid w:val="00067059"/>
    <w:rsid w:val="00067210"/>
    <w:rsid w:val="00067870"/>
    <w:rsid w:val="00067A83"/>
    <w:rsid w:val="00067EDD"/>
    <w:rsid w:val="00067FE0"/>
    <w:rsid w:val="00070166"/>
    <w:rsid w:val="000701F1"/>
    <w:rsid w:val="0007028A"/>
    <w:rsid w:val="000703ED"/>
    <w:rsid w:val="00070DD3"/>
    <w:rsid w:val="00070F3F"/>
    <w:rsid w:val="00071211"/>
    <w:rsid w:val="000712D8"/>
    <w:rsid w:val="000718F0"/>
    <w:rsid w:val="00071D81"/>
    <w:rsid w:val="0007255C"/>
    <w:rsid w:val="000727E2"/>
    <w:rsid w:val="00072B97"/>
    <w:rsid w:val="000739A3"/>
    <w:rsid w:val="00073B1B"/>
    <w:rsid w:val="00073CF3"/>
    <w:rsid w:val="00073D2D"/>
    <w:rsid w:val="00073D8D"/>
    <w:rsid w:val="00073DBE"/>
    <w:rsid w:val="00074950"/>
    <w:rsid w:val="0007596B"/>
    <w:rsid w:val="00075E02"/>
    <w:rsid w:val="00076418"/>
    <w:rsid w:val="00076DD8"/>
    <w:rsid w:val="00077087"/>
    <w:rsid w:val="00077BAC"/>
    <w:rsid w:val="00080098"/>
    <w:rsid w:val="000804BC"/>
    <w:rsid w:val="00080BBF"/>
    <w:rsid w:val="0008101F"/>
    <w:rsid w:val="00081445"/>
    <w:rsid w:val="00081A0F"/>
    <w:rsid w:val="00082204"/>
    <w:rsid w:val="000824C2"/>
    <w:rsid w:val="000829E3"/>
    <w:rsid w:val="00082CA5"/>
    <w:rsid w:val="0008344D"/>
    <w:rsid w:val="000838CC"/>
    <w:rsid w:val="000838DC"/>
    <w:rsid w:val="0008395A"/>
    <w:rsid w:val="00083FD2"/>
    <w:rsid w:val="00084045"/>
    <w:rsid w:val="00084309"/>
    <w:rsid w:val="0008495B"/>
    <w:rsid w:val="00084EF1"/>
    <w:rsid w:val="000852C0"/>
    <w:rsid w:val="0008572C"/>
    <w:rsid w:val="00085844"/>
    <w:rsid w:val="00086360"/>
    <w:rsid w:val="00086758"/>
    <w:rsid w:val="000867A1"/>
    <w:rsid w:val="00086C81"/>
    <w:rsid w:val="00086EBF"/>
    <w:rsid w:val="00086FDA"/>
    <w:rsid w:val="00087419"/>
    <w:rsid w:val="00087563"/>
    <w:rsid w:val="00087626"/>
    <w:rsid w:val="000877FE"/>
    <w:rsid w:val="00087870"/>
    <w:rsid w:val="00087CBF"/>
    <w:rsid w:val="0009130B"/>
    <w:rsid w:val="00091576"/>
    <w:rsid w:val="00091911"/>
    <w:rsid w:val="00092109"/>
    <w:rsid w:val="0009235A"/>
    <w:rsid w:val="000929B7"/>
    <w:rsid w:val="00092DAB"/>
    <w:rsid w:val="000931A3"/>
    <w:rsid w:val="00093CA7"/>
    <w:rsid w:val="00093F60"/>
    <w:rsid w:val="00094480"/>
    <w:rsid w:val="00094924"/>
    <w:rsid w:val="00094CC1"/>
    <w:rsid w:val="00095049"/>
    <w:rsid w:val="000953F1"/>
    <w:rsid w:val="0009601C"/>
    <w:rsid w:val="000964EB"/>
    <w:rsid w:val="00096540"/>
    <w:rsid w:val="000968F8"/>
    <w:rsid w:val="000969F2"/>
    <w:rsid w:val="00096AD5"/>
    <w:rsid w:val="00096BC8"/>
    <w:rsid w:val="0009752B"/>
    <w:rsid w:val="00097789"/>
    <w:rsid w:val="00097C4D"/>
    <w:rsid w:val="000A0B11"/>
    <w:rsid w:val="000A0F1A"/>
    <w:rsid w:val="000A1073"/>
    <w:rsid w:val="000A15EF"/>
    <w:rsid w:val="000A1FDF"/>
    <w:rsid w:val="000A23B7"/>
    <w:rsid w:val="000A29C1"/>
    <w:rsid w:val="000A2CA3"/>
    <w:rsid w:val="000A3236"/>
    <w:rsid w:val="000A3B53"/>
    <w:rsid w:val="000A3D66"/>
    <w:rsid w:val="000A408B"/>
    <w:rsid w:val="000A4483"/>
    <w:rsid w:val="000A4DD5"/>
    <w:rsid w:val="000A4E76"/>
    <w:rsid w:val="000A5199"/>
    <w:rsid w:val="000A53F6"/>
    <w:rsid w:val="000A59F2"/>
    <w:rsid w:val="000A5C73"/>
    <w:rsid w:val="000A5DF1"/>
    <w:rsid w:val="000A5FA7"/>
    <w:rsid w:val="000A68B8"/>
    <w:rsid w:val="000A697E"/>
    <w:rsid w:val="000A732E"/>
    <w:rsid w:val="000B005C"/>
    <w:rsid w:val="000B0345"/>
    <w:rsid w:val="000B0562"/>
    <w:rsid w:val="000B0787"/>
    <w:rsid w:val="000B088C"/>
    <w:rsid w:val="000B0C45"/>
    <w:rsid w:val="000B0C6A"/>
    <w:rsid w:val="000B1199"/>
    <w:rsid w:val="000B11AD"/>
    <w:rsid w:val="000B15C1"/>
    <w:rsid w:val="000B1B55"/>
    <w:rsid w:val="000B21ED"/>
    <w:rsid w:val="000B295E"/>
    <w:rsid w:val="000B29F8"/>
    <w:rsid w:val="000B33F8"/>
    <w:rsid w:val="000B4883"/>
    <w:rsid w:val="000B48A6"/>
    <w:rsid w:val="000B4A05"/>
    <w:rsid w:val="000B4B34"/>
    <w:rsid w:val="000B4B35"/>
    <w:rsid w:val="000B5C0C"/>
    <w:rsid w:val="000B5E9C"/>
    <w:rsid w:val="000B5ED6"/>
    <w:rsid w:val="000B625E"/>
    <w:rsid w:val="000B7F33"/>
    <w:rsid w:val="000C0831"/>
    <w:rsid w:val="000C09B4"/>
    <w:rsid w:val="000C0E68"/>
    <w:rsid w:val="000C19C5"/>
    <w:rsid w:val="000C208F"/>
    <w:rsid w:val="000C23B7"/>
    <w:rsid w:val="000C297D"/>
    <w:rsid w:val="000C2D2A"/>
    <w:rsid w:val="000C30A6"/>
    <w:rsid w:val="000C3795"/>
    <w:rsid w:val="000C3C64"/>
    <w:rsid w:val="000C4370"/>
    <w:rsid w:val="000C4807"/>
    <w:rsid w:val="000C5067"/>
    <w:rsid w:val="000C5358"/>
    <w:rsid w:val="000C54BB"/>
    <w:rsid w:val="000C5FCA"/>
    <w:rsid w:val="000C638E"/>
    <w:rsid w:val="000C6DE3"/>
    <w:rsid w:val="000C76BC"/>
    <w:rsid w:val="000C7FA3"/>
    <w:rsid w:val="000D00DC"/>
    <w:rsid w:val="000D0B30"/>
    <w:rsid w:val="000D1334"/>
    <w:rsid w:val="000D1A50"/>
    <w:rsid w:val="000D1FD8"/>
    <w:rsid w:val="000D2175"/>
    <w:rsid w:val="000D2209"/>
    <w:rsid w:val="000D2B0B"/>
    <w:rsid w:val="000D2B9E"/>
    <w:rsid w:val="000D309B"/>
    <w:rsid w:val="000D3153"/>
    <w:rsid w:val="000D3BB9"/>
    <w:rsid w:val="000D4384"/>
    <w:rsid w:val="000D4C58"/>
    <w:rsid w:val="000D4F2B"/>
    <w:rsid w:val="000D5017"/>
    <w:rsid w:val="000D5268"/>
    <w:rsid w:val="000D5C14"/>
    <w:rsid w:val="000D5DD3"/>
    <w:rsid w:val="000D6519"/>
    <w:rsid w:val="000D6A24"/>
    <w:rsid w:val="000D6AA1"/>
    <w:rsid w:val="000D6AC1"/>
    <w:rsid w:val="000D6F49"/>
    <w:rsid w:val="000D6FA4"/>
    <w:rsid w:val="000D739C"/>
    <w:rsid w:val="000D74EC"/>
    <w:rsid w:val="000D7C2D"/>
    <w:rsid w:val="000D7EC9"/>
    <w:rsid w:val="000E0E46"/>
    <w:rsid w:val="000E15AB"/>
    <w:rsid w:val="000E1851"/>
    <w:rsid w:val="000E1C90"/>
    <w:rsid w:val="000E2289"/>
    <w:rsid w:val="000E22F0"/>
    <w:rsid w:val="000E2347"/>
    <w:rsid w:val="000E2ABA"/>
    <w:rsid w:val="000E2C8E"/>
    <w:rsid w:val="000E2FF3"/>
    <w:rsid w:val="000E33A1"/>
    <w:rsid w:val="000E3508"/>
    <w:rsid w:val="000E3719"/>
    <w:rsid w:val="000E4A26"/>
    <w:rsid w:val="000E4C69"/>
    <w:rsid w:val="000E4CE2"/>
    <w:rsid w:val="000E50CE"/>
    <w:rsid w:val="000E5244"/>
    <w:rsid w:val="000E5A8C"/>
    <w:rsid w:val="000E6073"/>
    <w:rsid w:val="000E60A6"/>
    <w:rsid w:val="000E60CE"/>
    <w:rsid w:val="000E656F"/>
    <w:rsid w:val="000E6892"/>
    <w:rsid w:val="000E6EBC"/>
    <w:rsid w:val="000E79BE"/>
    <w:rsid w:val="000F04C7"/>
    <w:rsid w:val="000F0C2E"/>
    <w:rsid w:val="000F0E0C"/>
    <w:rsid w:val="000F1307"/>
    <w:rsid w:val="000F1743"/>
    <w:rsid w:val="000F1B40"/>
    <w:rsid w:val="000F1B8C"/>
    <w:rsid w:val="000F1EE1"/>
    <w:rsid w:val="000F2097"/>
    <w:rsid w:val="000F22B1"/>
    <w:rsid w:val="000F237D"/>
    <w:rsid w:val="000F2C2D"/>
    <w:rsid w:val="000F2CC8"/>
    <w:rsid w:val="000F2E4B"/>
    <w:rsid w:val="000F3085"/>
    <w:rsid w:val="000F3655"/>
    <w:rsid w:val="000F3AF0"/>
    <w:rsid w:val="000F4258"/>
    <w:rsid w:val="000F4346"/>
    <w:rsid w:val="000F4765"/>
    <w:rsid w:val="000F486E"/>
    <w:rsid w:val="000F4ADC"/>
    <w:rsid w:val="000F514F"/>
    <w:rsid w:val="000F53B8"/>
    <w:rsid w:val="000F5D08"/>
    <w:rsid w:val="000F66C4"/>
    <w:rsid w:val="000F69A9"/>
    <w:rsid w:val="000F6AF1"/>
    <w:rsid w:val="000F740A"/>
    <w:rsid w:val="000F7645"/>
    <w:rsid w:val="000F7690"/>
    <w:rsid w:val="000F7EA6"/>
    <w:rsid w:val="000F7EF2"/>
    <w:rsid w:val="00100143"/>
    <w:rsid w:val="00100C40"/>
    <w:rsid w:val="00100EA6"/>
    <w:rsid w:val="001012B1"/>
    <w:rsid w:val="001012B2"/>
    <w:rsid w:val="00101C6B"/>
    <w:rsid w:val="00101D43"/>
    <w:rsid w:val="00101F50"/>
    <w:rsid w:val="00102172"/>
    <w:rsid w:val="00102724"/>
    <w:rsid w:val="001029A9"/>
    <w:rsid w:val="001037A6"/>
    <w:rsid w:val="00103ECF"/>
    <w:rsid w:val="00104291"/>
    <w:rsid w:val="001042B8"/>
    <w:rsid w:val="001046CF"/>
    <w:rsid w:val="00104FCC"/>
    <w:rsid w:val="0010558B"/>
    <w:rsid w:val="00105626"/>
    <w:rsid w:val="00105B45"/>
    <w:rsid w:val="00106181"/>
    <w:rsid w:val="00106432"/>
    <w:rsid w:val="00106F9E"/>
    <w:rsid w:val="0010742E"/>
    <w:rsid w:val="0010756D"/>
    <w:rsid w:val="00107EE3"/>
    <w:rsid w:val="001102DF"/>
    <w:rsid w:val="001102E0"/>
    <w:rsid w:val="00110CC1"/>
    <w:rsid w:val="00110DC8"/>
    <w:rsid w:val="00110F54"/>
    <w:rsid w:val="00111095"/>
    <w:rsid w:val="001114D1"/>
    <w:rsid w:val="00111585"/>
    <w:rsid w:val="001117CE"/>
    <w:rsid w:val="001119CD"/>
    <w:rsid w:val="00111FE1"/>
    <w:rsid w:val="001121D2"/>
    <w:rsid w:val="001122B6"/>
    <w:rsid w:val="0011259D"/>
    <w:rsid w:val="00112ED8"/>
    <w:rsid w:val="00113513"/>
    <w:rsid w:val="001135B2"/>
    <w:rsid w:val="001135FA"/>
    <w:rsid w:val="0011384B"/>
    <w:rsid w:val="00113A05"/>
    <w:rsid w:val="00113C47"/>
    <w:rsid w:val="00113C62"/>
    <w:rsid w:val="00113CD4"/>
    <w:rsid w:val="00114079"/>
    <w:rsid w:val="001144AA"/>
    <w:rsid w:val="00114C67"/>
    <w:rsid w:val="0011508E"/>
    <w:rsid w:val="00115199"/>
    <w:rsid w:val="001152FD"/>
    <w:rsid w:val="001156CE"/>
    <w:rsid w:val="00115CF3"/>
    <w:rsid w:val="00116727"/>
    <w:rsid w:val="00116FAD"/>
    <w:rsid w:val="00117527"/>
    <w:rsid w:val="0011757D"/>
    <w:rsid w:val="00117711"/>
    <w:rsid w:val="0011796D"/>
    <w:rsid w:val="00117F0A"/>
    <w:rsid w:val="0012056A"/>
    <w:rsid w:val="00120735"/>
    <w:rsid w:val="00121206"/>
    <w:rsid w:val="00121499"/>
    <w:rsid w:val="00121B70"/>
    <w:rsid w:val="00121DB2"/>
    <w:rsid w:val="00121E12"/>
    <w:rsid w:val="00122093"/>
    <w:rsid w:val="0012292B"/>
    <w:rsid w:val="001235EE"/>
    <w:rsid w:val="001239BA"/>
    <w:rsid w:val="001242E9"/>
    <w:rsid w:val="0012435A"/>
    <w:rsid w:val="001247B0"/>
    <w:rsid w:val="00125099"/>
    <w:rsid w:val="00125183"/>
    <w:rsid w:val="0012555C"/>
    <w:rsid w:val="00125674"/>
    <w:rsid w:val="00125FBA"/>
    <w:rsid w:val="00126589"/>
    <w:rsid w:val="00126E17"/>
    <w:rsid w:val="00126F1A"/>
    <w:rsid w:val="001271C4"/>
    <w:rsid w:val="0012765B"/>
    <w:rsid w:val="001277A5"/>
    <w:rsid w:val="00127B0F"/>
    <w:rsid w:val="00127FFB"/>
    <w:rsid w:val="0013020B"/>
    <w:rsid w:val="00130614"/>
    <w:rsid w:val="00130782"/>
    <w:rsid w:val="00130979"/>
    <w:rsid w:val="00130D4C"/>
    <w:rsid w:val="00130FF1"/>
    <w:rsid w:val="00131552"/>
    <w:rsid w:val="001317CC"/>
    <w:rsid w:val="00131A01"/>
    <w:rsid w:val="00131ADD"/>
    <w:rsid w:val="00131AE8"/>
    <w:rsid w:val="00131B10"/>
    <w:rsid w:val="00132880"/>
    <w:rsid w:val="00132FAD"/>
    <w:rsid w:val="001332FC"/>
    <w:rsid w:val="0013355F"/>
    <w:rsid w:val="00133837"/>
    <w:rsid w:val="001338BA"/>
    <w:rsid w:val="0013415E"/>
    <w:rsid w:val="001347F8"/>
    <w:rsid w:val="00134E0E"/>
    <w:rsid w:val="00135310"/>
    <w:rsid w:val="001356CE"/>
    <w:rsid w:val="001358AD"/>
    <w:rsid w:val="001360AF"/>
    <w:rsid w:val="00136147"/>
    <w:rsid w:val="00136277"/>
    <w:rsid w:val="00136565"/>
    <w:rsid w:val="0013667F"/>
    <w:rsid w:val="00136920"/>
    <w:rsid w:val="00136E06"/>
    <w:rsid w:val="00136EE8"/>
    <w:rsid w:val="00136EFE"/>
    <w:rsid w:val="0013713C"/>
    <w:rsid w:val="001376C1"/>
    <w:rsid w:val="00137988"/>
    <w:rsid w:val="00137B41"/>
    <w:rsid w:val="001411F2"/>
    <w:rsid w:val="00141474"/>
    <w:rsid w:val="00141527"/>
    <w:rsid w:val="00141CC8"/>
    <w:rsid w:val="001421B6"/>
    <w:rsid w:val="00142A75"/>
    <w:rsid w:val="0014340F"/>
    <w:rsid w:val="00143535"/>
    <w:rsid w:val="001436D4"/>
    <w:rsid w:val="00143EC6"/>
    <w:rsid w:val="001449BD"/>
    <w:rsid w:val="00144A2C"/>
    <w:rsid w:val="00144B69"/>
    <w:rsid w:val="00145440"/>
    <w:rsid w:val="00145BBF"/>
    <w:rsid w:val="00145BDE"/>
    <w:rsid w:val="00145ED3"/>
    <w:rsid w:val="00146A10"/>
    <w:rsid w:val="00146EB0"/>
    <w:rsid w:val="00146F3F"/>
    <w:rsid w:val="00147762"/>
    <w:rsid w:val="00147AD8"/>
    <w:rsid w:val="00150457"/>
    <w:rsid w:val="001510A7"/>
    <w:rsid w:val="00151CE3"/>
    <w:rsid w:val="00151F73"/>
    <w:rsid w:val="001520F4"/>
    <w:rsid w:val="0015244F"/>
    <w:rsid w:val="00152553"/>
    <w:rsid w:val="00152F90"/>
    <w:rsid w:val="001534B7"/>
    <w:rsid w:val="0015396F"/>
    <w:rsid w:val="00153EB7"/>
    <w:rsid w:val="0015481F"/>
    <w:rsid w:val="001552E8"/>
    <w:rsid w:val="00155F90"/>
    <w:rsid w:val="001564E0"/>
    <w:rsid w:val="00156810"/>
    <w:rsid w:val="00156D57"/>
    <w:rsid w:val="00156EAE"/>
    <w:rsid w:val="0015705A"/>
    <w:rsid w:val="001578FD"/>
    <w:rsid w:val="00157A14"/>
    <w:rsid w:val="00157ACC"/>
    <w:rsid w:val="001600DA"/>
    <w:rsid w:val="00160302"/>
    <w:rsid w:val="00160A73"/>
    <w:rsid w:val="00161662"/>
    <w:rsid w:val="00162093"/>
    <w:rsid w:val="001620A0"/>
    <w:rsid w:val="001625BE"/>
    <w:rsid w:val="001628E7"/>
    <w:rsid w:val="00162BD3"/>
    <w:rsid w:val="00162D2A"/>
    <w:rsid w:val="00162F0E"/>
    <w:rsid w:val="00163468"/>
    <w:rsid w:val="00163BF2"/>
    <w:rsid w:val="00163C29"/>
    <w:rsid w:val="0016468B"/>
    <w:rsid w:val="00164B52"/>
    <w:rsid w:val="00164F63"/>
    <w:rsid w:val="0016617E"/>
    <w:rsid w:val="0016629C"/>
    <w:rsid w:val="001665EC"/>
    <w:rsid w:val="00166E66"/>
    <w:rsid w:val="00166EFC"/>
    <w:rsid w:val="00167475"/>
    <w:rsid w:val="0017002C"/>
    <w:rsid w:val="001704D6"/>
    <w:rsid w:val="001707D6"/>
    <w:rsid w:val="0017080F"/>
    <w:rsid w:val="001713CC"/>
    <w:rsid w:val="001716C7"/>
    <w:rsid w:val="001724D1"/>
    <w:rsid w:val="001726BF"/>
    <w:rsid w:val="001733D3"/>
    <w:rsid w:val="00173778"/>
    <w:rsid w:val="00173A69"/>
    <w:rsid w:val="00173F83"/>
    <w:rsid w:val="001743A1"/>
    <w:rsid w:val="001747E0"/>
    <w:rsid w:val="0017481C"/>
    <w:rsid w:val="0017497A"/>
    <w:rsid w:val="00174E5F"/>
    <w:rsid w:val="00175277"/>
    <w:rsid w:val="0017528A"/>
    <w:rsid w:val="001756F5"/>
    <w:rsid w:val="00175A28"/>
    <w:rsid w:val="00175DED"/>
    <w:rsid w:val="00177107"/>
    <w:rsid w:val="001773B8"/>
    <w:rsid w:val="0017799E"/>
    <w:rsid w:val="00180324"/>
    <w:rsid w:val="00180B39"/>
    <w:rsid w:val="00180D65"/>
    <w:rsid w:val="0018111A"/>
    <w:rsid w:val="001812B4"/>
    <w:rsid w:val="00181504"/>
    <w:rsid w:val="00181D8F"/>
    <w:rsid w:val="00181EE7"/>
    <w:rsid w:val="00182404"/>
    <w:rsid w:val="00182469"/>
    <w:rsid w:val="00182D1F"/>
    <w:rsid w:val="001830CA"/>
    <w:rsid w:val="00183D07"/>
    <w:rsid w:val="00184D28"/>
    <w:rsid w:val="00184DDB"/>
    <w:rsid w:val="0018534F"/>
    <w:rsid w:val="001858FE"/>
    <w:rsid w:val="00185949"/>
    <w:rsid w:val="00185D09"/>
    <w:rsid w:val="00185DEA"/>
    <w:rsid w:val="0018650A"/>
    <w:rsid w:val="00186C32"/>
    <w:rsid w:val="00187769"/>
    <w:rsid w:val="0019016C"/>
    <w:rsid w:val="0019040A"/>
    <w:rsid w:val="00190765"/>
    <w:rsid w:val="00190D3F"/>
    <w:rsid w:val="001910E9"/>
    <w:rsid w:val="0019199C"/>
    <w:rsid w:val="001919F2"/>
    <w:rsid w:val="00192241"/>
    <w:rsid w:val="001925D8"/>
    <w:rsid w:val="00192EAB"/>
    <w:rsid w:val="00193568"/>
    <w:rsid w:val="001939D9"/>
    <w:rsid w:val="00193DF5"/>
    <w:rsid w:val="0019440A"/>
    <w:rsid w:val="00194433"/>
    <w:rsid w:val="0019455C"/>
    <w:rsid w:val="001946F2"/>
    <w:rsid w:val="0019544A"/>
    <w:rsid w:val="00195C11"/>
    <w:rsid w:val="0019600D"/>
    <w:rsid w:val="00196086"/>
    <w:rsid w:val="001960EE"/>
    <w:rsid w:val="001961C7"/>
    <w:rsid w:val="0019676F"/>
    <w:rsid w:val="00196F52"/>
    <w:rsid w:val="001975BC"/>
    <w:rsid w:val="001A0648"/>
    <w:rsid w:val="001A0659"/>
    <w:rsid w:val="001A08A1"/>
    <w:rsid w:val="001A094E"/>
    <w:rsid w:val="001A15A8"/>
    <w:rsid w:val="001A1AC7"/>
    <w:rsid w:val="001A2112"/>
    <w:rsid w:val="001A2258"/>
    <w:rsid w:val="001A3296"/>
    <w:rsid w:val="001A33E1"/>
    <w:rsid w:val="001A362F"/>
    <w:rsid w:val="001A39F1"/>
    <w:rsid w:val="001A3B40"/>
    <w:rsid w:val="001A4899"/>
    <w:rsid w:val="001A504E"/>
    <w:rsid w:val="001A5500"/>
    <w:rsid w:val="001A5A2C"/>
    <w:rsid w:val="001A5E64"/>
    <w:rsid w:val="001A5E75"/>
    <w:rsid w:val="001A6C9D"/>
    <w:rsid w:val="001A70D0"/>
    <w:rsid w:val="001A7454"/>
    <w:rsid w:val="001A7F4D"/>
    <w:rsid w:val="001B037B"/>
    <w:rsid w:val="001B03EB"/>
    <w:rsid w:val="001B06DE"/>
    <w:rsid w:val="001B0CD4"/>
    <w:rsid w:val="001B0CF6"/>
    <w:rsid w:val="001B0F92"/>
    <w:rsid w:val="001B0FBA"/>
    <w:rsid w:val="001B12B3"/>
    <w:rsid w:val="001B2025"/>
    <w:rsid w:val="001B252A"/>
    <w:rsid w:val="001B2555"/>
    <w:rsid w:val="001B25C4"/>
    <w:rsid w:val="001B35B0"/>
    <w:rsid w:val="001B3CE4"/>
    <w:rsid w:val="001B40D9"/>
    <w:rsid w:val="001B4B14"/>
    <w:rsid w:val="001B4BF0"/>
    <w:rsid w:val="001B4E70"/>
    <w:rsid w:val="001B4F27"/>
    <w:rsid w:val="001B5548"/>
    <w:rsid w:val="001B55BE"/>
    <w:rsid w:val="001B5A84"/>
    <w:rsid w:val="001B5BC4"/>
    <w:rsid w:val="001B5BD2"/>
    <w:rsid w:val="001B60C0"/>
    <w:rsid w:val="001B6E45"/>
    <w:rsid w:val="001B713F"/>
    <w:rsid w:val="001B7292"/>
    <w:rsid w:val="001B7326"/>
    <w:rsid w:val="001B79BE"/>
    <w:rsid w:val="001B7AEE"/>
    <w:rsid w:val="001B7BB6"/>
    <w:rsid w:val="001B7EA4"/>
    <w:rsid w:val="001C0002"/>
    <w:rsid w:val="001C01EB"/>
    <w:rsid w:val="001C03FB"/>
    <w:rsid w:val="001C091D"/>
    <w:rsid w:val="001C0981"/>
    <w:rsid w:val="001C1346"/>
    <w:rsid w:val="001C162F"/>
    <w:rsid w:val="001C1943"/>
    <w:rsid w:val="001C198E"/>
    <w:rsid w:val="001C19CE"/>
    <w:rsid w:val="001C1C94"/>
    <w:rsid w:val="001C2880"/>
    <w:rsid w:val="001C3486"/>
    <w:rsid w:val="001C3F8A"/>
    <w:rsid w:val="001C4865"/>
    <w:rsid w:val="001C48EA"/>
    <w:rsid w:val="001C4A12"/>
    <w:rsid w:val="001C4A6C"/>
    <w:rsid w:val="001C4E72"/>
    <w:rsid w:val="001C5060"/>
    <w:rsid w:val="001C579F"/>
    <w:rsid w:val="001C58A2"/>
    <w:rsid w:val="001C5BC8"/>
    <w:rsid w:val="001C5C17"/>
    <w:rsid w:val="001C6662"/>
    <w:rsid w:val="001C6C4F"/>
    <w:rsid w:val="001C6D8F"/>
    <w:rsid w:val="001C7676"/>
    <w:rsid w:val="001C77D7"/>
    <w:rsid w:val="001D01C9"/>
    <w:rsid w:val="001D03F5"/>
    <w:rsid w:val="001D13A5"/>
    <w:rsid w:val="001D1B9C"/>
    <w:rsid w:val="001D288D"/>
    <w:rsid w:val="001D2BF8"/>
    <w:rsid w:val="001D2CDA"/>
    <w:rsid w:val="001D3763"/>
    <w:rsid w:val="001D3865"/>
    <w:rsid w:val="001D3981"/>
    <w:rsid w:val="001D3B41"/>
    <w:rsid w:val="001D4186"/>
    <w:rsid w:val="001D4A64"/>
    <w:rsid w:val="001D556A"/>
    <w:rsid w:val="001D654C"/>
    <w:rsid w:val="001D6B6E"/>
    <w:rsid w:val="001D6D01"/>
    <w:rsid w:val="001D71E0"/>
    <w:rsid w:val="001D758E"/>
    <w:rsid w:val="001D7748"/>
    <w:rsid w:val="001D7C1B"/>
    <w:rsid w:val="001D7FC0"/>
    <w:rsid w:val="001E08ED"/>
    <w:rsid w:val="001E0A6B"/>
    <w:rsid w:val="001E0ED2"/>
    <w:rsid w:val="001E153B"/>
    <w:rsid w:val="001E1AA3"/>
    <w:rsid w:val="001E20A0"/>
    <w:rsid w:val="001E2C1A"/>
    <w:rsid w:val="001E2DCF"/>
    <w:rsid w:val="001E350A"/>
    <w:rsid w:val="001E395A"/>
    <w:rsid w:val="001E46BA"/>
    <w:rsid w:val="001E4997"/>
    <w:rsid w:val="001E4A02"/>
    <w:rsid w:val="001E51BB"/>
    <w:rsid w:val="001E5569"/>
    <w:rsid w:val="001E5805"/>
    <w:rsid w:val="001E5B79"/>
    <w:rsid w:val="001E5EAB"/>
    <w:rsid w:val="001E63EA"/>
    <w:rsid w:val="001E661B"/>
    <w:rsid w:val="001E6892"/>
    <w:rsid w:val="001E694E"/>
    <w:rsid w:val="001E6A30"/>
    <w:rsid w:val="001E6AE8"/>
    <w:rsid w:val="001E6E4E"/>
    <w:rsid w:val="001E71EE"/>
    <w:rsid w:val="001E71FF"/>
    <w:rsid w:val="001E7A0F"/>
    <w:rsid w:val="001E7C32"/>
    <w:rsid w:val="001F003E"/>
    <w:rsid w:val="001F0B78"/>
    <w:rsid w:val="001F0DD0"/>
    <w:rsid w:val="001F1DA5"/>
    <w:rsid w:val="001F1E28"/>
    <w:rsid w:val="001F2117"/>
    <w:rsid w:val="001F221D"/>
    <w:rsid w:val="001F2878"/>
    <w:rsid w:val="001F29E4"/>
    <w:rsid w:val="001F29F1"/>
    <w:rsid w:val="001F2C81"/>
    <w:rsid w:val="001F2E7D"/>
    <w:rsid w:val="001F2ED7"/>
    <w:rsid w:val="001F2FCB"/>
    <w:rsid w:val="001F3006"/>
    <w:rsid w:val="001F3132"/>
    <w:rsid w:val="001F350A"/>
    <w:rsid w:val="001F3823"/>
    <w:rsid w:val="001F38D0"/>
    <w:rsid w:val="001F38EF"/>
    <w:rsid w:val="001F3914"/>
    <w:rsid w:val="001F3AAD"/>
    <w:rsid w:val="001F3C07"/>
    <w:rsid w:val="001F44EA"/>
    <w:rsid w:val="001F4625"/>
    <w:rsid w:val="001F52D6"/>
    <w:rsid w:val="001F53DF"/>
    <w:rsid w:val="001F57DF"/>
    <w:rsid w:val="001F5851"/>
    <w:rsid w:val="001F5D6B"/>
    <w:rsid w:val="001F696B"/>
    <w:rsid w:val="001F6989"/>
    <w:rsid w:val="001F6A44"/>
    <w:rsid w:val="001F6F9E"/>
    <w:rsid w:val="001F7BD0"/>
    <w:rsid w:val="001F7C26"/>
    <w:rsid w:val="001F7E61"/>
    <w:rsid w:val="00201025"/>
    <w:rsid w:val="002015E7"/>
    <w:rsid w:val="00201D53"/>
    <w:rsid w:val="0020208A"/>
    <w:rsid w:val="0020240E"/>
    <w:rsid w:val="00202C2F"/>
    <w:rsid w:val="00203254"/>
    <w:rsid w:val="00203840"/>
    <w:rsid w:val="00204958"/>
    <w:rsid w:val="00204CE3"/>
    <w:rsid w:val="00205175"/>
    <w:rsid w:val="00205A5F"/>
    <w:rsid w:val="00206105"/>
    <w:rsid w:val="00206123"/>
    <w:rsid w:val="002066AC"/>
    <w:rsid w:val="002068C2"/>
    <w:rsid w:val="00206EC2"/>
    <w:rsid w:val="00207AF5"/>
    <w:rsid w:val="00207D08"/>
    <w:rsid w:val="00207FF5"/>
    <w:rsid w:val="0021008A"/>
    <w:rsid w:val="002107C3"/>
    <w:rsid w:val="00210AC9"/>
    <w:rsid w:val="00210AD3"/>
    <w:rsid w:val="00210F55"/>
    <w:rsid w:val="0021104B"/>
    <w:rsid w:val="002115AB"/>
    <w:rsid w:val="00211F0E"/>
    <w:rsid w:val="00212368"/>
    <w:rsid w:val="00212691"/>
    <w:rsid w:val="00212810"/>
    <w:rsid w:val="00212908"/>
    <w:rsid w:val="00213AC7"/>
    <w:rsid w:val="00213CCF"/>
    <w:rsid w:val="00213E4E"/>
    <w:rsid w:val="00213F38"/>
    <w:rsid w:val="00214316"/>
    <w:rsid w:val="00214322"/>
    <w:rsid w:val="00214386"/>
    <w:rsid w:val="00214F51"/>
    <w:rsid w:val="002154FC"/>
    <w:rsid w:val="0021758A"/>
    <w:rsid w:val="0021777F"/>
    <w:rsid w:val="00217E9D"/>
    <w:rsid w:val="00217F29"/>
    <w:rsid w:val="00220032"/>
    <w:rsid w:val="00220055"/>
    <w:rsid w:val="002203C7"/>
    <w:rsid w:val="002207AA"/>
    <w:rsid w:val="002209B6"/>
    <w:rsid w:val="00220A25"/>
    <w:rsid w:val="002210C3"/>
    <w:rsid w:val="00221168"/>
    <w:rsid w:val="00221641"/>
    <w:rsid w:val="002219FD"/>
    <w:rsid w:val="00221A94"/>
    <w:rsid w:val="00221FA0"/>
    <w:rsid w:val="00221FA6"/>
    <w:rsid w:val="002223F3"/>
    <w:rsid w:val="00222683"/>
    <w:rsid w:val="00222A81"/>
    <w:rsid w:val="00222B2B"/>
    <w:rsid w:val="00223095"/>
    <w:rsid w:val="0022326A"/>
    <w:rsid w:val="00223511"/>
    <w:rsid w:val="00223C6E"/>
    <w:rsid w:val="00224526"/>
    <w:rsid w:val="00224821"/>
    <w:rsid w:val="00224B41"/>
    <w:rsid w:val="00224B72"/>
    <w:rsid w:val="002257E5"/>
    <w:rsid w:val="00225890"/>
    <w:rsid w:val="002261AD"/>
    <w:rsid w:val="002268A3"/>
    <w:rsid w:val="00227657"/>
    <w:rsid w:val="0022776E"/>
    <w:rsid w:val="0022792C"/>
    <w:rsid w:val="002314AD"/>
    <w:rsid w:val="002314C6"/>
    <w:rsid w:val="0023275E"/>
    <w:rsid w:val="00233142"/>
    <w:rsid w:val="002333D7"/>
    <w:rsid w:val="00233AF7"/>
    <w:rsid w:val="00234018"/>
    <w:rsid w:val="00234072"/>
    <w:rsid w:val="0023595E"/>
    <w:rsid w:val="00235C87"/>
    <w:rsid w:val="00236615"/>
    <w:rsid w:val="002366EB"/>
    <w:rsid w:val="00236817"/>
    <w:rsid w:val="00236A63"/>
    <w:rsid w:val="00236A7F"/>
    <w:rsid w:val="0023720F"/>
    <w:rsid w:val="0023746C"/>
    <w:rsid w:val="002375C7"/>
    <w:rsid w:val="00237F86"/>
    <w:rsid w:val="00240A7A"/>
    <w:rsid w:val="002411EB"/>
    <w:rsid w:val="002427FF"/>
    <w:rsid w:val="00242BFD"/>
    <w:rsid w:val="00242D80"/>
    <w:rsid w:val="00242DEB"/>
    <w:rsid w:val="00242E37"/>
    <w:rsid w:val="00242F7D"/>
    <w:rsid w:val="0024397D"/>
    <w:rsid w:val="00243BD8"/>
    <w:rsid w:val="00243CCA"/>
    <w:rsid w:val="00243DF1"/>
    <w:rsid w:val="00244F53"/>
    <w:rsid w:val="00245C61"/>
    <w:rsid w:val="00245F97"/>
    <w:rsid w:val="0024638C"/>
    <w:rsid w:val="00246410"/>
    <w:rsid w:val="00246FBC"/>
    <w:rsid w:val="00247DDF"/>
    <w:rsid w:val="00250FDA"/>
    <w:rsid w:val="0025157F"/>
    <w:rsid w:val="0025171E"/>
    <w:rsid w:val="00251A19"/>
    <w:rsid w:val="00252167"/>
    <w:rsid w:val="0025223C"/>
    <w:rsid w:val="00252395"/>
    <w:rsid w:val="002525E6"/>
    <w:rsid w:val="0025278F"/>
    <w:rsid w:val="00252CAF"/>
    <w:rsid w:val="0025302F"/>
    <w:rsid w:val="00253141"/>
    <w:rsid w:val="002534D7"/>
    <w:rsid w:val="0025385C"/>
    <w:rsid w:val="00254894"/>
    <w:rsid w:val="00254E38"/>
    <w:rsid w:val="002556FF"/>
    <w:rsid w:val="00255C65"/>
    <w:rsid w:val="0025704E"/>
    <w:rsid w:val="002573C5"/>
    <w:rsid w:val="00257589"/>
    <w:rsid w:val="0025763E"/>
    <w:rsid w:val="00257ADD"/>
    <w:rsid w:val="00257C69"/>
    <w:rsid w:val="00260335"/>
    <w:rsid w:val="00260AAA"/>
    <w:rsid w:val="00260B71"/>
    <w:rsid w:val="00261407"/>
    <w:rsid w:val="002616FE"/>
    <w:rsid w:val="00261EFB"/>
    <w:rsid w:val="00262F4C"/>
    <w:rsid w:val="002635BE"/>
    <w:rsid w:val="0026366F"/>
    <w:rsid w:val="00264307"/>
    <w:rsid w:val="00264631"/>
    <w:rsid w:val="00265FC8"/>
    <w:rsid w:val="0026620E"/>
    <w:rsid w:val="00266AD8"/>
    <w:rsid w:val="00266D09"/>
    <w:rsid w:val="0026702F"/>
    <w:rsid w:val="0026784A"/>
    <w:rsid w:val="0026793D"/>
    <w:rsid w:val="00270770"/>
    <w:rsid w:val="00270FA5"/>
    <w:rsid w:val="002716EB"/>
    <w:rsid w:val="00271AEF"/>
    <w:rsid w:val="002723EC"/>
    <w:rsid w:val="00272BA5"/>
    <w:rsid w:val="00272EC4"/>
    <w:rsid w:val="00272F8E"/>
    <w:rsid w:val="00273070"/>
    <w:rsid w:val="0027311C"/>
    <w:rsid w:val="0027334D"/>
    <w:rsid w:val="0027339A"/>
    <w:rsid w:val="00273CA6"/>
    <w:rsid w:val="00274388"/>
    <w:rsid w:val="00274732"/>
    <w:rsid w:val="00274831"/>
    <w:rsid w:val="002749C0"/>
    <w:rsid w:val="00274BB0"/>
    <w:rsid w:val="00274DEC"/>
    <w:rsid w:val="00274E12"/>
    <w:rsid w:val="00275258"/>
    <w:rsid w:val="0027544F"/>
    <w:rsid w:val="002766AD"/>
    <w:rsid w:val="00276943"/>
    <w:rsid w:val="00276B5B"/>
    <w:rsid w:val="00276C0E"/>
    <w:rsid w:val="00276D8D"/>
    <w:rsid w:val="00277481"/>
    <w:rsid w:val="002777F2"/>
    <w:rsid w:val="00277D40"/>
    <w:rsid w:val="00280764"/>
    <w:rsid w:val="002807F8"/>
    <w:rsid w:val="00280B3A"/>
    <w:rsid w:val="00280B89"/>
    <w:rsid w:val="00280C85"/>
    <w:rsid w:val="00281049"/>
    <w:rsid w:val="00281092"/>
    <w:rsid w:val="0028112F"/>
    <w:rsid w:val="00281145"/>
    <w:rsid w:val="002837D8"/>
    <w:rsid w:val="0028386E"/>
    <w:rsid w:val="00283F03"/>
    <w:rsid w:val="0028415A"/>
    <w:rsid w:val="00285D4A"/>
    <w:rsid w:val="00286810"/>
    <w:rsid w:val="00287114"/>
    <w:rsid w:val="002871FA"/>
    <w:rsid w:val="002876A2"/>
    <w:rsid w:val="002876FC"/>
    <w:rsid w:val="00287781"/>
    <w:rsid w:val="00287FDD"/>
    <w:rsid w:val="00291309"/>
    <w:rsid w:val="002915F9"/>
    <w:rsid w:val="00291750"/>
    <w:rsid w:val="00291CE1"/>
    <w:rsid w:val="00292FDB"/>
    <w:rsid w:val="00293EE9"/>
    <w:rsid w:val="00294B99"/>
    <w:rsid w:val="00294C97"/>
    <w:rsid w:val="00295CE9"/>
    <w:rsid w:val="002960C0"/>
    <w:rsid w:val="002967F5"/>
    <w:rsid w:val="00296D5B"/>
    <w:rsid w:val="00296DA7"/>
    <w:rsid w:val="0029749A"/>
    <w:rsid w:val="002976E3"/>
    <w:rsid w:val="002A0461"/>
    <w:rsid w:val="002A1798"/>
    <w:rsid w:val="002A1BC1"/>
    <w:rsid w:val="002A20CF"/>
    <w:rsid w:val="002A239A"/>
    <w:rsid w:val="002A3378"/>
    <w:rsid w:val="002A34BF"/>
    <w:rsid w:val="002A3C7A"/>
    <w:rsid w:val="002A3F53"/>
    <w:rsid w:val="002A4570"/>
    <w:rsid w:val="002A53D0"/>
    <w:rsid w:val="002A5713"/>
    <w:rsid w:val="002A5812"/>
    <w:rsid w:val="002A5BB8"/>
    <w:rsid w:val="002A635B"/>
    <w:rsid w:val="002A6723"/>
    <w:rsid w:val="002A6853"/>
    <w:rsid w:val="002A7222"/>
    <w:rsid w:val="002A74B0"/>
    <w:rsid w:val="002A7A85"/>
    <w:rsid w:val="002B01A0"/>
    <w:rsid w:val="002B02F3"/>
    <w:rsid w:val="002B03EF"/>
    <w:rsid w:val="002B0545"/>
    <w:rsid w:val="002B10D4"/>
    <w:rsid w:val="002B14D8"/>
    <w:rsid w:val="002B1AD7"/>
    <w:rsid w:val="002B1CD3"/>
    <w:rsid w:val="002B26B2"/>
    <w:rsid w:val="002B2E73"/>
    <w:rsid w:val="002B3554"/>
    <w:rsid w:val="002B3BC2"/>
    <w:rsid w:val="002B4FC7"/>
    <w:rsid w:val="002B5D48"/>
    <w:rsid w:val="002B6429"/>
    <w:rsid w:val="002B6BA5"/>
    <w:rsid w:val="002B6F49"/>
    <w:rsid w:val="002B7018"/>
    <w:rsid w:val="002B7482"/>
    <w:rsid w:val="002B74B8"/>
    <w:rsid w:val="002B7C2B"/>
    <w:rsid w:val="002B7D19"/>
    <w:rsid w:val="002C0463"/>
    <w:rsid w:val="002C07B7"/>
    <w:rsid w:val="002C0CFA"/>
    <w:rsid w:val="002C0CFF"/>
    <w:rsid w:val="002C1295"/>
    <w:rsid w:val="002C16D2"/>
    <w:rsid w:val="002C183A"/>
    <w:rsid w:val="002C1961"/>
    <w:rsid w:val="002C1F24"/>
    <w:rsid w:val="002C3190"/>
    <w:rsid w:val="002C3332"/>
    <w:rsid w:val="002C3A46"/>
    <w:rsid w:val="002C4279"/>
    <w:rsid w:val="002C4756"/>
    <w:rsid w:val="002C495C"/>
    <w:rsid w:val="002C4E9D"/>
    <w:rsid w:val="002C5298"/>
    <w:rsid w:val="002C58D8"/>
    <w:rsid w:val="002C5983"/>
    <w:rsid w:val="002C5FA9"/>
    <w:rsid w:val="002C663B"/>
    <w:rsid w:val="002C6E97"/>
    <w:rsid w:val="002C7130"/>
    <w:rsid w:val="002C71D1"/>
    <w:rsid w:val="002C7284"/>
    <w:rsid w:val="002C79A7"/>
    <w:rsid w:val="002C7D97"/>
    <w:rsid w:val="002D1059"/>
    <w:rsid w:val="002D10D5"/>
    <w:rsid w:val="002D1E99"/>
    <w:rsid w:val="002D24AF"/>
    <w:rsid w:val="002D2D05"/>
    <w:rsid w:val="002D2DC1"/>
    <w:rsid w:val="002D3A77"/>
    <w:rsid w:val="002D3DC0"/>
    <w:rsid w:val="002D46FE"/>
    <w:rsid w:val="002D47A7"/>
    <w:rsid w:val="002D4B20"/>
    <w:rsid w:val="002D4F60"/>
    <w:rsid w:val="002D4F98"/>
    <w:rsid w:val="002D4FA6"/>
    <w:rsid w:val="002D5A7E"/>
    <w:rsid w:val="002D5DD3"/>
    <w:rsid w:val="002D5FA0"/>
    <w:rsid w:val="002D619F"/>
    <w:rsid w:val="002D6938"/>
    <w:rsid w:val="002D6E8D"/>
    <w:rsid w:val="002D7220"/>
    <w:rsid w:val="002D7CAF"/>
    <w:rsid w:val="002D7D6B"/>
    <w:rsid w:val="002E0577"/>
    <w:rsid w:val="002E0EE4"/>
    <w:rsid w:val="002E17C3"/>
    <w:rsid w:val="002E1961"/>
    <w:rsid w:val="002E19C6"/>
    <w:rsid w:val="002E2913"/>
    <w:rsid w:val="002E29FB"/>
    <w:rsid w:val="002E2E42"/>
    <w:rsid w:val="002E2E82"/>
    <w:rsid w:val="002E3A41"/>
    <w:rsid w:val="002E4917"/>
    <w:rsid w:val="002E492A"/>
    <w:rsid w:val="002E4BE5"/>
    <w:rsid w:val="002E6286"/>
    <w:rsid w:val="002E6BDF"/>
    <w:rsid w:val="002E6C77"/>
    <w:rsid w:val="002E6D15"/>
    <w:rsid w:val="002E6FFB"/>
    <w:rsid w:val="002E7144"/>
    <w:rsid w:val="002E75AD"/>
    <w:rsid w:val="002E7992"/>
    <w:rsid w:val="002E7B56"/>
    <w:rsid w:val="002E7BB7"/>
    <w:rsid w:val="002E7EA5"/>
    <w:rsid w:val="002F024B"/>
    <w:rsid w:val="002F033B"/>
    <w:rsid w:val="002F041A"/>
    <w:rsid w:val="002F07F9"/>
    <w:rsid w:val="002F0CA4"/>
    <w:rsid w:val="002F1257"/>
    <w:rsid w:val="002F1D66"/>
    <w:rsid w:val="002F1E66"/>
    <w:rsid w:val="002F2186"/>
    <w:rsid w:val="002F2C0B"/>
    <w:rsid w:val="002F2DF9"/>
    <w:rsid w:val="002F2E57"/>
    <w:rsid w:val="002F3605"/>
    <w:rsid w:val="002F3DF4"/>
    <w:rsid w:val="002F40D5"/>
    <w:rsid w:val="002F4316"/>
    <w:rsid w:val="002F4AB5"/>
    <w:rsid w:val="002F5022"/>
    <w:rsid w:val="002F59A1"/>
    <w:rsid w:val="002F6601"/>
    <w:rsid w:val="002F6851"/>
    <w:rsid w:val="002F6C51"/>
    <w:rsid w:val="002F6C73"/>
    <w:rsid w:val="002F6D3A"/>
    <w:rsid w:val="002F71E5"/>
    <w:rsid w:val="002F7938"/>
    <w:rsid w:val="002F7FBF"/>
    <w:rsid w:val="003001CA"/>
    <w:rsid w:val="003003E7"/>
    <w:rsid w:val="0030042F"/>
    <w:rsid w:val="00301190"/>
    <w:rsid w:val="0030147D"/>
    <w:rsid w:val="00301B7A"/>
    <w:rsid w:val="00301BA7"/>
    <w:rsid w:val="00302060"/>
    <w:rsid w:val="00302364"/>
    <w:rsid w:val="00302A01"/>
    <w:rsid w:val="00303561"/>
    <w:rsid w:val="003037AC"/>
    <w:rsid w:val="003037DC"/>
    <w:rsid w:val="00303E61"/>
    <w:rsid w:val="003040DC"/>
    <w:rsid w:val="003042BB"/>
    <w:rsid w:val="003046D9"/>
    <w:rsid w:val="00304841"/>
    <w:rsid w:val="0030514B"/>
    <w:rsid w:val="0030565A"/>
    <w:rsid w:val="00305C69"/>
    <w:rsid w:val="003062D5"/>
    <w:rsid w:val="0030655A"/>
    <w:rsid w:val="00306D1A"/>
    <w:rsid w:val="003073C7"/>
    <w:rsid w:val="00307476"/>
    <w:rsid w:val="003101D7"/>
    <w:rsid w:val="00311135"/>
    <w:rsid w:val="00311148"/>
    <w:rsid w:val="00312415"/>
    <w:rsid w:val="0031255F"/>
    <w:rsid w:val="003125D5"/>
    <w:rsid w:val="0031424D"/>
    <w:rsid w:val="00314375"/>
    <w:rsid w:val="003144CC"/>
    <w:rsid w:val="00314E03"/>
    <w:rsid w:val="00314E2E"/>
    <w:rsid w:val="00315414"/>
    <w:rsid w:val="00315542"/>
    <w:rsid w:val="00315FA4"/>
    <w:rsid w:val="00316738"/>
    <w:rsid w:val="00316E1F"/>
    <w:rsid w:val="0031728B"/>
    <w:rsid w:val="00317691"/>
    <w:rsid w:val="00317A4F"/>
    <w:rsid w:val="00317AE1"/>
    <w:rsid w:val="00317F3D"/>
    <w:rsid w:val="00320929"/>
    <w:rsid w:val="00320941"/>
    <w:rsid w:val="003209FE"/>
    <w:rsid w:val="003220E8"/>
    <w:rsid w:val="0032212E"/>
    <w:rsid w:val="00322347"/>
    <w:rsid w:val="0032276D"/>
    <w:rsid w:val="00322870"/>
    <w:rsid w:val="00322C78"/>
    <w:rsid w:val="0032401D"/>
    <w:rsid w:val="003258A5"/>
    <w:rsid w:val="00327283"/>
    <w:rsid w:val="00327328"/>
    <w:rsid w:val="00327391"/>
    <w:rsid w:val="00327767"/>
    <w:rsid w:val="00327A2D"/>
    <w:rsid w:val="003301C7"/>
    <w:rsid w:val="00330F3A"/>
    <w:rsid w:val="0033148A"/>
    <w:rsid w:val="003315E6"/>
    <w:rsid w:val="003322D2"/>
    <w:rsid w:val="00332462"/>
    <w:rsid w:val="00332AE1"/>
    <w:rsid w:val="00333017"/>
    <w:rsid w:val="003336A8"/>
    <w:rsid w:val="00333B8E"/>
    <w:rsid w:val="00334003"/>
    <w:rsid w:val="003348C5"/>
    <w:rsid w:val="00335BF2"/>
    <w:rsid w:val="00336916"/>
    <w:rsid w:val="00337BB8"/>
    <w:rsid w:val="00337D02"/>
    <w:rsid w:val="00340194"/>
    <w:rsid w:val="00340662"/>
    <w:rsid w:val="003406B7"/>
    <w:rsid w:val="003406F6"/>
    <w:rsid w:val="003407A2"/>
    <w:rsid w:val="00340D59"/>
    <w:rsid w:val="00341013"/>
    <w:rsid w:val="00341836"/>
    <w:rsid w:val="00341DC4"/>
    <w:rsid w:val="00341DCE"/>
    <w:rsid w:val="0034278A"/>
    <w:rsid w:val="00342FCF"/>
    <w:rsid w:val="0034322A"/>
    <w:rsid w:val="0034363F"/>
    <w:rsid w:val="003436F7"/>
    <w:rsid w:val="003439BE"/>
    <w:rsid w:val="00343D37"/>
    <w:rsid w:val="00344203"/>
    <w:rsid w:val="003443D5"/>
    <w:rsid w:val="0034481E"/>
    <w:rsid w:val="00344DA0"/>
    <w:rsid w:val="00344E95"/>
    <w:rsid w:val="00344F2D"/>
    <w:rsid w:val="00344FF1"/>
    <w:rsid w:val="00345126"/>
    <w:rsid w:val="00345BBF"/>
    <w:rsid w:val="00346265"/>
    <w:rsid w:val="00346CEB"/>
    <w:rsid w:val="0035044E"/>
    <w:rsid w:val="00350BDB"/>
    <w:rsid w:val="00351306"/>
    <w:rsid w:val="00351D78"/>
    <w:rsid w:val="00352445"/>
    <w:rsid w:val="00352E1D"/>
    <w:rsid w:val="003536C0"/>
    <w:rsid w:val="003538C9"/>
    <w:rsid w:val="00353963"/>
    <w:rsid w:val="003540A7"/>
    <w:rsid w:val="003541E8"/>
    <w:rsid w:val="003543FB"/>
    <w:rsid w:val="0035468A"/>
    <w:rsid w:val="00354A11"/>
    <w:rsid w:val="00354DF2"/>
    <w:rsid w:val="003557C7"/>
    <w:rsid w:val="003559CC"/>
    <w:rsid w:val="00355D8D"/>
    <w:rsid w:val="003569A4"/>
    <w:rsid w:val="00356A52"/>
    <w:rsid w:val="00356C60"/>
    <w:rsid w:val="00357584"/>
    <w:rsid w:val="00357A52"/>
    <w:rsid w:val="00357C23"/>
    <w:rsid w:val="00360076"/>
    <w:rsid w:val="003603DA"/>
    <w:rsid w:val="00361222"/>
    <w:rsid w:val="003616A3"/>
    <w:rsid w:val="00361855"/>
    <w:rsid w:val="00361AD0"/>
    <w:rsid w:val="003624E8"/>
    <w:rsid w:val="003626FD"/>
    <w:rsid w:val="00362A75"/>
    <w:rsid w:val="00362C85"/>
    <w:rsid w:val="00362D6E"/>
    <w:rsid w:val="00362F4A"/>
    <w:rsid w:val="003635F1"/>
    <w:rsid w:val="003635FA"/>
    <w:rsid w:val="003636A3"/>
    <w:rsid w:val="003638F5"/>
    <w:rsid w:val="00363D7D"/>
    <w:rsid w:val="00363D91"/>
    <w:rsid w:val="00363DCC"/>
    <w:rsid w:val="00364114"/>
    <w:rsid w:val="003647E6"/>
    <w:rsid w:val="003656E5"/>
    <w:rsid w:val="00365B94"/>
    <w:rsid w:val="00366450"/>
    <w:rsid w:val="00366A50"/>
    <w:rsid w:val="00367073"/>
    <w:rsid w:val="003705DB"/>
    <w:rsid w:val="003707E2"/>
    <w:rsid w:val="00370A3B"/>
    <w:rsid w:val="00370A75"/>
    <w:rsid w:val="00370B07"/>
    <w:rsid w:val="00370C00"/>
    <w:rsid w:val="00370D59"/>
    <w:rsid w:val="00370F23"/>
    <w:rsid w:val="0037100A"/>
    <w:rsid w:val="00371664"/>
    <w:rsid w:val="003718C9"/>
    <w:rsid w:val="00371C7A"/>
    <w:rsid w:val="00372229"/>
    <w:rsid w:val="003730D2"/>
    <w:rsid w:val="003739EE"/>
    <w:rsid w:val="003744CF"/>
    <w:rsid w:val="00374704"/>
    <w:rsid w:val="00374A6B"/>
    <w:rsid w:val="00374EE5"/>
    <w:rsid w:val="003757C4"/>
    <w:rsid w:val="00375B96"/>
    <w:rsid w:val="00375BD9"/>
    <w:rsid w:val="00375D64"/>
    <w:rsid w:val="003763D4"/>
    <w:rsid w:val="00376C8B"/>
    <w:rsid w:val="003779F3"/>
    <w:rsid w:val="00377DC1"/>
    <w:rsid w:val="00380D82"/>
    <w:rsid w:val="0038137D"/>
    <w:rsid w:val="003818F3"/>
    <w:rsid w:val="00381913"/>
    <w:rsid w:val="003829D3"/>
    <w:rsid w:val="00382A99"/>
    <w:rsid w:val="00382AB8"/>
    <w:rsid w:val="00382CA9"/>
    <w:rsid w:val="0038368B"/>
    <w:rsid w:val="00383D42"/>
    <w:rsid w:val="003849F8"/>
    <w:rsid w:val="00384B6E"/>
    <w:rsid w:val="00384DFE"/>
    <w:rsid w:val="00384F60"/>
    <w:rsid w:val="00385650"/>
    <w:rsid w:val="00386188"/>
    <w:rsid w:val="00386208"/>
    <w:rsid w:val="00386E7A"/>
    <w:rsid w:val="00387B3B"/>
    <w:rsid w:val="00387D05"/>
    <w:rsid w:val="00390011"/>
    <w:rsid w:val="0039006A"/>
    <w:rsid w:val="0039034F"/>
    <w:rsid w:val="003903C4"/>
    <w:rsid w:val="003904D0"/>
    <w:rsid w:val="0039089E"/>
    <w:rsid w:val="00390F02"/>
    <w:rsid w:val="00391096"/>
    <w:rsid w:val="00391773"/>
    <w:rsid w:val="003919D9"/>
    <w:rsid w:val="00392C43"/>
    <w:rsid w:val="00392E67"/>
    <w:rsid w:val="00393616"/>
    <w:rsid w:val="003940A0"/>
    <w:rsid w:val="003942A0"/>
    <w:rsid w:val="00394601"/>
    <w:rsid w:val="0039496A"/>
    <w:rsid w:val="003953B5"/>
    <w:rsid w:val="00395911"/>
    <w:rsid w:val="0039595A"/>
    <w:rsid w:val="00395A2C"/>
    <w:rsid w:val="003964D3"/>
    <w:rsid w:val="003966D3"/>
    <w:rsid w:val="003979AF"/>
    <w:rsid w:val="00397A7D"/>
    <w:rsid w:val="003A06E6"/>
    <w:rsid w:val="003A099C"/>
    <w:rsid w:val="003A2235"/>
    <w:rsid w:val="003A2A9C"/>
    <w:rsid w:val="003A2B79"/>
    <w:rsid w:val="003A2DAF"/>
    <w:rsid w:val="003A36BB"/>
    <w:rsid w:val="003A4957"/>
    <w:rsid w:val="003A4EED"/>
    <w:rsid w:val="003A5132"/>
    <w:rsid w:val="003A5637"/>
    <w:rsid w:val="003A5B87"/>
    <w:rsid w:val="003A6115"/>
    <w:rsid w:val="003A6368"/>
    <w:rsid w:val="003A6D59"/>
    <w:rsid w:val="003A6D71"/>
    <w:rsid w:val="003A73DB"/>
    <w:rsid w:val="003A78C6"/>
    <w:rsid w:val="003A79EE"/>
    <w:rsid w:val="003B053A"/>
    <w:rsid w:val="003B0E12"/>
    <w:rsid w:val="003B10DB"/>
    <w:rsid w:val="003B13E1"/>
    <w:rsid w:val="003B1906"/>
    <w:rsid w:val="003B1CB7"/>
    <w:rsid w:val="003B2AFC"/>
    <w:rsid w:val="003B2E5D"/>
    <w:rsid w:val="003B3553"/>
    <w:rsid w:val="003B360A"/>
    <w:rsid w:val="003B3879"/>
    <w:rsid w:val="003B3D5A"/>
    <w:rsid w:val="003B461F"/>
    <w:rsid w:val="003B4A26"/>
    <w:rsid w:val="003B4EF1"/>
    <w:rsid w:val="003B55FC"/>
    <w:rsid w:val="003B624A"/>
    <w:rsid w:val="003B6880"/>
    <w:rsid w:val="003B6BA8"/>
    <w:rsid w:val="003C0766"/>
    <w:rsid w:val="003C0C70"/>
    <w:rsid w:val="003C11DD"/>
    <w:rsid w:val="003C1692"/>
    <w:rsid w:val="003C183D"/>
    <w:rsid w:val="003C19AF"/>
    <w:rsid w:val="003C1EFB"/>
    <w:rsid w:val="003C217D"/>
    <w:rsid w:val="003C22CB"/>
    <w:rsid w:val="003C23AD"/>
    <w:rsid w:val="003C2DBE"/>
    <w:rsid w:val="003C3075"/>
    <w:rsid w:val="003C343B"/>
    <w:rsid w:val="003C3E4B"/>
    <w:rsid w:val="003C4A2A"/>
    <w:rsid w:val="003C4BC7"/>
    <w:rsid w:val="003C4C26"/>
    <w:rsid w:val="003C525A"/>
    <w:rsid w:val="003C5AF6"/>
    <w:rsid w:val="003C5BE8"/>
    <w:rsid w:val="003C5CD0"/>
    <w:rsid w:val="003C5CFA"/>
    <w:rsid w:val="003C6A00"/>
    <w:rsid w:val="003C72C1"/>
    <w:rsid w:val="003C74F1"/>
    <w:rsid w:val="003C7731"/>
    <w:rsid w:val="003D10C0"/>
    <w:rsid w:val="003D19CE"/>
    <w:rsid w:val="003D26EA"/>
    <w:rsid w:val="003D292C"/>
    <w:rsid w:val="003D2C44"/>
    <w:rsid w:val="003D302C"/>
    <w:rsid w:val="003D31F8"/>
    <w:rsid w:val="003D3B0C"/>
    <w:rsid w:val="003D3BDA"/>
    <w:rsid w:val="003D4027"/>
    <w:rsid w:val="003D4529"/>
    <w:rsid w:val="003D464D"/>
    <w:rsid w:val="003D4F7D"/>
    <w:rsid w:val="003D5544"/>
    <w:rsid w:val="003D5890"/>
    <w:rsid w:val="003D5AA9"/>
    <w:rsid w:val="003D5AFE"/>
    <w:rsid w:val="003D5C45"/>
    <w:rsid w:val="003D5F5B"/>
    <w:rsid w:val="003D6619"/>
    <w:rsid w:val="003D674A"/>
    <w:rsid w:val="003D6A39"/>
    <w:rsid w:val="003D6D0B"/>
    <w:rsid w:val="003D6D32"/>
    <w:rsid w:val="003E047C"/>
    <w:rsid w:val="003E05FA"/>
    <w:rsid w:val="003E0B95"/>
    <w:rsid w:val="003E0FD8"/>
    <w:rsid w:val="003E12BB"/>
    <w:rsid w:val="003E13B1"/>
    <w:rsid w:val="003E1BCC"/>
    <w:rsid w:val="003E1F39"/>
    <w:rsid w:val="003E1F3B"/>
    <w:rsid w:val="003E2401"/>
    <w:rsid w:val="003E28F1"/>
    <w:rsid w:val="003E3AC3"/>
    <w:rsid w:val="003E3B36"/>
    <w:rsid w:val="003E3D6B"/>
    <w:rsid w:val="003E484A"/>
    <w:rsid w:val="003E4E7B"/>
    <w:rsid w:val="003E56C3"/>
    <w:rsid w:val="003E5E7F"/>
    <w:rsid w:val="003E5F9F"/>
    <w:rsid w:val="003E6183"/>
    <w:rsid w:val="003F011A"/>
    <w:rsid w:val="003F05ED"/>
    <w:rsid w:val="003F0EE6"/>
    <w:rsid w:val="003F1B50"/>
    <w:rsid w:val="003F2652"/>
    <w:rsid w:val="003F362C"/>
    <w:rsid w:val="003F3B59"/>
    <w:rsid w:val="003F3ED6"/>
    <w:rsid w:val="003F44C8"/>
    <w:rsid w:val="003F4AF7"/>
    <w:rsid w:val="003F4BAD"/>
    <w:rsid w:val="003F514D"/>
    <w:rsid w:val="003F532C"/>
    <w:rsid w:val="003F5BED"/>
    <w:rsid w:val="003F63BC"/>
    <w:rsid w:val="003F69D4"/>
    <w:rsid w:val="003F6A95"/>
    <w:rsid w:val="003F7BC4"/>
    <w:rsid w:val="003F7D5A"/>
    <w:rsid w:val="00401816"/>
    <w:rsid w:val="004018A3"/>
    <w:rsid w:val="00401BD1"/>
    <w:rsid w:val="00401E92"/>
    <w:rsid w:val="0040249F"/>
    <w:rsid w:val="004025CD"/>
    <w:rsid w:val="00402614"/>
    <w:rsid w:val="00402BD9"/>
    <w:rsid w:val="00402C0E"/>
    <w:rsid w:val="00402E7E"/>
    <w:rsid w:val="004039EF"/>
    <w:rsid w:val="00403B91"/>
    <w:rsid w:val="0040458B"/>
    <w:rsid w:val="00404717"/>
    <w:rsid w:val="00404909"/>
    <w:rsid w:val="00404DEE"/>
    <w:rsid w:val="004058E3"/>
    <w:rsid w:val="004059BE"/>
    <w:rsid w:val="00405AFF"/>
    <w:rsid w:val="00406451"/>
    <w:rsid w:val="00406920"/>
    <w:rsid w:val="00406E4A"/>
    <w:rsid w:val="004071B6"/>
    <w:rsid w:val="00407B63"/>
    <w:rsid w:val="00407F8E"/>
    <w:rsid w:val="0041097D"/>
    <w:rsid w:val="00410C9E"/>
    <w:rsid w:val="00411030"/>
    <w:rsid w:val="00411F03"/>
    <w:rsid w:val="00412452"/>
    <w:rsid w:val="0041263E"/>
    <w:rsid w:val="0041276F"/>
    <w:rsid w:val="004133E5"/>
    <w:rsid w:val="0041391F"/>
    <w:rsid w:val="00413C62"/>
    <w:rsid w:val="00413FBA"/>
    <w:rsid w:val="004145A3"/>
    <w:rsid w:val="00414A99"/>
    <w:rsid w:val="00415064"/>
    <w:rsid w:val="00416008"/>
    <w:rsid w:val="004165C1"/>
    <w:rsid w:val="0041671D"/>
    <w:rsid w:val="004171B7"/>
    <w:rsid w:val="00417212"/>
    <w:rsid w:val="00417368"/>
    <w:rsid w:val="00417786"/>
    <w:rsid w:val="00417D7E"/>
    <w:rsid w:val="00417F38"/>
    <w:rsid w:val="00420695"/>
    <w:rsid w:val="0042087E"/>
    <w:rsid w:val="004210C8"/>
    <w:rsid w:val="00421623"/>
    <w:rsid w:val="00421FA3"/>
    <w:rsid w:val="0042203F"/>
    <w:rsid w:val="0042226F"/>
    <w:rsid w:val="004222A9"/>
    <w:rsid w:val="00422970"/>
    <w:rsid w:val="00422BCF"/>
    <w:rsid w:val="00422FBD"/>
    <w:rsid w:val="004230A0"/>
    <w:rsid w:val="00423391"/>
    <w:rsid w:val="004233FA"/>
    <w:rsid w:val="00423471"/>
    <w:rsid w:val="00423687"/>
    <w:rsid w:val="004237CE"/>
    <w:rsid w:val="00423D04"/>
    <w:rsid w:val="004241A2"/>
    <w:rsid w:val="004249D0"/>
    <w:rsid w:val="00424A56"/>
    <w:rsid w:val="00425057"/>
    <w:rsid w:val="00425111"/>
    <w:rsid w:val="00425520"/>
    <w:rsid w:val="00425C04"/>
    <w:rsid w:val="00425FFB"/>
    <w:rsid w:val="00426109"/>
    <w:rsid w:val="0042614B"/>
    <w:rsid w:val="00426C64"/>
    <w:rsid w:val="0042745B"/>
    <w:rsid w:val="004279BF"/>
    <w:rsid w:val="00427C05"/>
    <w:rsid w:val="004300F3"/>
    <w:rsid w:val="00430944"/>
    <w:rsid w:val="0043105D"/>
    <w:rsid w:val="0043162C"/>
    <w:rsid w:val="004318D6"/>
    <w:rsid w:val="0043194E"/>
    <w:rsid w:val="00431A04"/>
    <w:rsid w:val="00431D1C"/>
    <w:rsid w:val="00431EB9"/>
    <w:rsid w:val="00431EDF"/>
    <w:rsid w:val="00432343"/>
    <w:rsid w:val="004323D5"/>
    <w:rsid w:val="00432597"/>
    <w:rsid w:val="00432616"/>
    <w:rsid w:val="004327E7"/>
    <w:rsid w:val="004327F6"/>
    <w:rsid w:val="0043301C"/>
    <w:rsid w:val="0043362F"/>
    <w:rsid w:val="00433870"/>
    <w:rsid w:val="00434896"/>
    <w:rsid w:val="00435078"/>
    <w:rsid w:val="00435686"/>
    <w:rsid w:val="004359B8"/>
    <w:rsid w:val="00435D67"/>
    <w:rsid w:val="00435F7B"/>
    <w:rsid w:val="004366DF"/>
    <w:rsid w:val="00436898"/>
    <w:rsid w:val="004368B5"/>
    <w:rsid w:val="00437E6C"/>
    <w:rsid w:val="0044021B"/>
    <w:rsid w:val="004402CE"/>
    <w:rsid w:val="00440A3F"/>
    <w:rsid w:val="004411C2"/>
    <w:rsid w:val="00441840"/>
    <w:rsid w:val="00441A4A"/>
    <w:rsid w:val="00441C3B"/>
    <w:rsid w:val="00442165"/>
    <w:rsid w:val="00442225"/>
    <w:rsid w:val="00442827"/>
    <w:rsid w:val="004428F6"/>
    <w:rsid w:val="0044295B"/>
    <w:rsid w:val="004429E7"/>
    <w:rsid w:val="00442A57"/>
    <w:rsid w:val="00442B47"/>
    <w:rsid w:val="00442E3D"/>
    <w:rsid w:val="0044427C"/>
    <w:rsid w:val="0044432F"/>
    <w:rsid w:val="00444B40"/>
    <w:rsid w:val="00444C50"/>
    <w:rsid w:val="00444E20"/>
    <w:rsid w:val="004452D9"/>
    <w:rsid w:val="00445456"/>
    <w:rsid w:val="00445500"/>
    <w:rsid w:val="00445A79"/>
    <w:rsid w:val="0044656A"/>
    <w:rsid w:val="00447437"/>
    <w:rsid w:val="004474DC"/>
    <w:rsid w:val="00447CA9"/>
    <w:rsid w:val="004501E2"/>
    <w:rsid w:val="004503CA"/>
    <w:rsid w:val="00450AA2"/>
    <w:rsid w:val="00450C67"/>
    <w:rsid w:val="00451852"/>
    <w:rsid w:val="00451896"/>
    <w:rsid w:val="00451F04"/>
    <w:rsid w:val="00452116"/>
    <w:rsid w:val="0045211E"/>
    <w:rsid w:val="00452321"/>
    <w:rsid w:val="004527A7"/>
    <w:rsid w:val="004527CB"/>
    <w:rsid w:val="004528F9"/>
    <w:rsid w:val="00453518"/>
    <w:rsid w:val="00453B5C"/>
    <w:rsid w:val="004541A9"/>
    <w:rsid w:val="00454224"/>
    <w:rsid w:val="00454397"/>
    <w:rsid w:val="0045484A"/>
    <w:rsid w:val="004549F0"/>
    <w:rsid w:val="00454A9E"/>
    <w:rsid w:val="00454FE0"/>
    <w:rsid w:val="00455033"/>
    <w:rsid w:val="0045544F"/>
    <w:rsid w:val="004557F9"/>
    <w:rsid w:val="0045593A"/>
    <w:rsid w:val="00455A89"/>
    <w:rsid w:val="00455ADA"/>
    <w:rsid w:val="00456370"/>
    <w:rsid w:val="00456D5A"/>
    <w:rsid w:val="004579D8"/>
    <w:rsid w:val="00460004"/>
    <w:rsid w:val="00460020"/>
    <w:rsid w:val="00460F05"/>
    <w:rsid w:val="00461537"/>
    <w:rsid w:val="004622F4"/>
    <w:rsid w:val="0046251A"/>
    <w:rsid w:val="00463692"/>
    <w:rsid w:val="00463C79"/>
    <w:rsid w:val="00463CA1"/>
    <w:rsid w:val="004643EA"/>
    <w:rsid w:val="00464E47"/>
    <w:rsid w:val="0046536A"/>
    <w:rsid w:val="004658CA"/>
    <w:rsid w:val="00465A51"/>
    <w:rsid w:val="0046608F"/>
    <w:rsid w:val="004668C5"/>
    <w:rsid w:val="004669AD"/>
    <w:rsid w:val="00466FA8"/>
    <w:rsid w:val="00467934"/>
    <w:rsid w:val="00467C9D"/>
    <w:rsid w:val="0047028D"/>
    <w:rsid w:val="00470B74"/>
    <w:rsid w:val="00471902"/>
    <w:rsid w:val="004720A6"/>
    <w:rsid w:val="004723A4"/>
    <w:rsid w:val="0047253E"/>
    <w:rsid w:val="00472844"/>
    <w:rsid w:val="00472930"/>
    <w:rsid w:val="004730E8"/>
    <w:rsid w:val="0047395D"/>
    <w:rsid w:val="00473D2D"/>
    <w:rsid w:val="004746FB"/>
    <w:rsid w:val="00474C46"/>
    <w:rsid w:val="004757E9"/>
    <w:rsid w:val="004759AD"/>
    <w:rsid w:val="00476CD4"/>
    <w:rsid w:val="00477974"/>
    <w:rsid w:val="00477FFD"/>
    <w:rsid w:val="00480756"/>
    <w:rsid w:val="004813CD"/>
    <w:rsid w:val="00481FF1"/>
    <w:rsid w:val="00482225"/>
    <w:rsid w:val="004824B0"/>
    <w:rsid w:val="00482AC6"/>
    <w:rsid w:val="00483B93"/>
    <w:rsid w:val="00483E7C"/>
    <w:rsid w:val="00484462"/>
    <w:rsid w:val="00484C10"/>
    <w:rsid w:val="00484C3F"/>
    <w:rsid w:val="00484F53"/>
    <w:rsid w:val="004853EB"/>
    <w:rsid w:val="0048583B"/>
    <w:rsid w:val="00485932"/>
    <w:rsid w:val="00485C85"/>
    <w:rsid w:val="0048638D"/>
    <w:rsid w:val="004865DA"/>
    <w:rsid w:val="0048666E"/>
    <w:rsid w:val="00486C07"/>
    <w:rsid w:val="00486DE3"/>
    <w:rsid w:val="0048750D"/>
    <w:rsid w:val="00487821"/>
    <w:rsid w:val="00487853"/>
    <w:rsid w:val="00487A96"/>
    <w:rsid w:val="00487E65"/>
    <w:rsid w:val="00487F60"/>
    <w:rsid w:val="004901CB"/>
    <w:rsid w:val="00490377"/>
    <w:rsid w:val="00490842"/>
    <w:rsid w:val="00490AD8"/>
    <w:rsid w:val="00490E12"/>
    <w:rsid w:val="004915F9"/>
    <w:rsid w:val="00491A29"/>
    <w:rsid w:val="00491BC5"/>
    <w:rsid w:val="00491CD5"/>
    <w:rsid w:val="00491DDE"/>
    <w:rsid w:val="00491FB8"/>
    <w:rsid w:val="00491FE8"/>
    <w:rsid w:val="004929DF"/>
    <w:rsid w:val="00493E0B"/>
    <w:rsid w:val="00493FA8"/>
    <w:rsid w:val="00493FB1"/>
    <w:rsid w:val="0049492B"/>
    <w:rsid w:val="00495080"/>
    <w:rsid w:val="00495242"/>
    <w:rsid w:val="0049530D"/>
    <w:rsid w:val="00495F56"/>
    <w:rsid w:val="004961DA"/>
    <w:rsid w:val="00496893"/>
    <w:rsid w:val="00496D14"/>
    <w:rsid w:val="004970B5"/>
    <w:rsid w:val="004972EF"/>
    <w:rsid w:val="004974C3"/>
    <w:rsid w:val="004977F4"/>
    <w:rsid w:val="004A020F"/>
    <w:rsid w:val="004A04BA"/>
    <w:rsid w:val="004A0AA5"/>
    <w:rsid w:val="004A135B"/>
    <w:rsid w:val="004A1530"/>
    <w:rsid w:val="004A237E"/>
    <w:rsid w:val="004A26AA"/>
    <w:rsid w:val="004A2F8B"/>
    <w:rsid w:val="004A3287"/>
    <w:rsid w:val="004A34D1"/>
    <w:rsid w:val="004A3750"/>
    <w:rsid w:val="004A3F8E"/>
    <w:rsid w:val="004A44C2"/>
    <w:rsid w:val="004A52C1"/>
    <w:rsid w:val="004A5717"/>
    <w:rsid w:val="004A5EA9"/>
    <w:rsid w:val="004A6216"/>
    <w:rsid w:val="004A62AF"/>
    <w:rsid w:val="004A6587"/>
    <w:rsid w:val="004A72BD"/>
    <w:rsid w:val="004A7B33"/>
    <w:rsid w:val="004B041E"/>
    <w:rsid w:val="004B08DE"/>
    <w:rsid w:val="004B0FFF"/>
    <w:rsid w:val="004B1730"/>
    <w:rsid w:val="004B1A44"/>
    <w:rsid w:val="004B1C31"/>
    <w:rsid w:val="004B255A"/>
    <w:rsid w:val="004B2907"/>
    <w:rsid w:val="004B2B4B"/>
    <w:rsid w:val="004B337E"/>
    <w:rsid w:val="004B3EA8"/>
    <w:rsid w:val="004B41F4"/>
    <w:rsid w:val="004B4258"/>
    <w:rsid w:val="004B4367"/>
    <w:rsid w:val="004B472E"/>
    <w:rsid w:val="004B4B03"/>
    <w:rsid w:val="004B50F4"/>
    <w:rsid w:val="004B57A6"/>
    <w:rsid w:val="004B5F4A"/>
    <w:rsid w:val="004B6222"/>
    <w:rsid w:val="004B6377"/>
    <w:rsid w:val="004B68E4"/>
    <w:rsid w:val="004B6B29"/>
    <w:rsid w:val="004B7B54"/>
    <w:rsid w:val="004B7C77"/>
    <w:rsid w:val="004C081B"/>
    <w:rsid w:val="004C0DAD"/>
    <w:rsid w:val="004C0DC0"/>
    <w:rsid w:val="004C1C70"/>
    <w:rsid w:val="004C2090"/>
    <w:rsid w:val="004C233F"/>
    <w:rsid w:val="004C2B4B"/>
    <w:rsid w:val="004C30B8"/>
    <w:rsid w:val="004C373C"/>
    <w:rsid w:val="004C4306"/>
    <w:rsid w:val="004C4C1D"/>
    <w:rsid w:val="004C5A85"/>
    <w:rsid w:val="004C5D27"/>
    <w:rsid w:val="004C6448"/>
    <w:rsid w:val="004C6A79"/>
    <w:rsid w:val="004C6F9B"/>
    <w:rsid w:val="004C7E69"/>
    <w:rsid w:val="004D0A49"/>
    <w:rsid w:val="004D0E38"/>
    <w:rsid w:val="004D0FC3"/>
    <w:rsid w:val="004D1821"/>
    <w:rsid w:val="004D18FC"/>
    <w:rsid w:val="004D1B48"/>
    <w:rsid w:val="004D21ED"/>
    <w:rsid w:val="004D22A2"/>
    <w:rsid w:val="004D266A"/>
    <w:rsid w:val="004D26C6"/>
    <w:rsid w:val="004D272C"/>
    <w:rsid w:val="004D2874"/>
    <w:rsid w:val="004D2EB7"/>
    <w:rsid w:val="004D3CBE"/>
    <w:rsid w:val="004D5CDC"/>
    <w:rsid w:val="004D6786"/>
    <w:rsid w:val="004D6D6D"/>
    <w:rsid w:val="004D73E6"/>
    <w:rsid w:val="004D7F0B"/>
    <w:rsid w:val="004E006E"/>
    <w:rsid w:val="004E02A7"/>
    <w:rsid w:val="004E06D7"/>
    <w:rsid w:val="004E0C48"/>
    <w:rsid w:val="004E0EDF"/>
    <w:rsid w:val="004E1AFD"/>
    <w:rsid w:val="004E1F73"/>
    <w:rsid w:val="004E270B"/>
    <w:rsid w:val="004E2C45"/>
    <w:rsid w:val="004E2F25"/>
    <w:rsid w:val="004E30AA"/>
    <w:rsid w:val="004E36A5"/>
    <w:rsid w:val="004E39D7"/>
    <w:rsid w:val="004E4084"/>
    <w:rsid w:val="004E45B6"/>
    <w:rsid w:val="004E5132"/>
    <w:rsid w:val="004E596B"/>
    <w:rsid w:val="004E5F41"/>
    <w:rsid w:val="004E5F43"/>
    <w:rsid w:val="004E6590"/>
    <w:rsid w:val="004E67F7"/>
    <w:rsid w:val="004E682B"/>
    <w:rsid w:val="004E72ED"/>
    <w:rsid w:val="004E78B8"/>
    <w:rsid w:val="004F0FBC"/>
    <w:rsid w:val="004F1112"/>
    <w:rsid w:val="004F18FB"/>
    <w:rsid w:val="004F1D9B"/>
    <w:rsid w:val="004F2283"/>
    <w:rsid w:val="004F2621"/>
    <w:rsid w:val="004F2747"/>
    <w:rsid w:val="004F29A4"/>
    <w:rsid w:val="004F2CDD"/>
    <w:rsid w:val="004F2F5C"/>
    <w:rsid w:val="004F3066"/>
    <w:rsid w:val="004F4148"/>
    <w:rsid w:val="004F4643"/>
    <w:rsid w:val="004F4DBA"/>
    <w:rsid w:val="004F4EFC"/>
    <w:rsid w:val="004F5203"/>
    <w:rsid w:val="004F5C34"/>
    <w:rsid w:val="004F63EE"/>
    <w:rsid w:val="004F6969"/>
    <w:rsid w:val="005000EF"/>
    <w:rsid w:val="00500178"/>
    <w:rsid w:val="005005C1"/>
    <w:rsid w:val="00500D56"/>
    <w:rsid w:val="0050129A"/>
    <w:rsid w:val="00501307"/>
    <w:rsid w:val="005018F0"/>
    <w:rsid w:val="00501985"/>
    <w:rsid w:val="00501DE6"/>
    <w:rsid w:val="00501E7F"/>
    <w:rsid w:val="0050254F"/>
    <w:rsid w:val="005025ED"/>
    <w:rsid w:val="00502A68"/>
    <w:rsid w:val="00503521"/>
    <w:rsid w:val="00503F7B"/>
    <w:rsid w:val="00503F93"/>
    <w:rsid w:val="00504504"/>
    <w:rsid w:val="005052EB"/>
    <w:rsid w:val="00505787"/>
    <w:rsid w:val="00505C79"/>
    <w:rsid w:val="00506259"/>
    <w:rsid w:val="00506377"/>
    <w:rsid w:val="0050642B"/>
    <w:rsid w:val="00506D3A"/>
    <w:rsid w:val="005073DB"/>
    <w:rsid w:val="005074AE"/>
    <w:rsid w:val="005078BF"/>
    <w:rsid w:val="00507B16"/>
    <w:rsid w:val="00507B4B"/>
    <w:rsid w:val="00507F37"/>
    <w:rsid w:val="0051093B"/>
    <w:rsid w:val="00510D99"/>
    <w:rsid w:val="00511182"/>
    <w:rsid w:val="0051147C"/>
    <w:rsid w:val="005114EA"/>
    <w:rsid w:val="0051173E"/>
    <w:rsid w:val="00511CC8"/>
    <w:rsid w:val="00511D95"/>
    <w:rsid w:val="00511DC1"/>
    <w:rsid w:val="00511DEA"/>
    <w:rsid w:val="005121F6"/>
    <w:rsid w:val="00512474"/>
    <w:rsid w:val="00512567"/>
    <w:rsid w:val="00512736"/>
    <w:rsid w:val="005127CB"/>
    <w:rsid w:val="00512856"/>
    <w:rsid w:val="00512BCA"/>
    <w:rsid w:val="00512D5F"/>
    <w:rsid w:val="0051307B"/>
    <w:rsid w:val="00513900"/>
    <w:rsid w:val="00513B9E"/>
    <w:rsid w:val="00513D5E"/>
    <w:rsid w:val="00514B0C"/>
    <w:rsid w:val="0051510E"/>
    <w:rsid w:val="00515894"/>
    <w:rsid w:val="0051589B"/>
    <w:rsid w:val="00515B73"/>
    <w:rsid w:val="005160C8"/>
    <w:rsid w:val="00516426"/>
    <w:rsid w:val="00516DEA"/>
    <w:rsid w:val="005173D1"/>
    <w:rsid w:val="00517914"/>
    <w:rsid w:val="005200CD"/>
    <w:rsid w:val="00520356"/>
    <w:rsid w:val="00520471"/>
    <w:rsid w:val="00520BF8"/>
    <w:rsid w:val="00521050"/>
    <w:rsid w:val="00521211"/>
    <w:rsid w:val="00521B9E"/>
    <w:rsid w:val="00521D0D"/>
    <w:rsid w:val="00522758"/>
    <w:rsid w:val="00522A4A"/>
    <w:rsid w:val="00523585"/>
    <w:rsid w:val="00523D2D"/>
    <w:rsid w:val="00523ECA"/>
    <w:rsid w:val="00524742"/>
    <w:rsid w:val="00524DE5"/>
    <w:rsid w:val="00525C60"/>
    <w:rsid w:val="00525F78"/>
    <w:rsid w:val="00526803"/>
    <w:rsid w:val="005269C1"/>
    <w:rsid w:val="00526B33"/>
    <w:rsid w:val="005273A6"/>
    <w:rsid w:val="00527755"/>
    <w:rsid w:val="0053031C"/>
    <w:rsid w:val="00530557"/>
    <w:rsid w:val="00530E39"/>
    <w:rsid w:val="00531259"/>
    <w:rsid w:val="00531294"/>
    <w:rsid w:val="00531876"/>
    <w:rsid w:val="005320A9"/>
    <w:rsid w:val="005325FF"/>
    <w:rsid w:val="005329D9"/>
    <w:rsid w:val="00532EE7"/>
    <w:rsid w:val="0053346B"/>
    <w:rsid w:val="00533BEA"/>
    <w:rsid w:val="00534645"/>
    <w:rsid w:val="00534C5A"/>
    <w:rsid w:val="005356F0"/>
    <w:rsid w:val="00535BAA"/>
    <w:rsid w:val="005366ED"/>
    <w:rsid w:val="0053682F"/>
    <w:rsid w:val="005371A1"/>
    <w:rsid w:val="00537C3E"/>
    <w:rsid w:val="00537CFE"/>
    <w:rsid w:val="00537E7A"/>
    <w:rsid w:val="00537E7D"/>
    <w:rsid w:val="0054055A"/>
    <w:rsid w:val="005406D6"/>
    <w:rsid w:val="0054072E"/>
    <w:rsid w:val="00540B64"/>
    <w:rsid w:val="00540DD1"/>
    <w:rsid w:val="00540E4E"/>
    <w:rsid w:val="00542174"/>
    <w:rsid w:val="005425A9"/>
    <w:rsid w:val="005431E0"/>
    <w:rsid w:val="00543BF0"/>
    <w:rsid w:val="00543C77"/>
    <w:rsid w:val="005442B2"/>
    <w:rsid w:val="00544795"/>
    <w:rsid w:val="00544998"/>
    <w:rsid w:val="00544C94"/>
    <w:rsid w:val="00544E77"/>
    <w:rsid w:val="00545172"/>
    <w:rsid w:val="005451C8"/>
    <w:rsid w:val="00545795"/>
    <w:rsid w:val="00546987"/>
    <w:rsid w:val="00547524"/>
    <w:rsid w:val="00547587"/>
    <w:rsid w:val="0054782B"/>
    <w:rsid w:val="00547F04"/>
    <w:rsid w:val="0055018F"/>
    <w:rsid w:val="0055119E"/>
    <w:rsid w:val="00552485"/>
    <w:rsid w:val="00552947"/>
    <w:rsid w:val="005529C0"/>
    <w:rsid w:val="005529ED"/>
    <w:rsid w:val="00552ADA"/>
    <w:rsid w:val="00552E55"/>
    <w:rsid w:val="00552E58"/>
    <w:rsid w:val="005532EA"/>
    <w:rsid w:val="005533D7"/>
    <w:rsid w:val="005534E6"/>
    <w:rsid w:val="00553B26"/>
    <w:rsid w:val="0055403C"/>
    <w:rsid w:val="00554213"/>
    <w:rsid w:val="00555A4E"/>
    <w:rsid w:val="00555F25"/>
    <w:rsid w:val="00556241"/>
    <w:rsid w:val="0055658D"/>
    <w:rsid w:val="00556672"/>
    <w:rsid w:val="00557543"/>
    <w:rsid w:val="00557546"/>
    <w:rsid w:val="00560A98"/>
    <w:rsid w:val="0056146D"/>
    <w:rsid w:val="00561971"/>
    <w:rsid w:val="0056278B"/>
    <w:rsid w:val="00562A8C"/>
    <w:rsid w:val="00562DED"/>
    <w:rsid w:val="005638AE"/>
    <w:rsid w:val="00563EAB"/>
    <w:rsid w:val="00565136"/>
    <w:rsid w:val="00565444"/>
    <w:rsid w:val="005655B7"/>
    <w:rsid w:val="00565728"/>
    <w:rsid w:val="00565949"/>
    <w:rsid w:val="00565C48"/>
    <w:rsid w:val="00566163"/>
    <w:rsid w:val="005662BF"/>
    <w:rsid w:val="00566571"/>
    <w:rsid w:val="005666C3"/>
    <w:rsid w:val="005667D9"/>
    <w:rsid w:val="00566E19"/>
    <w:rsid w:val="0056704A"/>
    <w:rsid w:val="0056744F"/>
    <w:rsid w:val="00567453"/>
    <w:rsid w:val="00567641"/>
    <w:rsid w:val="0056776B"/>
    <w:rsid w:val="00567818"/>
    <w:rsid w:val="005678A3"/>
    <w:rsid w:val="00567992"/>
    <w:rsid w:val="00567A85"/>
    <w:rsid w:val="00570882"/>
    <w:rsid w:val="00570C73"/>
    <w:rsid w:val="00570DB5"/>
    <w:rsid w:val="00570E1C"/>
    <w:rsid w:val="005712C8"/>
    <w:rsid w:val="005719E3"/>
    <w:rsid w:val="0057227E"/>
    <w:rsid w:val="005728AD"/>
    <w:rsid w:val="00572B4A"/>
    <w:rsid w:val="00572B6E"/>
    <w:rsid w:val="00572D80"/>
    <w:rsid w:val="005734FE"/>
    <w:rsid w:val="00573751"/>
    <w:rsid w:val="00573831"/>
    <w:rsid w:val="00573E57"/>
    <w:rsid w:val="005741C0"/>
    <w:rsid w:val="005741C4"/>
    <w:rsid w:val="005746EB"/>
    <w:rsid w:val="00574AF1"/>
    <w:rsid w:val="00574B41"/>
    <w:rsid w:val="00574E27"/>
    <w:rsid w:val="00574E58"/>
    <w:rsid w:val="00575857"/>
    <w:rsid w:val="00576C58"/>
    <w:rsid w:val="00576D55"/>
    <w:rsid w:val="00576DC9"/>
    <w:rsid w:val="00576F71"/>
    <w:rsid w:val="00577083"/>
    <w:rsid w:val="00577403"/>
    <w:rsid w:val="00577FC3"/>
    <w:rsid w:val="005807FA"/>
    <w:rsid w:val="0058121E"/>
    <w:rsid w:val="00581345"/>
    <w:rsid w:val="00581756"/>
    <w:rsid w:val="005823C6"/>
    <w:rsid w:val="00582461"/>
    <w:rsid w:val="00582DAC"/>
    <w:rsid w:val="0058381C"/>
    <w:rsid w:val="00584262"/>
    <w:rsid w:val="00584BFF"/>
    <w:rsid w:val="00585841"/>
    <w:rsid w:val="00585865"/>
    <w:rsid w:val="00585C7C"/>
    <w:rsid w:val="00586555"/>
    <w:rsid w:val="00586575"/>
    <w:rsid w:val="00586636"/>
    <w:rsid w:val="0058671E"/>
    <w:rsid w:val="00586D07"/>
    <w:rsid w:val="00586F51"/>
    <w:rsid w:val="005870B2"/>
    <w:rsid w:val="00587587"/>
    <w:rsid w:val="0059004E"/>
    <w:rsid w:val="00590817"/>
    <w:rsid w:val="00591949"/>
    <w:rsid w:val="00591DBE"/>
    <w:rsid w:val="005921D2"/>
    <w:rsid w:val="00592DBF"/>
    <w:rsid w:val="0059313F"/>
    <w:rsid w:val="00593158"/>
    <w:rsid w:val="0059317A"/>
    <w:rsid w:val="00593C40"/>
    <w:rsid w:val="00593D87"/>
    <w:rsid w:val="00594007"/>
    <w:rsid w:val="0059501A"/>
    <w:rsid w:val="00595399"/>
    <w:rsid w:val="00595F09"/>
    <w:rsid w:val="00596268"/>
    <w:rsid w:val="005962B2"/>
    <w:rsid w:val="0059647F"/>
    <w:rsid w:val="00596BB1"/>
    <w:rsid w:val="0059749A"/>
    <w:rsid w:val="00597B78"/>
    <w:rsid w:val="00597D77"/>
    <w:rsid w:val="005A05A4"/>
    <w:rsid w:val="005A07DA"/>
    <w:rsid w:val="005A0C57"/>
    <w:rsid w:val="005A1356"/>
    <w:rsid w:val="005A1C7B"/>
    <w:rsid w:val="005A244B"/>
    <w:rsid w:val="005A2488"/>
    <w:rsid w:val="005A248D"/>
    <w:rsid w:val="005A2813"/>
    <w:rsid w:val="005A362B"/>
    <w:rsid w:val="005A38F9"/>
    <w:rsid w:val="005A3E46"/>
    <w:rsid w:val="005A4693"/>
    <w:rsid w:val="005A48C1"/>
    <w:rsid w:val="005A4B46"/>
    <w:rsid w:val="005A57F9"/>
    <w:rsid w:val="005A5F01"/>
    <w:rsid w:val="005A6139"/>
    <w:rsid w:val="005A64DB"/>
    <w:rsid w:val="005A6719"/>
    <w:rsid w:val="005A6A7A"/>
    <w:rsid w:val="005A6AAA"/>
    <w:rsid w:val="005A6BDA"/>
    <w:rsid w:val="005A7153"/>
    <w:rsid w:val="005B00C5"/>
    <w:rsid w:val="005B0542"/>
    <w:rsid w:val="005B05DD"/>
    <w:rsid w:val="005B0E64"/>
    <w:rsid w:val="005B1D55"/>
    <w:rsid w:val="005B1EF8"/>
    <w:rsid w:val="005B21FA"/>
    <w:rsid w:val="005B23A9"/>
    <w:rsid w:val="005B2A82"/>
    <w:rsid w:val="005B2B12"/>
    <w:rsid w:val="005B2DB4"/>
    <w:rsid w:val="005B322C"/>
    <w:rsid w:val="005B346F"/>
    <w:rsid w:val="005B3DEC"/>
    <w:rsid w:val="005B412F"/>
    <w:rsid w:val="005B4339"/>
    <w:rsid w:val="005B4A83"/>
    <w:rsid w:val="005B4C4E"/>
    <w:rsid w:val="005B507E"/>
    <w:rsid w:val="005B507F"/>
    <w:rsid w:val="005B534C"/>
    <w:rsid w:val="005B55C7"/>
    <w:rsid w:val="005B55C9"/>
    <w:rsid w:val="005B5970"/>
    <w:rsid w:val="005B5A8B"/>
    <w:rsid w:val="005B5FBE"/>
    <w:rsid w:val="005B6A3A"/>
    <w:rsid w:val="005B7285"/>
    <w:rsid w:val="005B730A"/>
    <w:rsid w:val="005B7330"/>
    <w:rsid w:val="005B7981"/>
    <w:rsid w:val="005C1370"/>
    <w:rsid w:val="005C138C"/>
    <w:rsid w:val="005C204B"/>
    <w:rsid w:val="005C254B"/>
    <w:rsid w:val="005C2554"/>
    <w:rsid w:val="005C2E89"/>
    <w:rsid w:val="005C322F"/>
    <w:rsid w:val="005C35BB"/>
    <w:rsid w:val="005C36F5"/>
    <w:rsid w:val="005C3F38"/>
    <w:rsid w:val="005C444E"/>
    <w:rsid w:val="005C445C"/>
    <w:rsid w:val="005C47B3"/>
    <w:rsid w:val="005C4961"/>
    <w:rsid w:val="005C4B8E"/>
    <w:rsid w:val="005C550B"/>
    <w:rsid w:val="005C554E"/>
    <w:rsid w:val="005C5ADB"/>
    <w:rsid w:val="005C5B62"/>
    <w:rsid w:val="005C6223"/>
    <w:rsid w:val="005C6C2F"/>
    <w:rsid w:val="005C6CF0"/>
    <w:rsid w:val="005C6DEE"/>
    <w:rsid w:val="005C7037"/>
    <w:rsid w:val="005C7495"/>
    <w:rsid w:val="005C7B1B"/>
    <w:rsid w:val="005C7DDA"/>
    <w:rsid w:val="005D067B"/>
    <w:rsid w:val="005D0887"/>
    <w:rsid w:val="005D10A1"/>
    <w:rsid w:val="005D143F"/>
    <w:rsid w:val="005D19C4"/>
    <w:rsid w:val="005D1C1A"/>
    <w:rsid w:val="005D2B27"/>
    <w:rsid w:val="005D2D1A"/>
    <w:rsid w:val="005D43EE"/>
    <w:rsid w:val="005D492F"/>
    <w:rsid w:val="005D517B"/>
    <w:rsid w:val="005D53F2"/>
    <w:rsid w:val="005D59A8"/>
    <w:rsid w:val="005D5E85"/>
    <w:rsid w:val="005D6C0E"/>
    <w:rsid w:val="005D6E17"/>
    <w:rsid w:val="005E05A4"/>
    <w:rsid w:val="005E0C64"/>
    <w:rsid w:val="005E0C80"/>
    <w:rsid w:val="005E0CDF"/>
    <w:rsid w:val="005E0F36"/>
    <w:rsid w:val="005E11FF"/>
    <w:rsid w:val="005E121D"/>
    <w:rsid w:val="005E14C9"/>
    <w:rsid w:val="005E1F53"/>
    <w:rsid w:val="005E2162"/>
    <w:rsid w:val="005E225F"/>
    <w:rsid w:val="005E2B46"/>
    <w:rsid w:val="005E2B53"/>
    <w:rsid w:val="005E35D4"/>
    <w:rsid w:val="005E35FC"/>
    <w:rsid w:val="005E374B"/>
    <w:rsid w:val="005E37A6"/>
    <w:rsid w:val="005E3823"/>
    <w:rsid w:val="005E3A27"/>
    <w:rsid w:val="005E3A2D"/>
    <w:rsid w:val="005E42B2"/>
    <w:rsid w:val="005E4CC3"/>
    <w:rsid w:val="005E4EBB"/>
    <w:rsid w:val="005E4FCE"/>
    <w:rsid w:val="005E5618"/>
    <w:rsid w:val="005E5C5E"/>
    <w:rsid w:val="005E5D95"/>
    <w:rsid w:val="005E6035"/>
    <w:rsid w:val="005E60C8"/>
    <w:rsid w:val="005E631D"/>
    <w:rsid w:val="005E671C"/>
    <w:rsid w:val="005E6B65"/>
    <w:rsid w:val="005E7028"/>
    <w:rsid w:val="005E77DC"/>
    <w:rsid w:val="005E790C"/>
    <w:rsid w:val="005E7B08"/>
    <w:rsid w:val="005E7D87"/>
    <w:rsid w:val="005E7F41"/>
    <w:rsid w:val="005F00DE"/>
    <w:rsid w:val="005F049C"/>
    <w:rsid w:val="005F0B5A"/>
    <w:rsid w:val="005F0CFF"/>
    <w:rsid w:val="005F0E70"/>
    <w:rsid w:val="005F1268"/>
    <w:rsid w:val="005F1420"/>
    <w:rsid w:val="005F2157"/>
    <w:rsid w:val="005F2DBE"/>
    <w:rsid w:val="005F2F30"/>
    <w:rsid w:val="005F3314"/>
    <w:rsid w:val="005F36D7"/>
    <w:rsid w:val="005F3A2E"/>
    <w:rsid w:val="005F4849"/>
    <w:rsid w:val="005F4D54"/>
    <w:rsid w:val="005F5707"/>
    <w:rsid w:val="005F58A5"/>
    <w:rsid w:val="005F59DF"/>
    <w:rsid w:val="005F5BAE"/>
    <w:rsid w:val="005F5C7E"/>
    <w:rsid w:val="005F6733"/>
    <w:rsid w:val="005F6A06"/>
    <w:rsid w:val="005F6A83"/>
    <w:rsid w:val="005F7508"/>
    <w:rsid w:val="005F7B5E"/>
    <w:rsid w:val="005F7C8A"/>
    <w:rsid w:val="00600173"/>
    <w:rsid w:val="00600287"/>
    <w:rsid w:val="00600647"/>
    <w:rsid w:val="006007C2"/>
    <w:rsid w:val="00600C41"/>
    <w:rsid w:val="00600F06"/>
    <w:rsid w:val="006015C1"/>
    <w:rsid w:val="00601FC2"/>
    <w:rsid w:val="00602491"/>
    <w:rsid w:val="006026A6"/>
    <w:rsid w:val="00603BD0"/>
    <w:rsid w:val="00603E3D"/>
    <w:rsid w:val="00604125"/>
    <w:rsid w:val="006044C9"/>
    <w:rsid w:val="00604AD3"/>
    <w:rsid w:val="00604EC0"/>
    <w:rsid w:val="006051FA"/>
    <w:rsid w:val="00605AA2"/>
    <w:rsid w:val="00606C1B"/>
    <w:rsid w:val="00607005"/>
    <w:rsid w:val="0060701A"/>
    <w:rsid w:val="0060763D"/>
    <w:rsid w:val="0061001A"/>
    <w:rsid w:val="0061041D"/>
    <w:rsid w:val="0061138F"/>
    <w:rsid w:val="006116A0"/>
    <w:rsid w:val="0061236B"/>
    <w:rsid w:val="006129AE"/>
    <w:rsid w:val="00612E66"/>
    <w:rsid w:val="006139E6"/>
    <w:rsid w:val="00613A53"/>
    <w:rsid w:val="006149AF"/>
    <w:rsid w:val="00614AB7"/>
    <w:rsid w:val="00614F5D"/>
    <w:rsid w:val="00615201"/>
    <w:rsid w:val="00615790"/>
    <w:rsid w:val="00615E57"/>
    <w:rsid w:val="006167A4"/>
    <w:rsid w:val="006167E4"/>
    <w:rsid w:val="00617360"/>
    <w:rsid w:val="006201DB"/>
    <w:rsid w:val="00620988"/>
    <w:rsid w:val="0062118D"/>
    <w:rsid w:val="006216A9"/>
    <w:rsid w:val="00621B01"/>
    <w:rsid w:val="00621BDD"/>
    <w:rsid w:val="00621FC4"/>
    <w:rsid w:val="00622809"/>
    <w:rsid w:val="00622BF1"/>
    <w:rsid w:val="00622EDC"/>
    <w:rsid w:val="00622F12"/>
    <w:rsid w:val="00623160"/>
    <w:rsid w:val="006236D6"/>
    <w:rsid w:val="00623BFA"/>
    <w:rsid w:val="00623EF4"/>
    <w:rsid w:val="00624E41"/>
    <w:rsid w:val="00624F56"/>
    <w:rsid w:val="006262AC"/>
    <w:rsid w:val="006264F2"/>
    <w:rsid w:val="006268C3"/>
    <w:rsid w:val="00626B45"/>
    <w:rsid w:val="0062794D"/>
    <w:rsid w:val="00627ADF"/>
    <w:rsid w:val="00627F4D"/>
    <w:rsid w:val="006305F9"/>
    <w:rsid w:val="00630C24"/>
    <w:rsid w:val="00631471"/>
    <w:rsid w:val="00631ADB"/>
    <w:rsid w:val="00632849"/>
    <w:rsid w:val="006329BF"/>
    <w:rsid w:val="0063361F"/>
    <w:rsid w:val="006338DB"/>
    <w:rsid w:val="00634E55"/>
    <w:rsid w:val="00634EA8"/>
    <w:rsid w:val="006350B6"/>
    <w:rsid w:val="006352AD"/>
    <w:rsid w:val="006352D2"/>
    <w:rsid w:val="006354BC"/>
    <w:rsid w:val="00635604"/>
    <w:rsid w:val="006356A9"/>
    <w:rsid w:val="006359CA"/>
    <w:rsid w:val="00635B40"/>
    <w:rsid w:val="006363DF"/>
    <w:rsid w:val="0063759C"/>
    <w:rsid w:val="00637C60"/>
    <w:rsid w:val="00637C69"/>
    <w:rsid w:val="00640066"/>
    <w:rsid w:val="0064027D"/>
    <w:rsid w:val="006402DF"/>
    <w:rsid w:val="00640628"/>
    <w:rsid w:val="00640690"/>
    <w:rsid w:val="00640D28"/>
    <w:rsid w:val="006417D4"/>
    <w:rsid w:val="00641E3F"/>
    <w:rsid w:val="00642623"/>
    <w:rsid w:val="00642709"/>
    <w:rsid w:val="00642A4B"/>
    <w:rsid w:val="00643105"/>
    <w:rsid w:val="0064323D"/>
    <w:rsid w:val="00643483"/>
    <w:rsid w:val="006435C1"/>
    <w:rsid w:val="00643707"/>
    <w:rsid w:val="00644037"/>
    <w:rsid w:val="006440CD"/>
    <w:rsid w:val="00645927"/>
    <w:rsid w:val="00646226"/>
    <w:rsid w:val="0064635A"/>
    <w:rsid w:val="0064696F"/>
    <w:rsid w:val="00647053"/>
    <w:rsid w:val="006476E8"/>
    <w:rsid w:val="0064793A"/>
    <w:rsid w:val="006479A3"/>
    <w:rsid w:val="006479C7"/>
    <w:rsid w:val="006504F0"/>
    <w:rsid w:val="006507DC"/>
    <w:rsid w:val="00651006"/>
    <w:rsid w:val="00651363"/>
    <w:rsid w:val="00651481"/>
    <w:rsid w:val="00651884"/>
    <w:rsid w:val="00652842"/>
    <w:rsid w:val="00652AA2"/>
    <w:rsid w:val="00653B1E"/>
    <w:rsid w:val="0065430A"/>
    <w:rsid w:val="006546D2"/>
    <w:rsid w:val="0065481C"/>
    <w:rsid w:val="0065488A"/>
    <w:rsid w:val="0065497C"/>
    <w:rsid w:val="00654CC8"/>
    <w:rsid w:val="00655139"/>
    <w:rsid w:val="0065596A"/>
    <w:rsid w:val="00656575"/>
    <w:rsid w:val="00656606"/>
    <w:rsid w:val="00656902"/>
    <w:rsid w:val="00656B0B"/>
    <w:rsid w:val="006574E0"/>
    <w:rsid w:val="00657937"/>
    <w:rsid w:val="00660000"/>
    <w:rsid w:val="006607DA"/>
    <w:rsid w:val="0066198C"/>
    <w:rsid w:val="00661C41"/>
    <w:rsid w:val="00662261"/>
    <w:rsid w:val="00662416"/>
    <w:rsid w:val="006627E3"/>
    <w:rsid w:val="0066301D"/>
    <w:rsid w:val="0066333E"/>
    <w:rsid w:val="0066415C"/>
    <w:rsid w:val="00664308"/>
    <w:rsid w:val="0066535F"/>
    <w:rsid w:val="006658D6"/>
    <w:rsid w:val="00665C35"/>
    <w:rsid w:val="00666EB8"/>
    <w:rsid w:val="0066713F"/>
    <w:rsid w:val="00667A78"/>
    <w:rsid w:val="00667C41"/>
    <w:rsid w:val="00667C52"/>
    <w:rsid w:val="00670163"/>
    <w:rsid w:val="00670586"/>
    <w:rsid w:val="00670A13"/>
    <w:rsid w:val="00670D04"/>
    <w:rsid w:val="00670FAF"/>
    <w:rsid w:val="006719BB"/>
    <w:rsid w:val="00671D73"/>
    <w:rsid w:val="00672CB3"/>
    <w:rsid w:val="00673670"/>
    <w:rsid w:val="00673A0B"/>
    <w:rsid w:val="00674E2A"/>
    <w:rsid w:val="00675181"/>
    <w:rsid w:val="006762C5"/>
    <w:rsid w:val="006762F5"/>
    <w:rsid w:val="00676DB1"/>
    <w:rsid w:val="006775A9"/>
    <w:rsid w:val="006779AC"/>
    <w:rsid w:val="00677CF2"/>
    <w:rsid w:val="00677E34"/>
    <w:rsid w:val="00680004"/>
    <w:rsid w:val="0068050F"/>
    <w:rsid w:val="0068065C"/>
    <w:rsid w:val="00680E46"/>
    <w:rsid w:val="006819C9"/>
    <w:rsid w:val="00681C9B"/>
    <w:rsid w:val="006820A2"/>
    <w:rsid w:val="00682394"/>
    <w:rsid w:val="00682551"/>
    <w:rsid w:val="00682787"/>
    <w:rsid w:val="0068285A"/>
    <w:rsid w:val="0068295B"/>
    <w:rsid w:val="00682B60"/>
    <w:rsid w:val="006831C9"/>
    <w:rsid w:val="0068331B"/>
    <w:rsid w:val="00683C84"/>
    <w:rsid w:val="00683EC5"/>
    <w:rsid w:val="006840B6"/>
    <w:rsid w:val="006842E8"/>
    <w:rsid w:val="006846F7"/>
    <w:rsid w:val="00684AF3"/>
    <w:rsid w:val="00684FDF"/>
    <w:rsid w:val="00685073"/>
    <w:rsid w:val="00685130"/>
    <w:rsid w:val="00685154"/>
    <w:rsid w:val="00686A56"/>
    <w:rsid w:val="00687E49"/>
    <w:rsid w:val="00687F66"/>
    <w:rsid w:val="00690675"/>
    <w:rsid w:val="00690729"/>
    <w:rsid w:val="00690A08"/>
    <w:rsid w:val="00691111"/>
    <w:rsid w:val="00691A08"/>
    <w:rsid w:val="00691DBD"/>
    <w:rsid w:val="00692EF5"/>
    <w:rsid w:val="00692FB1"/>
    <w:rsid w:val="0069307A"/>
    <w:rsid w:val="006932A4"/>
    <w:rsid w:val="006937A1"/>
    <w:rsid w:val="00693831"/>
    <w:rsid w:val="00693846"/>
    <w:rsid w:val="0069413D"/>
    <w:rsid w:val="00694B83"/>
    <w:rsid w:val="00694BBA"/>
    <w:rsid w:val="006959BF"/>
    <w:rsid w:val="006959DA"/>
    <w:rsid w:val="006961C5"/>
    <w:rsid w:val="00696775"/>
    <w:rsid w:val="00696BB8"/>
    <w:rsid w:val="006970E7"/>
    <w:rsid w:val="00697149"/>
    <w:rsid w:val="00697D91"/>
    <w:rsid w:val="006A000D"/>
    <w:rsid w:val="006A0737"/>
    <w:rsid w:val="006A08DE"/>
    <w:rsid w:val="006A0A47"/>
    <w:rsid w:val="006A1280"/>
    <w:rsid w:val="006A1490"/>
    <w:rsid w:val="006A1A4D"/>
    <w:rsid w:val="006A2D67"/>
    <w:rsid w:val="006A349C"/>
    <w:rsid w:val="006A3539"/>
    <w:rsid w:val="006A3C6A"/>
    <w:rsid w:val="006A4047"/>
    <w:rsid w:val="006A4637"/>
    <w:rsid w:val="006A470A"/>
    <w:rsid w:val="006A4A8A"/>
    <w:rsid w:val="006A4F5B"/>
    <w:rsid w:val="006A57BE"/>
    <w:rsid w:val="006A63B9"/>
    <w:rsid w:val="006A6596"/>
    <w:rsid w:val="006A7B00"/>
    <w:rsid w:val="006A7B64"/>
    <w:rsid w:val="006A7F4A"/>
    <w:rsid w:val="006B051A"/>
    <w:rsid w:val="006B1040"/>
    <w:rsid w:val="006B1CF3"/>
    <w:rsid w:val="006B1E2A"/>
    <w:rsid w:val="006B1E5B"/>
    <w:rsid w:val="006B2331"/>
    <w:rsid w:val="006B24B2"/>
    <w:rsid w:val="006B2746"/>
    <w:rsid w:val="006B2CA8"/>
    <w:rsid w:val="006B38B1"/>
    <w:rsid w:val="006B4466"/>
    <w:rsid w:val="006B4649"/>
    <w:rsid w:val="006B50E1"/>
    <w:rsid w:val="006B5E9C"/>
    <w:rsid w:val="006B622A"/>
    <w:rsid w:val="006B62CE"/>
    <w:rsid w:val="006B6C13"/>
    <w:rsid w:val="006B6DD3"/>
    <w:rsid w:val="006B6EAA"/>
    <w:rsid w:val="006B7056"/>
    <w:rsid w:val="006B7208"/>
    <w:rsid w:val="006B7956"/>
    <w:rsid w:val="006B7B1C"/>
    <w:rsid w:val="006B7E7B"/>
    <w:rsid w:val="006C1718"/>
    <w:rsid w:val="006C171F"/>
    <w:rsid w:val="006C23FE"/>
    <w:rsid w:val="006C2810"/>
    <w:rsid w:val="006C2943"/>
    <w:rsid w:val="006C3078"/>
    <w:rsid w:val="006C35FE"/>
    <w:rsid w:val="006C3839"/>
    <w:rsid w:val="006C3D85"/>
    <w:rsid w:val="006C414B"/>
    <w:rsid w:val="006C4229"/>
    <w:rsid w:val="006C4DB1"/>
    <w:rsid w:val="006C55D9"/>
    <w:rsid w:val="006C563C"/>
    <w:rsid w:val="006C5842"/>
    <w:rsid w:val="006C58F0"/>
    <w:rsid w:val="006C5DF2"/>
    <w:rsid w:val="006C6363"/>
    <w:rsid w:val="006C6A3C"/>
    <w:rsid w:val="006C6F56"/>
    <w:rsid w:val="006C7621"/>
    <w:rsid w:val="006C7CDA"/>
    <w:rsid w:val="006C7D51"/>
    <w:rsid w:val="006D0327"/>
    <w:rsid w:val="006D03D4"/>
    <w:rsid w:val="006D1090"/>
    <w:rsid w:val="006D209B"/>
    <w:rsid w:val="006D22CB"/>
    <w:rsid w:val="006D2712"/>
    <w:rsid w:val="006D2958"/>
    <w:rsid w:val="006D2A27"/>
    <w:rsid w:val="006D2B79"/>
    <w:rsid w:val="006D2E55"/>
    <w:rsid w:val="006D3A87"/>
    <w:rsid w:val="006D424A"/>
    <w:rsid w:val="006D4742"/>
    <w:rsid w:val="006D47F2"/>
    <w:rsid w:val="006D55BD"/>
    <w:rsid w:val="006D5978"/>
    <w:rsid w:val="006D6161"/>
    <w:rsid w:val="006D6CE6"/>
    <w:rsid w:val="006D6D1D"/>
    <w:rsid w:val="006D70DC"/>
    <w:rsid w:val="006D71B5"/>
    <w:rsid w:val="006D7264"/>
    <w:rsid w:val="006D7819"/>
    <w:rsid w:val="006D7B20"/>
    <w:rsid w:val="006E0015"/>
    <w:rsid w:val="006E02E6"/>
    <w:rsid w:val="006E03C1"/>
    <w:rsid w:val="006E0E88"/>
    <w:rsid w:val="006E12F7"/>
    <w:rsid w:val="006E179C"/>
    <w:rsid w:val="006E21F3"/>
    <w:rsid w:val="006E2AB1"/>
    <w:rsid w:val="006E2D8D"/>
    <w:rsid w:val="006E3BB3"/>
    <w:rsid w:val="006E4002"/>
    <w:rsid w:val="006E442C"/>
    <w:rsid w:val="006E5663"/>
    <w:rsid w:val="006E56EE"/>
    <w:rsid w:val="006E5B36"/>
    <w:rsid w:val="006E6779"/>
    <w:rsid w:val="006E705F"/>
    <w:rsid w:val="006E7A15"/>
    <w:rsid w:val="006F029F"/>
    <w:rsid w:val="006F054D"/>
    <w:rsid w:val="006F089B"/>
    <w:rsid w:val="006F0984"/>
    <w:rsid w:val="006F17A4"/>
    <w:rsid w:val="006F1BA4"/>
    <w:rsid w:val="006F26B3"/>
    <w:rsid w:val="006F35B9"/>
    <w:rsid w:val="006F394F"/>
    <w:rsid w:val="006F3A94"/>
    <w:rsid w:val="006F3D0D"/>
    <w:rsid w:val="006F3D48"/>
    <w:rsid w:val="006F4F03"/>
    <w:rsid w:val="006F5088"/>
    <w:rsid w:val="006F545E"/>
    <w:rsid w:val="006F5562"/>
    <w:rsid w:val="006F5EEA"/>
    <w:rsid w:val="006F602F"/>
    <w:rsid w:val="006F615A"/>
    <w:rsid w:val="006F6DFD"/>
    <w:rsid w:val="006F6EE0"/>
    <w:rsid w:val="006F6FDC"/>
    <w:rsid w:val="006F70E2"/>
    <w:rsid w:val="006F7348"/>
    <w:rsid w:val="006F734F"/>
    <w:rsid w:val="006F7644"/>
    <w:rsid w:val="006F795B"/>
    <w:rsid w:val="006F7F0B"/>
    <w:rsid w:val="00700836"/>
    <w:rsid w:val="00700AB7"/>
    <w:rsid w:val="00700B52"/>
    <w:rsid w:val="00701DC1"/>
    <w:rsid w:val="00701DDA"/>
    <w:rsid w:val="00702064"/>
    <w:rsid w:val="00702509"/>
    <w:rsid w:val="00702837"/>
    <w:rsid w:val="007029EB"/>
    <w:rsid w:val="00703075"/>
    <w:rsid w:val="00703334"/>
    <w:rsid w:val="00703557"/>
    <w:rsid w:val="007035D2"/>
    <w:rsid w:val="00703975"/>
    <w:rsid w:val="00704355"/>
    <w:rsid w:val="0070447F"/>
    <w:rsid w:val="00704911"/>
    <w:rsid w:val="00705035"/>
    <w:rsid w:val="0070515E"/>
    <w:rsid w:val="007052FC"/>
    <w:rsid w:val="00705905"/>
    <w:rsid w:val="00705CB4"/>
    <w:rsid w:val="00705CF4"/>
    <w:rsid w:val="00705D78"/>
    <w:rsid w:val="00705E20"/>
    <w:rsid w:val="00705E3C"/>
    <w:rsid w:val="00706350"/>
    <w:rsid w:val="00706788"/>
    <w:rsid w:val="00706A7B"/>
    <w:rsid w:val="00706DD0"/>
    <w:rsid w:val="007074BA"/>
    <w:rsid w:val="0071059C"/>
    <w:rsid w:val="00710762"/>
    <w:rsid w:val="0071088B"/>
    <w:rsid w:val="00710AA3"/>
    <w:rsid w:val="00710E18"/>
    <w:rsid w:val="007119DE"/>
    <w:rsid w:val="00711A4B"/>
    <w:rsid w:val="00711B60"/>
    <w:rsid w:val="00711E72"/>
    <w:rsid w:val="00711EED"/>
    <w:rsid w:val="00712749"/>
    <w:rsid w:val="007127DD"/>
    <w:rsid w:val="00712AEA"/>
    <w:rsid w:val="00712EAC"/>
    <w:rsid w:val="0071442E"/>
    <w:rsid w:val="00714975"/>
    <w:rsid w:val="00714CF9"/>
    <w:rsid w:val="00715787"/>
    <w:rsid w:val="007158BD"/>
    <w:rsid w:val="0071663C"/>
    <w:rsid w:val="00716C79"/>
    <w:rsid w:val="00716F1F"/>
    <w:rsid w:val="0071796A"/>
    <w:rsid w:val="0072024F"/>
    <w:rsid w:val="007208B3"/>
    <w:rsid w:val="0072167E"/>
    <w:rsid w:val="0072169F"/>
    <w:rsid w:val="00721758"/>
    <w:rsid w:val="00721765"/>
    <w:rsid w:val="00723341"/>
    <w:rsid w:val="00724336"/>
    <w:rsid w:val="007245A4"/>
    <w:rsid w:val="00724986"/>
    <w:rsid w:val="00724A95"/>
    <w:rsid w:val="00724F8B"/>
    <w:rsid w:val="0072506B"/>
    <w:rsid w:val="00725370"/>
    <w:rsid w:val="00725925"/>
    <w:rsid w:val="00726A44"/>
    <w:rsid w:val="00726DD3"/>
    <w:rsid w:val="00727083"/>
    <w:rsid w:val="007271F9"/>
    <w:rsid w:val="00727653"/>
    <w:rsid w:val="007277B0"/>
    <w:rsid w:val="00730286"/>
    <w:rsid w:val="007306A6"/>
    <w:rsid w:val="00730725"/>
    <w:rsid w:val="007310C7"/>
    <w:rsid w:val="00731511"/>
    <w:rsid w:val="00731D20"/>
    <w:rsid w:val="00731E0D"/>
    <w:rsid w:val="0073201D"/>
    <w:rsid w:val="0073202C"/>
    <w:rsid w:val="00732094"/>
    <w:rsid w:val="00732782"/>
    <w:rsid w:val="00732D55"/>
    <w:rsid w:val="00733076"/>
    <w:rsid w:val="00733095"/>
    <w:rsid w:val="0073359A"/>
    <w:rsid w:val="007339D0"/>
    <w:rsid w:val="00733C61"/>
    <w:rsid w:val="00733E81"/>
    <w:rsid w:val="00734845"/>
    <w:rsid w:val="00734F38"/>
    <w:rsid w:val="0073544B"/>
    <w:rsid w:val="00735DF5"/>
    <w:rsid w:val="007361FD"/>
    <w:rsid w:val="00736AF9"/>
    <w:rsid w:val="00736BB8"/>
    <w:rsid w:val="00736CE7"/>
    <w:rsid w:val="00736E2B"/>
    <w:rsid w:val="00737808"/>
    <w:rsid w:val="00737A2D"/>
    <w:rsid w:val="00737FB4"/>
    <w:rsid w:val="00740001"/>
    <w:rsid w:val="0074020F"/>
    <w:rsid w:val="00740F6D"/>
    <w:rsid w:val="007410EC"/>
    <w:rsid w:val="0074118F"/>
    <w:rsid w:val="00741A29"/>
    <w:rsid w:val="00741B31"/>
    <w:rsid w:val="00742646"/>
    <w:rsid w:val="007432D4"/>
    <w:rsid w:val="007433E8"/>
    <w:rsid w:val="00743512"/>
    <w:rsid w:val="0074385B"/>
    <w:rsid w:val="00743DC8"/>
    <w:rsid w:val="00744202"/>
    <w:rsid w:val="00744295"/>
    <w:rsid w:val="00744BD7"/>
    <w:rsid w:val="00745137"/>
    <w:rsid w:val="007455D8"/>
    <w:rsid w:val="007457BA"/>
    <w:rsid w:val="00745B69"/>
    <w:rsid w:val="007464D8"/>
    <w:rsid w:val="00746CF8"/>
    <w:rsid w:val="0074735C"/>
    <w:rsid w:val="00747D89"/>
    <w:rsid w:val="00750846"/>
    <w:rsid w:val="00750A31"/>
    <w:rsid w:val="007512E9"/>
    <w:rsid w:val="00751497"/>
    <w:rsid w:val="00751726"/>
    <w:rsid w:val="0075194E"/>
    <w:rsid w:val="00752102"/>
    <w:rsid w:val="0075279F"/>
    <w:rsid w:val="00752EE1"/>
    <w:rsid w:val="0075396F"/>
    <w:rsid w:val="00753E23"/>
    <w:rsid w:val="00753EBF"/>
    <w:rsid w:val="007542E6"/>
    <w:rsid w:val="00754654"/>
    <w:rsid w:val="0075485E"/>
    <w:rsid w:val="00754E85"/>
    <w:rsid w:val="007553E2"/>
    <w:rsid w:val="007569F9"/>
    <w:rsid w:val="00756E91"/>
    <w:rsid w:val="00757A9B"/>
    <w:rsid w:val="0076029A"/>
    <w:rsid w:val="007606A1"/>
    <w:rsid w:val="00760D76"/>
    <w:rsid w:val="0076108B"/>
    <w:rsid w:val="00761156"/>
    <w:rsid w:val="007612B5"/>
    <w:rsid w:val="00761760"/>
    <w:rsid w:val="00761954"/>
    <w:rsid w:val="00761AD7"/>
    <w:rsid w:val="00761F10"/>
    <w:rsid w:val="00762012"/>
    <w:rsid w:val="00762A60"/>
    <w:rsid w:val="00762B2F"/>
    <w:rsid w:val="00762BF2"/>
    <w:rsid w:val="0076342E"/>
    <w:rsid w:val="00763B4B"/>
    <w:rsid w:val="00763BB9"/>
    <w:rsid w:val="00763C5D"/>
    <w:rsid w:val="00764124"/>
    <w:rsid w:val="007643B9"/>
    <w:rsid w:val="0076634E"/>
    <w:rsid w:val="00766519"/>
    <w:rsid w:val="00766FF8"/>
    <w:rsid w:val="00767172"/>
    <w:rsid w:val="007677AA"/>
    <w:rsid w:val="00767A61"/>
    <w:rsid w:val="00767D28"/>
    <w:rsid w:val="00770428"/>
    <w:rsid w:val="007704ED"/>
    <w:rsid w:val="00770F7F"/>
    <w:rsid w:val="007713D1"/>
    <w:rsid w:val="00771935"/>
    <w:rsid w:val="00771D31"/>
    <w:rsid w:val="00771EC1"/>
    <w:rsid w:val="00771FDF"/>
    <w:rsid w:val="007720F7"/>
    <w:rsid w:val="0077238B"/>
    <w:rsid w:val="00773750"/>
    <w:rsid w:val="007738E1"/>
    <w:rsid w:val="00773AD2"/>
    <w:rsid w:val="00774ED3"/>
    <w:rsid w:val="0077516B"/>
    <w:rsid w:val="00775540"/>
    <w:rsid w:val="00775639"/>
    <w:rsid w:val="00775770"/>
    <w:rsid w:val="0077673C"/>
    <w:rsid w:val="00777320"/>
    <w:rsid w:val="00777341"/>
    <w:rsid w:val="0077755F"/>
    <w:rsid w:val="007777D1"/>
    <w:rsid w:val="00780B25"/>
    <w:rsid w:val="0078127A"/>
    <w:rsid w:val="00781416"/>
    <w:rsid w:val="007819FC"/>
    <w:rsid w:val="00782083"/>
    <w:rsid w:val="0078213C"/>
    <w:rsid w:val="00782868"/>
    <w:rsid w:val="007829AC"/>
    <w:rsid w:val="00782BB1"/>
    <w:rsid w:val="00783060"/>
    <w:rsid w:val="00784167"/>
    <w:rsid w:val="00784515"/>
    <w:rsid w:val="0078468C"/>
    <w:rsid w:val="0078482B"/>
    <w:rsid w:val="00784AB8"/>
    <w:rsid w:val="00785AC9"/>
    <w:rsid w:val="0078651C"/>
    <w:rsid w:val="0078656B"/>
    <w:rsid w:val="0078675C"/>
    <w:rsid w:val="00786BD3"/>
    <w:rsid w:val="00786D20"/>
    <w:rsid w:val="0078750B"/>
    <w:rsid w:val="0078750C"/>
    <w:rsid w:val="007877C2"/>
    <w:rsid w:val="00787EA1"/>
    <w:rsid w:val="00790819"/>
    <w:rsid w:val="00790820"/>
    <w:rsid w:val="007909F2"/>
    <w:rsid w:val="00790AC0"/>
    <w:rsid w:val="007910B2"/>
    <w:rsid w:val="007918E4"/>
    <w:rsid w:val="00791DE5"/>
    <w:rsid w:val="0079208E"/>
    <w:rsid w:val="00792767"/>
    <w:rsid w:val="00792C38"/>
    <w:rsid w:val="007937EC"/>
    <w:rsid w:val="00793A20"/>
    <w:rsid w:val="00794146"/>
    <w:rsid w:val="007948AE"/>
    <w:rsid w:val="00794E9F"/>
    <w:rsid w:val="0079526F"/>
    <w:rsid w:val="00795493"/>
    <w:rsid w:val="00795A12"/>
    <w:rsid w:val="00796B13"/>
    <w:rsid w:val="00796FD0"/>
    <w:rsid w:val="00797610"/>
    <w:rsid w:val="00797E55"/>
    <w:rsid w:val="007A0274"/>
    <w:rsid w:val="007A0425"/>
    <w:rsid w:val="007A06C6"/>
    <w:rsid w:val="007A0B18"/>
    <w:rsid w:val="007A0E93"/>
    <w:rsid w:val="007A0F8B"/>
    <w:rsid w:val="007A1122"/>
    <w:rsid w:val="007A1709"/>
    <w:rsid w:val="007A1BE5"/>
    <w:rsid w:val="007A1D46"/>
    <w:rsid w:val="007A24A3"/>
    <w:rsid w:val="007A2D16"/>
    <w:rsid w:val="007A34AB"/>
    <w:rsid w:val="007A3913"/>
    <w:rsid w:val="007A3DAC"/>
    <w:rsid w:val="007A3E1B"/>
    <w:rsid w:val="007A3E6D"/>
    <w:rsid w:val="007A50E4"/>
    <w:rsid w:val="007A52D2"/>
    <w:rsid w:val="007A52F1"/>
    <w:rsid w:val="007A595A"/>
    <w:rsid w:val="007A6026"/>
    <w:rsid w:val="007A63CC"/>
    <w:rsid w:val="007A64EC"/>
    <w:rsid w:val="007A67CD"/>
    <w:rsid w:val="007A68F4"/>
    <w:rsid w:val="007A6F79"/>
    <w:rsid w:val="007A727F"/>
    <w:rsid w:val="007A794F"/>
    <w:rsid w:val="007A7C87"/>
    <w:rsid w:val="007B0131"/>
    <w:rsid w:val="007B04A3"/>
    <w:rsid w:val="007B1B45"/>
    <w:rsid w:val="007B2097"/>
    <w:rsid w:val="007B32EE"/>
    <w:rsid w:val="007B3407"/>
    <w:rsid w:val="007B3686"/>
    <w:rsid w:val="007B49E0"/>
    <w:rsid w:val="007B4E32"/>
    <w:rsid w:val="007B50F4"/>
    <w:rsid w:val="007B69FE"/>
    <w:rsid w:val="007B7625"/>
    <w:rsid w:val="007B7BDE"/>
    <w:rsid w:val="007B7F63"/>
    <w:rsid w:val="007C00C8"/>
    <w:rsid w:val="007C09CC"/>
    <w:rsid w:val="007C11C0"/>
    <w:rsid w:val="007C171C"/>
    <w:rsid w:val="007C18E2"/>
    <w:rsid w:val="007C25C3"/>
    <w:rsid w:val="007C25F0"/>
    <w:rsid w:val="007C2DBB"/>
    <w:rsid w:val="007C31F5"/>
    <w:rsid w:val="007C32A4"/>
    <w:rsid w:val="007C3AE3"/>
    <w:rsid w:val="007C3E96"/>
    <w:rsid w:val="007C3EE5"/>
    <w:rsid w:val="007C40A5"/>
    <w:rsid w:val="007C40F5"/>
    <w:rsid w:val="007C4CCD"/>
    <w:rsid w:val="007C5B59"/>
    <w:rsid w:val="007C5C3C"/>
    <w:rsid w:val="007C5F93"/>
    <w:rsid w:val="007C5FB9"/>
    <w:rsid w:val="007C64B7"/>
    <w:rsid w:val="007C6C2D"/>
    <w:rsid w:val="007C7446"/>
    <w:rsid w:val="007C750A"/>
    <w:rsid w:val="007C759D"/>
    <w:rsid w:val="007C7AF8"/>
    <w:rsid w:val="007D01E1"/>
    <w:rsid w:val="007D0219"/>
    <w:rsid w:val="007D041E"/>
    <w:rsid w:val="007D055F"/>
    <w:rsid w:val="007D0A05"/>
    <w:rsid w:val="007D0AA7"/>
    <w:rsid w:val="007D0B60"/>
    <w:rsid w:val="007D123C"/>
    <w:rsid w:val="007D1363"/>
    <w:rsid w:val="007D16DA"/>
    <w:rsid w:val="007D1CF5"/>
    <w:rsid w:val="007D1D0E"/>
    <w:rsid w:val="007D306F"/>
    <w:rsid w:val="007D33DA"/>
    <w:rsid w:val="007D38FF"/>
    <w:rsid w:val="007D3E65"/>
    <w:rsid w:val="007D4261"/>
    <w:rsid w:val="007D4432"/>
    <w:rsid w:val="007D5452"/>
    <w:rsid w:val="007D56FD"/>
    <w:rsid w:val="007D57A3"/>
    <w:rsid w:val="007D5B65"/>
    <w:rsid w:val="007D5C80"/>
    <w:rsid w:val="007D69C0"/>
    <w:rsid w:val="007D69D7"/>
    <w:rsid w:val="007D6C82"/>
    <w:rsid w:val="007D6D70"/>
    <w:rsid w:val="007D6ED6"/>
    <w:rsid w:val="007D736C"/>
    <w:rsid w:val="007D7552"/>
    <w:rsid w:val="007D7833"/>
    <w:rsid w:val="007D7899"/>
    <w:rsid w:val="007E0316"/>
    <w:rsid w:val="007E092C"/>
    <w:rsid w:val="007E1957"/>
    <w:rsid w:val="007E1BBA"/>
    <w:rsid w:val="007E1CF7"/>
    <w:rsid w:val="007E21F8"/>
    <w:rsid w:val="007E233C"/>
    <w:rsid w:val="007E28D7"/>
    <w:rsid w:val="007E2AA3"/>
    <w:rsid w:val="007E343E"/>
    <w:rsid w:val="007E353B"/>
    <w:rsid w:val="007E402D"/>
    <w:rsid w:val="007E444B"/>
    <w:rsid w:val="007E44BE"/>
    <w:rsid w:val="007E4AEA"/>
    <w:rsid w:val="007E4E64"/>
    <w:rsid w:val="007E55C5"/>
    <w:rsid w:val="007E5FA0"/>
    <w:rsid w:val="007E674A"/>
    <w:rsid w:val="007E68BF"/>
    <w:rsid w:val="007E6E4E"/>
    <w:rsid w:val="007E6EF7"/>
    <w:rsid w:val="007E71BE"/>
    <w:rsid w:val="007E7D13"/>
    <w:rsid w:val="007F0167"/>
    <w:rsid w:val="007F0198"/>
    <w:rsid w:val="007F0863"/>
    <w:rsid w:val="007F1C46"/>
    <w:rsid w:val="007F202B"/>
    <w:rsid w:val="007F22A0"/>
    <w:rsid w:val="007F26C7"/>
    <w:rsid w:val="007F28A4"/>
    <w:rsid w:val="007F28CA"/>
    <w:rsid w:val="007F3005"/>
    <w:rsid w:val="007F30A6"/>
    <w:rsid w:val="007F39DF"/>
    <w:rsid w:val="007F3CCA"/>
    <w:rsid w:val="007F513B"/>
    <w:rsid w:val="007F518A"/>
    <w:rsid w:val="007F6092"/>
    <w:rsid w:val="007F717C"/>
    <w:rsid w:val="007F7993"/>
    <w:rsid w:val="007F7C48"/>
    <w:rsid w:val="007F7C86"/>
    <w:rsid w:val="007F7FBF"/>
    <w:rsid w:val="0080011E"/>
    <w:rsid w:val="008001F3"/>
    <w:rsid w:val="008003C5"/>
    <w:rsid w:val="008003F7"/>
    <w:rsid w:val="008014E0"/>
    <w:rsid w:val="00801AE6"/>
    <w:rsid w:val="00801D1F"/>
    <w:rsid w:val="00802522"/>
    <w:rsid w:val="00802C1E"/>
    <w:rsid w:val="008037CA"/>
    <w:rsid w:val="00804816"/>
    <w:rsid w:val="00804E23"/>
    <w:rsid w:val="0080527C"/>
    <w:rsid w:val="00805762"/>
    <w:rsid w:val="008059E6"/>
    <w:rsid w:val="00806548"/>
    <w:rsid w:val="008065B3"/>
    <w:rsid w:val="008069BA"/>
    <w:rsid w:val="00806A0A"/>
    <w:rsid w:val="00806AD9"/>
    <w:rsid w:val="00806D18"/>
    <w:rsid w:val="00806D67"/>
    <w:rsid w:val="00807600"/>
    <w:rsid w:val="00807951"/>
    <w:rsid w:val="0081043A"/>
    <w:rsid w:val="00810A93"/>
    <w:rsid w:val="00810B9C"/>
    <w:rsid w:val="00810D5D"/>
    <w:rsid w:val="00811437"/>
    <w:rsid w:val="00811768"/>
    <w:rsid w:val="00811917"/>
    <w:rsid w:val="00811B18"/>
    <w:rsid w:val="00811D42"/>
    <w:rsid w:val="00811DF2"/>
    <w:rsid w:val="00811FAC"/>
    <w:rsid w:val="00812007"/>
    <w:rsid w:val="00812B66"/>
    <w:rsid w:val="0081325A"/>
    <w:rsid w:val="0081340F"/>
    <w:rsid w:val="00813495"/>
    <w:rsid w:val="0081358D"/>
    <w:rsid w:val="008137D2"/>
    <w:rsid w:val="00813906"/>
    <w:rsid w:val="00813DBA"/>
    <w:rsid w:val="00814445"/>
    <w:rsid w:val="00814AE6"/>
    <w:rsid w:val="00814C43"/>
    <w:rsid w:val="008157EB"/>
    <w:rsid w:val="00815A6B"/>
    <w:rsid w:val="00815E9D"/>
    <w:rsid w:val="0081601D"/>
    <w:rsid w:val="008167E9"/>
    <w:rsid w:val="008168A5"/>
    <w:rsid w:val="008168D2"/>
    <w:rsid w:val="00816B79"/>
    <w:rsid w:val="00817B49"/>
    <w:rsid w:val="00817C59"/>
    <w:rsid w:val="00817DD4"/>
    <w:rsid w:val="008200CA"/>
    <w:rsid w:val="00820450"/>
    <w:rsid w:val="00820672"/>
    <w:rsid w:val="00820782"/>
    <w:rsid w:val="0082088A"/>
    <w:rsid w:val="00820A7F"/>
    <w:rsid w:val="00820DCA"/>
    <w:rsid w:val="00820DCC"/>
    <w:rsid w:val="00821BE3"/>
    <w:rsid w:val="00821E40"/>
    <w:rsid w:val="00821EA7"/>
    <w:rsid w:val="00822004"/>
    <w:rsid w:val="00822033"/>
    <w:rsid w:val="00822D63"/>
    <w:rsid w:val="0082337D"/>
    <w:rsid w:val="008234CC"/>
    <w:rsid w:val="0082353E"/>
    <w:rsid w:val="008239D2"/>
    <w:rsid w:val="00823B14"/>
    <w:rsid w:val="00824322"/>
    <w:rsid w:val="00824BA1"/>
    <w:rsid w:val="00824E89"/>
    <w:rsid w:val="00825052"/>
    <w:rsid w:val="008252BE"/>
    <w:rsid w:val="008254B3"/>
    <w:rsid w:val="00825574"/>
    <w:rsid w:val="0082561D"/>
    <w:rsid w:val="00825977"/>
    <w:rsid w:val="00825CD2"/>
    <w:rsid w:val="008263F7"/>
    <w:rsid w:val="00826810"/>
    <w:rsid w:val="00826A88"/>
    <w:rsid w:val="0082721B"/>
    <w:rsid w:val="008274C6"/>
    <w:rsid w:val="008276E5"/>
    <w:rsid w:val="00827E18"/>
    <w:rsid w:val="008303FC"/>
    <w:rsid w:val="00831846"/>
    <w:rsid w:val="00832014"/>
    <w:rsid w:val="008320C3"/>
    <w:rsid w:val="0083233C"/>
    <w:rsid w:val="00832409"/>
    <w:rsid w:val="00832513"/>
    <w:rsid w:val="00832939"/>
    <w:rsid w:val="0083322C"/>
    <w:rsid w:val="00833318"/>
    <w:rsid w:val="008339DB"/>
    <w:rsid w:val="00834157"/>
    <w:rsid w:val="00834813"/>
    <w:rsid w:val="00834988"/>
    <w:rsid w:val="00834A5E"/>
    <w:rsid w:val="00835B23"/>
    <w:rsid w:val="00835C6C"/>
    <w:rsid w:val="00836C02"/>
    <w:rsid w:val="00837EEC"/>
    <w:rsid w:val="008403C8"/>
    <w:rsid w:val="00840A2C"/>
    <w:rsid w:val="00840E15"/>
    <w:rsid w:val="008416F3"/>
    <w:rsid w:val="00841E2D"/>
    <w:rsid w:val="00842C56"/>
    <w:rsid w:val="00842C76"/>
    <w:rsid w:val="008438F8"/>
    <w:rsid w:val="00843C3F"/>
    <w:rsid w:val="00844228"/>
    <w:rsid w:val="008447B4"/>
    <w:rsid w:val="008449D4"/>
    <w:rsid w:val="00845296"/>
    <w:rsid w:val="008455F5"/>
    <w:rsid w:val="00845A23"/>
    <w:rsid w:val="00845BC7"/>
    <w:rsid w:val="0084631B"/>
    <w:rsid w:val="0084656E"/>
    <w:rsid w:val="00847284"/>
    <w:rsid w:val="0084732B"/>
    <w:rsid w:val="008473F8"/>
    <w:rsid w:val="008474F1"/>
    <w:rsid w:val="008476C3"/>
    <w:rsid w:val="00847913"/>
    <w:rsid w:val="00847AA6"/>
    <w:rsid w:val="00850D00"/>
    <w:rsid w:val="00851591"/>
    <w:rsid w:val="00851CF6"/>
    <w:rsid w:val="008530C6"/>
    <w:rsid w:val="00853121"/>
    <w:rsid w:val="00853321"/>
    <w:rsid w:val="008534E1"/>
    <w:rsid w:val="008535A1"/>
    <w:rsid w:val="00853A9D"/>
    <w:rsid w:val="00853F1F"/>
    <w:rsid w:val="008542AA"/>
    <w:rsid w:val="008543C1"/>
    <w:rsid w:val="008547DE"/>
    <w:rsid w:val="00854A9D"/>
    <w:rsid w:val="00854D67"/>
    <w:rsid w:val="00854DE6"/>
    <w:rsid w:val="00854ECB"/>
    <w:rsid w:val="00855B8B"/>
    <w:rsid w:val="00855E10"/>
    <w:rsid w:val="008600F9"/>
    <w:rsid w:val="00860B66"/>
    <w:rsid w:val="008617FA"/>
    <w:rsid w:val="0086255B"/>
    <w:rsid w:val="00862602"/>
    <w:rsid w:val="008627D0"/>
    <w:rsid w:val="008634B9"/>
    <w:rsid w:val="00863A2D"/>
    <w:rsid w:val="00863B10"/>
    <w:rsid w:val="00863B99"/>
    <w:rsid w:val="00863E00"/>
    <w:rsid w:val="00863E7F"/>
    <w:rsid w:val="008647B4"/>
    <w:rsid w:val="00864B3F"/>
    <w:rsid w:val="00865E6C"/>
    <w:rsid w:val="008663CF"/>
    <w:rsid w:val="0086659D"/>
    <w:rsid w:val="00866A73"/>
    <w:rsid w:val="00867860"/>
    <w:rsid w:val="008701D4"/>
    <w:rsid w:val="00870C43"/>
    <w:rsid w:val="00870DD8"/>
    <w:rsid w:val="00870F40"/>
    <w:rsid w:val="00871843"/>
    <w:rsid w:val="00871B20"/>
    <w:rsid w:val="00871C4B"/>
    <w:rsid w:val="00871D76"/>
    <w:rsid w:val="00871E28"/>
    <w:rsid w:val="008723C8"/>
    <w:rsid w:val="00872876"/>
    <w:rsid w:val="00872ABA"/>
    <w:rsid w:val="00872D8F"/>
    <w:rsid w:val="0087345B"/>
    <w:rsid w:val="00873729"/>
    <w:rsid w:val="00873C22"/>
    <w:rsid w:val="00875498"/>
    <w:rsid w:val="00875969"/>
    <w:rsid w:val="008759C7"/>
    <w:rsid w:val="00876146"/>
    <w:rsid w:val="00876C45"/>
    <w:rsid w:val="00876C7E"/>
    <w:rsid w:val="00876D00"/>
    <w:rsid w:val="00876F98"/>
    <w:rsid w:val="008771BB"/>
    <w:rsid w:val="00880174"/>
    <w:rsid w:val="008803F0"/>
    <w:rsid w:val="00880735"/>
    <w:rsid w:val="00880A1B"/>
    <w:rsid w:val="00880A28"/>
    <w:rsid w:val="00881906"/>
    <w:rsid w:val="0088221A"/>
    <w:rsid w:val="00882469"/>
    <w:rsid w:val="008832D4"/>
    <w:rsid w:val="00883387"/>
    <w:rsid w:val="00883441"/>
    <w:rsid w:val="00883E72"/>
    <w:rsid w:val="00884320"/>
    <w:rsid w:val="00884C1B"/>
    <w:rsid w:val="00884D38"/>
    <w:rsid w:val="008850EB"/>
    <w:rsid w:val="008857CA"/>
    <w:rsid w:val="00885DCE"/>
    <w:rsid w:val="00885E9D"/>
    <w:rsid w:val="0088618C"/>
    <w:rsid w:val="00886CF6"/>
    <w:rsid w:val="00886DC8"/>
    <w:rsid w:val="008872F3"/>
    <w:rsid w:val="00887526"/>
    <w:rsid w:val="0088793A"/>
    <w:rsid w:val="00887951"/>
    <w:rsid w:val="00887BEF"/>
    <w:rsid w:val="00887DA2"/>
    <w:rsid w:val="00890328"/>
    <w:rsid w:val="00890680"/>
    <w:rsid w:val="00890B86"/>
    <w:rsid w:val="00890DED"/>
    <w:rsid w:val="00890E2B"/>
    <w:rsid w:val="008912E8"/>
    <w:rsid w:val="0089193D"/>
    <w:rsid w:val="00891A84"/>
    <w:rsid w:val="00892274"/>
    <w:rsid w:val="00892865"/>
    <w:rsid w:val="00892A78"/>
    <w:rsid w:val="00892B20"/>
    <w:rsid w:val="00892E68"/>
    <w:rsid w:val="0089333E"/>
    <w:rsid w:val="008933CC"/>
    <w:rsid w:val="00893653"/>
    <w:rsid w:val="00894787"/>
    <w:rsid w:val="008947B5"/>
    <w:rsid w:val="008947D6"/>
    <w:rsid w:val="0089497E"/>
    <w:rsid w:val="00894A7F"/>
    <w:rsid w:val="00895087"/>
    <w:rsid w:val="00895606"/>
    <w:rsid w:val="0089655B"/>
    <w:rsid w:val="008969DF"/>
    <w:rsid w:val="00896AD7"/>
    <w:rsid w:val="00896B11"/>
    <w:rsid w:val="00896B91"/>
    <w:rsid w:val="00896C36"/>
    <w:rsid w:val="00897118"/>
    <w:rsid w:val="008977CD"/>
    <w:rsid w:val="008978DA"/>
    <w:rsid w:val="00897ACC"/>
    <w:rsid w:val="00897CC6"/>
    <w:rsid w:val="00897D43"/>
    <w:rsid w:val="008A0155"/>
    <w:rsid w:val="008A065D"/>
    <w:rsid w:val="008A11B6"/>
    <w:rsid w:val="008A15B3"/>
    <w:rsid w:val="008A18AF"/>
    <w:rsid w:val="008A1A4B"/>
    <w:rsid w:val="008A20B6"/>
    <w:rsid w:val="008A2120"/>
    <w:rsid w:val="008A2770"/>
    <w:rsid w:val="008A27CD"/>
    <w:rsid w:val="008A282E"/>
    <w:rsid w:val="008A2A40"/>
    <w:rsid w:val="008A2E78"/>
    <w:rsid w:val="008A32CC"/>
    <w:rsid w:val="008A3546"/>
    <w:rsid w:val="008A354C"/>
    <w:rsid w:val="008A3A62"/>
    <w:rsid w:val="008A5096"/>
    <w:rsid w:val="008A5455"/>
    <w:rsid w:val="008A5B1F"/>
    <w:rsid w:val="008A5FDA"/>
    <w:rsid w:val="008A607B"/>
    <w:rsid w:val="008A6190"/>
    <w:rsid w:val="008A69F9"/>
    <w:rsid w:val="008A6A3E"/>
    <w:rsid w:val="008A6A9D"/>
    <w:rsid w:val="008A6B92"/>
    <w:rsid w:val="008A7CE0"/>
    <w:rsid w:val="008A7E20"/>
    <w:rsid w:val="008B03E7"/>
    <w:rsid w:val="008B0E2A"/>
    <w:rsid w:val="008B10C5"/>
    <w:rsid w:val="008B12FC"/>
    <w:rsid w:val="008B260F"/>
    <w:rsid w:val="008B26D3"/>
    <w:rsid w:val="008B2B81"/>
    <w:rsid w:val="008B3149"/>
    <w:rsid w:val="008B324B"/>
    <w:rsid w:val="008B37CD"/>
    <w:rsid w:val="008B39BC"/>
    <w:rsid w:val="008B3F1E"/>
    <w:rsid w:val="008B4308"/>
    <w:rsid w:val="008B4C30"/>
    <w:rsid w:val="008B5251"/>
    <w:rsid w:val="008B5593"/>
    <w:rsid w:val="008B5792"/>
    <w:rsid w:val="008B6185"/>
    <w:rsid w:val="008B62B6"/>
    <w:rsid w:val="008B65B8"/>
    <w:rsid w:val="008B6CCA"/>
    <w:rsid w:val="008B6F37"/>
    <w:rsid w:val="008B70EA"/>
    <w:rsid w:val="008B72B4"/>
    <w:rsid w:val="008B7617"/>
    <w:rsid w:val="008B7694"/>
    <w:rsid w:val="008B77BB"/>
    <w:rsid w:val="008B7B5D"/>
    <w:rsid w:val="008B7BAF"/>
    <w:rsid w:val="008C0AB7"/>
    <w:rsid w:val="008C0CCE"/>
    <w:rsid w:val="008C0E8D"/>
    <w:rsid w:val="008C0ECB"/>
    <w:rsid w:val="008C104A"/>
    <w:rsid w:val="008C111C"/>
    <w:rsid w:val="008C14CB"/>
    <w:rsid w:val="008C1AB0"/>
    <w:rsid w:val="008C2433"/>
    <w:rsid w:val="008C24B5"/>
    <w:rsid w:val="008C2579"/>
    <w:rsid w:val="008C2DD5"/>
    <w:rsid w:val="008C2ED5"/>
    <w:rsid w:val="008C2FF7"/>
    <w:rsid w:val="008C345C"/>
    <w:rsid w:val="008C3600"/>
    <w:rsid w:val="008C3FEF"/>
    <w:rsid w:val="008C4421"/>
    <w:rsid w:val="008C46DE"/>
    <w:rsid w:val="008C4A14"/>
    <w:rsid w:val="008C530E"/>
    <w:rsid w:val="008C5641"/>
    <w:rsid w:val="008C57D9"/>
    <w:rsid w:val="008C5FA7"/>
    <w:rsid w:val="008C5FD5"/>
    <w:rsid w:val="008C6013"/>
    <w:rsid w:val="008C65BF"/>
    <w:rsid w:val="008C69C8"/>
    <w:rsid w:val="008C6DF2"/>
    <w:rsid w:val="008C6E0D"/>
    <w:rsid w:val="008C7B58"/>
    <w:rsid w:val="008D0239"/>
    <w:rsid w:val="008D035B"/>
    <w:rsid w:val="008D0CCE"/>
    <w:rsid w:val="008D1000"/>
    <w:rsid w:val="008D14F9"/>
    <w:rsid w:val="008D1E9F"/>
    <w:rsid w:val="008D21E4"/>
    <w:rsid w:val="008D2373"/>
    <w:rsid w:val="008D2867"/>
    <w:rsid w:val="008D2B58"/>
    <w:rsid w:val="008D2B88"/>
    <w:rsid w:val="008D2ED8"/>
    <w:rsid w:val="008D31BF"/>
    <w:rsid w:val="008D31C9"/>
    <w:rsid w:val="008D32CD"/>
    <w:rsid w:val="008D35CB"/>
    <w:rsid w:val="008D3C51"/>
    <w:rsid w:val="008D3E18"/>
    <w:rsid w:val="008D3E76"/>
    <w:rsid w:val="008D4CD3"/>
    <w:rsid w:val="008D4DC1"/>
    <w:rsid w:val="008D4EE2"/>
    <w:rsid w:val="008D5111"/>
    <w:rsid w:val="008D546F"/>
    <w:rsid w:val="008D5504"/>
    <w:rsid w:val="008D62FC"/>
    <w:rsid w:val="008D69D3"/>
    <w:rsid w:val="008D6DD8"/>
    <w:rsid w:val="008D6DDA"/>
    <w:rsid w:val="008D72F0"/>
    <w:rsid w:val="008D752E"/>
    <w:rsid w:val="008E0376"/>
    <w:rsid w:val="008E03BD"/>
    <w:rsid w:val="008E0D3E"/>
    <w:rsid w:val="008E0EA9"/>
    <w:rsid w:val="008E1817"/>
    <w:rsid w:val="008E1C0F"/>
    <w:rsid w:val="008E1E16"/>
    <w:rsid w:val="008E2B75"/>
    <w:rsid w:val="008E2F9C"/>
    <w:rsid w:val="008E31D2"/>
    <w:rsid w:val="008E38BE"/>
    <w:rsid w:val="008E3CB6"/>
    <w:rsid w:val="008E3D47"/>
    <w:rsid w:val="008E4314"/>
    <w:rsid w:val="008E4770"/>
    <w:rsid w:val="008E477F"/>
    <w:rsid w:val="008E4E20"/>
    <w:rsid w:val="008E4EC2"/>
    <w:rsid w:val="008E5433"/>
    <w:rsid w:val="008E5610"/>
    <w:rsid w:val="008E56BE"/>
    <w:rsid w:val="008E6415"/>
    <w:rsid w:val="008E6598"/>
    <w:rsid w:val="008E66EE"/>
    <w:rsid w:val="008E6C3B"/>
    <w:rsid w:val="008E6EF6"/>
    <w:rsid w:val="008E725A"/>
    <w:rsid w:val="008F0178"/>
    <w:rsid w:val="008F1076"/>
    <w:rsid w:val="008F1236"/>
    <w:rsid w:val="008F18B9"/>
    <w:rsid w:val="008F19CC"/>
    <w:rsid w:val="008F1CCE"/>
    <w:rsid w:val="008F29D6"/>
    <w:rsid w:val="008F2CC7"/>
    <w:rsid w:val="008F2F26"/>
    <w:rsid w:val="008F3249"/>
    <w:rsid w:val="008F3444"/>
    <w:rsid w:val="008F3AB5"/>
    <w:rsid w:val="008F415D"/>
    <w:rsid w:val="008F48CA"/>
    <w:rsid w:val="008F4DE7"/>
    <w:rsid w:val="008F53D1"/>
    <w:rsid w:val="008F5C8F"/>
    <w:rsid w:val="008F5F0C"/>
    <w:rsid w:val="008F67FB"/>
    <w:rsid w:val="008F6A43"/>
    <w:rsid w:val="008F6D6D"/>
    <w:rsid w:val="008F6E37"/>
    <w:rsid w:val="008F71BA"/>
    <w:rsid w:val="008F7A5F"/>
    <w:rsid w:val="00900060"/>
    <w:rsid w:val="00900266"/>
    <w:rsid w:val="009002E2"/>
    <w:rsid w:val="009004BE"/>
    <w:rsid w:val="00900C23"/>
    <w:rsid w:val="009014B2"/>
    <w:rsid w:val="0090198A"/>
    <w:rsid w:val="00901C4D"/>
    <w:rsid w:val="00902072"/>
    <w:rsid w:val="009022A4"/>
    <w:rsid w:val="00902399"/>
    <w:rsid w:val="00902633"/>
    <w:rsid w:val="0090271C"/>
    <w:rsid w:val="009032D1"/>
    <w:rsid w:val="00903A6C"/>
    <w:rsid w:val="00903DBF"/>
    <w:rsid w:val="00903E34"/>
    <w:rsid w:val="0090453F"/>
    <w:rsid w:val="00904562"/>
    <w:rsid w:val="00904D2C"/>
    <w:rsid w:val="00904EE8"/>
    <w:rsid w:val="009051DD"/>
    <w:rsid w:val="00905666"/>
    <w:rsid w:val="00905ADE"/>
    <w:rsid w:val="0090635B"/>
    <w:rsid w:val="00906C88"/>
    <w:rsid w:val="00906F10"/>
    <w:rsid w:val="009070BE"/>
    <w:rsid w:val="0090757E"/>
    <w:rsid w:val="00907B7F"/>
    <w:rsid w:val="00910828"/>
    <w:rsid w:val="00910D19"/>
    <w:rsid w:val="00910F5F"/>
    <w:rsid w:val="0091145E"/>
    <w:rsid w:val="009119A5"/>
    <w:rsid w:val="009119F6"/>
    <w:rsid w:val="00911F5D"/>
    <w:rsid w:val="0091229C"/>
    <w:rsid w:val="0091237C"/>
    <w:rsid w:val="009128FA"/>
    <w:rsid w:val="00912DEB"/>
    <w:rsid w:val="0091325E"/>
    <w:rsid w:val="00913B8D"/>
    <w:rsid w:val="0091426B"/>
    <w:rsid w:val="00914485"/>
    <w:rsid w:val="009144F2"/>
    <w:rsid w:val="0091506F"/>
    <w:rsid w:val="00915730"/>
    <w:rsid w:val="00915BB9"/>
    <w:rsid w:val="00915FA4"/>
    <w:rsid w:val="009162AA"/>
    <w:rsid w:val="00916A18"/>
    <w:rsid w:val="00917318"/>
    <w:rsid w:val="00917C99"/>
    <w:rsid w:val="009203B2"/>
    <w:rsid w:val="00920448"/>
    <w:rsid w:val="009205FB"/>
    <w:rsid w:val="00920723"/>
    <w:rsid w:val="00920753"/>
    <w:rsid w:val="00920BA8"/>
    <w:rsid w:val="009214A6"/>
    <w:rsid w:val="00921513"/>
    <w:rsid w:val="00921BD9"/>
    <w:rsid w:val="00921CAE"/>
    <w:rsid w:val="00922061"/>
    <w:rsid w:val="009220B0"/>
    <w:rsid w:val="009220CF"/>
    <w:rsid w:val="00922442"/>
    <w:rsid w:val="009230FA"/>
    <w:rsid w:val="0092361C"/>
    <w:rsid w:val="00923731"/>
    <w:rsid w:val="009238AA"/>
    <w:rsid w:val="00923962"/>
    <w:rsid w:val="00923C2F"/>
    <w:rsid w:val="00923CD3"/>
    <w:rsid w:val="00923D55"/>
    <w:rsid w:val="00923DB3"/>
    <w:rsid w:val="0092438A"/>
    <w:rsid w:val="00924CC7"/>
    <w:rsid w:val="00924D3E"/>
    <w:rsid w:val="0092510E"/>
    <w:rsid w:val="00925AF6"/>
    <w:rsid w:val="00925F85"/>
    <w:rsid w:val="00926407"/>
    <w:rsid w:val="00926612"/>
    <w:rsid w:val="0092666E"/>
    <w:rsid w:val="009269AA"/>
    <w:rsid w:val="00926F35"/>
    <w:rsid w:val="009270C4"/>
    <w:rsid w:val="009272DC"/>
    <w:rsid w:val="00927439"/>
    <w:rsid w:val="00927A53"/>
    <w:rsid w:val="00927A83"/>
    <w:rsid w:val="00930C49"/>
    <w:rsid w:val="00932000"/>
    <w:rsid w:val="0093240C"/>
    <w:rsid w:val="00932FA3"/>
    <w:rsid w:val="00932FFC"/>
    <w:rsid w:val="00933396"/>
    <w:rsid w:val="00933925"/>
    <w:rsid w:val="00933C1E"/>
    <w:rsid w:val="009341F6"/>
    <w:rsid w:val="00934422"/>
    <w:rsid w:val="00934BB4"/>
    <w:rsid w:val="00934F85"/>
    <w:rsid w:val="00935B98"/>
    <w:rsid w:val="00936E8A"/>
    <w:rsid w:val="00936F7B"/>
    <w:rsid w:val="00937A55"/>
    <w:rsid w:val="00937AB7"/>
    <w:rsid w:val="00937ED2"/>
    <w:rsid w:val="00940375"/>
    <w:rsid w:val="00940A56"/>
    <w:rsid w:val="00940FE3"/>
    <w:rsid w:val="00941C62"/>
    <w:rsid w:val="00941DA4"/>
    <w:rsid w:val="00941E92"/>
    <w:rsid w:val="00941F2E"/>
    <w:rsid w:val="00942573"/>
    <w:rsid w:val="0094260A"/>
    <w:rsid w:val="00942C60"/>
    <w:rsid w:val="00942FC8"/>
    <w:rsid w:val="00943409"/>
    <w:rsid w:val="00943A33"/>
    <w:rsid w:val="00943A7F"/>
    <w:rsid w:val="00943DAD"/>
    <w:rsid w:val="00944263"/>
    <w:rsid w:val="00944741"/>
    <w:rsid w:val="00944DD6"/>
    <w:rsid w:val="00945037"/>
    <w:rsid w:val="0094511F"/>
    <w:rsid w:val="009453D9"/>
    <w:rsid w:val="00945872"/>
    <w:rsid w:val="009458E8"/>
    <w:rsid w:val="00946C23"/>
    <w:rsid w:val="00947941"/>
    <w:rsid w:val="00950098"/>
    <w:rsid w:val="00951191"/>
    <w:rsid w:val="00951344"/>
    <w:rsid w:val="009513C8"/>
    <w:rsid w:val="0095199C"/>
    <w:rsid w:val="00951CDB"/>
    <w:rsid w:val="009525C4"/>
    <w:rsid w:val="0095330D"/>
    <w:rsid w:val="009538B1"/>
    <w:rsid w:val="00953A4D"/>
    <w:rsid w:val="00954033"/>
    <w:rsid w:val="0095403E"/>
    <w:rsid w:val="0095471F"/>
    <w:rsid w:val="00954F20"/>
    <w:rsid w:val="00955778"/>
    <w:rsid w:val="00956B25"/>
    <w:rsid w:val="00956C65"/>
    <w:rsid w:val="00957238"/>
    <w:rsid w:val="009604C5"/>
    <w:rsid w:val="0096087C"/>
    <w:rsid w:val="00960CBC"/>
    <w:rsid w:val="00960FC0"/>
    <w:rsid w:val="00961028"/>
    <w:rsid w:val="0096177A"/>
    <w:rsid w:val="00961B0C"/>
    <w:rsid w:val="00961DA7"/>
    <w:rsid w:val="00962391"/>
    <w:rsid w:val="009624C8"/>
    <w:rsid w:val="009626A1"/>
    <w:rsid w:val="00962A6F"/>
    <w:rsid w:val="00963A75"/>
    <w:rsid w:val="00963CC9"/>
    <w:rsid w:val="009642B2"/>
    <w:rsid w:val="009643A0"/>
    <w:rsid w:val="00964FFB"/>
    <w:rsid w:val="00965637"/>
    <w:rsid w:val="0096583B"/>
    <w:rsid w:val="0096615A"/>
    <w:rsid w:val="0096643B"/>
    <w:rsid w:val="00966551"/>
    <w:rsid w:val="00967979"/>
    <w:rsid w:val="00970628"/>
    <w:rsid w:val="009717CC"/>
    <w:rsid w:val="0097195A"/>
    <w:rsid w:val="00971C09"/>
    <w:rsid w:val="009725B7"/>
    <w:rsid w:val="00972CB8"/>
    <w:rsid w:val="0097322E"/>
    <w:rsid w:val="00973472"/>
    <w:rsid w:val="00973930"/>
    <w:rsid w:val="009750FB"/>
    <w:rsid w:val="0097513F"/>
    <w:rsid w:val="00975B79"/>
    <w:rsid w:val="00976743"/>
    <w:rsid w:val="00976778"/>
    <w:rsid w:val="00976B4D"/>
    <w:rsid w:val="00976B67"/>
    <w:rsid w:val="00976CE0"/>
    <w:rsid w:val="00976D25"/>
    <w:rsid w:val="0097700B"/>
    <w:rsid w:val="0097729F"/>
    <w:rsid w:val="00977352"/>
    <w:rsid w:val="00977399"/>
    <w:rsid w:val="00977567"/>
    <w:rsid w:val="00977660"/>
    <w:rsid w:val="009776E4"/>
    <w:rsid w:val="00981978"/>
    <w:rsid w:val="00981D82"/>
    <w:rsid w:val="00981E6D"/>
    <w:rsid w:val="00982789"/>
    <w:rsid w:val="00982B63"/>
    <w:rsid w:val="00983296"/>
    <w:rsid w:val="009835D9"/>
    <w:rsid w:val="00983CD3"/>
    <w:rsid w:val="009840E1"/>
    <w:rsid w:val="00984634"/>
    <w:rsid w:val="00986636"/>
    <w:rsid w:val="0098677F"/>
    <w:rsid w:val="00986916"/>
    <w:rsid w:val="00986E4C"/>
    <w:rsid w:val="00986F9A"/>
    <w:rsid w:val="009870DF"/>
    <w:rsid w:val="00987430"/>
    <w:rsid w:val="00987CEE"/>
    <w:rsid w:val="00987D01"/>
    <w:rsid w:val="00990266"/>
    <w:rsid w:val="0099037F"/>
    <w:rsid w:val="00990652"/>
    <w:rsid w:val="00990E2D"/>
    <w:rsid w:val="00990EFF"/>
    <w:rsid w:val="00990F94"/>
    <w:rsid w:val="0099125A"/>
    <w:rsid w:val="00991863"/>
    <w:rsid w:val="009919FE"/>
    <w:rsid w:val="00991AD2"/>
    <w:rsid w:val="009922EA"/>
    <w:rsid w:val="00992B60"/>
    <w:rsid w:val="00992B9E"/>
    <w:rsid w:val="0099325B"/>
    <w:rsid w:val="009932E7"/>
    <w:rsid w:val="00993625"/>
    <w:rsid w:val="00993942"/>
    <w:rsid w:val="00993AA3"/>
    <w:rsid w:val="00993C1A"/>
    <w:rsid w:val="00993D5E"/>
    <w:rsid w:val="00993DAC"/>
    <w:rsid w:val="00994351"/>
    <w:rsid w:val="009945FD"/>
    <w:rsid w:val="0099609A"/>
    <w:rsid w:val="009969AB"/>
    <w:rsid w:val="00996AE2"/>
    <w:rsid w:val="00997B90"/>
    <w:rsid w:val="009A0147"/>
    <w:rsid w:val="009A1179"/>
    <w:rsid w:val="009A16D6"/>
    <w:rsid w:val="009A19BD"/>
    <w:rsid w:val="009A19E0"/>
    <w:rsid w:val="009A1BF0"/>
    <w:rsid w:val="009A203C"/>
    <w:rsid w:val="009A23AA"/>
    <w:rsid w:val="009A2AEE"/>
    <w:rsid w:val="009A3640"/>
    <w:rsid w:val="009A4465"/>
    <w:rsid w:val="009A4522"/>
    <w:rsid w:val="009A4E44"/>
    <w:rsid w:val="009A573C"/>
    <w:rsid w:val="009A5F5B"/>
    <w:rsid w:val="009A5F9B"/>
    <w:rsid w:val="009A650D"/>
    <w:rsid w:val="009A6ACC"/>
    <w:rsid w:val="009A6CA9"/>
    <w:rsid w:val="009A731F"/>
    <w:rsid w:val="009A7344"/>
    <w:rsid w:val="009A7675"/>
    <w:rsid w:val="009A789C"/>
    <w:rsid w:val="009A7BE1"/>
    <w:rsid w:val="009B0180"/>
    <w:rsid w:val="009B0C97"/>
    <w:rsid w:val="009B0CCB"/>
    <w:rsid w:val="009B140C"/>
    <w:rsid w:val="009B193F"/>
    <w:rsid w:val="009B245D"/>
    <w:rsid w:val="009B2B19"/>
    <w:rsid w:val="009B33A9"/>
    <w:rsid w:val="009B366B"/>
    <w:rsid w:val="009B37BF"/>
    <w:rsid w:val="009B42C2"/>
    <w:rsid w:val="009B435E"/>
    <w:rsid w:val="009B43CA"/>
    <w:rsid w:val="009B4AC0"/>
    <w:rsid w:val="009B4C95"/>
    <w:rsid w:val="009B4EFE"/>
    <w:rsid w:val="009B59B6"/>
    <w:rsid w:val="009B5A81"/>
    <w:rsid w:val="009B64A6"/>
    <w:rsid w:val="009B678E"/>
    <w:rsid w:val="009B68E2"/>
    <w:rsid w:val="009B6D29"/>
    <w:rsid w:val="009B71B1"/>
    <w:rsid w:val="009B727A"/>
    <w:rsid w:val="009B752E"/>
    <w:rsid w:val="009B7A12"/>
    <w:rsid w:val="009C0124"/>
    <w:rsid w:val="009C08E3"/>
    <w:rsid w:val="009C094B"/>
    <w:rsid w:val="009C0E88"/>
    <w:rsid w:val="009C14D3"/>
    <w:rsid w:val="009C238C"/>
    <w:rsid w:val="009C24CE"/>
    <w:rsid w:val="009C2C6B"/>
    <w:rsid w:val="009C2F8E"/>
    <w:rsid w:val="009C30F3"/>
    <w:rsid w:val="009C452E"/>
    <w:rsid w:val="009C48E1"/>
    <w:rsid w:val="009C5224"/>
    <w:rsid w:val="009C55AD"/>
    <w:rsid w:val="009C638C"/>
    <w:rsid w:val="009C6B43"/>
    <w:rsid w:val="009C6C62"/>
    <w:rsid w:val="009C6F93"/>
    <w:rsid w:val="009C71F8"/>
    <w:rsid w:val="009C7428"/>
    <w:rsid w:val="009C7487"/>
    <w:rsid w:val="009C7A19"/>
    <w:rsid w:val="009C7AEB"/>
    <w:rsid w:val="009C7BBF"/>
    <w:rsid w:val="009D1619"/>
    <w:rsid w:val="009D256C"/>
    <w:rsid w:val="009D2667"/>
    <w:rsid w:val="009D2BE0"/>
    <w:rsid w:val="009D2CB1"/>
    <w:rsid w:val="009D33A8"/>
    <w:rsid w:val="009D367F"/>
    <w:rsid w:val="009D3747"/>
    <w:rsid w:val="009D471C"/>
    <w:rsid w:val="009D4A53"/>
    <w:rsid w:val="009D4CA9"/>
    <w:rsid w:val="009D5951"/>
    <w:rsid w:val="009D613E"/>
    <w:rsid w:val="009D63C3"/>
    <w:rsid w:val="009D77C8"/>
    <w:rsid w:val="009E0247"/>
    <w:rsid w:val="009E086A"/>
    <w:rsid w:val="009E08A3"/>
    <w:rsid w:val="009E0A27"/>
    <w:rsid w:val="009E0B9C"/>
    <w:rsid w:val="009E13B9"/>
    <w:rsid w:val="009E1409"/>
    <w:rsid w:val="009E2519"/>
    <w:rsid w:val="009E2D0E"/>
    <w:rsid w:val="009E36F9"/>
    <w:rsid w:val="009E394A"/>
    <w:rsid w:val="009E39D8"/>
    <w:rsid w:val="009E3BC2"/>
    <w:rsid w:val="009E426C"/>
    <w:rsid w:val="009E496F"/>
    <w:rsid w:val="009E5457"/>
    <w:rsid w:val="009E5ACB"/>
    <w:rsid w:val="009E5C93"/>
    <w:rsid w:val="009E7D34"/>
    <w:rsid w:val="009E7D97"/>
    <w:rsid w:val="009E7F8F"/>
    <w:rsid w:val="009E7FF8"/>
    <w:rsid w:val="009F0107"/>
    <w:rsid w:val="009F0C98"/>
    <w:rsid w:val="009F0F16"/>
    <w:rsid w:val="009F145C"/>
    <w:rsid w:val="009F151C"/>
    <w:rsid w:val="009F1B12"/>
    <w:rsid w:val="009F1DC1"/>
    <w:rsid w:val="009F2791"/>
    <w:rsid w:val="009F2C37"/>
    <w:rsid w:val="009F2FF5"/>
    <w:rsid w:val="009F3030"/>
    <w:rsid w:val="009F30E4"/>
    <w:rsid w:val="009F33E5"/>
    <w:rsid w:val="009F3752"/>
    <w:rsid w:val="009F38D0"/>
    <w:rsid w:val="009F3E35"/>
    <w:rsid w:val="009F3EAE"/>
    <w:rsid w:val="009F4880"/>
    <w:rsid w:val="009F535F"/>
    <w:rsid w:val="009F5C43"/>
    <w:rsid w:val="009F60B1"/>
    <w:rsid w:val="009F6631"/>
    <w:rsid w:val="009F68AA"/>
    <w:rsid w:val="009F6F38"/>
    <w:rsid w:val="009F7649"/>
    <w:rsid w:val="009F7691"/>
    <w:rsid w:val="009F77F2"/>
    <w:rsid w:val="009F7C69"/>
    <w:rsid w:val="00A0006F"/>
    <w:rsid w:val="00A000BE"/>
    <w:rsid w:val="00A0071F"/>
    <w:rsid w:val="00A00A3A"/>
    <w:rsid w:val="00A00F26"/>
    <w:rsid w:val="00A01D5D"/>
    <w:rsid w:val="00A0201C"/>
    <w:rsid w:val="00A0223E"/>
    <w:rsid w:val="00A0244C"/>
    <w:rsid w:val="00A024F6"/>
    <w:rsid w:val="00A025B6"/>
    <w:rsid w:val="00A02FAE"/>
    <w:rsid w:val="00A030D5"/>
    <w:rsid w:val="00A043B7"/>
    <w:rsid w:val="00A04A6A"/>
    <w:rsid w:val="00A04ABA"/>
    <w:rsid w:val="00A05333"/>
    <w:rsid w:val="00A05925"/>
    <w:rsid w:val="00A05B94"/>
    <w:rsid w:val="00A05CD0"/>
    <w:rsid w:val="00A061AD"/>
    <w:rsid w:val="00A06C88"/>
    <w:rsid w:val="00A078B9"/>
    <w:rsid w:val="00A07B73"/>
    <w:rsid w:val="00A1017B"/>
    <w:rsid w:val="00A11096"/>
    <w:rsid w:val="00A11FED"/>
    <w:rsid w:val="00A123A5"/>
    <w:rsid w:val="00A12679"/>
    <w:rsid w:val="00A12844"/>
    <w:rsid w:val="00A12C69"/>
    <w:rsid w:val="00A12FF5"/>
    <w:rsid w:val="00A1303E"/>
    <w:rsid w:val="00A13179"/>
    <w:rsid w:val="00A13942"/>
    <w:rsid w:val="00A13EAF"/>
    <w:rsid w:val="00A1497E"/>
    <w:rsid w:val="00A149B6"/>
    <w:rsid w:val="00A14E9E"/>
    <w:rsid w:val="00A14EBF"/>
    <w:rsid w:val="00A15FF6"/>
    <w:rsid w:val="00A1653D"/>
    <w:rsid w:val="00A1668C"/>
    <w:rsid w:val="00A16946"/>
    <w:rsid w:val="00A16C2D"/>
    <w:rsid w:val="00A170DE"/>
    <w:rsid w:val="00A1744B"/>
    <w:rsid w:val="00A17DC2"/>
    <w:rsid w:val="00A20190"/>
    <w:rsid w:val="00A21F3C"/>
    <w:rsid w:val="00A235B0"/>
    <w:rsid w:val="00A23C50"/>
    <w:rsid w:val="00A24500"/>
    <w:rsid w:val="00A248D0"/>
    <w:rsid w:val="00A25D4A"/>
    <w:rsid w:val="00A263FE"/>
    <w:rsid w:val="00A26D6C"/>
    <w:rsid w:val="00A26F1F"/>
    <w:rsid w:val="00A27239"/>
    <w:rsid w:val="00A27773"/>
    <w:rsid w:val="00A3044C"/>
    <w:rsid w:val="00A30995"/>
    <w:rsid w:val="00A30D2A"/>
    <w:rsid w:val="00A30DE8"/>
    <w:rsid w:val="00A317F9"/>
    <w:rsid w:val="00A31E04"/>
    <w:rsid w:val="00A32D86"/>
    <w:rsid w:val="00A3329C"/>
    <w:rsid w:val="00A334F7"/>
    <w:rsid w:val="00A33799"/>
    <w:rsid w:val="00A33C80"/>
    <w:rsid w:val="00A3463F"/>
    <w:rsid w:val="00A34A10"/>
    <w:rsid w:val="00A34B05"/>
    <w:rsid w:val="00A350C1"/>
    <w:rsid w:val="00A351F4"/>
    <w:rsid w:val="00A35616"/>
    <w:rsid w:val="00A35793"/>
    <w:rsid w:val="00A359F7"/>
    <w:rsid w:val="00A35D1D"/>
    <w:rsid w:val="00A363D1"/>
    <w:rsid w:val="00A3652D"/>
    <w:rsid w:val="00A36D5C"/>
    <w:rsid w:val="00A36FD9"/>
    <w:rsid w:val="00A3774F"/>
    <w:rsid w:val="00A37FD7"/>
    <w:rsid w:val="00A40B8D"/>
    <w:rsid w:val="00A417C2"/>
    <w:rsid w:val="00A41AAF"/>
    <w:rsid w:val="00A424AC"/>
    <w:rsid w:val="00A42FE6"/>
    <w:rsid w:val="00A432E0"/>
    <w:rsid w:val="00A43391"/>
    <w:rsid w:val="00A43748"/>
    <w:rsid w:val="00A43B98"/>
    <w:rsid w:val="00A445EC"/>
    <w:rsid w:val="00A44766"/>
    <w:rsid w:val="00A448F6"/>
    <w:rsid w:val="00A44D57"/>
    <w:rsid w:val="00A45272"/>
    <w:rsid w:val="00A45670"/>
    <w:rsid w:val="00A45BFA"/>
    <w:rsid w:val="00A4620E"/>
    <w:rsid w:val="00A46674"/>
    <w:rsid w:val="00A46887"/>
    <w:rsid w:val="00A46A4A"/>
    <w:rsid w:val="00A4707F"/>
    <w:rsid w:val="00A47146"/>
    <w:rsid w:val="00A47CDB"/>
    <w:rsid w:val="00A47DB5"/>
    <w:rsid w:val="00A501D8"/>
    <w:rsid w:val="00A50B51"/>
    <w:rsid w:val="00A515DD"/>
    <w:rsid w:val="00A518A4"/>
    <w:rsid w:val="00A51BCD"/>
    <w:rsid w:val="00A51C3E"/>
    <w:rsid w:val="00A51F0F"/>
    <w:rsid w:val="00A52907"/>
    <w:rsid w:val="00A52DFA"/>
    <w:rsid w:val="00A537CD"/>
    <w:rsid w:val="00A53E7A"/>
    <w:rsid w:val="00A5473B"/>
    <w:rsid w:val="00A55077"/>
    <w:rsid w:val="00A554B1"/>
    <w:rsid w:val="00A55940"/>
    <w:rsid w:val="00A55A8F"/>
    <w:rsid w:val="00A55F8D"/>
    <w:rsid w:val="00A56207"/>
    <w:rsid w:val="00A565DA"/>
    <w:rsid w:val="00A56A47"/>
    <w:rsid w:val="00A56C20"/>
    <w:rsid w:val="00A57038"/>
    <w:rsid w:val="00A573E4"/>
    <w:rsid w:val="00A5754A"/>
    <w:rsid w:val="00A5767C"/>
    <w:rsid w:val="00A60039"/>
    <w:rsid w:val="00A601C3"/>
    <w:rsid w:val="00A601C4"/>
    <w:rsid w:val="00A6137C"/>
    <w:rsid w:val="00A61D7F"/>
    <w:rsid w:val="00A623FE"/>
    <w:rsid w:val="00A628BA"/>
    <w:rsid w:val="00A62E7B"/>
    <w:rsid w:val="00A631DB"/>
    <w:rsid w:val="00A6338A"/>
    <w:rsid w:val="00A636C1"/>
    <w:rsid w:val="00A63A13"/>
    <w:rsid w:val="00A63A4E"/>
    <w:rsid w:val="00A64000"/>
    <w:rsid w:val="00A64149"/>
    <w:rsid w:val="00A641E3"/>
    <w:rsid w:val="00A64993"/>
    <w:rsid w:val="00A64BC5"/>
    <w:rsid w:val="00A6502F"/>
    <w:rsid w:val="00A65308"/>
    <w:rsid w:val="00A6590B"/>
    <w:rsid w:val="00A65999"/>
    <w:rsid w:val="00A6677D"/>
    <w:rsid w:val="00A66852"/>
    <w:rsid w:val="00A669F7"/>
    <w:rsid w:val="00A66A73"/>
    <w:rsid w:val="00A67556"/>
    <w:rsid w:val="00A71548"/>
    <w:rsid w:val="00A7188D"/>
    <w:rsid w:val="00A719C2"/>
    <w:rsid w:val="00A71B3F"/>
    <w:rsid w:val="00A71EBC"/>
    <w:rsid w:val="00A72489"/>
    <w:rsid w:val="00A72B26"/>
    <w:rsid w:val="00A72DA7"/>
    <w:rsid w:val="00A72F23"/>
    <w:rsid w:val="00A72FCC"/>
    <w:rsid w:val="00A73008"/>
    <w:rsid w:val="00A73049"/>
    <w:rsid w:val="00A73BBD"/>
    <w:rsid w:val="00A73E73"/>
    <w:rsid w:val="00A74D2D"/>
    <w:rsid w:val="00A74D9B"/>
    <w:rsid w:val="00A75133"/>
    <w:rsid w:val="00A7525B"/>
    <w:rsid w:val="00A757E4"/>
    <w:rsid w:val="00A75827"/>
    <w:rsid w:val="00A75EFC"/>
    <w:rsid w:val="00A76152"/>
    <w:rsid w:val="00A76575"/>
    <w:rsid w:val="00A76667"/>
    <w:rsid w:val="00A76758"/>
    <w:rsid w:val="00A7676D"/>
    <w:rsid w:val="00A76F7D"/>
    <w:rsid w:val="00A7710A"/>
    <w:rsid w:val="00A77A8C"/>
    <w:rsid w:val="00A77EE2"/>
    <w:rsid w:val="00A81088"/>
    <w:rsid w:val="00A8116A"/>
    <w:rsid w:val="00A811CE"/>
    <w:rsid w:val="00A81D7F"/>
    <w:rsid w:val="00A81E6F"/>
    <w:rsid w:val="00A821EE"/>
    <w:rsid w:val="00A823EC"/>
    <w:rsid w:val="00A82815"/>
    <w:rsid w:val="00A832FF"/>
    <w:rsid w:val="00A835B5"/>
    <w:rsid w:val="00A83757"/>
    <w:rsid w:val="00A8397E"/>
    <w:rsid w:val="00A83AF7"/>
    <w:rsid w:val="00A84354"/>
    <w:rsid w:val="00A845EE"/>
    <w:rsid w:val="00A846CC"/>
    <w:rsid w:val="00A84861"/>
    <w:rsid w:val="00A850FC"/>
    <w:rsid w:val="00A857D1"/>
    <w:rsid w:val="00A85E65"/>
    <w:rsid w:val="00A862BC"/>
    <w:rsid w:val="00A86C54"/>
    <w:rsid w:val="00A8758F"/>
    <w:rsid w:val="00A87AAF"/>
    <w:rsid w:val="00A87B09"/>
    <w:rsid w:val="00A902B2"/>
    <w:rsid w:val="00A90AE7"/>
    <w:rsid w:val="00A90CB5"/>
    <w:rsid w:val="00A90F72"/>
    <w:rsid w:val="00A91063"/>
    <w:rsid w:val="00A91072"/>
    <w:rsid w:val="00A915F5"/>
    <w:rsid w:val="00A91AAA"/>
    <w:rsid w:val="00A92E5F"/>
    <w:rsid w:val="00A9310F"/>
    <w:rsid w:val="00A93220"/>
    <w:rsid w:val="00A93474"/>
    <w:rsid w:val="00A939B6"/>
    <w:rsid w:val="00A93CF3"/>
    <w:rsid w:val="00A93DDE"/>
    <w:rsid w:val="00A94C36"/>
    <w:rsid w:val="00A94C9C"/>
    <w:rsid w:val="00A950AA"/>
    <w:rsid w:val="00A95C33"/>
    <w:rsid w:val="00A963FE"/>
    <w:rsid w:val="00A9660A"/>
    <w:rsid w:val="00A9669C"/>
    <w:rsid w:val="00A9687B"/>
    <w:rsid w:val="00A9687D"/>
    <w:rsid w:val="00A96C32"/>
    <w:rsid w:val="00A96E9D"/>
    <w:rsid w:val="00A9779F"/>
    <w:rsid w:val="00A97DB3"/>
    <w:rsid w:val="00AA0073"/>
    <w:rsid w:val="00AA113E"/>
    <w:rsid w:val="00AA16E0"/>
    <w:rsid w:val="00AA2013"/>
    <w:rsid w:val="00AA4730"/>
    <w:rsid w:val="00AA49C3"/>
    <w:rsid w:val="00AA4C42"/>
    <w:rsid w:val="00AA4DC6"/>
    <w:rsid w:val="00AA5036"/>
    <w:rsid w:val="00AA50EC"/>
    <w:rsid w:val="00AA51D0"/>
    <w:rsid w:val="00AA5576"/>
    <w:rsid w:val="00AA5FBC"/>
    <w:rsid w:val="00AA60C7"/>
    <w:rsid w:val="00AA6BD6"/>
    <w:rsid w:val="00AA6C7D"/>
    <w:rsid w:val="00AA7308"/>
    <w:rsid w:val="00AA75DF"/>
    <w:rsid w:val="00AA783F"/>
    <w:rsid w:val="00AA7A04"/>
    <w:rsid w:val="00AB0A7B"/>
    <w:rsid w:val="00AB0AC9"/>
    <w:rsid w:val="00AB0F55"/>
    <w:rsid w:val="00AB11B0"/>
    <w:rsid w:val="00AB1934"/>
    <w:rsid w:val="00AB2060"/>
    <w:rsid w:val="00AB29FE"/>
    <w:rsid w:val="00AB2E33"/>
    <w:rsid w:val="00AB3DE2"/>
    <w:rsid w:val="00AB3E19"/>
    <w:rsid w:val="00AB3F28"/>
    <w:rsid w:val="00AB4143"/>
    <w:rsid w:val="00AB422C"/>
    <w:rsid w:val="00AB4800"/>
    <w:rsid w:val="00AB4AD0"/>
    <w:rsid w:val="00AB56AD"/>
    <w:rsid w:val="00AB5A97"/>
    <w:rsid w:val="00AB5AAC"/>
    <w:rsid w:val="00AB6776"/>
    <w:rsid w:val="00AB67CB"/>
    <w:rsid w:val="00AB69EE"/>
    <w:rsid w:val="00AB6C7E"/>
    <w:rsid w:val="00AB6D34"/>
    <w:rsid w:val="00AB6E15"/>
    <w:rsid w:val="00AB75C5"/>
    <w:rsid w:val="00AB767D"/>
    <w:rsid w:val="00AB78EA"/>
    <w:rsid w:val="00AB7B84"/>
    <w:rsid w:val="00AC0DA0"/>
    <w:rsid w:val="00AC117B"/>
    <w:rsid w:val="00AC17E8"/>
    <w:rsid w:val="00AC1BB6"/>
    <w:rsid w:val="00AC2663"/>
    <w:rsid w:val="00AC275B"/>
    <w:rsid w:val="00AC2782"/>
    <w:rsid w:val="00AC334C"/>
    <w:rsid w:val="00AC3EAB"/>
    <w:rsid w:val="00AC3EAF"/>
    <w:rsid w:val="00AC4333"/>
    <w:rsid w:val="00AC45CA"/>
    <w:rsid w:val="00AC4602"/>
    <w:rsid w:val="00AC5188"/>
    <w:rsid w:val="00AC52BC"/>
    <w:rsid w:val="00AC587A"/>
    <w:rsid w:val="00AC6C23"/>
    <w:rsid w:val="00AC6D95"/>
    <w:rsid w:val="00AC6E19"/>
    <w:rsid w:val="00AC79B9"/>
    <w:rsid w:val="00AC7C12"/>
    <w:rsid w:val="00AD0063"/>
    <w:rsid w:val="00AD0CE4"/>
    <w:rsid w:val="00AD1995"/>
    <w:rsid w:val="00AD1C10"/>
    <w:rsid w:val="00AD1C6D"/>
    <w:rsid w:val="00AD23BF"/>
    <w:rsid w:val="00AD2569"/>
    <w:rsid w:val="00AD2687"/>
    <w:rsid w:val="00AD2E75"/>
    <w:rsid w:val="00AD318B"/>
    <w:rsid w:val="00AD37CE"/>
    <w:rsid w:val="00AD3A74"/>
    <w:rsid w:val="00AD3B23"/>
    <w:rsid w:val="00AD41EB"/>
    <w:rsid w:val="00AD4CBE"/>
    <w:rsid w:val="00AD4D7D"/>
    <w:rsid w:val="00AD6241"/>
    <w:rsid w:val="00AD629E"/>
    <w:rsid w:val="00AD646B"/>
    <w:rsid w:val="00AD6533"/>
    <w:rsid w:val="00AD6B6D"/>
    <w:rsid w:val="00AD7D00"/>
    <w:rsid w:val="00AE0303"/>
    <w:rsid w:val="00AE0313"/>
    <w:rsid w:val="00AE089A"/>
    <w:rsid w:val="00AE0D8B"/>
    <w:rsid w:val="00AE0E72"/>
    <w:rsid w:val="00AE1162"/>
    <w:rsid w:val="00AE123B"/>
    <w:rsid w:val="00AE142E"/>
    <w:rsid w:val="00AE1A51"/>
    <w:rsid w:val="00AE1E21"/>
    <w:rsid w:val="00AE246F"/>
    <w:rsid w:val="00AE24A1"/>
    <w:rsid w:val="00AE2606"/>
    <w:rsid w:val="00AE2DA9"/>
    <w:rsid w:val="00AE368C"/>
    <w:rsid w:val="00AE3738"/>
    <w:rsid w:val="00AE3D84"/>
    <w:rsid w:val="00AE3FFF"/>
    <w:rsid w:val="00AE4053"/>
    <w:rsid w:val="00AE44BE"/>
    <w:rsid w:val="00AE44D3"/>
    <w:rsid w:val="00AE5035"/>
    <w:rsid w:val="00AE50B6"/>
    <w:rsid w:val="00AE611C"/>
    <w:rsid w:val="00AE61EA"/>
    <w:rsid w:val="00AE65B3"/>
    <w:rsid w:val="00AE6B2C"/>
    <w:rsid w:val="00AE6E39"/>
    <w:rsid w:val="00AE6FB6"/>
    <w:rsid w:val="00AE73B1"/>
    <w:rsid w:val="00AE7792"/>
    <w:rsid w:val="00AE7AF7"/>
    <w:rsid w:val="00AE7B54"/>
    <w:rsid w:val="00AE7CC0"/>
    <w:rsid w:val="00AE7CDD"/>
    <w:rsid w:val="00AF0567"/>
    <w:rsid w:val="00AF0A42"/>
    <w:rsid w:val="00AF1313"/>
    <w:rsid w:val="00AF131E"/>
    <w:rsid w:val="00AF18C9"/>
    <w:rsid w:val="00AF1933"/>
    <w:rsid w:val="00AF212D"/>
    <w:rsid w:val="00AF2C76"/>
    <w:rsid w:val="00AF2D7E"/>
    <w:rsid w:val="00AF2FA6"/>
    <w:rsid w:val="00AF30D9"/>
    <w:rsid w:val="00AF36AE"/>
    <w:rsid w:val="00AF3BA2"/>
    <w:rsid w:val="00AF3E2C"/>
    <w:rsid w:val="00AF4452"/>
    <w:rsid w:val="00AF4773"/>
    <w:rsid w:val="00AF4E47"/>
    <w:rsid w:val="00AF503B"/>
    <w:rsid w:val="00AF5448"/>
    <w:rsid w:val="00AF58A6"/>
    <w:rsid w:val="00AF6245"/>
    <w:rsid w:val="00AF6280"/>
    <w:rsid w:val="00AF6B39"/>
    <w:rsid w:val="00AF6E73"/>
    <w:rsid w:val="00AF77AE"/>
    <w:rsid w:val="00AF7902"/>
    <w:rsid w:val="00AF7ABC"/>
    <w:rsid w:val="00AF7BAA"/>
    <w:rsid w:val="00AF7E52"/>
    <w:rsid w:val="00B0001D"/>
    <w:rsid w:val="00B0037F"/>
    <w:rsid w:val="00B006BE"/>
    <w:rsid w:val="00B00DD0"/>
    <w:rsid w:val="00B019FB"/>
    <w:rsid w:val="00B02267"/>
    <w:rsid w:val="00B023C4"/>
    <w:rsid w:val="00B0287A"/>
    <w:rsid w:val="00B02B32"/>
    <w:rsid w:val="00B02C31"/>
    <w:rsid w:val="00B02C6B"/>
    <w:rsid w:val="00B02D1E"/>
    <w:rsid w:val="00B03280"/>
    <w:rsid w:val="00B032E0"/>
    <w:rsid w:val="00B03602"/>
    <w:rsid w:val="00B03BDE"/>
    <w:rsid w:val="00B044EA"/>
    <w:rsid w:val="00B04551"/>
    <w:rsid w:val="00B04A8B"/>
    <w:rsid w:val="00B04B74"/>
    <w:rsid w:val="00B04BB6"/>
    <w:rsid w:val="00B0513D"/>
    <w:rsid w:val="00B05328"/>
    <w:rsid w:val="00B05489"/>
    <w:rsid w:val="00B067ED"/>
    <w:rsid w:val="00B069EB"/>
    <w:rsid w:val="00B06A20"/>
    <w:rsid w:val="00B06EFF"/>
    <w:rsid w:val="00B0762F"/>
    <w:rsid w:val="00B07861"/>
    <w:rsid w:val="00B07E4E"/>
    <w:rsid w:val="00B1045F"/>
    <w:rsid w:val="00B10718"/>
    <w:rsid w:val="00B10BB7"/>
    <w:rsid w:val="00B11132"/>
    <w:rsid w:val="00B11286"/>
    <w:rsid w:val="00B11303"/>
    <w:rsid w:val="00B11957"/>
    <w:rsid w:val="00B11F63"/>
    <w:rsid w:val="00B1217B"/>
    <w:rsid w:val="00B124EA"/>
    <w:rsid w:val="00B136F8"/>
    <w:rsid w:val="00B1405D"/>
    <w:rsid w:val="00B151AC"/>
    <w:rsid w:val="00B1581D"/>
    <w:rsid w:val="00B15EF3"/>
    <w:rsid w:val="00B15F8D"/>
    <w:rsid w:val="00B16399"/>
    <w:rsid w:val="00B1686A"/>
    <w:rsid w:val="00B16CA3"/>
    <w:rsid w:val="00B170DF"/>
    <w:rsid w:val="00B205BA"/>
    <w:rsid w:val="00B20C69"/>
    <w:rsid w:val="00B20FB1"/>
    <w:rsid w:val="00B21138"/>
    <w:rsid w:val="00B2119D"/>
    <w:rsid w:val="00B211C9"/>
    <w:rsid w:val="00B212C2"/>
    <w:rsid w:val="00B2132C"/>
    <w:rsid w:val="00B2137B"/>
    <w:rsid w:val="00B21471"/>
    <w:rsid w:val="00B215B4"/>
    <w:rsid w:val="00B217DC"/>
    <w:rsid w:val="00B21F6B"/>
    <w:rsid w:val="00B2296F"/>
    <w:rsid w:val="00B22A3D"/>
    <w:rsid w:val="00B22C69"/>
    <w:rsid w:val="00B22D39"/>
    <w:rsid w:val="00B2349B"/>
    <w:rsid w:val="00B23575"/>
    <w:rsid w:val="00B23769"/>
    <w:rsid w:val="00B2381B"/>
    <w:rsid w:val="00B2385D"/>
    <w:rsid w:val="00B23CD3"/>
    <w:rsid w:val="00B24188"/>
    <w:rsid w:val="00B241BA"/>
    <w:rsid w:val="00B2439E"/>
    <w:rsid w:val="00B248A9"/>
    <w:rsid w:val="00B24E61"/>
    <w:rsid w:val="00B25639"/>
    <w:rsid w:val="00B25958"/>
    <w:rsid w:val="00B25A72"/>
    <w:rsid w:val="00B25D88"/>
    <w:rsid w:val="00B25E46"/>
    <w:rsid w:val="00B26415"/>
    <w:rsid w:val="00B2644B"/>
    <w:rsid w:val="00B26833"/>
    <w:rsid w:val="00B26CA0"/>
    <w:rsid w:val="00B26E32"/>
    <w:rsid w:val="00B26E85"/>
    <w:rsid w:val="00B26EAA"/>
    <w:rsid w:val="00B27C03"/>
    <w:rsid w:val="00B27EF7"/>
    <w:rsid w:val="00B30375"/>
    <w:rsid w:val="00B309FC"/>
    <w:rsid w:val="00B31306"/>
    <w:rsid w:val="00B31DD0"/>
    <w:rsid w:val="00B31E54"/>
    <w:rsid w:val="00B3239E"/>
    <w:rsid w:val="00B328F5"/>
    <w:rsid w:val="00B32FE7"/>
    <w:rsid w:val="00B330E3"/>
    <w:rsid w:val="00B33264"/>
    <w:rsid w:val="00B332AB"/>
    <w:rsid w:val="00B33474"/>
    <w:rsid w:val="00B335E9"/>
    <w:rsid w:val="00B339C5"/>
    <w:rsid w:val="00B33F98"/>
    <w:rsid w:val="00B3454E"/>
    <w:rsid w:val="00B345AA"/>
    <w:rsid w:val="00B35422"/>
    <w:rsid w:val="00B358B1"/>
    <w:rsid w:val="00B35B6E"/>
    <w:rsid w:val="00B35FCD"/>
    <w:rsid w:val="00B36A64"/>
    <w:rsid w:val="00B36F4E"/>
    <w:rsid w:val="00B370D9"/>
    <w:rsid w:val="00B40094"/>
    <w:rsid w:val="00B402ED"/>
    <w:rsid w:val="00B403C1"/>
    <w:rsid w:val="00B4049E"/>
    <w:rsid w:val="00B41401"/>
    <w:rsid w:val="00B42156"/>
    <w:rsid w:val="00B42379"/>
    <w:rsid w:val="00B423A4"/>
    <w:rsid w:val="00B42C75"/>
    <w:rsid w:val="00B42CDC"/>
    <w:rsid w:val="00B42FFA"/>
    <w:rsid w:val="00B4322F"/>
    <w:rsid w:val="00B434DD"/>
    <w:rsid w:val="00B43501"/>
    <w:rsid w:val="00B44251"/>
    <w:rsid w:val="00B44A96"/>
    <w:rsid w:val="00B45457"/>
    <w:rsid w:val="00B45898"/>
    <w:rsid w:val="00B464A7"/>
    <w:rsid w:val="00B46527"/>
    <w:rsid w:val="00B468CE"/>
    <w:rsid w:val="00B46FF4"/>
    <w:rsid w:val="00B4718A"/>
    <w:rsid w:val="00B474A4"/>
    <w:rsid w:val="00B47674"/>
    <w:rsid w:val="00B5085E"/>
    <w:rsid w:val="00B50A23"/>
    <w:rsid w:val="00B50FBE"/>
    <w:rsid w:val="00B5116F"/>
    <w:rsid w:val="00B51C38"/>
    <w:rsid w:val="00B51CC9"/>
    <w:rsid w:val="00B51FCE"/>
    <w:rsid w:val="00B5204D"/>
    <w:rsid w:val="00B52CF2"/>
    <w:rsid w:val="00B53A22"/>
    <w:rsid w:val="00B54B67"/>
    <w:rsid w:val="00B55166"/>
    <w:rsid w:val="00B55B2C"/>
    <w:rsid w:val="00B56180"/>
    <w:rsid w:val="00B561B6"/>
    <w:rsid w:val="00B5651A"/>
    <w:rsid w:val="00B5657B"/>
    <w:rsid w:val="00B568EA"/>
    <w:rsid w:val="00B57390"/>
    <w:rsid w:val="00B5774B"/>
    <w:rsid w:val="00B57F69"/>
    <w:rsid w:val="00B605D7"/>
    <w:rsid w:val="00B606CA"/>
    <w:rsid w:val="00B60834"/>
    <w:rsid w:val="00B60C6B"/>
    <w:rsid w:val="00B61194"/>
    <w:rsid w:val="00B611B8"/>
    <w:rsid w:val="00B611C6"/>
    <w:rsid w:val="00B62316"/>
    <w:rsid w:val="00B62361"/>
    <w:rsid w:val="00B627C8"/>
    <w:rsid w:val="00B62825"/>
    <w:rsid w:val="00B62C07"/>
    <w:rsid w:val="00B6313F"/>
    <w:rsid w:val="00B6337F"/>
    <w:rsid w:val="00B63A7E"/>
    <w:rsid w:val="00B63D08"/>
    <w:rsid w:val="00B6406C"/>
    <w:rsid w:val="00B641C5"/>
    <w:rsid w:val="00B641D8"/>
    <w:rsid w:val="00B64D15"/>
    <w:rsid w:val="00B652BE"/>
    <w:rsid w:val="00B6562D"/>
    <w:rsid w:val="00B65D9E"/>
    <w:rsid w:val="00B65ED2"/>
    <w:rsid w:val="00B66B75"/>
    <w:rsid w:val="00B66D98"/>
    <w:rsid w:val="00B67CC9"/>
    <w:rsid w:val="00B7024B"/>
    <w:rsid w:val="00B70353"/>
    <w:rsid w:val="00B70434"/>
    <w:rsid w:val="00B70C61"/>
    <w:rsid w:val="00B70C8E"/>
    <w:rsid w:val="00B712C5"/>
    <w:rsid w:val="00B714E9"/>
    <w:rsid w:val="00B71973"/>
    <w:rsid w:val="00B71A69"/>
    <w:rsid w:val="00B71AD4"/>
    <w:rsid w:val="00B721F9"/>
    <w:rsid w:val="00B72861"/>
    <w:rsid w:val="00B72B33"/>
    <w:rsid w:val="00B7324F"/>
    <w:rsid w:val="00B73386"/>
    <w:rsid w:val="00B737B0"/>
    <w:rsid w:val="00B7386B"/>
    <w:rsid w:val="00B74E75"/>
    <w:rsid w:val="00B75607"/>
    <w:rsid w:val="00B75DE7"/>
    <w:rsid w:val="00B76214"/>
    <w:rsid w:val="00B76892"/>
    <w:rsid w:val="00B76A0F"/>
    <w:rsid w:val="00B76BB2"/>
    <w:rsid w:val="00B7737A"/>
    <w:rsid w:val="00B7772E"/>
    <w:rsid w:val="00B77B78"/>
    <w:rsid w:val="00B8034E"/>
    <w:rsid w:val="00B803D6"/>
    <w:rsid w:val="00B80A0C"/>
    <w:rsid w:val="00B818D7"/>
    <w:rsid w:val="00B81E56"/>
    <w:rsid w:val="00B81FFB"/>
    <w:rsid w:val="00B82649"/>
    <w:rsid w:val="00B827E7"/>
    <w:rsid w:val="00B82A62"/>
    <w:rsid w:val="00B82F4A"/>
    <w:rsid w:val="00B83A32"/>
    <w:rsid w:val="00B84344"/>
    <w:rsid w:val="00B853C1"/>
    <w:rsid w:val="00B85518"/>
    <w:rsid w:val="00B8569D"/>
    <w:rsid w:val="00B858BA"/>
    <w:rsid w:val="00B86403"/>
    <w:rsid w:val="00B86481"/>
    <w:rsid w:val="00B86AB9"/>
    <w:rsid w:val="00B86BB6"/>
    <w:rsid w:val="00B87087"/>
    <w:rsid w:val="00B87548"/>
    <w:rsid w:val="00B87BF1"/>
    <w:rsid w:val="00B87ED1"/>
    <w:rsid w:val="00B904A1"/>
    <w:rsid w:val="00B90713"/>
    <w:rsid w:val="00B91325"/>
    <w:rsid w:val="00B915A6"/>
    <w:rsid w:val="00B92404"/>
    <w:rsid w:val="00B92C13"/>
    <w:rsid w:val="00B92C1B"/>
    <w:rsid w:val="00B92E67"/>
    <w:rsid w:val="00B93548"/>
    <w:rsid w:val="00B936CD"/>
    <w:rsid w:val="00B93E27"/>
    <w:rsid w:val="00B940E6"/>
    <w:rsid w:val="00B9494F"/>
    <w:rsid w:val="00B94BE2"/>
    <w:rsid w:val="00B94EC9"/>
    <w:rsid w:val="00B94FE8"/>
    <w:rsid w:val="00B95B7A"/>
    <w:rsid w:val="00B9662F"/>
    <w:rsid w:val="00B96BA5"/>
    <w:rsid w:val="00B96EB3"/>
    <w:rsid w:val="00B97BFE"/>
    <w:rsid w:val="00B97E67"/>
    <w:rsid w:val="00B97EA3"/>
    <w:rsid w:val="00BA0561"/>
    <w:rsid w:val="00BA07BA"/>
    <w:rsid w:val="00BA1A8C"/>
    <w:rsid w:val="00BA1EA5"/>
    <w:rsid w:val="00BA2B42"/>
    <w:rsid w:val="00BA2D48"/>
    <w:rsid w:val="00BA2E3D"/>
    <w:rsid w:val="00BA340C"/>
    <w:rsid w:val="00BA357A"/>
    <w:rsid w:val="00BA3B41"/>
    <w:rsid w:val="00BA3C99"/>
    <w:rsid w:val="00BA3CA6"/>
    <w:rsid w:val="00BA44E1"/>
    <w:rsid w:val="00BA45C4"/>
    <w:rsid w:val="00BA468C"/>
    <w:rsid w:val="00BA51D0"/>
    <w:rsid w:val="00BA58C3"/>
    <w:rsid w:val="00BA6494"/>
    <w:rsid w:val="00BA77E9"/>
    <w:rsid w:val="00BA7A4C"/>
    <w:rsid w:val="00BB0179"/>
    <w:rsid w:val="00BB039C"/>
    <w:rsid w:val="00BB065D"/>
    <w:rsid w:val="00BB08C0"/>
    <w:rsid w:val="00BB0BD1"/>
    <w:rsid w:val="00BB161A"/>
    <w:rsid w:val="00BB22C7"/>
    <w:rsid w:val="00BB293D"/>
    <w:rsid w:val="00BB2CFF"/>
    <w:rsid w:val="00BB3010"/>
    <w:rsid w:val="00BB326E"/>
    <w:rsid w:val="00BB3B2C"/>
    <w:rsid w:val="00BB3B44"/>
    <w:rsid w:val="00BB458B"/>
    <w:rsid w:val="00BB48C6"/>
    <w:rsid w:val="00BB58E6"/>
    <w:rsid w:val="00BB5A7C"/>
    <w:rsid w:val="00BB5B23"/>
    <w:rsid w:val="00BB63DD"/>
    <w:rsid w:val="00BB6E86"/>
    <w:rsid w:val="00BB705B"/>
    <w:rsid w:val="00BB7734"/>
    <w:rsid w:val="00BB7B33"/>
    <w:rsid w:val="00BC042E"/>
    <w:rsid w:val="00BC07DA"/>
    <w:rsid w:val="00BC1838"/>
    <w:rsid w:val="00BC2437"/>
    <w:rsid w:val="00BC2515"/>
    <w:rsid w:val="00BC2D2C"/>
    <w:rsid w:val="00BC340E"/>
    <w:rsid w:val="00BC3855"/>
    <w:rsid w:val="00BC386B"/>
    <w:rsid w:val="00BC3B9A"/>
    <w:rsid w:val="00BC3D67"/>
    <w:rsid w:val="00BC3F6B"/>
    <w:rsid w:val="00BC4113"/>
    <w:rsid w:val="00BC4430"/>
    <w:rsid w:val="00BC4A41"/>
    <w:rsid w:val="00BC4C62"/>
    <w:rsid w:val="00BC5640"/>
    <w:rsid w:val="00BC5BE9"/>
    <w:rsid w:val="00BC6BF6"/>
    <w:rsid w:val="00BC6ED1"/>
    <w:rsid w:val="00BC6FEF"/>
    <w:rsid w:val="00BC7659"/>
    <w:rsid w:val="00BC7DA4"/>
    <w:rsid w:val="00BC7FF1"/>
    <w:rsid w:val="00BD0232"/>
    <w:rsid w:val="00BD03B6"/>
    <w:rsid w:val="00BD05F1"/>
    <w:rsid w:val="00BD07D4"/>
    <w:rsid w:val="00BD0B50"/>
    <w:rsid w:val="00BD0DA0"/>
    <w:rsid w:val="00BD1440"/>
    <w:rsid w:val="00BD1650"/>
    <w:rsid w:val="00BD1AAB"/>
    <w:rsid w:val="00BD2025"/>
    <w:rsid w:val="00BD2D95"/>
    <w:rsid w:val="00BD2E0A"/>
    <w:rsid w:val="00BD2E2F"/>
    <w:rsid w:val="00BD3376"/>
    <w:rsid w:val="00BD338F"/>
    <w:rsid w:val="00BD352E"/>
    <w:rsid w:val="00BD3B03"/>
    <w:rsid w:val="00BD3C5D"/>
    <w:rsid w:val="00BD43ED"/>
    <w:rsid w:val="00BD4BDE"/>
    <w:rsid w:val="00BD4C04"/>
    <w:rsid w:val="00BD528E"/>
    <w:rsid w:val="00BD5547"/>
    <w:rsid w:val="00BD55D8"/>
    <w:rsid w:val="00BD5B21"/>
    <w:rsid w:val="00BD5B55"/>
    <w:rsid w:val="00BD6360"/>
    <w:rsid w:val="00BD6C8E"/>
    <w:rsid w:val="00BD6E72"/>
    <w:rsid w:val="00BD7259"/>
    <w:rsid w:val="00BE1300"/>
    <w:rsid w:val="00BE162A"/>
    <w:rsid w:val="00BE1678"/>
    <w:rsid w:val="00BE21D2"/>
    <w:rsid w:val="00BE22B3"/>
    <w:rsid w:val="00BE2AE0"/>
    <w:rsid w:val="00BE2DCF"/>
    <w:rsid w:val="00BE2F6F"/>
    <w:rsid w:val="00BE36D1"/>
    <w:rsid w:val="00BE56D3"/>
    <w:rsid w:val="00BE5D3C"/>
    <w:rsid w:val="00BE5D6B"/>
    <w:rsid w:val="00BE601D"/>
    <w:rsid w:val="00BE6068"/>
    <w:rsid w:val="00BE63C3"/>
    <w:rsid w:val="00BE6936"/>
    <w:rsid w:val="00BE712A"/>
    <w:rsid w:val="00BE7703"/>
    <w:rsid w:val="00BE7EBB"/>
    <w:rsid w:val="00BF0508"/>
    <w:rsid w:val="00BF1019"/>
    <w:rsid w:val="00BF11A8"/>
    <w:rsid w:val="00BF1612"/>
    <w:rsid w:val="00BF173C"/>
    <w:rsid w:val="00BF190C"/>
    <w:rsid w:val="00BF2307"/>
    <w:rsid w:val="00BF2ACC"/>
    <w:rsid w:val="00BF2F1E"/>
    <w:rsid w:val="00BF3679"/>
    <w:rsid w:val="00BF4C9B"/>
    <w:rsid w:val="00BF4E83"/>
    <w:rsid w:val="00BF4FD7"/>
    <w:rsid w:val="00BF5485"/>
    <w:rsid w:val="00BF5730"/>
    <w:rsid w:val="00BF582E"/>
    <w:rsid w:val="00BF5F47"/>
    <w:rsid w:val="00BF6220"/>
    <w:rsid w:val="00BF6F41"/>
    <w:rsid w:val="00BF733A"/>
    <w:rsid w:val="00BF7398"/>
    <w:rsid w:val="00C00593"/>
    <w:rsid w:val="00C0142A"/>
    <w:rsid w:val="00C0145D"/>
    <w:rsid w:val="00C017BE"/>
    <w:rsid w:val="00C019A3"/>
    <w:rsid w:val="00C019E2"/>
    <w:rsid w:val="00C02BC2"/>
    <w:rsid w:val="00C02CE1"/>
    <w:rsid w:val="00C030DC"/>
    <w:rsid w:val="00C0369C"/>
    <w:rsid w:val="00C04599"/>
    <w:rsid w:val="00C046A1"/>
    <w:rsid w:val="00C0498D"/>
    <w:rsid w:val="00C056CE"/>
    <w:rsid w:val="00C057CE"/>
    <w:rsid w:val="00C057F0"/>
    <w:rsid w:val="00C05899"/>
    <w:rsid w:val="00C05FBC"/>
    <w:rsid w:val="00C06A98"/>
    <w:rsid w:val="00C071D1"/>
    <w:rsid w:val="00C07C63"/>
    <w:rsid w:val="00C10707"/>
    <w:rsid w:val="00C10AA9"/>
    <w:rsid w:val="00C10D22"/>
    <w:rsid w:val="00C134BA"/>
    <w:rsid w:val="00C14083"/>
    <w:rsid w:val="00C14521"/>
    <w:rsid w:val="00C1488A"/>
    <w:rsid w:val="00C148B4"/>
    <w:rsid w:val="00C14E15"/>
    <w:rsid w:val="00C15FE6"/>
    <w:rsid w:val="00C161F1"/>
    <w:rsid w:val="00C168AB"/>
    <w:rsid w:val="00C16D63"/>
    <w:rsid w:val="00C170C9"/>
    <w:rsid w:val="00C17202"/>
    <w:rsid w:val="00C17B17"/>
    <w:rsid w:val="00C17B5D"/>
    <w:rsid w:val="00C17E98"/>
    <w:rsid w:val="00C20576"/>
    <w:rsid w:val="00C20760"/>
    <w:rsid w:val="00C2080B"/>
    <w:rsid w:val="00C20C19"/>
    <w:rsid w:val="00C2192A"/>
    <w:rsid w:val="00C21980"/>
    <w:rsid w:val="00C2210B"/>
    <w:rsid w:val="00C228A4"/>
    <w:rsid w:val="00C229A4"/>
    <w:rsid w:val="00C22A53"/>
    <w:rsid w:val="00C22D73"/>
    <w:rsid w:val="00C22F5F"/>
    <w:rsid w:val="00C232E9"/>
    <w:rsid w:val="00C23311"/>
    <w:rsid w:val="00C23863"/>
    <w:rsid w:val="00C23B8C"/>
    <w:rsid w:val="00C2489D"/>
    <w:rsid w:val="00C248FE"/>
    <w:rsid w:val="00C24B2F"/>
    <w:rsid w:val="00C24BB8"/>
    <w:rsid w:val="00C252EE"/>
    <w:rsid w:val="00C25AF1"/>
    <w:rsid w:val="00C25C21"/>
    <w:rsid w:val="00C25EA2"/>
    <w:rsid w:val="00C261E9"/>
    <w:rsid w:val="00C263CA"/>
    <w:rsid w:val="00C26CA2"/>
    <w:rsid w:val="00C2736C"/>
    <w:rsid w:val="00C276BD"/>
    <w:rsid w:val="00C27AD2"/>
    <w:rsid w:val="00C30549"/>
    <w:rsid w:val="00C307E3"/>
    <w:rsid w:val="00C30D40"/>
    <w:rsid w:val="00C31110"/>
    <w:rsid w:val="00C316CA"/>
    <w:rsid w:val="00C31777"/>
    <w:rsid w:val="00C31A26"/>
    <w:rsid w:val="00C31D03"/>
    <w:rsid w:val="00C326E5"/>
    <w:rsid w:val="00C32A6A"/>
    <w:rsid w:val="00C32C7E"/>
    <w:rsid w:val="00C32F57"/>
    <w:rsid w:val="00C332B9"/>
    <w:rsid w:val="00C34962"/>
    <w:rsid w:val="00C3524B"/>
    <w:rsid w:val="00C3572A"/>
    <w:rsid w:val="00C35842"/>
    <w:rsid w:val="00C36131"/>
    <w:rsid w:val="00C3655E"/>
    <w:rsid w:val="00C36C46"/>
    <w:rsid w:val="00C36E8C"/>
    <w:rsid w:val="00C37081"/>
    <w:rsid w:val="00C3742D"/>
    <w:rsid w:val="00C377C1"/>
    <w:rsid w:val="00C378FE"/>
    <w:rsid w:val="00C3798D"/>
    <w:rsid w:val="00C37B7B"/>
    <w:rsid w:val="00C37B91"/>
    <w:rsid w:val="00C37BD2"/>
    <w:rsid w:val="00C37CF9"/>
    <w:rsid w:val="00C37D25"/>
    <w:rsid w:val="00C403D2"/>
    <w:rsid w:val="00C40BBA"/>
    <w:rsid w:val="00C40BBE"/>
    <w:rsid w:val="00C4132A"/>
    <w:rsid w:val="00C417D0"/>
    <w:rsid w:val="00C41AA5"/>
    <w:rsid w:val="00C41ABD"/>
    <w:rsid w:val="00C4214A"/>
    <w:rsid w:val="00C42167"/>
    <w:rsid w:val="00C4232A"/>
    <w:rsid w:val="00C4338D"/>
    <w:rsid w:val="00C43CEB"/>
    <w:rsid w:val="00C44A87"/>
    <w:rsid w:val="00C44B2E"/>
    <w:rsid w:val="00C44D8B"/>
    <w:rsid w:val="00C454AD"/>
    <w:rsid w:val="00C45F73"/>
    <w:rsid w:val="00C4677A"/>
    <w:rsid w:val="00C46B7A"/>
    <w:rsid w:val="00C46D04"/>
    <w:rsid w:val="00C46F3C"/>
    <w:rsid w:val="00C477D5"/>
    <w:rsid w:val="00C47953"/>
    <w:rsid w:val="00C47E11"/>
    <w:rsid w:val="00C47E12"/>
    <w:rsid w:val="00C502B9"/>
    <w:rsid w:val="00C50606"/>
    <w:rsid w:val="00C50738"/>
    <w:rsid w:val="00C50C3C"/>
    <w:rsid w:val="00C50D26"/>
    <w:rsid w:val="00C51AEC"/>
    <w:rsid w:val="00C51BDA"/>
    <w:rsid w:val="00C51E8E"/>
    <w:rsid w:val="00C522BE"/>
    <w:rsid w:val="00C52382"/>
    <w:rsid w:val="00C52576"/>
    <w:rsid w:val="00C5285E"/>
    <w:rsid w:val="00C52954"/>
    <w:rsid w:val="00C53707"/>
    <w:rsid w:val="00C539B6"/>
    <w:rsid w:val="00C53E32"/>
    <w:rsid w:val="00C53ED6"/>
    <w:rsid w:val="00C5409F"/>
    <w:rsid w:val="00C54398"/>
    <w:rsid w:val="00C544A3"/>
    <w:rsid w:val="00C54572"/>
    <w:rsid w:val="00C54BED"/>
    <w:rsid w:val="00C55032"/>
    <w:rsid w:val="00C55058"/>
    <w:rsid w:val="00C55F16"/>
    <w:rsid w:val="00C56184"/>
    <w:rsid w:val="00C561AE"/>
    <w:rsid w:val="00C562F1"/>
    <w:rsid w:val="00C56AD6"/>
    <w:rsid w:val="00C56CB4"/>
    <w:rsid w:val="00C56DE2"/>
    <w:rsid w:val="00C56F0A"/>
    <w:rsid w:val="00C574CB"/>
    <w:rsid w:val="00C57622"/>
    <w:rsid w:val="00C576D5"/>
    <w:rsid w:val="00C5788D"/>
    <w:rsid w:val="00C57EFC"/>
    <w:rsid w:val="00C600E5"/>
    <w:rsid w:val="00C605A6"/>
    <w:rsid w:val="00C6161F"/>
    <w:rsid w:val="00C61766"/>
    <w:rsid w:val="00C61C29"/>
    <w:rsid w:val="00C61F9E"/>
    <w:rsid w:val="00C62096"/>
    <w:rsid w:val="00C62474"/>
    <w:rsid w:val="00C6249D"/>
    <w:rsid w:val="00C62B04"/>
    <w:rsid w:val="00C635F1"/>
    <w:rsid w:val="00C637EA"/>
    <w:rsid w:val="00C6381A"/>
    <w:rsid w:val="00C639F1"/>
    <w:rsid w:val="00C63B35"/>
    <w:rsid w:val="00C63DBD"/>
    <w:rsid w:val="00C63E76"/>
    <w:rsid w:val="00C64575"/>
    <w:rsid w:val="00C64A45"/>
    <w:rsid w:val="00C64DAF"/>
    <w:rsid w:val="00C6524E"/>
    <w:rsid w:val="00C6525B"/>
    <w:rsid w:val="00C6597D"/>
    <w:rsid w:val="00C66104"/>
    <w:rsid w:val="00C666C9"/>
    <w:rsid w:val="00C66A54"/>
    <w:rsid w:val="00C67375"/>
    <w:rsid w:val="00C67A51"/>
    <w:rsid w:val="00C67BF3"/>
    <w:rsid w:val="00C67CA4"/>
    <w:rsid w:val="00C70D09"/>
    <w:rsid w:val="00C71200"/>
    <w:rsid w:val="00C71663"/>
    <w:rsid w:val="00C719C3"/>
    <w:rsid w:val="00C71C7E"/>
    <w:rsid w:val="00C722F5"/>
    <w:rsid w:val="00C73748"/>
    <w:rsid w:val="00C747FE"/>
    <w:rsid w:val="00C750D3"/>
    <w:rsid w:val="00C75B66"/>
    <w:rsid w:val="00C75C74"/>
    <w:rsid w:val="00C75DD3"/>
    <w:rsid w:val="00C76A3E"/>
    <w:rsid w:val="00C76DB7"/>
    <w:rsid w:val="00C7779C"/>
    <w:rsid w:val="00C803D8"/>
    <w:rsid w:val="00C81199"/>
    <w:rsid w:val="00C83084"/>
    <w:rsid w:val="00C837CF"/>
    <w:rsid w:val="00C83B50"/>
    <w:rsid w:val="00C8404C"/>
    <w:rsid w:val="00C8555D"/>
    <w:rsid w:val="00C85B71"/>
    <w:rsid w:val="00C86943"/>
    <w:rsid w:val="00C86D21"/>
    <w:rsid w:val="00C878C6"/>
    <w:rsid w:val="00C87A71"/>
    <w:rsid w:val="00C90A31"/>
    <w:rsid w:val="00C90F2A"/>
    <w:rsid w:val="00C9178E"/>
    <w:rsid w:val="00C92198"/>
    <w:rsid w:val="00C92250"/>
    <w:rsid w:val="00C93251"/>
    <w:rsid w:val="00C937CB"/>
    <w:rsid w:val="00C93D34"/>
    <w:rsid w:val="00C946C6"/>
    <w:rsid w:val="00C94BEC"/>
    <w:rsid w:val="00C94E48"/>
    <w:rsid w:val="00C95013"/>
    <w:rsid w:val="00C9585F"/>
    <w:rsid w:val="00C9590B"/>
    <w:rsid w:val="00C96AE2"/>
    <w:rsid w:val="00C971E2"/>
    <w:rsid w:val="00C9748C"/>
    <w:rsid w:val="00C978FB"/>
    <w:rsid w:val="00C97D80"/>
    <w:rsid w:val="00CA0343"/>
    <w:rsid w:val="00CA0622"/>
    <w:rsid w:val="00CA071B"/>
    <w:rsid w:val="00CA0760"/>
    <w:rsid w:val="00CA1D2E"/>
    <w:rsid w:val="00CA2088"/>
    <w:rsid w:val="00CA2226"/>
    <w:rsid w:val="00CA2DBF"/>
    <w:rsid w:val="00CA2DC2"/>
    <w:rsid w:val="00CA2E78"/>
    <w:rsid w:val="00CA3E62"/>
    <w:rsid w:val="00CA4110"/>
    <w:rsid w:val="00CA41E9"/>
    <w:rsid w:val="00CA44D9"/>
    <w:rsid w:val="00CA4A75"/>
    <w:rsid w:val="00CA4E51"/>
    <w:rsid w:val="00CA50DB"/>
    <w:rsid w:val="00CA51A8"/>
    <w:rsid w:val="00CA5497"/>
    <w:rsid w:val="00CA5568"/>
    <w:rsid w:val="00CA56C2"/>
    <w:rsid w:val="00CA58F2"/>
    <w:rsid w:val="00CA6FE2"/>
    <w:rsid w:val="00CA7140"/>
    <w:rsid w:val="00CA73F8"/>
    <w:rsid w:val="00CA79D8"/>
    <w:rsid w:val="00CA7C01"/>
    <w:rsid w:val="00CB0241"/>
    <w:rsid w:val="00CB02B7"/>
    <w:rsid w:val="00CB0509"/>
    <w:rsid w:val="00CB1075"/>
    <w:rsid w:val="00CB10A9"/>
    <w:rsid w:val="00CB17FF"/>
    <w:rsid w:val="00CB207D"/>
    <w:rsid w:val="00CB2A23"/>
    <w:rsid w:val="00CB2CC0"/>
    <w:rsid w:val="00CB31E6"/>
    <w:rsid w:val="00CB3D34"/>
    <w:rsid w:val="00CB465E"/>
    <w:rsid w:val="00CB529C"/>
    <w:rsid w:val="00CB6375"/>
    <w:rsid w:val="00CB6923"/>
    <w:rsid w:val="00CB7071"/>
    <w:rsid w:val="00CC0117"/>
    <w:rsid w:val="00CC040F"/>
    <w:rsid w:val="00CC074E"/>
    <w:rsid w:val="00CC07A0"/>
    <w:rsid w:val="00CC0C8F"/>
    <w:rsid w:val="00CC1836"/>
    <w:rsid w:val="00CC1849"/>
    <w:rsid w:val="00CC1B2B"/>
    <w:rsid w:val="00CC1EE7"/>
    <w:rsid w:val="00CC2B54"/>
    <w:rsid w:val="00CC2E1D"/>
    <w:rsid w:val="00CC2FAB"/>
    <w:rsid w:val="00CC33B5"/>
    <w:rsid w:val="00CC40A8"/>
    <w:rsid w:val="00CC4122"/>
    <w:rsid w:val="00CC4470"/>
    <w:rsid w:val="00CC4782"/>
    <w:rsid w:val="00CC4BDE"/>
    <w:rsid w:val="00CC58D5"/>
    <w:rsid w:val="00CC5D85"/>
    <w:rsid w:val="00CC6A51"/>
    <w:rsid w:val="00CC711E"/>
    <w:rsid w:val="00CC7650"/>
    <w:rsid w:val="00CC770D"/>
    <w:rsid w:val="00CC7E0A"/>
    <w:rsid w:val="00CD010F"/>
    <w:rsid w:val="00CD0A81"/>
    <w:rsid w:val="00CD0DFE"/>
    <w:rsid w:val="00CD12AE"/>
    <w:rsid w:val="00CD1380"/>
    <w:rsid w:val="00CD1398"/>
    <w:rsid w:val="00CD17EC"/>
    <w:rsid w:val="00CD19EB"/>
    <w:rsid w:val="00CD1B92"/>
    <w:rsid w:val="00CD1C3E"/>
    <w:rsid w:val="00CD2206"/>
    <w:rsid w:val="00CD2ADA"/>
    <w:rsid w:val="00CD3168"/>
    <w:rsid w:val="00CD33AD"/>
    <w:rsid w:val="00CD33C4"/>
    <w:rsid w:val="00CD3B4A"/>
    <w:rsid w:val="00CD4170"/>
    <w:rsid w:val="00CD43DB"/>
    <w:rsid w:val="00CD4522"/>
    <w:rsid w:val="00CD56B9"/>
    <w:rsid w:val="00CD5E5F"/>
    <w:rsid w:val="00CD5FC9"/>
    <w:rsid w:val="00CD618C"/>
    <w:rsid w:val="00CD62DC"/>
    <w:rsid w:val="00CD64C6"/>
    <w:rsid w:val="00CD67A8"/>
    <w:rsid w:val="00CD6942"/>
    <w:rsid w:val="00CD7105"/>
    <w:rsid w:val="00CD7177"/>
    <w:rsid w:val="00CE02FE"/>
    <w:rsid w:val="00CE0387"/>
    <w:rsid w:val="00CE08A9"/>
    <w:rsid w:val="00CE0C19"/>
    <w:rsid w:val="00CE1805"/>
    <w:rsid w:val="00CE2A04"/>
    <w:rsid w:val="00CE2DC6"/>
    <w:rsid w:val="00CE36F3"/>
    <w:rsid w:val="00CE3B09"/>
    <w:rsid w:val="00CE3E7E"/>
    <w:rsid w:val="00CE3F76"/>
    <w:rsid w:val="00CE494A"/>
    <w:rsid w:val="00CE54F1"/>
    <w:rsid w:val="00CE588C"/>
    <w:rsid w:val="00CE6058"/>
    <w:rsid w:val="00CE616F"/>
    <w:rsid w:val="00CE61B3"/>
    <w:rsid w:val="00CE693F"/>
    <w:rsid w:val="00CE6ADB"/>
    <w:rsid w:val="00CE75A7"/>
    <w:rsid w:val="00CF0644"/>
    <w:rsid w:val="00CF0939"/>
    <w:rsid w:val="00CF20CA"/>
    <w:rsid w:val="00CF2EA4"/>
    <w:rsid w:val="00CF3158"/>
    <w:rsid w:val="00CF31A5"/>
    <w:rsid w:val="00CF321D"/>
    <w:rsid w:val="00CF36D0"/>
    <w:rsid w:val="00CF3C42"/>
    <w:rsid w:val="00CF4067"/>
    <w:rsid w:val="00CF43F9"/>
    <w:rsid w:val="00CF4580"/>
    <w:rsid w:val="00CF45A8"/>
    <w:rsid w:val="00CF4DA5"/>
    <w:rsid w:val="00CF5896"/>
    <w:rsid w:val="00CF5D71"/>
    <w:rsid w:val="00CF6D5B"/>
    <w:rsid w:val="00CF70EA"/>
    <w:rsid w:val="00CF78E7"/>
    <w:rsid w:val="00CF7F40"/>
    <w:rsid w:val="00CF7F8B"/>
    <w:rsid w:val="00D008FD"/>
    <w:rsid w:val="00D00A75"/>
    <w:rsid w:val="00D018F1"/>
    <w:rsid w:val="00D01C54"/>
    <w:rsid w:val="00D0206F"/>
    <w:rsid w:val="00D02244"/>
    <w:rsid w:val="00D0259C"/>
    <w:rsid w:val="00D02F3E"/>
    <w:rsid w:val="00D031B8"/>
    <w:rsid w:val="00D04189"/>
    <w:rsid w:val="00D041D9"/>
    <w:rsid w:val="00D0456D"/>
    <w:rsid w:val="00D04A67"/>
    <w:rsid w:val="00D04ADF"/>
    <w:rsid w:val="00D0514E"/>
    <w:rsid w:val="00D05578"/>
    <w:rsid w:val="00D05F6B"/>
    <w:rsid w:val="00D07127"/>
    <w:rsid w:val="00D07ACC"/>
    <w:rsid w:val="00D07D43"/>
    <w:rsid w:val="00D07F18"/>
    <w:rsid w:val="00D1020B"/>
    <w:rsid w:val="00D106E0"/>
    <w:rsid w:val="00D10CC2"/>
    <w:rsid w:val="00D11371"/>
    <w:rsid w:val="00D11430"/>
    <w:rsid w:val="00D12483"/>
    <w:rsid w:val="00D12493"/>
    <w:rsid w:val="00D12738"/>
    <w:rsid w:val="00D1278A"/>
    <w:rsid w:val="00D12CDA"/>
    <w:rsid w:val="00D1334D"/>
    <w:rsid w:val="00D14187"/>
    <w:rsid w:val="00D141A9"/>
    <w:rsid w:val="00D14752"/>
    <w:rsid w:val="00D14DB8"/>
    <w:rsid w:val="00D150F8"/>
    <w:rsid w:val="00D158F8"/>
    <w:rsid w:val="00D15BBF"/>
    <w:rsid w:val="00D163BF"/>
    <w:rsid w:val="00D164EC"/>
    <w:rsid w:val="00D1687E"/>
    <w:rsid w:val="00D1696D"/>
    <w:rsid w:val="00D169CE"/>
    <w:rsid w:val="00D16DD5"/>
    <w:rsid w:val="00D16EDD"/>
    <w:rsid w:val="00D170EA"/>
    <w:rsid w:val="00D1710E"/>
    <w:rsid w:val="00D1776B"/>
    <w:rsid w:val="00D17B46"/>
    <w:rsid w:val="00D17C9B"/>
    <w:rsid w:val="00D17D57"/>
    <w:rsid w:val="00D2022A"/>
    <w:rsid w:val="00D202EE"/>
    <w:rsid w:val="00D20464"/>
    <w:rsid w:val="00D21054"/>
    <w:rsid w:val="00D2126F"/>
    <w:rsid w:val="00D21D1B"/>
    <w:rsid w:val="00D21E90"/>
    <w:rsid w:val="00D221C7"/>
    <w:rsid w:val="00D2256D"/>
    <w:rsid w:val="00D225D7"/>
    <w:rsid w:val="00D22662"/>
    <w:rsid w:val="00D22CD4"/>
    <w:rsid w:val="00D234E8"/>
    <w:rsid w:val="00D23838"/>
    <w:rsid w:val="00D23CA3"/>
    <w:rsid w:val="00D23DD4"/>
    <w:rsid w:val="00D23DE0"/>
    <w:rsid w:val="00D23E73"/>
    <w:rsid w:val="00D23F26"/>
    <w:rsid w:val="00D242E4"/>
    <w:rsid w:val="00D247E2"/>
    <w:rsid w:val="00D25D07"/>
    <w:rsid w:val="00D25F99"/>
    <w:rsid w:val="00D2606A"/>
    <w:rsid w:val="00D267B9"/>
    <w:rsid w:val="00D26B90"/>
    <w:rsid w:val="00D26C06"/>
    <w:rsid w:val="00D26E8E"/>
    <w:rsid w:val="00D27176"/>
    <w:rsid w:val="00D27C0A"/>
    <w:rsid w:val="00D27FA1"/>
    <w:rsid w:val="00D30F9B"/>
    <w:rsid w:val="00D31CC0"/>
    <w:rsid w:val="00D3273C"/>
    <w:rsid w:val="00D32D7F"/>
    <w:rsid w:val="00D33721"/>
    <w:rsid w:val="00D33B46"/>
    <w:rsid w:val="00D3466E"/>
    <w:rsid w:val="00D3476A"/>
    <w:rsid w:val="00D34C87"/>
    <w:rsid w:val="00D357BA"/>
    <w:rsid w:val="00D36111"/>
    <w:rsid w:val="00D3667B"/>
    <w:rsid w:val="00D367CC"/>
    <w:rsid w:val="00D36A59"/>
    <w:rsid w:val="00D36AB6"/>
    <w:rsid w:val="00D36F42"/>
    <w:rsid w:val="00D37009"/>
    <w:rsid w:val="00D371E9"/>
    <w:rsid w:val="00D3739A"/>
    <w:rsid w:val="00D376E9"/>
    <w:rsid w:val="00D37BE0"/>
    <w:rsid w:val="00D37C3F"/>
    <w:rsid w:val="00D402C9"/>
    <w:rsid w:val="00D404BB"/>
    <w:rsid w:val="00D40603"/>
    <w:rsid w:val="00D408B2"/>
    <w:rsid w:val="00D408C6"/>
    <w:rsid w:val="00D4094C"/>
    <w:rsid w:val="00D40C53"/>
    <w:rsid w:val="00D40EBA"/>
    <w:rsid w:val="00D41525"/>
    <w:rsid w:val="00D41655"/>
    <w:rsid w:val="00D42372"/>
    <w:rsid w:val="00D427D2"/>
    <w:rsid w:val="00D42A63"/>
    <w:rsid w:val="00D42B30"/>
    <w:rsid w:val="00D43303"/>
    <w:rsid w:val="00D43CD4"/>
    <w:rsid w:val="00D440AC"/>
    <w:rsid w:val="00D44203"/>
    <w:rsid w:val="00D446E5"/>
    <w:rsid w:val="00D4577D"/>
    <w:rsid w:val="00D4597B"/>
    <w:rsid w:val="00D45A80"/>
    <w:rsid w:val="00D45C2A"/>
    <w:rsid w:val="00D460EB"/>
    <w:rsid w:val="00D46101"/>
    <w:rsid w:val="00D46347"/>
    <w:rsid w:val="00D46418"/>
    <w:rsid w:val="00D464EF"/>
    <w:rsid w:val="00D46660"/>
    <w:rsid w:val="00D46973"/>
    <w:rsid w:val="00D479A0"/>
    <w:rsid w:val="00D47F74"/>
    <w:rsid w:val="00D508CB"/>
    <w:rsid w:val="00D5140A"/>
    <w:rsid w:val="00D51DCD"/>
    <w:rsid w:val="00D52C31"/>
    <w:rsid w:val="00D52F0D"/>
    <w:rsid w:val="00D5315D"/>
    <w:rsid w:val="00D531D1"/>
    <w:rsid w:val="00D53904"/>
    <w:rsid w:val="00D54623"/>
    <w:rsid w:val="00D54CF1"/>
    <w:rsid w:val="00D55B75"/>
    <w:rsid w:val="00D55C9D"/>
    <w:rsid w:val="00D56255"/>
    <w:rsid w:val="00D5628A"/>
    <w:rsid w:val="00D566BE"/>
    <w:rsid w:val="00D5684A"/>
    <w:rsid w:val="00D5753E"/>
    <w:rsid w:val="00D57E9A"/>
    <w:rsid w:val="00D600F6"/>
    <w:rsid w:val="00D60168"/>
    <w:rsid w:val="00D6041F"/>
    <w:rsid w:val="00D60535"/>
    <w:rsid w:val="00D605C3"/>
    <w:rsid w:val="00D606B7"/>
    <w:rsid w:val="00D61756"/>
    <w:rsid w:val="00D61906"/>
    <w:rsid w:val="00D619E5"/>
    <w:rsid w:val="00D61AE5"/>
    <w:rsid w:val="00D61D7F"/>
    <w:rsid w:val="00D62266"/>
    <w:rsid w:val="00D62785"/>
    <w:rsid w:val="00D62A94"/>
    <w:rsid w:val="00D63563"/>
    <w:rsid w:val="00D635D9"/>
    <w:rsid w:val="00D63F4F"/>
    <w:rsid w:val="00D646E7"/>
    <w:rsid w:val="00D64BE4"/>
    <w:rsid w:val="00D656A0"/>
    <w:rsid w:val="00D65ECA"/>
    <w:rsid w:val="00D66209"/>
    <w:rsid w:val="00D66496"/>
    <w:rsid w:val="00D66BBD"/>
    <w:rsid w:val="00D66F45"/>
    <w:rsid w:val="00D67118"/>
    <w:rsid w:val="00D67286"/>
    <w:rsid w:val="00D67CEB"/>
    <w:rsid w:val="00D67F9E"/>
    <w:rsid w:val="00D70039"/>
    <w:rsid w:val="00D704DA"/>
    <w:rsid w:val="00D70B16"/>
    <w:rsid w:val="00D71343"/>
    <w:rsid w:val="00D7171A"/>
    <w:rsid w:val="00D71F8D"/>
    <w:rsid w:val="00D7280A"/>
    <w:rsid w:val="00D72CF1"/>
    <w:rsid w:val="00D7345B"/>
    <w:rsid w:val="00D73523"/>
    <w:rsid w:val="00D73812"/>
    <w:rsid w:val="00D73BF1"/>
    <w:rsid w:val="00D74145"/>
    <w:rsid w:val="00D745E8"/>
    <w:rsid w:val="00D7519C"/>
    <w:rsid w:val="00D75CC6"/>
    <w:rsid w:val="00D75CF3"/>
    <w:rsid w:val="00D76335"/>
    <w:rsid w:val="00D76B81"/>
    <w:rsid w:val="00D770D8"/>
    <w:rsid w:val="00D77A44"/>
    <w:rsid w:val="00D77E39"/>
    <w:rsid w:val="00D8006E"/>
    <w:rsid w:val="00D802B6"/>
    <w:rsid w:val="00D80BCA"/>
    <w:rsid w:val="00D80EDA"/>
    <w:rsid w:val="00D8133C"/>
    <w:rsid w:val="00D813C6"/>
    <w:rsid w:val="00D81672"/>
    <w:rsid w:val="00D817AA"/>
    <w:rsid w:val="00D81D9C"/>
    <w:rsid w:val="00D81E65"/>
    <w:rsid w:val="00D81E84"/>
    <w:rsid w:val="00D8211E"/>
    <w:rsid w:val="00D8218F"/>
    <w:rsid w:val="00D824A6"/>
    <w:rsid w:val="00D82939"/>
    <w:rsid w:val="00D82F23"/>
    <w:rsid w:val="00D831F4"/>
    <w:rsid w:val="00D838DD"/>
    <w:rsid w:val="00D83A7E"/>
    <w:rsid w:val="00D83E2C"/>
    <w:rsid w:val="00D8440C"/>
    <w:rsid w:val="00D84A24"/>
    <w:rsid w:val="00D8529D"/>
    <w:rsid w:val="00D854D4"/>
    <w:rsid w:val="00D85A54"/>
    <w:rsid w:val="00D85F3C"/>
    <w:rsid w:val="00D85FD3"/>
    <w:rsid w:val="00D86A90"/>
    <w:rsid w:val="00D86BBA"/>
    <w:rsid w:val="00D86C6C"/>
    <w:rsid w:val="00D870E0"/>
    <w:rsid w:val="00D874F9"/>
    <w:rsid w:val="00D87659"/>
    <w:rsid w:val="00D87B2A"/>
    <w:rsid w:val="00D87BD1"/>
    <w:rsid w:val="00D87BF0"/>
    <w:rsid w:val="00D90031"/>
    <w:rsid w:val="00D900F4"/>
    <w:rsid w:val="00D9055F"/>
    <w:rsid w:val="00D905FC"/>
    <w:rsid w:val="00D90846"/>
    <w:rsid w:val="00D90B64"/>
    <w:rsid w:val="00D90D00"/>
    <w:rsid w:val="00D917EC"/>
    <w:rsid w:val="00D91A53"/>
    <w:rsid w:val="00D92070"/>
    <w:rsid w:val="00D924A1"/>
    <w:rsid w:val="00D92D4A"/>
    <w:rsid w:val="00D92D56"/>
    <w:rsid w:val="00D92FCE"/>
    <w:rsid w:val="00D93077"/>
    <w:rsid w:val="00D9341C"/>
    <w:rsid w:val="00D934EB"/>
    <w:rsid w:val="00D93E52"/>
    <w:rsid w:val="00D948E2"/>
    <w:rsid w:val="00D94C10"/>
    <w:rsid w:val="00D94EAE"/>
    <w:rsid w:val="00D95067"/>
    <w:rsid w:val="00D95549"/>
    <w:rsid w:val="00D95A24"/>
    <w:rsid w:val="00D95F7C"/>
    <w:rsid w:val="00D9690A"/>
    <w:rsid w:val="00D969F2"/>
    <w:rsid w:val="00D96F54"/>
    <w:rsid w:val="00D97445"/>
    <w:rsid w:val="00D97500"/>
    <w:rsid w:val="00D9778A"/>
    <w:rsid w:val="00D97C0C"/>
    <w:rsid w:val="00D97ED4"/>
    <w:rsid w:val="00DA0AD0"/>
    <w:rsid w:val="00DA0FAA"/>
    <w:rsid w:val="00DA11F2"/>
    <w:rsid w:val="00DA1337"/>
    <w:rsid w:val="00DA15A0"/>
    <w:rsid w:val="00DA1601"/>
    <w:rsid w:val="00DA200F"/>
    <w:rsid w:val="00DA2695"/>
    <w:rsid w:val="00DA2EE7"/>
    <w:rsid w:val="00DA33A1"/>
    <w:rsid w:val="00DA340B"/>
    <w:rsid w:val="00DA34FC"/>
    <w:rsid w:val="00DA37BD"/>
    <w:rsid w:val="00DA39B6"/>
    <w:rsid w:val="00DA3C7A"/>
    <w:rsid w:val="00DA3D1D"/>
    <w:rsid w:val="00DA4D78"/>
    <w:rsid w:val="00DA4DF1"/>
    <w:rsid w:val="00DA5184"/>
    <w:rsid w:val="00DA51A3"/>
    <w:rsid w:val="00DA579B"/>
    <w:rsid w:val="00DA62E5"/>
    <w:rsid w:val="00DA683D"/>
    <w:rsid w:val="00DA6AB9"/>
    <w:rsid w:val="00DB040A"/>
    <w:rsid w:val="00DB04E3"/>
    <w:rsid w:val="00DB09F1"/>
    <w:rsid w:val="00DB0A29"/>
    <w:rsid w:val="00DB0FD5"/>
    <w:rsid w:val="00DB140E"/>
    <w:rsid w:val="00DB150F"/>
    <w:rsid w:val="00DB156B"/>
    <w:rsid w:val="00DB1E3E"/>
    <w:rsid w:val="00DB1EDB"/>
    <w:rsid w:val="00DB232C"/>
    <w:rsid w:val="00DB36FC"/>
    <w:rsid w:val="00DB3A3D"/>
    <w:rsid w:val="00DB3BCF"/>
    <w:rsid w:val="00DB401B"/>
    <w:rsid w:val="00DB424C"/>
    <w:rsid w:val="00DB446F"/>
    <w:rsid w:val="00DB4574"/>
    <w:rsid w:val="00DB4816"/>
    <w:rsid w:val="00DB495F"/>
    <w:rsid w:val="00DB556B"/>
    <w:rsid w:val="00DB6189"/>
    <w:rsid w:val="00DB6A30"/>
    <w:rsid w:val="00DB6C6D"/>
    <w:rsid w:val="00DB6E60"/>
    <w:rsid w:val="00DB6EBF"/>
    <w:rsid w:val="00DB723A"/>
    <w:rsid w:val="00DB79AA"/>
    <w:rsid w:val="00DB79E3"/>
    <w:rsid w:val="00DB7CDF"/>
    <w:rsid w:val="00DB7D8B"/>
    <w:rsid w:val="00DC0210"/>
    <w:rsid w:val="00DC0241"/>
    <w:rsid w:val="00DC0881"/>
    <w:rsid w:val="00DC0E8D"/>
    <w:rsid w:val="00DC1A20"/>
    <w:rsid w:val="00DC1D36"/>
    <w:rsid w:val="00DC21AF"/>
    <w:rsid w:val="00DC26ED"/>
    <w:rsid w:val="00DC2B8A"/>
    <w:rsid w:val="00DC2C3D"/>
    <w:rsid w:val="00DC3328"/>
    <w:rsid w:val="00DC3387"/>
    <w:rsid w:val="00DC4302"/>
    <w:rsid w:val="00DC4429"/>
    <w:rsid w:val="00DC4619"/>
    <w:rsid w:val="00DC4E0B"/>
    <w:rsid w:val="00DC5247"/>
    <w:rsid w:val="00DC52E9"/>
    <w:rsid w:val="00DC53A4"/>
    <w:rsid w:val="00DC5E37"/>
    <w:rsid w:val="00DC6399"/>
    <w:rsid w:val="00DC6CE2"/>
    <w:rsid w:val="00DC6DA9"/>
    <w:rsid w:val="00DC6E9A"/>
    <w:rsid w:val="00DC78D9"/>
    <w:rsid w:val="00DC78FE"/>
    <w:rsid w:val="00DC7E36"/>
    <w:rsid w:val="00DC7FCF"/>
    <w:rsid w:val="00DD02A7"/>
    <w:rsid w:val="00DD07BC"/>
    <w:rsid w:val="00DD0C05"/>
    <w:rsid w:val="00DD10FB"/>
    <w:rsid w:val="00DD11FA"/>
    <w:rsid w:val="00DD15C5"/>
    <w:rsid w:val="00DD1789"/>
    <w:rsid w:val="00DD23BD"/>
    <w:rsid w:val="00DD2866"/>
    <w:rsid w:val="00DD28AE"/>
    <w:rsid w:val="00DD2E5B"/>
    <w:rsid w:val="00DD2EBC"/>
    <w:rsid w:val="00DD3000"/>
    <w:rsid w:val="00DD31EA"/>
    <w:rsid w:val="00DD32CA"/>
    <w:rsid w:val="00DD36A5"/>
    <w:rsid w:val="00DD3B5B"/>
    <w:rsid w:val="00DD3D4E"/>
    <w:rsid w:val="00DD418C"/>
    <w:rsid w:val="00DD4426"/>
    <w:rsid w:val="00DD44C3"/>
    <w:rsid w:val="00DD4968"/>
    <w:rsid w:val="00DD563E"/>
    <w:rsid w:val="00DD5BDD"/>
    <w:rsid w:val="00DD5C45"/>
    <w:rsid w:val="00DD6675"/>
    <w:rsid w:val="00DD6F3B"/>
    <w:rsid w:val="00DD7771"/>
    <w:rsid w:val="00DD7AED"/>
    <w:rsid w:val="00DE0214"/>
    <w:rsid w:val="00DE09BC"/>
    <w:rsid w:val="00DE0C94"/>
    <w:rsid w:val="00DE1275"/>
    <w:rsid w:val="00DE1347"/>
    <w:rsid w:val="00DE18FD"/>
    <w:rsid w:val="00DE206A"/>
    <w:rsid w:val="00DE26D4"/>
    <w:rsid w:val="00DE2897"/>
    <w:rsid w:val="00DE2FE4"/>
    <w:rsid w:val="00DE344A"/>
    <w:rsid w:val="00DE3511"/>
    <w:rsid w:val="00DE3577"/>
    <w:rsid w:val="00DE391E"/>
    <w:rsid w:val="00DE3A44"/>
    <w:rsid w:val="00DE3DF7"/>
    <w:rsid w:val="00DE4032"/>
    <w:rsid w:val="00DE40A7"/>
    <w:rsid w:val="00DE5613"/>
    <w:rsid w:val="00DE5716"/>
    <w:rsid w:val="00DE6610"/>
    <w:rsid w:val="00DE6B33"/>
    <w:rsid w:val="00DE6C11"/>
    <w:rsid w:val="00DE7524"/>
    <w:rsid w:val="00DE7926"/>
    <w:rsid w:val="00DF00AB"/>
    <w:rsid w:val="00DF05BC"/>
    <w:rsid w:val="00DF075D"/>
    <w:rsid w:val="00DF0C01"/>
    <w:rsid w:val="00DF0E99"/>
    <w:rsid w:val="00DF12E7"/>
    <w:rsid w:val="00DF1555"/>
    <w:rsid w:val="00DF164B"/>
    <w:rsid w:val="00DF17E5"/>
    <w:rsid w:val="00DF1EF9"/>
    <w:rsid w:val="00DF1FF3"/>
    <w:rsid w:val="00DF2048"/>
    <w:rsid w:val="00DF22AF"/>
    <w:rsid w:val="00DF24E3"/>
    <w:rsid w:val="00DF2697"/>
    <w:rsid w:val="00DF26EA"/>
    <w:rsid w:val="00DF2F69"/>
    <w:rsid w:val="00DF39F4"/>
    <w:rsid w:val="00DF3C10"/>
    <w:rsid w:val="00DF3D1A"/>
    <w:rsid w:val="00DF457A"/>
    <w:rsid w:val="00DF4866"/>
    <w:rsid w:val="00DF5375"/>
    <w:rsid w:val="00DF5736"/>
    <w:rsid w:val="00DF5940"/>
    <w:rsid w:val="00DF6BBF"/>
    <w:rsid w:val="00DF728E"/>
    <w:rsid w:val="00DF7AC5"/>
    <w:rsid w:val="00E0024E"/>
    <w:rsid w:val="00E01BD9"/>
    <w:rsid w:val="00E01F59"/>
    <w:rsid w:val="00E0244F"/>
    <w:rsid w:val="00E02AF8"/>
    <w:rsid w:val="00E037F1"/>
    <w:rsid w:val="00E03C91"/>
    <w:rsid w:val="00E040E5"/>
    <w:rsid w:val="00E042D4"/>
    <w:rsid w:val="00E04648"/>
    <w:rsid w:val="00E04862"/>
    <w:rsid w:val="00E04DB6"/>
    <w:rsid w:val="00E05FAC"/>
    <w:rsid w:val="00E0627C"/>
    <w:rsid w:val="00E066E4"/>
    <w:rsid w:val="00E076BB"/>
    <w:rsid w:val="00E07D6D"/>
    <w:rsid w:val="00E07DA8"/>
    <w:rsid w:val="00E1089B"/>
    <w:rsid w:val="00E11B40"/>
    <w:rsid w:val="00E11F2B"/>
    <w:rsid w:val="00E126FB"/>
    <w:rsid w:val="00E133A4"/>
    <w:rsid w:val="00E13EB1"/>
    <w:rsid w:val="00E1400E"/>
    <w:rsid w:val="00E151FB"/>
    <w:rsid w:val="00E1537E"/>
    <w:rsid w:val="00E159B5"/>
    <w:rsid w:val="00E15ED8"/>
    <w:rsid w:val="00E164FB"/>
    <w:rsid w:val="00E166B6"/>
    <w:rsid w:val="00E1682B"/>
    <w:rsid w:val="00E16A9E"/>
    <w:rsid w:val="00E16A9F"/>
    <w:rsid w:val="00E16C42"/>
    <w:rsid w:val="00E16D91"/>
    <w:rsid w:val="00E17B57"/>
    <w:rsid w:val="00E20521"/>
    <w:rsid w:val="00E20891"/>
    <w:rsid w:val="00E20B5A"/>
    <w:rsid w:val="00E20BFC"/>
    <w:rsid w:val="00E2125C"/>
    <w:rsid w:val="00E21548"/>
    <w:rsid w:val="00E2164E"/>
    <w:rsid w:val="00E2202F"/>
    <w:rsid w:val="00E22218"/>
    <w:rsid w:val="00E2291E"/>
    <w:rsid w:val="00E23163"/>
    <w:rsid w:val="00E232E0"/>
    <w:rsid w:val="00E24022"/>
    <w:rsid w:val="00E2434C"/>
    <w:rsid w:val="00E24561"/>
    <w:rsid w:val="00E24798"/>
    <w:rsid w:val="00E2484B"/>
    <w:rsid w:val="00E24E08"/>
    <w:rsid w:val="00E24F09"/>
    <w:rsid w:val="00E251AB"/>
    <w:rsid w:val="00E254D5"/>
    <w:rsid w:val="00E25803"/>
    <w:rsid w:val="00E25FD0"/>
    <w:rsid w:val="00E2687E"/>
    <w:rsid w:val="00E268EE"/>
    <w:rsid w:val="00E26BCE"/>
    <w:rsid w:val="00E26EC9"/>
    <w:rsid w:val="00E27367"/>
    <w:rsid w:val="00E27426"/>
    <w:rsid w:val="00E2752F"/>
    <w:rsid w:val="00E27DB3"/>
    <w:rsid w:val="00E30259"/>
    <w:rsid w:val="00E306DB"/>
    <w:rsid w:val="00E30DB5"/>
    <w:rsid w:val="00E30E96"/>
    <w:rsid w:val="00E3107E"/>
    <w:rsid w:val="00E310DE"/>
    <w:rsid w:val="00E316C8"/>
    <w:rsid w:val="00E31A94"/>
    <w:rsid w:val="00E326C0"/>
    <w:rsid w:val="00E32CC0"/>
    <w:rsid w:val="00E3357F"/>
    <w:rsid w:val="00E335BB"/>
    <w:rsid w:val="00E34427"/>
    <w:rsid w:val="00E34524"/>
    <w:rsid w:val="00E3452B"/>
    <w:rsid w:val="00E345C5"/>
    <w:rsid w:val="00E34BD3"/>
    <w:rsid w:val="00E34DFE"/>
    <w:rsid w:val="00E3588D"/>
    <w:rsid w:val="00E3636C"/>
    <w:rsid w:val="00E36A08"/>
    <w:rsid w:val="00E36EA5"/>
    <w:rsid w:val="00E36FAF"/>
    <w:rsid w:val="00E374D3"/>
    <w:rsid w:val="00E3759F"/>
    <w:rsid w:val="00E3783F"/>
    <w:rsid w:val="00E378AF"/>
    <w:rsid w:val="00E37B63"/>
    <w:rsid w:val="00E401D7"/>
    <w:rsid w:val="00E40550"/>
    <w:rsid w:val="00E4069D"/>
    <w:rsid w:val="00E40EE7"/>
    <w:rsid w:val="00E41733"/>
    <w:rsid w:val="00E41DA9"/>
    <w:rsid w:val="00E4252E"/>
    <w:rsid w:val="00E4278B"/>
    <w:rsid w:val="00E42BF5"/>
    <w:rsid w:val="00E42D84"/>
    <w:rsid w:val="00E42E53"/>
    <w:rsid w:val="00E43045"/>
    <w:rsid w:val="00E430D9"/>
    <w:rsid w:val="00E43429"/>
    <w:rsid w:val="00E4365D"/>
    <w:rsid w:val="00E438D1"/>
    <w:rsid w:val="00E43CC1"/>
    <w:rsid w:val="00E43D94"/>
    <w:rsid w:val="00E443D8"/>
    <w:rsid w:val="00E443DC"/>
    <w:rsid w:val="00E44571"/>
    <w:rsid w:val="00E44934"/>
    <w:rsid w:val="00E44951"/>
    <w:rsid w:val="00E44B79"/>
    <w:rsid w:val="00E44ED7"/>
    <w:rsid w:val="00E451AD"/>
    <w:rsid w:val="00E4524D"/>
    <w:rsid w:val="00E45896"/>
    <w:rsid w:val="00E459A8"/>
    <w:rsid w:val="00E45B44"/>
    <w:rsid w:val="00E463B9"/>
    <w:rsid w:val="00E46407"/>
    <w:rsid w:val="00E46531"/>
    <w:rsid w:val="00E4680B"/>
    <w:rsid w:val="00E46F56"/>
    <w:rsid w:val="00E4798B"/>
    <w:rsid w:val="00E479E0"/>
    <w:rsid w:val="00E47E9D"/>
    <w:rsid w:val="00E503E5"/>
    <w:rsid w:val="00E504F8"/>
    <w:rsid w:val="00E508FF"/>
    <w:rsid w:val="00E5098A"/>
    <w:rsid w:val="00E511AA"/>
    <w:rsid w:val="00E51523"/>
    <w:rsid w:val="00E51CCF"/>
    <w:rsid w:val="00E52D6A"/>
    <w:rsid w:val="00E52EA2"/>
    <w:rsid w:val="00E52FE8"/>
    <w:rsid w:val="00E53140"/>
    <w:rsid w:val="00E5335A"/>
    <w:rsid w:val="00E53428"/>
    <w:rsid w:val="00E539C1"/>
    <w:rsid w:val="00E53AAE"/>
    <w:rsid w:val="00E53D17"/>
    <w:rsid w:val="00E53F91"/>
    <w:rsid w:val="00E54696"/>
    <w:rsid w:val="00E54A13"/>
    <w:rsid w:val="00E54A5F"/>
    <w:rsid w:val="00E54A98"/>
    <w:rsid w:val="00E554C4"/>
    <w:rsid w:val="00E5592D"/>
    <w:rsid w:val="00E55C80"/>
    <w:rsid w:val="00E55F3F"/>
    <w:rsid w:val="00E5639C"/>
    <w:rsid w:val="00E564B1"/>
    <w:rsid w:val="00E56778"/>
    <w:rsid w:val="00E567A9"/>
    <w:rsid w:val="00E569B5"/>
    <w:rsid w:val="00E56E63"/>
    <w:rsid w:val="00E5741A"/>
    <w:rsid w:val="00E576E3"/>
    <w:rsid w:val="00E57829"/>
    <w:rsid w:val="00E57DCE"/>
    <w:rsid w:val="00E57EE8"/>
    <w:rsid w:val="00E601EE"/>
    <w:rsid w:val="00E608FE"/>
    <w:rsid w:val="00E61DE4"/>
    <w:rsid w:val="00E6278C"/>
    <w:rsid w:val="00E627E3"/>
    <w:rsid w:val="00E62A09"/>
    <w:rsid w:val="00E63283"/>
    <w:rsid w:val="00E63736"/>
    <w:rsid w:val="00E64C46"/>
    <w:rsid w:val="00E64D2F"/>
    <w:rsid w:val="00E65339"/>
    <w:rsid w:val="00E65435"/>
    <w:rsid w:val="00E65711"/>
    <w:rsid w:val="00E65986"/>
    <w:rsid w:val="00E659A2"/>
    <w:rsid w:val="00E664B9"/>
    <w:rsid w:val="00E66D40"/>
    <w:rsid w:val="00E66EE6"/>
    <w:rsid w:val="00E67772"/>
    <w:rsid w:val="00E67890"/>
    <w:rsid w:val="00E67BA2"/>
    <w:rsid w:val="00E70362"/>
    <w:rsid w:val="00E7076B"/>
    <w:rsid w:val="00E7076D"/>
    <w:rsid w:val="00E71014"/>
    <w:rsid w:val="00E71685"/>
    <w:rsid w:val="00E71EB6"/>
    <w:rsid w:val="00E723F9"/>
    <w:rsid w:val="00E73235"/>
    <w:rsid w:val="00E74718"/>
    <w:rsid w:val="00E74878"/>
    <w:rsid w:val="00E74CB1"/>
    <w:rsid w:val="00E751A0"/>
    <w:rsid w:val="00E756C7"/>
    <w:rsid w:val="00E763B7"/>
    <w:rsid w:val="00E76772"/>
    <w:rsid w:val="00E768CB"/>
    <w:rsid w:val="00E76B73"/>
    <w:rsid w:val="00E76CBF"/>
    <w:rsid w:val="00E76DCE"/>
    <w:rsid w:val="00E8000B"/>
    <w:rsid w:val="00E801EB"/>
    <w:rsid w:val="00E80205"/>
    <w:rsid w:val="00E806D2"/>
    <w:rsid w:val="00E80A68"/>
    <w:rsid w:val="00E80DD7"/>
    <w:rsid w:val="00E810F8"/>
    <w:rsid w:val="00E81A72"/>
    <w:rsid w:val="00E81B25"/>
    <w:rsid w:val="00E81E63"/>
    <w:rsid w:val="00E82DBA"/>
    <w:rsid w:val="00E832C9"/>
    <w:rsid w:val="00E838F2"/>
    <w:rsid w:val="00E841AF"/>
    <w:rsid w:val="00E84E9C"/>
    <w:rsid w:val="00E8639F"/>
    <w:rsid w:val="00E86B24"/>
    <w:rsid w:val="00E87326"/>
    <w:rsid w:val="00E87E23"/>
    <w:rsid w:val="00E87FE4"/>
    <w:rsid w:val="00E91050"/>
    <w:rsid w:val="00E911CD"/>
    <w:rsid w:val="00E91AE8"/>
    <w:rsid w:val="00E91F20"/>
    <w:rsid w:val="00E92669"/>
    <w:rsid w:val="00E92E89"/>
    <w:rsid w:val="00E93173"/>
    <w:rsid w:val="00E93560"/>
    <w:rsid w:val="00E93B3E"/>
    <w:rsid w:val="00E93C3F"/>
    <w:rsid w:val="00E940C4"/>
    <w:rsid w:val="00E94824"/>
    <w:rsid w:val="00E94ABC"/>
    <w:rsid w:val="00E94FB6"/>
    <w:rsid w:val="00E9523D"/>
    <w:rsid w:val="00E958EA"/>
    <w:rsid w:val="00E96708"/>
    <w:rsid w:val="00E96A69"/>
    <w:rsid w:val="00E96DA3"/>
    <w:rsid w:val="00E978FE"/>
    <w:rsid w:val="00E97E9E"/>
    <w:rsid w:val="00EA03B5"/>
    <w:rsid w:val="00EA052C"/>
    <w:rsid w:val="00EA055E"/>
    <w:rsid w:val="00EA0963"/>
    <w:rsid w:val="00EA16D1"/>
    <w:rsid w:val="00EA1A1E"/>
    <w:rsid w:val="00EA1B3B"/>
    <w:rsid w:val="00EA1CAB"/>
    <w:rsid w:val="00EA208F"/>
    <w:rsid w:val="00EA23E9"/>
    <w:rsid w:val="00EA2A51"/>
    <w:rsid w:val="00EA2AA2"/>
    <w:rsid w:val="00EA369B"/>
    <w:rsid w:val="00EA3E43"/>
    <w:rsid w:val="00EA5CC2"/>
    <w:rsid w:val="00EA63B2"/>
    <w:rsid w:val="00EA738B"/>
    <w:rsid w:val="00EA75D3"/>
    <w:rsid w:val="00EA7747"/>
    <w:rsid w:val="00EA796F"/>
    <w:rsid w:val="00EB0683"/>
    <w:rsid w:val="00EB1D2A"/>
    <w:rsid w:val="00EB1F6A"/>
    <w:rsid w:val="00EB2A4C"/>
    <w:rsid w:val="00EB2F32"/>
    <w:rsid w:val="00EB324A"/>
    <w:rsid w:val="00EB3811"/>
    <w:rsid w:val="00EB3A66"/>
    <w:rsid w:val="00EB3D16"/>
    <w:rsid w:val="00EB3DEC"/>
    <w:rsid w:val="00EB4071"/>
    <w:rsid w:val="00EB4226"/>
    <w:rsid w:val="00EB4669"/>
    <w:rsid w:val="00EB4715"/>
    <w:rsid w:val="00EB50C3"/>
    <w:rsid w:val="00EB551E"/>
    <w:rsid w:val="00EB6045"/>
    <w:rsid w:val="00EB60F0"/>
    <w:rsid w:val="00EB66A6"/>
    <w:rsid w:val="00EB6D87"/>
    <w:rsid w:val="00EB7953"/>
    <w:rsid w:val="00EC0573"/>
    <w:rsid w:val="00EC0AA5"/>
    <w:rsid w:val="00EC1191"/>
    <w:rsid w:val="00EC1867"/>
    <w:rsid w:val="00EC18DC"/>
    <w:rsid w:val="00EC1940"/>
    <w:rsid w:val="00EC1AD5"/>
    <w:rsid w:val="00EC1E75"/>
    <w:rsid w:val="00EC1EE9"/>
    <w:rsid w:val="00EC1F66"/>
    <w:rsid w:val="00EC2483"/>
    <w:rsid w:val="00EC272E"/>
    <w:rsid w:val="00EC2E61"/>
    <w:rsid w:val="00EC32C9"/>
    <w:rsid w:val="00EC3BE4"/>
    <w:rsid w:val="00EC3D3C"/>
    <w:rsid w:val="00EC52C5"/>
    <w:rsid w:val="00EC5361"/>
    <w:rsid w:val="00EC548B"/>
    <w:rsid w:val="00EC592A"/>
    <w:rsid w:val="00EC5A71"/>
    <w:rsid w:val="00EC5AEB"/>
    <w:rsid w:val="00EC5CF1"/>
    <w:rsid w:val="00EC6228"/>
    <w:rsid w:val="00EC6601"/>
    <w:rsid w:val="00EC6DAF"/>
    <w:rsid w:val="00EC7854"/>
    <w:rsid w:val="00EC7EB3"/>
    <w:rsid w:val="00ED02BA"/>
    <w:rsid w:val="00ED06B5"/>
    <w:rsid w:val="00ED0B86"/>
    <w:rsid w:val="00ED0CAD"/>
    <w:rsid w:val="00ED0CB2"/>
    <w:rsid w:val="00ED163B"/>
    <w:rsid w:val="00ED25A3"/>
    <w:rsid w:val="00ED289D"/>
    <w:rsid w:val="00ED2E04"/>
    <w:rsid w:val="00ED38B7"/>
    <w:rsid w:val="00ED3B69"/>
    <w:rsid w:val="00ED443A"/>
    <w:rsid w:val="00ED4A75"/>
    <w:rsid w:val="00ED4F42"/>
    <w:rsid w:val="00ED54D1"/>
    <w:rsid w:val="00ED57FA"/>
    <w:rsid w:val="00ED5B34"/>
    <w:rsid w:val="00ED648C"/>
    <w:rsid w:val="00ED6522"/>
    <w:rsid w:val="00ED7912"/>
    <w:rsid w:val="00ED7D24"/>
    <w:rsid w:val="00EE00B1"/>
    <w:rsid w:val="00EE0540"/>
    <w:rsid w:val="00EE08C0"/>
    <w:rsid w:val="00EE0A7F"/>
    <w:rsid w:val="00EE185B"/>
    <w:rsid w:val="00EE1874"/>
    <w:rsid w:val="00EE277E"/>
    <w:rsid w:val="00EE337B"/>
    <w:rsid w:val="00EE371E"/>
    <w:rsid w:val="00EE4036"/>
    <w:rsid w:val="00EE4218"/>
    <w:rsid w:val="00EE4579"/>
    <w:rsid w:val="00EE47BD"/>
    <w:rsid w:val="00EE4849"/>
    <w:rsid w:val="00EE55DE"/>
    <w:rsid w:val="00EE58A4"/>
    <w:rsid w:val="00EE58D3"/>
    <w:rsid w:val="00EE5E37"/>
    <w:rsid w:val="00EE5EAC"/>
    <w:rsid w:val="00EE60B4"/>
    <w:rsid w:val="00EE635B"/>
    <w:rsid w:val="00EE6747"/>
    <w:rsid w:val="00EE679F"/>
    <w:rsid w:val="00EE6B9D"/>
    <w:rsid w:val="00EF0353"/>
    <w:rsid w:val="00EF08BF"/>
    <w:rsid w:val="00EF0926"/>
    <w:rsid w:val="00EF0AE0"/>
    <w:rsid w:val="00EF193C"/>
    <w:rsid w:val="00EF21B6"/>
    <w:rsid w:val="00EF2727"/>
    <w:rsid w:val="00EF27A0"/>
    <w:rsid w:val="00EF28AB"/>
    <w:rsid w:val="00EF31DE"/>
    <w:rsid w:val="00EF382D"/>
    <w:rsid w:val="00EF4285"/>
    <w:rsid w:val="00EF580D"/>
    <w:rsid w:val="00EF5A2D"/>
    <w:rsid w:val="00EF5C0E"/>
    <w:rsid w:val="00EF6191"/>
    <w:rsid w:val="00EF61B9"/>
    <w:rsid w:val="00EF62BD"/>
    <w:rsid w:val="00EF65BF"/>
    <w:rsid w:val="00EF6963"/>
    <w:rsid w:val="00EF7116"/>
    <w:rsid w:val="00EF71BA"/>
    <w:rsid w:val="00EF75F2"/>
    <w:rsid w:val="00EF787B"/>
    <w:rsid w:val="00EF7964"/>
    <w:rsid w:val="00F007F1"/>
    <w:rsid w:val="00F01D40"/>
    <w:rsid w:val="00F02041"/>
    <w:rsid w:val="00F020B4"/>
    <w:rsid w:val="00F02144"/>
    <w:rsid w:val="00F021E3"/>
    <w:rsid w:val="00F0223D"/>
    <w:rsid w:val="00F02454"/>
    <w:rsid w:val="00F02945"/>
    <w:rsid w:val="00F03C1E"/>
    <w:rsid w:val="00F03CBB"/>
    <w:rsid w:val="00F04293"/>
    <w:rsid w:val="00F04A1D"/>
    <w:rsid w:val="00F04EA0"/>
    <w:rsid w:val="00F0521A"/>
    <w:rsid w:val="00F0594C"/>
    <w:rsid w:val="00F059DB"/>
    <w:rsid w:val="00F05B1D"/>
    <w:rsid w:val="00F0654D"/>
    <w:rsid w:val="00F068E8"/>
    <w:rsid w:val="00F06F1F"/>
    <w:rsid w:val="00F07226"/>
    <w:rsid w:val="00F0727C"/>
    <w:rsid w:val="00F07B3B"/>
    <w:rsid w:val="00F07C03"/>
    <w:rsid w:val="00F07E95"/>
    <w:rsid w:val="00F10079"/>
    <w:rsid w:val="00F10790"/>
    <w:rsid w:val="00F10A42"/>
    <w:rsid w:val="00F10AEE"/>
    <w:rsid w:val="00F10EA0"/>
    <w:rsid w:val="00F110C3"/>
    <w:rsid w:val="00F11352"/>
    <w:rsid w:val="00F113CC"/>
    <w:rsid w:val="00F11B01"/>
    <w:rsid w:val="00F11F1C"/>
    <w:rsid w:val="00F12138"/>
    <w:rsid w:val="00F123CF"/>
    <w:rsid w:val="00F1299C"/>
    <w:rsid w:val="00F12DF4"/>
    <w:rsid w:val="00F1336F"/>
    <w:rsid w:val="00F1370A"/>
    <w:rsid w:val="00F1464F"/>
    <w:rsid w:val="00F14986"/>
    <w:rsid w:val="00F152ED"/>
    <w:rsid w:val="00F15305"/>
    <w:rsid w:val="00F1597B"/>
    <w:rsid w:val="00F159D3"/>
    <w:rsid w:val="00F159F9"/>
    <w:rsid w:val="00F15AAA"/>
    <w:rsid w:val="00F15B7C"/>
    <w:rsid w:val="00F1784F"/>
    <w:rsid w:val="00F17BD7"/>
    <w:rsid w:val="00F17F43"/>
    <w:rsid w:val="00F20317"/>
    <w:rsid w:val="00F2042A"/>
    <w:rsid w:val="00F205ED"/>
    <w:rsid w:val="00F207C3"/>
    <w:rsid w:val="00F20DFC"/>
    <w:rsid w:val="00F216A5"/>
    <w:rsid w:val="00F21CAF"/>
    <w:rsid w:val="00F22008"/>
    <w:rsid w:val="00F2275C"/>
    <w:rsid w:val="00F22A4F"/>
    <w:rsid w:val="00F23734"/>
    <w:rsid w:val="00F2398A"/>
    <w:rsid w:val="00F2420E"/>
    <w:rsid w:val="00F24745"/>
    <w:rsid w:val="00F24987"/>
    <w:rsid w:val="00F24F59"/>
    <w:rsid w:val="00F251F5"/>
    <w:rsid w:val="00F26318"/>
    <w:rsid w:val="00F2693D"/>
    <w:rsid w:val="00F26B6C"/>
    <w:rsid w:val="00F26EDE"/>
    <w:rsid w:val="00F26F2E"/>
    <w:rsid w:val="00F2732E"/>
    <w:rsid w:val="00F27AE7"/>
    <w:rsid w:val="00F27B3B"/>
    <w:rsid w:val="00F30837"/>
    <w:rsid w:val="00F3101A"/>
    <w:rsid w:val="00F3104C"/>
    <w:rsid w:val="00F31753"/>
    <w:rsid w:val="00F31760"/>
    <w:rsid w:val="00F31971"/>
    <w:rsid w:val="00F32266"/>
    <w:rsid w:val="00F32354"/>
    <w:rsid w:val="00F3240C"/>
    <w:rsid w:val="00F324AF"/>
    <w:rsid w:val="00F32E21"/>
    <w:rsid w:val="00F34171"/>
    <w:rsid w:val="00F346E3"/>
    <w:rsid w:val="00F3480D"/>
    <w:rsid w:val="00F355F6"/>
    <w:rsid w:val="00F3598F"/>
    <w:rsid w:val="00F36003"/>
    <w:rsid w:val="00F360EF"/>
    <w:rsid w:val="00F3640C"/>
    <w:rsid w:val="00F36D43"/>
    <w:rsid w:val="00F36E13"/>
    <w:rsid w:val="00F37451"/>
    <w:rsid w:val="00F37699"/>
    <w:rsid w:val="00F37A54"/>
    <w:rsid w:val="00F37C3E"/>
    <w:rsid w:val="00F40162"/>
    <w:rsid w:val="00F402C6"/>
    <w:rsid w:val="00F408AD"/>
    <w:rsid w:val="00F40F26"/>
    <w:rsid w:val="00F411A4"/>
    <w:rsid w:val="00F41359"/>
    <w:rsid w:val="00F41CFC"/>
    <w:rsid w:val="00F41FA3"/>
    <w:rsid w:val="00F427A6"/>
    <w:rsid w:val="00F42ADC"/>
    <w:rsid w:val="00F436A4"/>
    <w:rsid w:val="00F43754"/>
    <w:rsid w:val="00F43B74"/>
    <w:rsid w:val="00F43C53"/>
    <w:rsid w:val="00F4499F"/>
    <w:rsid w:val="00F44DA1"/>
    <w:rsid w:val="00F45312"/>
    <w:rsid w:val="00F46DA9"/>
    <w:rsid w:val="00F47099"/>
    <w:rsid w:val="00F4739C"/>
    <w:rsid w:val="00F47857"/>
    <w:rsid w:val="00F501E3"/>
    <w:rsid w:val="00F502DA"/>
    <w:rsid w:val="00F50EBF"/>
    <w:rsid w:val="00F5125A"/>
    <w:rsid w:val="00F51595"/>
    <w:rsid w:val="00F51EE6"/>
    <w:rsid w:val="00F520DB"/>
    <w:rsid w:val="00F521F1"/>
    <w:rsid w:val="00F522FE"/>
    <w:rsid w:val="00F52942"/>
    <w:rsid w:val="00F52DF9"/>
    <w:rsid w:val="00F53637"/>
    <w:rsid w:val="00F53885"/>
    <w:rsid w:val="00F53A33"/>
    <w:rsid w:val="00F53DB5"/>
    <w:rsid w:val="00F53F25"/>
    <w:rsid w:val="00F54B3B"/>
    <w:rsid w:val="00F54C5E"/>
    <w:rsid w:val="00F553D0"/>
    <w:rsid w:val="00F554E9"/>
    <w:rsid w:val="00F5569D"/>
    <w:rsid w:val="00F55C87"/>
    <w:rsid w:val="00F562CD"/>
    <w:rsid w:val="00F56578"/>
    <w:rsid w:val="00F573AA"/>
    <w:rsid w:val="00F57C34"/>
    <w:rsid w:val="00F57E84"/>
    <w:rsid w:val="00F602A6"/>
    <w:rsid w:val="00F605D7"/>
    <w:rsid w:val="00F60953"/>
    <w:rsid w:val="00F60A3A"/>
    <w:rsid w:val="00F60D8A"/>
    <w:rsid w:val="00F6124D"/>
    <w:rsid w:val="00F612DB"/>
    <w:rsid w:val="00F6155D"/>
    <w:rsid w:val="00F6196B"/>
    <w:rsid w:val="00F619BA"/>
    <w:rsid w:val="00F62474"/>
    <w:rsid w:val="00F62C4E"/>
    <w:rsid w:val="00F636F1"/>
    <w:rsid w:val="00F63D12"/>
    <w:rsid w:val="00F63D83"/>
    <w:rsid w:val="00F63E29"/>
    <w:rsid w:val="00F64177"/>
    <w:rsid w:val="00F6498B"/>
    <w:rsid w:val="00F649CD"/>
    <w:rsid w:val="00F64B0A"/>
    <w:rsid w:val="00F64B74"/>
    <w:rsid w:val="00F64EB6"/>
    <w:rsid w:val="00F655ED"/>
    <w:rsid w:val="00F659D6"/>
    <w:rsid w:val="00F65BC5"/>
    <w:rsid w:val="00F66F13"/>
    <w:rsid w:val="00F67327"/>
    <w:rsid w:val="00F67463"/>
    <w:rsid w:val="00F6755E"/>
    <w:rsid w:val="00F67ABE"/>
    <w:rsid w:val="00F704BC"/>
    <w:rsid w:val="00F70803"/>
    <w:rsid w:val="00F70921"/>
    <w:rsid w:val="00F709F1"/>
    <w:rsid w:val="00F715E1"/>
    <w:rsid w:val="00F719F4"/>
    <w:rsid w:val="00F723EB"/>
    <w:rsid w:val="00F72518"/>
    <w:rsid w:val="00F72953"/>
    <w:rsid w:val="00F72AD0"/>
    <w:rsid w:val="00F72B0C"/>
    <w:rsid w:val="00F72B60"/>
    <w:rsid w:val="00F72DB9"/>
    <w:rsid w:val="00F731C2"/>
    <w:rsid w:val="00F73612"/>
    <w:rsid w:val="00F736ED"/>
    <w:rsid w:val="00F737C3"/>
    <w:rsid w:val="00F74724"/>
    <w:rsid w:val="00F75093"/>
    <w:rsid w:val="00F750E6"/>
    <w:rsid w:val="00F75B4E"/>
    <w:rsid w:val="00F77448"/>
    <w:rsid w:val="00F77940"/>
    <w:rsid w:val="00F779C4"/>
    <w:rsid w:val="00F77A7E"/>
    <w:rsid w:val="00F77ACC"/>
    <w:rsid w:val="00F807DD"/>
    <w:rsid w:val="00F80DB5"/>
    <w:rsid w:val="00F81168"/>
    <w:rsid w:val="00F814CC"/>
    <w:rsid w:val="00F82C6E"/>
    <w:rsid w:val="00F82FBA"/>
    <w:rsid w:val="00F83369"/>
    <w:rsid w:val="00F84268"/>
    <w:rsid w:val="00F84469"/>
    <w:rsid w:val="00F846DC"/>
    <w:rsid w:val="00F84994"/>
    <w:rsid w:val="00F84EB8"/>
    <w:rsid w:val="00F85056"/>
    <w:rsid w:val="00F8566D"/>
    <w:rsid w:val="00F85981"/>
    <w:rsid w:val="00F85A29"/>
    <w:rsid w:val="00F85A61"/>
    <w:rsid w:val="00F85AC8"/>
    <w:rsid w:val="00F85D91"/>
    <w:rsid w:val="00F85ECE"/>
    <w:rsid w:val="00F8632E"/>
    <w:rsid w:val="00F867D2"/>
    <w:rsid w:val="00F8690F"/>
    <w:rsid w:val="00F8698D"/>
    <w:rsid w:val="00F86D8A"/>
    <w:rsid w:val="00F8708B"/>
    <w:rsid w:val="00F872B4"/>
    <w:rsid w:val="00F87408"/>
    <w:rsid w:val="00F87446"/>
    <w:rsid w:val="00F8758E"/>
    <w:rsid w:val="00F8770D"/>
    <w:rsid w:val="00F8777A"/>
    <w:rsid w:val="00F87799"/>
    <w:rsid w:val="00F877EE"/>
    <w:rsid w:val="00F87C69"/>
    <w:rsid w:val="00F90D21"/>
    <w:rsid w:val="00F913A5"/>
    <w:rsid w:val="00F91423"/>
    <w:rsid w:val="00F91565"/>
    <w:rsid w:val="00F91C36"/>
    <w:rsid w:val="00F91D56"/>
    <w:rsid w:val="00F9245C"/>
    <w:rsid w:val="00F92633"/>
    <w:rsid w:val="00F92C7A"/>
    <w:rsid w:val="00F92F48"/>
    <w:rsid w:val="00F935ED"/>
    <w:rsid w:val="00F93C9D"/>
    <w:rsid w:val="00F94643"/>
    <w:rsid w:val="00F94823"/>
    <w:rsid w:val="00F94DFB"/>
    <w:rsid w:val="00F95469"/>
    <w:rsid w:val="00F9577E"/>
    <w:rsid w:val="00F95B49"/>
    <w:rsid w:val="00F95CBD"/>
    <w:rsid w:val="00F96069"/>
    <w:rsid w:val="00F9698F"/>
    <w:rsid w:val="00F97410"/>
    <w:rsid w:val="00F976F5"/>
    <w:rsid w:val="00F97A36"/>
    <w:rsid w:val="00F97E9C"/>
    <w:rsid w:val="00FA060E"/>
    <w:rsid w:val="00FA06DE"/>
    <w:rsid w:val="00FA0953"/>
    <w:rsid w:val="00FA0C4F"/>
    <w:rsid w:val="00FA0E30"/>
    <w:rsid w:val="00FA14D7"/>
    <w:rsid w:val="00FA1625"/>
    <w:rsid w:val="00FA186A"/>
    <w:rsid w:val="00FA1972"/>
    <w:rsid w:val="00FA1996"/>
    <w:rsid w:val="00FA1C14"/>
    <w:rsid w:val="00FA1F01"/>
    <w:rsid w:val="00FA25D4"/>
    <w:rsid w:val="00FA2B03"/>
    <w:rsid w:val="00FA2C3B"/>
    <w:rsid w:val="00FA36BE"/>
    <w:rsid w:val="00FA3B6B"/>
    <w:rsid w:val="00FA4032"/>
    <w:rsid w:val="00FA408D"/>
    <w:rsid w:val="00FA4373"/>
    <w:rsid w:val="00FA458A"/>
    <w:rsid w:val="00FA46A1"/>
    <w:rsid w:val="00FA484B"/>
    <w:rsid w:val="00FA4C5F"/>
    <w:rsid w:val="00FA5481"/>
    <w:rsid w:val="00FA56C9"/>
    <w:rsid w:val="00FA5F50"/>
    <w:rsid w:val="00FA5F60"/>
    <w:rsid w:val="00FA60BC"/>
    <w:rsid w:val="00FA626E"/>
    <w:rsid w:val="00FA63FA"/>
    <w:rsid w:val="00FA6678"/>
    <w:rsid w:val="00FA6CA2"/>
    <w:rsid w:val="00FA74B5"/>
    <w:rsid w:val="00FA78DD"/>
    <w:rsid w:val="00FA7C31"/>
    <w:rsid w:val="00FB0550"/>
    <w:rsid w:val="00FB0ACD"/>
    <w:rsid w:val="00FB0E01"/>
    <w:rsid w:val="00FB0F8F"/>
    <w:rsid w:val="00FB1B47"/>
    <w:rsid w:val="00FB2B1B"/>
    <w:rsid w:val="00FB2B6F"/>
    <w:rsid w:val="00FB306A"/>
    <w:rsid w:val="00FB340D"/>
    <w:rsid w:val="00FB3911"/>
    <w:rsid w:val="00FB431B"/>
    <w:rsid w:val="00FB46AB"/>
    <w:rsid w:val="00FB4717"/>
    <w:rsid w:val="00FB4C31"/>
    <w:rsid w:val="00FB5842"/>
    <w:rsid w:val="00FB5FF0"/>
    <w:rsid w:val="00FB6C0D"/>
    <w:rsid w:val="00FB6C2C"/>
    <w:rsid w:val="00FB6DFA"/>
    <w:rsid w:val="00FB7469"/>
    <w:rsid w:val="00FB7FEE"/>
    <w:rsid w:val="00FC055B"/>
    <w:rsid w:val="00FC0A13"/>
    <w:rsid w:val="00FC12AA"/>
    <w:rsid w:val="00FC2F8B"/>
    <w:rsid w:val="00FC325B"/>
    <w:rsid w:val="00FC36D8"/>
    <w:rsid w:val="00FC38FC"/>
    <w:rsid w:val="00FC3A7F"/>
    <w:rsid w:val="00FC3E22"/>
    <w:rsid w:val="00FC3F8D"/>
    <w:rsid w:val="00FC43A5"/>
    <w:rsid w:val="00FC4AD5"/>
    <w:rsid w:val="00FC598D"/>
    <w:rsid w:val="00FC5E4D"/>
    <w:rsid w:val="00FC6298"/>
    <w:rsid w:val="00FC662A"/>
    <w:rsid w:val="00FC6986"/>
    <w:rsid w:val="00FD021E"/>
    <w:rsid w:val="00FD0740"/>
    <w:rsid w:val="00FD0D25"/>
    <w:rsid w:val="00FD0F7C"/>
    <w:rsid w:val="00FD1106"/>
    <w:rsid w:val="00FD1339"/>
    <w:rsid w:val="00FD1A95"/>
    <w:rsid w:val="00FD1E01"/>
    <w:rsid w:val="00FD1E25"/>
    <w:rsid w:val="00FD2466"/>
    <w:rsid w:val="00FD2529"/>
    <w:rsid w:val="00FD254A"/>
    <w:rsid w:val="00FD273C"/>
    <w:rsid w:val="00FD2E55"/>
    <w:rsid w:val="00FD2F49"/>
    <w:rsid w:val="00FD3258"/>
    <w:rsid w:val="00FD32F9"/>
    <w:rsid w:val="00FD37AE"/>
    <w:rsid w:val="00FD391E"/>
    <w:rsid w:val="00FD3969"/>
    <w:rsid w:val="00FD3FAC"/>
    <w:rsid w:val="00FD456B"/>
    <w:rsid w:val="00FD4C6A"/>
    <w:rsid w:val="00FD4FB1"/>
    <w:rsid w:val="00FD50A6"/>
    <w:rsid w:val="00FD57E0"/>
    <w:rsid w:val="00FD5864"/>
    <w:rsid w:val="00FD5F08"/>
    <w:rsid w:val="00FD6016"/>
    <w:rsid w:val="00FD7233"/>
    <w:rsid w:val="00FD7307"/>
    <w:rsid w:val="00FD785B"/>
    <w:rsid w:val="00FD7AF5"/>
    <w:rsid w:val="00FE02B8"/>
    <w:rsid w:val="00FE0502"/>
    <w:rsid w:val="00FE054E"/>
    <w:rsid w:val="00FE08E6"/>
    <w:rsid w:val="00FE0AFA"/>
    <w:rsid w:val="00FE0B41"/>
    <w:rsid w:val="00FE0B70"/>
    <w:rsid w:val="00FE0F8D"/>
    <w:rsid w:val="00FE1133"/>
    <w:rsid w:val="00FE1852"/>
    <w:rsid w:val="00FE2245"/>
    <w:rsid w:val="00FE2DF7"/>
    <w:rsid w:val="00FE3015"/>
    <w:rsid w:val="00FE31A4"/>
    <w:rsid w:val="00FE3862"/>
    <w:rsid w:val="00FE38C0"/>
    <w:rsid w:val="00FE4C0B"/>
    <w:rsid w:val="00FE4EF9"/>
    <w:rsid w:val="00FE5643"/>
    <w:rsid w:val="00FE69FE"/>
    <w:rsid w:val="00FE6C48"/>
    <w:rsid w:val="00FE6F3B"/>
    <w:rsid w:val="00FE717C"/>
    <w:rsid w:val="00FE7400"/>
    <w:rsid w:val="00FE763D"/>
    <w:rsid w:val="00FE7A72"/>
    <w:rsid w:val="00FF082A"/>
    <w:rsid w:val="00FF0993"/>
    <w:rsid w:val="00FF09FD"/>
    <w:rsid w:val="00FF0BC0"/>
    <w:rsid w:val="00FF0C1C"/>
    <w:rsid w:val="00FF158B"/>
    <w:rsid w:val="00FF18F8"/>
    <w:rsid w:val="00FF22A2"/>
    <w:rsid w:val="00FF2323"/>
    <w:rsid w:val="00FF23A8"/>
    <w:rsid w:val="00FF2580"/>
    <w:rsid w:val="00FF2828"/>
    <w:rsid w:val="00FF2DE7"/>
    <w:rsid w:val="00FF2E0C"/>
    <w:rsid w:val="00FF37A3"/>
    <w:rsid w:val="00FF45A8"/>
    <w:rsid w:val="00FF46CD"/>
    <w:rsid w:val="00FF53D6"/>
    <w:rsid w:val="00FF5671"/>
    <w:rsid w:val="00FF58E7"/>
    <w:rsid w:val="00FF59D6"/>
    <w:rsid w:val="00FF5EFC"/>
    <w:rsid w:val="00FF6396"/>
    <w:rsid w:val="00FF63D3"/>
    <w:rsid w:val="00FF6C83"/>
    <w:rsid w:val="00FF7133"/>
    <w:rsid w:val="00FF71FA"/>
    <w:rsid w:val="00FF72FD"/>
    <w:rsid w:val="00FF79CE"/>
    <w:rsid w:val="00FF7A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sdate"/>
  <w:shapeDefaults>
    <o:shapedefaults v:ext="edit" spidmax="2050"/>
    <o:shapelayout v:ext="edit">
      <o:idmap v:ext="edit" data="2"/>
    </o:shapelayout>
  </w:shapeDefaults>
  <w:decimalSymbol w:val="."/>
  <w:listSeparator w:val=","/>
  <w15:chartTrackingRefBased/>
  <w15:docId w15:val="{31C9E229-93F9-46AE-BE9F-BBAB62E065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425FFB"/>
    <w:pPr>
      <w:widowControl w:val="0"/>
      <w:jc w:val="both"/>
    </w:pPr>
    <w:rPr>
      <w:kern w:val="2"/>
      <w:sz w:val="21"/>
      <w:szCs w:val="24"/>
    </w:rPr>
  </w:style>
  <w:style w:type="paragraph" w:styleId="1">
    <w:name w:val="heading 1"/>
    <w:basedOn w:val="a"/>
    <w:next w:val="a"/>
    <w:qFormat/>
    <w:rsid w:val="00425FFB"/>
    <w:pPr>
      <w:keepNext/>
      <w:keepLines/>
      <w:spacing w:before="340" w:after="330" w:line="578" w:lineRule="auto"/>
      <w:outlineLvl w:val="0"/>
    </w:pPr>
    <w:rPr>
      <w:b/>
      <w:bCs/>
      <w:kern w:val="44"/>
      <w:sz w:val="44"/>
      <w:szCs w:val="4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footer"/>
    <w:basedOn w:val="a"/>
    <w:rsid w:val="00425FFB"/>
    <w:pPr>
      <w:tabs>
        <w:tab w:val="center" w:pos="4320"/>
        <w:tab w:val="right" w:pos="8640"/>
      </w:tabs>
    </w:pPr>
  </w:style>
  <w:style w:type="paragraph" w:customStyle="1" w:styleId="DefaultText">
    <w:name w:val="Default Text"/>
    <w:basedOn w:val="a"/>
    <w:rsid w:val="00425FFB"/>
    <w:pPr>
      <w:widowControl/>
      <w:overflowPunct w:val="0"/>
      <w:autoSpaceDE w:val="0"/>
      <w:autoSpaceDN w:val="0"/>
      <w:adjustRightInd w:val="0"/>
      <w:jc w:val="left"/>
    </w:pPr>
    <w:rPr>
      <w:kern w:val="0"/>
      <w:sz w:val="24"/>
      <w:szCs w:val="20"/>
    </w:rPr>
  </w:style>
  <w:style w:type="paragraph" w:styleId="a4">
    <w:name w:val="header"/>
    <w:basedOn w:val="a"/>
    <w:rsid w:val="00425FFB"/>
    <w:pPr>
      <w:pBdr>
        <w:bottom w:val="single" w:sz="6" w:space="1" w:color="auto"/>
      </w:pBdr>
      <w:tabs>
        <w:tab w:val="center" w:pos="4153"/>
        <w:tab w:val="right" w:pos="8306"/>
      </w:tabs>
      <w:snapToGrid w:val="0"/>
      <w:jc w:val="center"/>
    </w:pPr>
    <w:rPr>
      <w:sz w:val="18"/>
    </w:rPr>
  </w:style>
  <w:style w:type="character" w:styleId="a5">
    <w:name w:val="page number"/>
    <w:basedOn w:val="a0"/>
    <w:rsid w:val="00425FFB"/>
  </w:style>
  <w:style w:type="paragraph" w:styleId="2">
    <w:name w:val="Body Text Indent 2"/>
    <w:basedOn w:val="a"/>
    <w:rsid w:val="00425FFB"/>
    <w:pPr>
      <w:ind w:leftChars="-400" w:hangingChars="400" w:hanging="840"/>
    </w:pPr>
  </w:style>
  <w:style w:type="paragraph" w:styleId="a6">
    <w:name w:val="Body Text"/>
    <w:basedOn w:val="a"/>
    <w:rsid w:val="00425FFB"/>
    <w:rPr>
      <w:sz w:val="28"/>
    </w:rPr>
  </w:style>
  <w:style w:type="paragraph" w:styleId="a7">
    <w:name w:val="Balloon Text"/>
    <w:basedOn w:val="a"/>
    <w:semiHidden/>
    <w:rsid w:val="0004548C"/>
    <w:rPr>
      <w:sz w:val="18"/>
      <w:szCs w:val="18"/>
    </w:rPr>
  </w:style>
  <w:style w:type="paragraph" w:styleId="a8">
    <w:name w:val="Date"/>
    <w:basedOn w:val="a"/>
    <w:next w:val="a"/>
    <w:link w:val="Char"/>
    <w:rsid w:val="00FA4032"/>
  </w:style>
  <w:style w:type="character" w:customStyle="1" w:styleId="Char">
    <w:name w:val="日期 Char"/>
    <w:basedOn w:val="a0"/>
    <w:link w:val="a8"/>
    <w:rsid w:val="00FA4032"/>
    <w:rPr>
      <w:kern w:val="2"/>
      <w:sz w:val="21"/>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0110567">
      <w:bodyDiv w:val="1"/>
      <w:marLeft w:val="0"/>
      <w:marRight w:val="0"/>
      <w:marTop w:val="0"/>
      <w:marBottom w:val="0"/>
      <w:divBdr>
        <w:top w:val="none" w:sz="0" w:space="0" w:color="auto"/>
        <w:left w:val="none" w:sz="0" w:space="0" w:color="auto"/>
        <w:bottom w:val="none" w:sz="0" w:space="0" w:color="auto"/>
        <w:right w:val="none" w:sz="0" w:space="0" w:color="auto"/>
      </w:divBdr>
    </w:div>
    <w:div w:id="1404255389">
      <w:bodyDiv w:val="1"/>
      <w:marLeft w:val="0"/>
      <w:marRight w:val="0"/>
      <w:marTop w:val="0"/>
      <w:marBottom w:val="0"/>
      <w:divBdr>
        <w:top w:val="none" w:sz="0" w:space="0" w:color="auto"/>
        <w:left w:val="none" w:sz="0" w:space="0" w:color="auto"/>
        <w:bottom w:val="none" w:sz="0" w:space="0" w:color="auto"/>
        <w:right w:val="none" w:sz="0" w:space="0" w:color="auto"/>
      </w:divBdr>
    </w:div>
    <w:div w:id="1636373583">
      <w:bodyDiv w:val="1"/>
      <w:marLeft w:val="0"/>
      <w:marRight w:val="0"/>
      <w:marTop w:val="0"/>
      <w:marBottom w:val="0"/>
      <w:divBdr>
        <w:top w:val="none" w:sz="0" w:space="0" w:color="auto"/>
        <w:left w:val="none" w:sz="0" w:space="0" w:color="auto"/>
        <w:bottom w:val="none" w:sz="0" w:space="0" w:color="auto"/>
        <w:right w:val="none" w:sz="0" w:space="0" w:color="auto"/>
      </w:divBdr>
    </w:div>
    <w:div w:id="16731476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1260</Words>
  <Characters>7186</Characters>
  <Application>Microsoft Office Word</Application>
  <DocSecurity>4</DocSecurity>
  <Lines>59</Lines>
  <Paragraphs>16</Paragraphs>
  <ScaleCrop>false</ScaleCrop>
  <Company/>
  <LinksUpToDate>false</LinksUpToDate>
  <CharactersWithSpaces>8430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中国工商银行数据中心（上海）</dc:title>
  <dc:subject/>
  <dc:creator>办公室</dc:creator>
  <cp:keywords/>
  <dc:description/>
  <cp:lastModifiedBy>Administrator</cp:lastModifiedBy>
  <cp:revision>2</cp:revision>
  <cp:lastPrinted>2008-07-21T12:54:00Z</cp:lastPrinted>
  <dcterms:created xsi:type="dcterms:W3CDTF">2026-04-05T07:31:00Z</dcterms:created>
  <dcterms:modified xsi:type="dcterms:W3CDTF">2026-04-05T07:31:00Z</dcterms:modified>
</cp:coreProperties>
</file>