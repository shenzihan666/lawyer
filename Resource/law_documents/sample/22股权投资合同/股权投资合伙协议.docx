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57C8A" w:rsidRPr="00093B42" w:rsidRDefault="00357C8A" w:rsidP="00357C8A">
      <w:pPr>
        <w:rPr>
          <w:rFonts w:hint="eastAsia"/>
          <w:color w:val="000000"/>
          <w:sz w:val="24"/>
        </w:rPr>
      </w:pPr>
    </w:p>
    <w:p w:rsidR="00357C8A" w:rsidRPr="00093B42" w:rsidRDefault="00357C8A" w:rsidP="00357C8A">
      <w:pPr>
        <w:rPr>
          <w:color w:val="000000"/>
          <w:sz w:val="24"/>
        </w:rPr>
      </w:pPr>
    </w:p>
    <w:p w:rsidR="00357C8A" w:rsidRPr="00093B42" w:rsidRDefault="00357C8A" w:rsidP="00357C8A">
      <w:pPr>
        <w:rPr>
          <w:color w:val="000000"/>
          <w:sz w:val="24"/>
        </w:rPr>
      </w:pPr>
    </w:p>
    <w:p w:rsidR="00357C8A" w:rsidRPr="00093B42" w:rsidRDefault="00357C8A" w:rsidP="00357C8A">
      <w:pPr>
        <w:rPr>
          <w:color w:val="000000"/>
          <w:sz w:val="24"/>
        </w:rPr>
      </w:pPr>
    </w:p>
    <w:p w:rsidR="00357C8A" w:rsidRPr="00093B42" w:rsidRDefault="00357C8A" w:rsidP="00357C8A">
      <w:pPr>
        <w:rPr>
          <w:color w:val="000000"/>
          <w:sz w:val="24"/>
        </w:rPr>
      </w:pPr>
    </w:p>
    <w:p w:rsidR="00357C8A" w:rsidRPr="00093B42" w:rsidRDefault="00357C8A" w:rsidP="00357C8A">
      <w:pPr>
        <w:rPr>
          <w:color w:val="000000"/>
          <w:sz w:val="24"/>
        </w:rPr>
      </w:pPr>
    </w:p>
    <w:p w:rsidR="00357C8A" w:rsidRPr="00093B42" w:rsidRDefault="00357C8A" w:rsidP="00357C8A">
      <w:pPr>
        <w:rPr>
          <w:color w:val="000000"/>
          <w:sz w:val="24"/>
        </w:rPr>
      </w:pPr>
    </w:p>
    <w:p w:rsidR="00357C8A" w:rsidRPr="00093B42" w:rsidRDefault="00357C8A" w:rsidP="00357C8A">
      <w:pPr>
        <w:rPr>
          <w:color w:val="000000"/>
          <w:sz w:val="24"/>
        </w:rPr>
      </w:pPr>
    </w:p>
    <w:p w:rsidR="00357C8A" w:rsidRPr="00093B42" w:rsidRDefault="00357C8A" w:rsidP="00357C8A">
      <w:pPr>
        <w:rPr>
          <w:color w:val="000000"/>
          <w:sz w:val="24"/>
        </w:rPr>
      </w:pPr>
    </w:p>
    <w:p w:rsidR="00357C8A" w:rsidRPr="00093B42" w:rsidRDefault="00357C8A" w:rsidP="00357C8A">
      <w:pPr>
        <w:adjustRightInd w:val="0"/>
        <w:snapToGrid w:val="0"/>
        <w:jc w:val="center"/>
        <w:rPr>
          <w:color w:val="000000"/>
          <w:sz w:val="30"/>
          <w:szCs w:val="30"/>
        </w:rPr>
      </w:pPr>
    </w:p>
    <w:p w:rsidR="00357C8A" w:rsidRPr="00093B42" w:rsidRDefault="00B95A84" w:rsidP="00357C8A">
      <w:pPr>
        <w:adjustRightInd w:val="0"/>
        <w:snapToGrid w:val="0"/>
        <w:jc w:val="center"/>
        <w:rPr>
          <w:b/>
          <w:color w:val="000000"/>
          <w:sz w:val="36"/>
          <w:szCs w:val="36"/>
        </w:rPr>
      </w:pPr>
      <w:r>
        <w:rPr>
          <w:rFonts w:hAnsi="宋体" w:hint="eastAsia"/>
          <w:b/>
          <w:color w:val="000000"/>
          <w:sz w:val="36"/>
          <w:szCs w:val="36"/>
        </w:rPr>
        <w:t>上海</w:t>
      </w:r>
      <w:r w:rsidR="00CE77CB">
        <w:rPr>
          <w:rFonts w:hAnsi="宋体" w:hint="eastAsia"/>
          <w:b/>
          <w:color w:val="000000"/>
          <w:sz w:val="36"/>
          <w:szCs w:val="36"/>
        </w:rPr>
        <w:t>XXXXXXXXXXXX</w:t>
      </w:r>
      <w:r>
        <w:rPr>
          <w:rFonts w:hAnsi="宋体" w:hint="eastAsia"/>
          <w:b/>
          <w:color w:val="000000"/>
          <w:sz w:val="36"/>
          <w:szCs w:val="36"/>
        </w:rPr>
        <w:t>投资管理中心</w:t>
      </w:r>
    </w:p>
    <w:p w:rsidR="00357C8A" w:rsidRPr="00093B42" w:rsidRDefault="00357C8A" w:rsidP="00357C8A">
      <w:pPr>
        <w:adjustRightInd w:val="0"/>
        <w:snapToGrid w:val="0"/>
        <w:jc w:val="center"/>
        <w:rPr>
          <w:b/>
          <w:color w:val="000000"/>
          <w:sz w:val="36"/>
          <w:szCs w:val="36"/>
        </w:rPr>
      </w:pPr>
      <w:r w:rsidRPr="00093B42">
        <w:rPr>
          <w:rFonts w:hAnsi="宋体"/>
          <w:b/>
          <w:color w:val="000000"/>
          <w:sz w:val="36"/>
          <w:szCs w:val="36"/>
        </w:rPr>
        <w:t>（有限合伙）</w:t>
      </w:r>
    </w:p>
    <w:p w:rsidR="00357C8A" w:rsidRPr="00093B42" w:rsidRDefault="00357C8A" w:rsidP="00357C8A">
      <w:pPr>
        <w:adjustRightInd w:val="0"/>
        <w:snapToGrid w:val="0"/>
        <w:jc w:val="center"/>
        <w:rPr>
          <w:color w:val="000000"/>
          <w:sz w:val="24"/>
        </w:rPr>
      </w:pPr>
    </w:p>
    <w:p w:rsidR="00357C8A" w:rsidRPr="00093B42" w:rsidRDefault="00357C8A" w:rsidP="00357C8A">
      <w:pPr>
        <w:adjustRightInd w:val="0"/>
        <w:snapToGrid w:val="0"/>
        <w:jc w:val="center"/>
        <w:rPr>
          <w:color w:val="000000"/>
          <w:sz w:val="24"/>
        </w:rPr>
      </w:pPr>
    </w:p>
    <w:p w:rsidR="00357C8A" w:rsidRPr="00093B42" w:rsidRDefault="00357C8A" w:rsidP="00357C8A">
      <w:pPr>
        <w:adjustRightInd w:val="0"/>
        <w:snapToGrid w:val="0"/>
        <w:jc w:val="center"/>
        <w:rPr>
          <w:b/>
          <w:color w:val="000000"/>
          <w:sz w:val="36"/>
          <w:szCs w:val="36"/>
        </w:rPr>
      </w:pPr>
      <w:r w:rsidRPr="00093B42">
        <w:rPr>
          <w:rFonts w:hAnsi="宋体"/>
          <w:b/>
          <w:color w:val="000000"/>
          <w:sz w:val="36"/>
          <w:szCs w:val="36"/>
        </w:rPr>
        <w:t>合伙协议</w:t>
      </w:r>
    </w:p>
    <w:p w:rsidR="00357C8A" w:rsidRPr="00093B42" w:rsidRDefault="00357C8A" w:rsidP="00357C8A">
      <w:pPr>
        <w:adjustRightInd w:val="0"/>
        <w:snapToGrid w:val="0"/>
        <w:jc w:val="center"/>
        <w:rPr>
          <w:color w:val="000000"/>
          <w:sz w:val="24"/>
        </w:rPr>
      </w:pPr>
    </w:p>
    <w:p w:rsidR="00357C8A" w:rsidRPr="00093B42" w:rsidRDefault="00357C8A" w:rsidP="00357C8A">
      <w:pPr>
        <w:adjustRightInd w:val="0"/>
        <w:snapToGrid w:val="0"/>
        <w:jc w:val="center"/>
        <w:rPr>
          <w:color w:val="000000"/>
          <w:sz w:val="24"/>
        </w:rPr>
      </w:pPr>
    </w:p>
    <w:p w:rsidR="00357C8A" w:rsidRPr="00093B42" w:rsidRDefault="00357C8A" w:rsidP="00357C8A">
      <w:pPr>
        <w:adjustRightInd w:val="0"/>
        <w:snapToGrid w:val="0"/>
        <w:jc w:val="center"/>
        <w:rPr>
          <w:color w:val="000000"/>
          <w:sz w:val="24"/>
        </w:rPr>
      </w:pPr>
    </w:p>
    <w:p w:rsidR="00357C8A" w:rsidRPr="00093B42" w:rsidRDefault="00357C8A" w:rsidP="00357C8A">
      <w:pPr>
        <w:adjustRightInd w:val="0"/>
        <w:snapToGrid w:val="0"/>
        <w:jc w:val="center"/>
        <w:rPr>
          <w:color w:val="000000"/>
          <w:sz w:val="24"/>
        </w:rPr>
      </w:pPr>
    </w:p>
    <w:p w:rsidR="00357C8A" w:rsidRPr="00093B42" w:rsidRDefault="00357C8A" w:rsidP="00357C8A">
      <w:pPr>
        <w:adjustRightInd w:val="0"/>
        <w:snapToGrid w:val="0"/>
        <w:jc w:val="center"/>
        <w:rPr>
          <w:color w:val="000000"/>
          <w:sz w:val="24"/>
        </w:rPr>
      </w:pPr>
    </w:p>
    <w:p w:rsidR="00357C8A" w:rsidRPr="00093B42" w:rsidRDefault="00357C8A" w:rsidP="00357C8A">
      <w:pPr>
        <w:adjustRightInd w:val="0"/>
        <w:snapToGrid w:val="0"/>
        <w:jc w:val="center"/>
        <w:rPr>
          <w:color w:val="000000"/>
          <w:sz w:val="24"/>
        </w:rPr>
      </w:pPr>
    </w:p>
    <w:p w:rsidR="00357C8A" w:rsidRPr="00093B42" w:rsidRDefault="00357C8A" w:rsidP="00357C8A">
      <w:pPr>
        <w:adjustRightInd w:val="0"/>
        <w:snapToGrid w:val="0"/>
        <w:jc w:val="center"/>
        <w:rPr>
          <w:color w:val="000000"/>
          <w:sz w:val="24"/>
        </w:rPr>
      </w:pPr>
    </w:p>
    <w:p w:rsidR="00357C8A" w:rsidRPr="00093B42" w:rsidRDefault="00357C8A" w:rsidP="00357C8A">
      <w:pPr>
        <w:adjustRightInd w:val="0"/>
        <w:snapToGrid w:val="0"/>
        <w:jc w:val="center"/>
        <w:rPr>
          <w:color w:val="000000"/>
          <w:sz w:val="24"/>
        </w:rPr>
      </w:pPr>
    </w:p>
    <w:p w:rsidR="00357C8A" w:rsidRPr="00093B42" w:rsidRDefault="00357C8A" w:rsidP="00357C8A">
      <w:pPr>
        <w:adjustRightInd w:val="0"/>
        <w:snapToGrid w:val="0"/>
        <w:jc w:val="center"/>
        <w:rPr>
          <w:color w:val="000000"/>
          <w:sz w:val="24"/>
        </w:rPr>
      </w:pPr>
    </w:p>
    <w:p w:rsidR="00357C8A" w:rsidRPr="00093B42" w:rsidRDefault="00357C8A" w:rsidP="00357C8A">
      <w:pPr>
        <w:adjustRightInd w:val="0"/>
        <w:snapToGrid w:val="0"/>
        <w:jc w:val="center"/>
        <w:rPr>
          <w:color w:val="000000"/>
          <w:sz w:val="24"/>
        </w:rPr>
      </w:pPr>
    </w:p>
    <w:p w:rsidR="00357C8A" w:rsidRPr="00093B42" w:rsidRDefault="00357C8A" w:rsidP="00357C8A">
      <w:pPr>
        <w:adjustRightInd w:val="0"/>
        <w:snapToGrid w:val="0"/>
        <w:jc w:val="center"/>
        <w:rPr>
          <w:color w:val="000000"/>
          <w:sz w:val="24"/>
        </w:rPr>
      </w:pPr>
    </w:p>
    <w:p w:rsidR="00357C8A" w:rsidRPr="00093B42" w:rsidRDefault="00357C8A" w:rsidP="00357C8A">
      <w:pPr>
        <w:adjustRightInd w:val="0"/>
        <w:snapToGrid w:val="0"/>
        <w:jc w:val="center"/>
        <w:rPr>
          <w:color w:val="000000"/>
          <w:sz w:val="24"/>
        </w:rPr>
      </w:pPr>
    </w:p>
    <w:p w:rsidR="00357C8A" w:rsidRPr="00093B42" w:rsidRDefault="00357C8A" w:rsidP="00357C8A">
      <w:pPr>
        <w:adjustRightInd w:val="0"/>
        <w:snapToGrid w:val="0"/>
        <w:jc w:val="center"/>
        <w:rPr>
          <w:color w:val="000000"/>
          <w:sz w:val="24"/>
        </w:rPr>
      </w:pPr>
    </w:p>
    <w:p w:rsidR="00357C8A" w:rsidRPr="00093B42" w:rsidRDefault="00357C8A" w:rsidP="00357C8A">
      <w:pPr>
        <w:adjustRightInd w:val="0"/>
        <w:snapToGrid w:val="0"/>
        <w:jc w:val="center"/>
        <w:rPr>
          <w:color w:val="000000"/>
          <w:sz w:val="24"/>
        </w:rPr>
      </w:pPr>
    </w:p>
    <w:p w:rsidR="00357C8A" w:rsidRPr="00093B42" w:rsidRDefault="00357C8A" w:rsidP="00357C8A">
      <w:pPr>
        <w:adjustRightInd w:val="0"/>
        <w:snapToGrid w:val="0"/>
        <w:jc w:val="center"/>
        <w:rPr>
          <w:color w:val="000000"/>
          <w:sz w:val="24"/>
        </w:rPr>
      </w:pPr>
    </w:p>
    <w:p w:rsidR="00357C8A" w:rsidRPr="00093B42" w:rsidRDefault="00357C8A" w:rsidP="00357C8A">
      <w:pPr>
        <w:adjustRightInd w:val="0"/>
        <w:snapToGrid w:val="0"/>
        <w:jc w:val="center"/>
        <w:rPr>
          <w:color w:val="000000"/>
          <w:sz w:val="24"/>
        </w:rPr>
      </w:pPr>
    </w:p>
    <w:p w:rsidR="00357C8A" w:rsidRPr="00093B42" w:rsidRDefault="00357C8A" w:rsidP="00357C8A">
      <w:pPr>
        <w:adjustRightInd w:val="0"/>
        <w:snapToGrid w:val="0"/>
        <w:jc w:val="center"/>
        <w:rPr>
          <w:color w:val="000000"/>
          <w:sz w:val="24"/>
        </w:rPr>
      </w:pPr>
    </w:p>
    <w:p w:rsidR="00357C8A" w:rsidRPr="00093B42" w:rsidRDefault="00357C8A" w:rsidP="00357C8A">
      <w:pPr>
        <w:adjustRightInd w:val="0"/>
        <w:snapToGrid w:val="0"/>
        <w:jc w:val="center"/>
        <w:rPr>
          <w:color w:val="000000"/>
          <w:sz w:val="24"/>
        </w:rPr>
      </w:pPr>
    </w:p>
    <w:p w:rsidR="00357C8A" w:rsidRPr="00093B42" w:rsidRDefault="00357C8A" w:rsidP="00357C8A">
      <w:pPr>
        <w:adjustRightInd w:val="0"/>
        <w:snapToGrid w:val="0"/>
        <w:jc w:val="center"/>
        <w:rPr>
          <w:color w:val="000000"/>
          <w:sz w:val="24"/>
        </w:rPr>
      </w:pPr>
    </w:p>
    <w:p w:rsidR="00357C8A" w:rsidRPr="00093B42" w:rsidRDefault="00357C8A" w:rsidP="00357C8A">
      <w:pPr>
        <w:adjustRightInd w:val="0"/>
        <w:snapToGrid w:val="0"/>
        <w:jc w:val="center"/>
        <w:rPr>
          <w:color w:val="000000"/>
          <w:sz w:val="24"/>
        </w:rPr>
      </w:pPr>
    </w:p>
    <w:p w:rsidR="00357C8A" w:rsidRPr="00093B42" w:rsidRDefault="00357C8A" w:rsidP="00357C8A">
      <w:pPr>
        <w:adjustRightInd w:val="0"/>
        <w:snapToGrid w:val="0"/>
        <w:jc w:val="center"/>
        <w:rPr>
          <w:color w:val="000000"/>
          <w:sz w:val="24"/>
        </w:rPr>
      </w:pPr>
    </w:p>
    <w:p w:rsidR="00357C8A" w:rsidRPr="00093B42" w:rsidRDefault="00357C8A" w:rsidP="00357C8A">
      <w:pPr>
        <w:adjustRightInd w:val="0"/>
        <w:snapToGrid w:val="0"/>
        <w:jc w:val="center"/>
        <w:rPr>
          <w:color w:val="000000"/>
          <w:sz w:val="24"/>
        </w:rPr>
      </w:pPr>
    </w:p>
    <w:p w:rsidR="00357C8A" w:rsidRPr="00093B42" w:rsidRDefault="00357C8A" w:rsidP="00357C8A">
      <w:pPr>
        <w:adjustRightInd w:val="0"/>
        <w:snapToGrid w:val="0"/>
        <w:jc w:val="center"/>
        <w:rPr>
          <w:color w:val="000000"/>
          <w:sz w:val="24"/>
        </w:rPr>
      </w:pPr>
    </w:p>
    <w:p w:rsidR="00357C8A" w:rsidRPr="00093B42" w:rsidRDefault="00357C8A" w:rsidP="00357C8A">
      <w:pPr>
        <w:adjustRightInd w:val="0"/>
        <w:snapToGrid w:val="0"/>
        <w:jc w:val="center"/>
        <w:rPr>
          <w:color w:val="000000"/>
          <w:sz w:val="24"/>
        </w:rPr>
      </w:pPr>
    </w:p>
    <w:p w:rsidR="00357C8A" w:rsidRPr="00093B42" w:rsidRDefault="00357C8A" w:rsidP="00357C8A">
      <w:pPr>
        <w:adjustRightInd w:val="0"/>
        <w:snapToGrid w:val="0"/>
        <w:jc w:val="center"/>
        <w:rPr>
          <w:color w:val="000000"/>
          <w:sz w:val="24"/>
        </w:rPr>
      </w:pPr>
    </w:p>
    <w:p w:rsidR="00357C8A" w:rsidRPr="00093B42" w:rsidRDefault="00357C8A" w:rsidP="00357C8A">
      <w:pPr>
        <w:adjustRightInd w:val="0"/>
        <w:snapToGrid w:val="0"/>
        <w:jc w:val="center"/>
        <w:rPr>
          <w:color w:val="000000"/>
          <w:sz w:val="24"/>
        </w:rPr>
      </w:pPr>
    </w:p>
    <w:p w:rsidR="00357C8A" w:rsidRPr="00093B42" w:rsidRDefault="00357C8A" w:rsidP="00357C8A">
      <w:pPr>
        <w:adjustRightInd w:val="0"/>
        <w:snapToGrid w:val="0"/>
        <w:jc w:val="center"/>
        <w:rPr>
          <w:color w:val="000000"/>
          <w:sz w:val="24"/>
        </w:rPr>
      </w:pPr>
    </w:p>
    <w:p w:rsidR="00357C8A" w:rsidRPr="00093B42" w:rsidRDefault="00357C8A" w:rsidP="00357C8A">
      <w:pPr>
        <w:adjustRightInd w:val="0"/>
        <w:snapToGrid w:val="0"/>
        <w:jc w:val="center"/>
        <w:rPr>
          <w:b/>
          <w:color w:val="000000"/>
          <w:sz w:val="24"/>
        </w:rPr>
        <w:sectPr w:rsidR="00357C8A" w:rsidRPr="00093B42" w:rsidSect="003A3C68">
          <w:headerReference w:type="default" r:id="rId7"/>
          <w:footerReference w:type="even" r:id="rId8"/>
          <w:footerReference w:type="default" r:id="rId9"/>
          <w:headerReference w:type="first" r:id="rId10"/>
          <w:pgSz w:w="11906" w:h="16838"/>
          <w:pgMar w:top="1440" w:right="1800" w:bottom="1440" w:left="1800" w:header="851" w:footer="992" w:gutter="0"/>
          <w:pgNumType w:start="0"/>
          <w:cols w:space="425"/>
          <w:titlePg/>
          <w:docGrid w:type="lines" w:linePitch="312"/>
        </w:sectPr>
      </w:pPr>
      <w:r w:rsidRPr="00093B42">
        <w:rPr>
          <w:rFonts w:hAnsi="宋体"/>
          <w:b/>
          <w:color w:val="000000"/>
          <w:sz w:val="24"/>
        </w:rPr>
        <w:t>二〇一</w:t>
      </w:r>
      <w:r w:rsidRPr="00093B42">
        <w:rPr>
          <w:rFonts w:hAnsi="宋体" w:hint="eastAsia"/>
          <w:b/>
          <w:color w:val="000000"/>
          <w:sz w:val="24"/>
        </w:rPr>
        <w:t>二</w:t>
      </w:r>
      <w:r w:rsidRPr="00093B42">
        <w:rPr>
          <w:rFonts w:hAnsi="宋体"/>
          <w:b/>
          <w:color w:val="000000"/>
          <w:sz w:val="24"/>
        </w:rPr>
        <w:t>年</w:t>
      </w:r>
      <w:r w:rsidRPr="00093B42">
        <w:rPr>
          <w:rFonts w:hAnsi="宋体" w:hint="eastAsia"/>
          <w:b/>
          <w:color w:val="000000"/>
          <w:sz w:val="24"/>
        </w:rPr>
        <w:t xml:space="preserve">  </w:t>
      </w:r>
      <w:r w:rsidRPr="00093B42">
        <w:rPr>
          <w:rFonts w:hAnsi="宋体"/>
          <w:b/>
          <w:color w:val="000000"/>
          <w:sz w:val="24"/>
        </w:rPr>
        <w:t>月</w:t>
      </w:r>
    </w:p>
    <w:p w:rsidR="00357C8A" w:rsidRPr="00401CC2" w:rsidRDefault="00357C8A" w:rsidP="00357C8A">
      <w:pPr>
        <w:adjustRightInd w:val="0"/>
        <w:snapToGrid w:val="0"/>
        <w:jc w:val="center"/>
        <w:rPr>
          <w:b/>
          <w:color w:val="000000"/>
          <w:sz w:val="30"/>
          <w:szCs w:val="30"/>
        </w:rPr>
      </w:pPr>
      <w:r w:rsidRPr="00401CC2">
        <w:rPr>
          <w:rFonts w:hAnsi="宋体"/>
          <w:b/>
          <w:color w:val="000000"/>
          <w:sz w:val="30"/>
          <w:szCs w:val="30"/>
        </w:rPr>
        <w:lastRenderedPageBreak/>
        <w:t>目</w:t>
      </w:r>
      <w:r w:rsidRPr="00401CC2">
        <w:rPr>
          <w:rFonts w:hAnsi="宋体" w:hint="eastAsia"/>
          <w:b/>
          <w:color w:val="000000"/>
          <w:sz w:val="30"/>
          <w:szCs w:val="30"/>
        </w:rPr>
        <w:t xml:space="preserve"> </w:t>
      </w:r>
      <w:r w:rsidRPr="00401CC2">
        <w:rPr>
          <w:rFonts w:hAnsi="宋体"/>
          <w:b/>
          <w:color w:val="000000"/>
          <w:sz w:val="30"/>
          <w:szCs w:val="30"/>
        </w:rPr>
        <w:t>录</w:t>
      </w:r>
    </w:p>
    <w:p w:rsidR="00357C8A" w:rsidRPr="00093B42" w:rsidRDefault="00357C8A" w:rsidP="00357C8A">
      <w:pPr>
        <w:adjustRightInd w:val="0"/>
        <w:snapToGrid w:val="0"/>
        <w:jc w:val="center"/>
        <w:rPr>
          <w:color w:val="000000"/>
          <w:sz w:val="24"/>
        </w:rPr>
      </w:pPr>
    </w:p>
    <w:p w:rsidR="00401CC2" w:rsidRDefault="00976B48" w:rsidP="00401CC2">
      <w:pPr>
        <w:pStyle w:val="10"/>
        <w:tabs>
          <w:tab w:val="left" w:pos="1050"/>
          <w:tab w:val="right" w:leader="dot" w:pos="8296"/>
        </w:tabs>
        <w:spacing w:line="276" w:lineRule="auto"/>
        <w:rPr>
          <w:rFonts w:ascii="Calibri" w:hAnsi="Calibri"/>
          <w:noProof/>
          <w:szCs w:val="22"/>
        </w:rPr>
      </w:pPr>
      <w:r w:rsidRPr="004B2F37">
        <w:rPr>
          <w:color w:val="000000"/>
          <w:sz w:val="24"/>
        </w:rPr>
        <w:fldChar w:fldCharType="begin"/>
      </w:r>
      <w:r w:rsidR="00357C8A" w:rsidRPr="004B2F37">
        <w:rPr>
          <w:color w:val="000000"/>
          <w:sz w:val="24"/>
        </w:rPr>
        <w:instrText xml:space="preserve"> TOC \o "1-3" \h \z \u </w:instrText>
      </w:r>
      <w:r w:rsidRPr="004B2F37">
        <w:rPr>
          <w:color w:val="000000"/>
          <w:sz w:val="24"/>
        </w:rPr>
        <w:fldChar w:fldCharType="separate"/>
      </w:r>
      <w:hyperlink w:anchor="_Toc335733261" w:history="1">
        <w:r w:rsidR="00401CC2" w:rsidRPr="00ED5D7B">
          <w:rPr>
            <w:rStyle w:val="a8"/>
            <w:rFonts w:hint="eastAsia"/>
            <w:b/>
            <w:noProof/>
          </w:rPr>
          <w:t>第</w:t>
        </w:r>
        <w:r w:rsidR="00401CC2" w:rsidRPr="00ED5D7B">
          <w:rPr>
            <w:rStyle w:val="a8"/>
            <w:rFonts w:hint="eastAsia"/>
            <w:b/>
            <w:noProof/>
          </w:rPr>
          <w:t>1</w:t>
        </w:r>
        <w:r w:rsidR="00401CC2" w:rsidRPr="00ED5D7B">
          <w:rPr>
            <w:rStyle w:val="a8"/>
            <w:rFonts w:hint="eastAsia"/>
            <w:b/>
            <w:noProof/>
          </w:rPr>
          <w:t>条</w:t>
        </w:r>
        <w:r w:rsidR="00401CC2">
          <w:rPr>
            <w:rFonts w:ascii="Calibri" w:hAnsi="Calibri"/>
            <w:noProof/>
            <w:szCs w:val="22"/>
          </w:rPr>
          <w:tab/>
        </w:r>
        <w:r w:rsidR="006F4EC0">
          <w:rPr>
            <w:rStyle w:val="a8"/>
            <w:rFonts w:hAnsi="宋体" w:hint="eastAsia"/>
            <w:b/>
            <w:noProof/>
          </w:rPr>
          <w:t>合伙企业</w:t>
        </w:r>
        <w:r w:rsidR="00401CC2">
          <w:rPr>
            <w:noProof/>
            <w:webHidden/>
          </w:rPr>
          <w:tab/>
        </w:r>
        <w:r w:rsidR="00401CC2">
          <w:rPr>
            <w:noProof/>
            <w:webHidden/>
          </w:rPr>
          <w:fldChar w:fldCharType="begin"/>
        </w:r>
        <w:r w:rsidR="00401CC2">
          <w:rPr>
            <w:noProof/>
            <w:webHidden/>
          </w:rPr>
          <w:instrText xml:space="preserve"> PAGEREF _Toc335733261 \h </w:instrText>
        </w:r>
        <w:r w:rsidR="00401CC2">
          <w:rPr>
            <w:noProof/>
            <w:webHidden/>
          </w:rPr>
        </w:r>
        <w:r w:rsidR="00401CC2">
          <w:rPr>
            <w:noProof/>
            <w:webHidden/>
          </w:rPr>
          <w:fldChar w:fldCharType="separate"/>
        </w:r>
        <w:r w:rsidR="00401CC2">
          <w:rPr>
            <w:noProof/>
            <w:webHidden/>
          </w:rPr>
          <w:t>- 1 -</w:t>
        </w:r>
        <w:r w:rsidR="00401CC2">
          <w:rPr>
            <w:noProof/>
            <w:webHidden/>
          </w:rPr>
          <w:fldChar w:fldCharType="end"/>
        </w:r>
      </w:hyperlink>
    </w:p>
    <w:p w:rsidR="00401CC2" w:rsidRDefault="00401CC2" w:rsidP="00401CC2">
      <w:pPr>
        <w:pStyle w:val="10"/>
        <w:tabs>
          <w:tab w:val="left" w:pos="1050"/>
          <w:tab w:val="right" w:leader="dot" w:pos="8296"/>
        </w:tabs>
        <w:spacing w:line="276" w:lineRule="auto"/>
        <w:rPr>
          <w:rFonts w:ascii="Calibri" w:hAnsi="Calibri"/>
          <w:noProof/>
          <w:szCs w:val="22"/>
        </w:rPr>
      </w:pPr>
      <w:hyperlink w:anchor="_Toc335733262" w:history="1">
        <w:r w:rsidRPr="00ED5D7B">
          <w:rPr>
            <w:rStyle w:val="a8"/>
            <w:rFonts w:hint="eastAsia"/>
            <w:b/>
            <w:noProof/>
          </w:rPr>
          <w:t>第</w:t>
        </w:r>
        <w:r w:rsidRPr="00ED5D7B">
          <w:rPr>
            <w:rStyle w:val="a8"/>
            <w:rFonts w:hint="eastAsia"/>
            <w:b/>
            <w:noProof/>
          </w:rPr>
          <w:t>2</w:t>
        </w:r>
        <w:r w:rsidRPr="00ED5D7B">
          <w:rPr>
            <w:rStyle w:val="a8"/>
            <w:rFonts w:hint="eastAsia"/>
            <w:b/>
            <w:noProof/>
          </w:rPr>
          <w:t>条</w:t>
        </w:r>
        <w:r>
          <w:rPr>
            <w:rFonts w:ascii="Calibri" w:hAnsi="Calibri"/>
            <w:noProof/>
            <w:szCs w:val="22"/>
          </w:rPr>
          <w:tab/>
        </w:r>
        <w:r w:rsidRPr="00ED5D7B">
          <w:rPr>
            <w:rStyle w:val="a8"/>
            <w:rFonts w:hAnsi="宋体" w:hint="eastAsia"/>
            <w:b/>
            <w:noProof/>
          </w:rPr>
          <w:t>合伙人及其出资</w:t>
        </w:r>
        <w:r>
          <w:rPr>
            <w:noProof/>
            <w:webHidden/>
          </w:rPr>
          <w:tab/>
        </w:r>
        <w:r>
          <w:rPr>
            <w:noProof/>
            <w:webHidden/>
          </w:rPr>
          <w:fldChar w:fldCharType="begin"/>
        </w:r>
        <w:r>
          <w:rPr>
            <w:noProof/>
            <w:webHidden/>
          </w:rPr>
          <w:instrText xml:space="preserve"> PAGEREF _Toc335733262 \h </w:instrText>
        </w:r>
        <w:r>
          <w:rPr>
            <w:noProof/>
            <w:webHidden/>
          </w:rPr>
        </w:r>
        <w:r>
          <w:rPr>
            <w:noProof/>
            <w:webHidden/>
          </w:rPr>
          <w:fldChar w:fldCharType="separate"/>
        </w:r>
        <w:r>
          <w:rPr>
            <w:noProof/>
            <w:webHidden/>
          </w:rPr>
          <w:t>- 2 -</w:t>
        </w:r>
        <w:r>
          <w:rPr>
            <w:noProof/>
            <w:webHidden/>
          </w:rPr>
          <w:fldChar w:fldCharType="end"/>
        </w:r>
      </w:hyperlink>
    </w:p>
    <w:p w:rsidR="00401CC2" w:rsidRDefault="00401CC2" w:rsidP="00401CC2">
      <w:pPr>
        <w:pStyle w:val="10"/>
        <w:tabs>
          <w:tab w:val="left" w:pos="1050"/>
          <w:tab w:val="right" w:leader="dot" w:pos="8296"/>
        </w:tabs>
        <w:spacing w:line="276" w:lineRule="auto"/>
        <w:rPr>
          <w:rFonts w:ascii="Calibri" w:hAnsi="Calibri"/>
          <w:noProof/>
          <w:szCs w:val="22"/>
        </w:rPr>
      </w:pPr>
      <w:hyperlink w:anchor="_Toc335733263" w:history="1">
        <w:r w:rsidRPr="00ED5D7B">
          <w:rPr>
            <w:rStyle w:val="a8"/>
            <w:rFonts w:hint="eastAsia"/>
            <w:b/>
            <w:noProof/>
          </w:rPr>
          <w:t>第</w:t>
        </w:r>
        <w:r w:rsidRPr="00ED5D7B">
          <w:rPr>
            <w:rStyle w:val="a8"/>
            <w:rFonts w:hint="eastAsia"/>
            <w:b/>
            <w:noProof/>
          </w:rPr>
          <w:t>3</w:t>
        </w:r>
        <w:r w:rsidRPr="00ED5D7B">
          <w:rPr>
            <w:rStyle w:val="a8"/>
            <w:rFonts w:hint="eastAsia"/>
            <w:b/>
            <w:noProof/>
          </w:rPr>
          <w:t>条</w:t>
        </w:r>
        <w:r>
          <w:rPr>
            <w:rFonts w:ascii="Calibri" w:hAnsi="Calibri"/>
            <w:noProof/>
            <w:szCs w:val="22"/>
          </w:rPr>
          <w:tab/>
        </w:r>
        <w:r w:rsidR="006F4EC0">
          <w:rPr>
            <w:rStyle w:val="a8"/>
            <w:rFonts w:hAnsi="宋体" w:hint="eastAsia"/>
            <w:b/>
            <w:noProof/>
          </w:rPr>
          <w:t>合伙企业</w:t>
        </w:r>
        <w:r w:rsidRPr="00ED5D7B">
          <w:rPr>
            <w:rStyle w:val="a8"/>
            <w:rFonts w:hAnsi="宋体" w:hint="eastAsia"/>
            <w:b/>
            <w:noProof/>
          </w:rPr>
          <w:t>的投资</w:t>
        </w:r>
        <w:r>
          <w:rPr>
            <w:noProof/>
            <w:webHidden/>
          </w:rPr>
          <w:tab/>
        </w:r>
        <w:r>
          <w:rPr>
            <w:noProof/>
            <w:webHidden/>
          </w:rPr>
          <w:fldChar w:fldCharType="begin"/>
        </w:r>
        <w:r>
          <w:rPr>
            <w:noProof/>
            <w:webHidden/>
          </w:rPr>
          <w:instrText xml:space="preserve"> PAGEREF _Toc335733263 \h </w:instrText>
        </w:r>
        <w:r>
          <w:rPr>
            <w:noProof/>
            <w:webHidden/>
          </w:rPr>
        </w:r>
        <w:r>
          <w:rPr>
            <w:noProof/>
            <w:webHidden/>
          </w:rPr>
          <w:fldChar w:fldCharType="separate"/>
        </w:r>
        <w:r>
          <w:rPr>
            <w:noProof/>
            <w:webHidden/>
          </w:rPr>
          <w:t>- 4 -</w:t>
        </w:r>
        <w:r>
          <w:rPr>
            <w:noProof/>
            <w:webHidden/>
          </w:rPr>
          <w:fldChar w:fldCharType="end"/>
        </w:r>
      </w:hyperlink>
    </w:p>
    <w:p w:rsidR="00401CC2" w:rsidRDefault="00401CC2" w:rsidP="00401CC2">
      <w:pPr>
        <w:pStyle w:val="10"/>
        <w:tabs>
          <w:tab w:val="left" w:pos="1050"/>
          <w:tab w:val="right" w:leader="dot" w:pos="8296"/>
        </w:tabs>
        <w:spacing w:line="276" w:lineRule="auto"/>
        <w:rPr>
          <w:rFonts w:ascii="Calibri" w:hAnsi="Calibri"/>
          <w:noProof/>
          <w:szCs w:val="22"/>
        </w:rPr>
      </w:pPr>
      <w:hyperlink w:anchor="_Toc335733264" w:history="1">
        <w:r w:rsidRPr="00ED5D7B">
          <w:rPr>
            <w:rStyle w:val="a8"/>
            <w:rFonts w:hint="eastAsia"/>
            <w:b/>
            <w:noProof/>
          </w:rPr>
          <w:t>第</w:t>
        </w:r>
        <w:r w:rsidRPr="00ED5D7B">
          <w:rPr>
            <w:rStyle w:val="a8"/>
            <w:rFonts w:hint="eastAsia"/>
            <w:b/>
            <w:noProof/>
          </w:rPr>
          <w:t>4</w:t>
        </w:r>
        <w:r w:rsidRPr="00ED5D7B">
          <w:rPr>
            <w:rStyle w:val="a8"/>
            <w:rFonts w:hint="eastAsia"/>
            <w:b/>
            <w:noProof/>
          </w:rPr>
          <w:t>条</w:t>
        </w:r>
        <w:r>
          <w:rPr>
            <w:rFonts w:ascii="Calibri" w:hAnsi="Calibri"/>
            <w:noProof/>
            <w:szCs w:val="22"/>
          </w:rPr>
          <w:tab/>
        </w:r>
        <w:r w:rsidRPr="00ED5D7B">
          <w:rPr>
            <w:rStyle w:val="a8"/>
            <w:rFonts w:hAnsi="宋体" w:hint="eastAsia"/>
            <w:b/>
            <w:noProof/>
          </w:rPr>
          <w:t>合伙事务的管理与执行</w:t>
        </w:r>
        <w:r>
          <w:rPr>
            <w:noProof/>
            <w:webHidden/>
          </w:rPr>
          <w:tab/>
        </w:r>
        <w:r>
          <w:rPr>
            <w:noProof/>
            <w:webHidden/>
          </w:rPr>
          <w:fldChar w:fldCharType="begin"/>
        </w:r>
        <w:r>
          <w:rPr>
            <w:noProof/>
            <w:webHidden/>
          </w:rPr>
          <w:instrText xml:space="preserve"> PAGEREF _Toc335733264 \h </w:instrText>
        </w:r>
        <w:r>
          <w:rPr>
            <w:noProof/>
            <w:webHidden/>
          </w:rPr>
        </w:r>
        <w:r>
          <w:rPr>
            <w:noProof/>
            <w:webHidden/>
          </w:rPr>
          <w:fldChar w:fldCharType="separate"/>
        </w:r>
        <w:r>
          <w:rPr>
            <w:noProof/>
            <w:webHidden/>
          </w:rPr>
          <w:t>- 4 -</w:t>
        </w:r>
        <w:r>
          <w:rPr>
            <w:noProof/>
            <w:webHidden/>
          </w:rPr>
          <w:fldChar w:fldCharType="end"/>
        </w:r>
      </w:hyperlink>
    </w:p>
    <w:p w:rsidR="00401CC2" w:rsidRDefault="00401CC2" w:rsidP="00401CC2">
      <w:pPr>
        <w:pStyle w:val="10"/>
        <w:tabs>
          <w:tab w:val="left" w:pos="1050"/>
          <w:tab w:val="right" w:leader="dot" w:pos="8296"/>
        </w:tabs>
        <w:spacing w:line="276" w:lineRule="auto"/>
        <w:rPr>
          <w:rFonts w:ascii="Calibri" w:hAnsi="Calibri"/>
          <w:noProof/>
          <w:szCs w:val="22"/>
        </w:rPr>
      </w:pPr>
      <w:hyperlink w:anchor="_Toc335733265" w:history="1">
        <w:r w:rsidRPr="00ED5D7B">
          <w:rPr>
            <w:rStyle w:val="a8"/>
            <w:rFonts w:hint="eastAsia"/>
            <w:b/>
            <w:noProof/>
          </w:rPr>
          <w:t>第</w:t>
        </w:r>
        <w:r w:rsidRPr="00ED5D7B">
          <w:rPr>
            <w:rStyle w:val="a8"/>
            <w:rFonts w:hint="eastAsia"/>
            <w:b/>
            <w:noProof/>
          </w:rPr>
          <w:t>5</w:t>
        </w:r>
        <w:r w:rsidRPr="00ED5D7B">
          <w:rPr>
            <w:rStyle w:val="a8"/>
            <w:rFonts w:hint="eastAsia"/>
            <w:b/>
            <w:noProof/>
          </w:rPr>
          <w:t>条</w:t>
        </w:r>
        <w:r>
          <w:rPr>
            <w:rFonts w:ascii="Calibri" w:hAnsi="Calibri"/>
            <w:noProof/>
            <w:szCs w:val="22"/>
          </w:rPr>
          <w:tab/>
        </w:r>
        <w:r w:rsidRPr="00ED5D7B">
          <w:rPr>
            <w:rStyle w:val="a8"/>
            <w:rFonts w:hAnsi="宋体" w:hint="eastAsia"/>
            <w:b/>
            <w:noProof/>
          </w:rPr>
          <w:t>合伙费用</w:t>
        </w:r>
        <w:r>
          <w:rPr>
            <w:noProof/>
            <w:webHidden/>
          </w:rPr>
          <w:tab/>
        </w:r>
        <w:r>
          <w:rPr>
            <w:noProof/>
            <w:webHidden/>
          </w:rPr>
          <w:fldChar w:fldCharType="begin"/>
        </w:r>
        <w:r>
          <w:rPr>
            <w:noProof/>
            <w:webHidden/>
          </w:rPr>
          <w:instrText xml:space="preserve"> PAGEREF _Toc335733265 \h </w:instrText>
        </w:r>
        <w:r>
          <w:rPr>
            <w:noProof/>
            <w:webHidden/>
          </w:rPr>
        </w:r>
        <w:r>
          <w:rPr>
            <w:noProof/>
            <w:webHidden/>
          </w:rPr>
          <w:fldChar w:fldCharType="separate"/>
        </w:r>
        <w:r>
          <w:rPr>
            <w:noProof/>
            <w:webHidden/>
          </w:rPr>
          <w:t>- 7 -</w:t>
        </w:r>
        <w:r>
          <w:rPr>
            <w:noProof/>
            <w:webHidden/>
          </w:rPr>
          <w:fldChar w:fldCharType="end"/>
        </w:r>
      </w:hyperlink>
    </w:p>
    <w:p w:rsidR="00401CC2" w:rsidRDefault="00401CC2" w:rsidP="00401CC2">
      <w:pPr>
        <w:pStyle w:val="10"/>
        <w:tabs>
          <w:tab w:val="left" w:pos="1050"/>
          <w:tab w:val="right" w:leader="dot" w:pos="8296"/>
        </w:tabs>
        <w:spacing w:line="276" w:lineRule="auto"/>
        <w:rPr>
          <w:rFonts w:ascii="Calibri" w:hAnsi="Calibri"/>
          <w:noProof/>
          <w:szCs w:val="22"/>
        </w:rPr>
      </w:pPr>
      <w:hyperlink w:anchor="_Toc335733266" w:history="1">
        <w:r w:rsidRPr="00ED5D7B">
          <w:rPr>
            <w:rStyle w:val="a8"/>
            <w:rFonts w:hint="eastAsia"/>
            <w:b/>
            <w:noProof/>
          </w:rPr>
          <w:t>第</w:t>
        </w:r>
        <w:r w:rsidRPr="00ED5D7B">
          <w:rPr>
            <w:rStyle w:val="a8"/>
            <w:rFonts w:hint="eastAsia"/>
            <w:b/>
            <w:noProof/>
          </w:rPr>
          <w:t>6</w:t>
        </w:r>
        <w:r w:rsidRPr="00ED5D7B">
          <w:rPr>
            <w:rStyle w:val="a8"/>
            <w:rFonts w:hint="eastAsia"/>
            <w:b/>
            <w:noProof/>
          </w:rPr>
          <w:t>条</w:t>
        </w:r>
        <w:r>
          <w:rPr>
            <w:rFonts w:ascii="Calibri" w:hAnsi="Calibri"/>
            <w:noProof/>
            <w:szCs w:val="22"/>
          </w:rPr>
          <w:tab/>
        </w:r>
        <w:r w:rsidRPr="00ED5D7B">
          <w:rPr>
            <w:rStyle w:val="a8"/>
            <w:rFonts w:hAnsi="宋体" w:hint="eastAsia"/>
            <w:b/>
            <w:noProof/>
          </w:rPr>
          <w:t>收益分配与亏损分担</w:t>
        </w:r>
        <w:r>
          <w:rPr>
            <w:noProof/>
            <w:webHidden/>
          </w:rPr>
          <w:tab/>
        </w:r>
        <w:r>
          <w:rPr>
            <w:noProof/>
            <w:webHidden/>
          </w:rPr>
          <w:fldChar w:fldCharType="begin"/>
        </w:r>
        <w:r>
          <w:rPr>
            <w:noProof/>
            <w:webHidden/>
          </w:rPr>
          <w:instrText xml:space="preserve"> PAGEREF _Toc335733266 \h </w:instrText>
        </w:r>
        <w:r>
          <w:rPr>
            <w:noProof/>
            <w:webHidden/>
          </w:rPr>
        </w:r>
        <w:r>
          <w:rPr>
            <w:noProof/>
            <w:webHidden/>
          </w:rPr>
          <w:fldChar w:fldCharType="separate"/>
        </w:r>
        <w:r>
          <w:rPr>
            <w:noProof/>
            <w:webHidden/>
          </w:rPr>
          <w:t>- 8 -</w:t>
        </w:r>
        <w:r>
          <w:rPr>
            <w:noProof/>
            <w:webHidden/>
          </w:rPr>
          <w:fldChar w:fldCharType="end"/>
        </w:r>
      </w:hyperlink>
    </w:p>
    <w:p w:rsidR="00401CC2" w:rsidRDefault="00401CC2" w:rsidP="00401CC2">
      <w:pPr>
        <w:pStyle w:val="10"/>
        <w:tabs>
          <w:tab w:val="left" w:pos="1050"/>
          <w:tab w:val="right" w:leader="dot" w:pos="8296"/>
        </w:tabs>
        <w:spacing w:line="276" w:lineRule="auto"/>
        <w:rPr>
          <w:rFonts w:ascii="Calibri" w:hAnsi="Calibri"/>
          <w:noProof/>
          <w:szCs w:val="22"/>
        </w:rPr>
      </w:pPr>
      <w:hyperlink w:anchor="_Toc335733267" w:history="1">
        <w:r w:rsidRPr="00ED5D7B">
          <w:rPr>
            <w:rStyle w:val="a8"/>
            <w:rFonts w:hint="eastAsia"/>
            <w:b/>
            <w:noProof/>
          </w:rPr>
          <w:t>第</w:t>
        </w:r>
        <w:r w:rsidRPr="00ED5D7B">
          <w:rPr>
            <w:rStyle w:val="a8"/>
            <w:rFonts w:hint="eastAsia"/>
            <w:b/>
            <w:noProof/>
          </w:rPr>
          <w:t>7</w:t>
        </w:r>
        <w:r w:rsidRPr="00ED5D7B">
          <w:rPr>
            <w:rStyle w:val="a8"/>
            <w:rFonts w:hint="eastAsia"/>
            <w:b/>
            <w:noProof/>
          </w:rPr>
          <w:t>条</w:t>
        </w:r>
        <w:r>
          <w:rPr>
            <w:rFonts w:ascii="Calibri" w:hAnsi="Calibri"/>
            <w:noProof/>
            <w:szCs w:val="22"/>
          </w:rPr>
          <w:tab/>
        </w:r>
        <w:r w:rsidR="006F4EC0">
          <w:rPr>
            <w:rStyle w:val="a8"/>
            <w:rFonts w:hAnsi="宋体" w:hint="eastAsia"/>
            <w:b/>
            <w:noProof/>
          </w:rPr>
          <w:t>合伙企业</w:t>
        </w:r>
        <w:r w:rsidRPr="00ED5D7B">
          <w:rPr>
            <w:rStyle w:val="a8"/>
            <w:rFonts w:hAnsi="宋体" w:hint="eastAsia"/>
            <w:b/>
            <w:noProof/>
          </w:rPr>
          <w:t>的财务管理</w:t>
        </w:r>
        <w:r>
          <w:rPr>
            <w:noProof/>
            <w:webHidden/>
          </w:rPr>
          <w:tab/>
        </w:r>
        <w:r>
          <w:rPr>
            <w:noProof/>
            <w:webHidden/>
          </w:rPr>
          <w:fldChar w:fldCharType="begin"/>
        </w:r>
        <w:r>
          <w:rPr>
            <w:noProof/>
            <w:webHidden/>
          </w:rPr>
          <w:instrText xml:space="preserve"> PAGEREF _Toc335733267 \h </w:instrText>
        </w:r>
        <w:r>
          <w:rPr>
            <w:noProof/>
            <w:webHidden/>
          </w:rPr>
        </w:r>
        <w:r>
          <w:rPr>
            <w:noProof/>
            <w:webHidden/>
          </w:rPr>
          <w:fldChar w:fldCharType="separate"/>
        </w:r>
        <w:r>
          <w:rPr>
            <w:noProof/>
            <w:webHidden/>
          </w:rPr>
          <w:t>- 9 -</w:t>
        </w:r>
        <w:r>
          <w:rPr>
            <w:noProof/>
            <w:webHidden/>
          </w:rPr>
          <w:fldChar w:fldCharType="end"/>
        </w:r>
      </w:hyperlink>
    </w:p>
    <w:p w:rsidR="00401CC2" w:rsidRDefault="00401CC2" w:rsidP="00401CC2">
      <w:pPr>
        <w:pStyle w:val="10"/>
        <w:tabs>
          <w:tab w:val="left" w:pos="1050"/>
          <w:tab w:val="right" w:leader="dot" w:pos="8296"/>
        </w:tabs>
        <w:spacing w:line="276" w:lineRule="auto"/>
        <w:rPr>
          <w:rFonts w:ascii="Calibri" w:hAnsi="Calibri"/>
          <w:noProof/>
          <w:szCs w:val="22"/>
        </w:rPr>
      </w:pPr>
      <w:hyperlink w:anchor="_Toc335733268" w:history="1">
        <w:r w:rsidRPr="00ED5D7B">
          <w:rPr>
            <w:rStyle w:val="a8"/>
            <w:rFonts w:hint="eastAsia"/>
            <w:b/>
            <w:noProof/>
          </w:rPr>
          <w:t>第</w:t>
        </w:r>
        <w:r w:rsidRPr="00ED5D7B">
          <w:rPr>
            <w:rStyle w:val="a8"/>
            <w:rFonts w:hint="eastAsia"/>
            <w:b/>
            <w:noProof/>
          </w:rPr>
          <w:t>8</w:t>
        </w:r>
        <w:r w:rsidRPr="00ED5D7B">
          <w:rPr>
            <w:rStyle w:val="a8"/>
            <w:rFonts w:hint="eastAsia"/>
            <w:b/>
            <w:noProof/>
          </w:rPr>
          <w:t>条</w:t>
        </w:r>
        <w:r>
          <w:rPr>
            <w:rFonts w:ascii="Calibri" w:hAnsi="Calibri"/>
            <w:noProof/>
            <w:szCs w:val="22"/>
          </w:rPr>
          <w:tab/>
        </w:r>
        <w:r w:rsidRPr="00ED5D7B">
          <w:rPr>
            <w:rStyle w:val="a8"/>
            <w:rFonts w:hAnsi="宋体" w:hint="eastAsia"/>
            <w:b/>
            <w:noProof/>
          </w:rPr>
          <w:t>权益转让及退伙</w:t>
        </w:r>
        <w:r>
          <w:rPr>
            <w:noProof/>
            <w:webHidden/>
          </w:rPr>
          <w:tab/>
        </w:r>
        <w:r>
          <w:rPr>
            <w:noProof/>
            <w:webHidden/>
          </w:rPr>
          <w:fldChar w:fldCharType="begin"/>
        </w:r>
        <w:r>
          <w:rPr>
            <w:noProof/>
            <w:webHidden/>
          </w:rPr>
          <w:instrText xml:space="preserve"> PAGEREF _Toc335733268 \h </w:instrText>
        </w:r>
        <w:r>
          <w:rPr>
            <w:noProof/>
            <w:webHidden/>
          </w:rPr>
        </w:r>
        <w:r>
          <w:rPr>
            <w:noProof/>
            <w:webHidden/>
          </w:rPr>
          <w:fldChar w:fldCharType="separate"/>
        </w:r>
        <w:r>
          <w:rPr>
            <w:noProof/>
            <w:webHidden/>
          </w:rPr>
          <w:t>- 10 -</w:t>
        </w:r>
        <w:r>
          <w:rPr>
            <w:noProof/>
            <w:webHidden/>
          </w:rPr>
          <w:fldChar w:fldCharType="end"/>
        </w:r>
      </w:hyperlink>
    </w:p>
    <w:p w:rsidR="00401CC2" w:rsidRDefault="00401CC2" w:rsidP="00401CC2">
      <w:pPr>
        <w:pStyle w:val="10"/>
        <w:tabs>
          <w:tab w:val="left" w:pos="1050"/>
          <w:tab w:val="right" w:leader="dot" w:pos="8296"/>
        </w:tabs>
        <w:spacing w:line="276" w:lineRule="auto"/>
        <w:rPr>
          <w:rFonts w:ascii="Calibri" w:hAnsi="Calibri"/>
          <w:noProof/>
          <w:szCs w:val="22"/>
        </w:rPr>
      </w:pPr>
      <w:hyperlink w:anchor="_Toc335733269" w:history="1">
        <w:r w:rsidRPr="00ED5D7B">
          <w:rPr>
            <w:rStyle w:val="a8"/>
            <w:rFonts w:hint="eastAsia"/>
            <w:b/>
            <w:noProof/>
          </w:rPr>
          <w:t>第</w:t>
        </w:r>
        <w:r w:rsidRPr="00ED5D7B">
          <w:rPr>
            <w:rStyle w:val="a8"/>
            <w:rFonts w:hint="eastAsia"/>
            <w:b/>
            <w:noProof/>
          </w:rPr>
          <w:t>9</w:t>
        </w:r>
        <w:r w:rsidRPr="00ED5D7B">
          <w:rPr>
            <w:rStyle w:val="a8"/>
            <w:rFonts w:hint="eastAsia"/>
            <w:b/>
            <w:noProof/>
          </w:rPr>
          <w:t>条</w:t>
        </w:r>
        <w:r>
          <w:rPr>
            <w:rFonts w:ascii="Calibri" w:hAnsi="Calibri"/>
            <w:noProof/>
            <w:szCs w:val="22"/>
          </w:rPr>
          <w:tab/>
        </w:r>
        <w:r w:rsidRPr="00ED5D7B">
          <w:rPr>
            <w:rStyle w:val="a8"/>
            <w:rFonts w:hAnsi="宋体" w:hint="eastAsia"/>
            <w:b/>
            <w:noProof/>
          </w:rPr>
          <w:t>合伙人的权利义务</w:t>
        </w:r>
        <w:r>
          <w:rPr>
            <w:noProof/>
            <w:webHidden/>
          </w:rPr>
          <w:tab/>
        </w:r>
        <w:r>
          <w:rPr>
            <w:noProof/>
            <w:webHidden/>
          </w:rPr>
          <w:fldChar w:fldCharType="begin"/>
        </w:r>
        <w:r>
          <w:rPr>
            <w:noProof/>
            <w:webHidden/>
          </w:rPr>
          <w:instrText xml:space="preserve"> PAGEREF _Toc335733269 \h </w:instrText>
        </w:r>
        <w:r>
          <w:rPr>
            <w:noProof/>
            <w:webHidden/>
          </w:rPr>
        </w:r>
        <w:r>
          <w:rPr>
            <w:noProof/>
            <w:webHidden/>
          </w:rPr>
          <w:fldChar w:fldCharType="separate"/>
        </w:r>
        <w:r>
          <w:rPr>
            <w:noProof/>
            <w:webHidden/>
          </w:rPr>
          <w:t>- 14 -</w:t>
        </w:r>
        <w:r>
          <w:rPr>
            <w:noProof/>
            <w:webHidden/>
          </w:rPr>
          <w:fldChar w:fldCharType="end"/>
        </w:r>
      </w:hyperlink>
    </w:p>
    <w:p w:rsidR="00401CC2" w:rsidRDefault="00401CC2" w:rsidP="00401CC2">
      <w:pPr>
        <w:pStyle w:val="10"/>
        <w:tabs>
          <w:tab w:val="left" w:pos="1050"/>
          <w:tab w:val="right" w:leader="dot" w:pos="8296"/>
        </w:tabs>
        <w:spacing w:line="276" w:lineRule="auto"/>
        <w:rPr>
          <w:rFonts w:ascii="Calibri" w:hAnsi="Calibri"/>
          <w:noProof/>
          <w:szCs w:val="22"/>
        </w:rPr>
      </w:pPr>
      <w:hyperlink w:anchor="_Toc335733270" w:history="1">
        <w:r w:rsidRPr="00ED5D7B">
          <w:rPr>
            <w:rStyle w:val="a8"/>
            <w:rFonts w:hint="eastAsia"/>
            <w:b/>
            <w:noProof/>
          </w:rPr>
          <w:t>第</w:t>
        </w:r>
        <w:r w:rsidRPr="00ED5D7B">
          <w:rPr>
            <w:rStyle w:val="a8"/>
            <w:rFonts w:hint="eastAsia"/>
            <w:b/>
            <w:noProof/>
          </w:rPr>
          <w:t>10</w:t>
        </w:r>
        <w:r w:rsidRPr="00ED5D7B">
          <w:rPr>
            <w:rStyle w:val="a8"/>
            <w:rFonts w:hint="eastAsia"/>
            <w:b/>
            <w:noProof/>
          </w:rPr>
          <w:t>条</w:t>
        </w:r>
        <w:r>
          <w:rPr>
            <w:rFonts w:ascii="Calibri" w:hAnsi="Calibri"/>
            <w:noProof/>
            <w:szCs w:val="22"/>
          </w:rPr>
          <w:tab/>
        </w:r>
        <w:r w:rsidRPr="00ED5D7B">
          <w:rPr>
            <w:rStyle w:val="a8"/>
            <w:rFonts w:hAnsi="宋体" w:hint="eastAsia"/>
            <w:b/>
            <w:noProof/>
          </w:rPr>
          <w:t>陈述与保证</w:t>
        </w:r>
        <w:r>
          <w:rPr>
            <w:noProof/>
            <w:webHidden/>
          </w:rPr>
          <w:tab/>
        </w:r>
        <w:r>
          <w:rPr>
            <w:noProof/>
            <w:webHidden/>
          </w:rPr>
          <w:fldChar w:fldCharType="begin"/>
        </w:r>
        <w:r>
          <w:rPr>
            <w:noProof/>
            <w:webHidden/>
          </w:rPr>
          <w:instrText xml:space="preserve"> PAGEREF _Toc335733270 \h </w:instrText>
        </w:r>
        <w:r>
          <w:rPr>
            <w:noProof/>
            <w:webHidden/>
          </w:rPr>
        </w:r>
        <w:r>
          <w:rPr>
            <w:noProof/>
            <w:webHidden/>
          </w:rPr>
          <w:fldChar w:fldCharType="separate"/>
        </w:r>
        <w:r>
          <w:rPr>
            <w:noProof/>
            <w:webHidden/>
          </w:rPr>
          <w:t>- 16 -</w:t>
        </w:r>
        <w:r>
          <w:rPr>
            <w:noProof/>
            <w:webHidden/>
          </w:rPr>
          <w:fldChar w:fldCharType="end"/>
        </w:r>
      </w:hyperlink>
    </w:p>
    <w:p w:rsidR="00401CC2" w:rsidRDefault="00401CC2" w:rsidP="00401CC2">
      <w:pPr>
        <w:pStyle w:val="10"/>
        <w:tabs>
          <w:tab w:val="left" w:pos="1050"/>
          <w:tab w:val="right" w:leader="dot" w:pos="8296"/>
        </w:tabs>
        <w:spacing w:line="276" w:lineRule="auto"/>
        <w:rPr>
          <w:rFonts w:ascii="Calibri" w:hAnsi="Calibri"/>
          <w:noProof/>
          <w:szCs w:val="22"/>
        </w:rPr>
      </w:pPr>
      <w:hyperlink w:anchor="_Toc335733271" w:history="1">
        <w:r w:rsidRPr="00ED5D7B">
          <w:rPr>
            <w:rStyle w:val="a8"/>
            <w:rFonts w:hint="eastAsia"/>
            <w:b/>
            <w:noProof/>
          </w:rPr>
          <w:t>第</w:t>
        </w:r>
        <w:r w:rsidRPr="00ED5D7B">
          <w:rPr>
            <w:rStyle w:val="a8"/>
            <w:rFonts w:hint="eastAsia"/>
            <w:b/>
            <w:noProof/>
          </w:rPr>
          <w:t>11</w:t>
        </w:r>
        <w:r w:rsidRPr="00ED5D7B">
          <w:rPr>
            <w:rStyle w:val="a8"/>
            <w:rFonts w:hint="eastAsia"/>
            <w:b/>
            <w:noProof/>
          </w:rPr>
          <w:t>条</w:t>
        </w:r>
        <w:r>
          <w:rPr>
            <w:rFonts w:ascii="Calibri" w:hAnsi="Calibri"/>
            <w:noProof/>
            <w:szCs w:val="22"/>
          </w:rPr>
          <w:tab/>
        </w:r>
        <w:r w:rsidR="006F4EC0">
          <w:rPr>
            <w:rStyle w:val="a8"/>
            <w:rFonts w:hAnsi="宋体" w:hint="eastAsia"/>
            <w:b/>
            <w:noProof/>
          </w:rPr>
          <w:t>合伙企业</w:t>
        </w:r>
        <w:r w:rsidRPr="00ED5D7B">
          <w:rPr>
            <w:rStyle w:val="a8"/>
            <w:rFonts w:hAnsi="宋体" w:hint="eastAsia"/>
            <w:b/>
            <w:noProof/>
          </w:rPr>
          <w:t>的解散与清算</w:t>
        </w:r>
        <w:r>
          <w:rPr>
            <w:noProof/>
            <w:webHidden/>
          </w:rPr>
          <w:tab/>
        </w:r>
        <w:r>
          <w:rPr>
            <w:noProof/>
            <w:webHidden/>
          </w:rPr>
          <w:fldChar w:fldCharType="begin"/>
        </w:r>
        <w:r>
          <w:rPr>
            <w:noProof/>
            <w:webHidden/>
          </w:rPr>
          <w:instrText xml:space="preserve"> PAGEREF _Toc335733271 \h </w:instrText>
        </w:r>
        <w:r>
          <w:rPr>
            <w:noProof/>
            <w:webHidden/>
          </w:rPr>
        </w:r>
        <w:r>
          <w:rPr>
            <w:noProof/>
            <w:webHidden/>
          </w:rPr>
          <w:fldChar w:fldCharType="separate"/>
        </w:r>
        <w:r>
          <w:rPr>
            <w:noProof/>
            <w:webHidden/>
          </w:rPr>
          <w:t>- 17 -</w:t>
        </w:r>
        <w:r>
          <w:rPr>
            <w:noProof/>
            <w:webHidden/>
          </w:rPr>
          <w:fldChar w:fldCharType="end"/>
        </w:r>
      </w:hyperlink>
    </w:p>
    <w:p w:rsidR="00401CC2" w:rsidRDefault="00401CC2" w:rsidP="00401CC2">
      <w:pPr>
        <w:pStyle w:val="10"/>
        <w:tabs>
          <w:tab w:val="left" w:pos="1050"/>
          <w:tab w:val="right" w:leader="dot" w:pos="8296"/>
        </w:tabs>
        <w:spacing w:line="276" w:lineRule="auto"/>
        <w:rPr>
          <w:rFonts w:ascii="Calibri" w:hAnsi="Calibri"/>
          <w:noProof/>
          <w:szCs w:val="22"/>
        </w:rPr>
      </w:pPr>
      <w:hyperlink w:anchor="_Toc335733272" w:history="1">
        <w:r w:rsidRPr="00ED5D7B">
          <w:rPr>
            <w:rStyle w:val="a8"/>
            <w:rFonts w:hint="eastAsia"/>
            <w:b/>
            <w:noProof/>
          </w:rPr>
          <w:t>第</w:t>
        </w:r>
        <w:r w:rsidRPr="00ED5D7B">
          <w:rPr>
            <w:rStyle w:val="a8"/>
            <w:rFonts w:hint="eastAsia"/>
            <w:b/>
            <w:noProof/>
          </w:rPr>
          <w:t>12</w:t>
        </w:r>
        <w:r w:rsidRPr="00ED5D7B">
          <w:rPr>
            <w:rStyle w:val="a8"/>
            <w:rFonts w:hint="eastAsia"/>
            <w:b/>
            <w:noProof/>
          </w:rPr>
          <w:t>条</w:t>
        </w:r>
        <w:r>
          <w:rPr>
            <w:rFonts w:ascii="Calibri" w:hAnsi="Calibri"/>
            <w:noProof/>
            <w:szCs w:val="22"/>
          </w:rPr>
          <w:tab/>
        </w:r>
        <w:r w:rsidRPr="00ED5D7B">
          <w:rPr>
            <w:rStyle w:val="a8"/>
            <w:rFonts w:hAnsi="宋体" w:hint="eastAsia"/>
            <w:b/>
            <w:noProof/>
          </w:rPr>
          <w:t>违约责任及免责</w:t>
        </w:r>
        <w:r>
          <w:rPr>
            <w:noProof/>
            <w:webHidden/>
          </w:rPr>
          <w:tab/>
        </w:r>
        <w:r>
          <w:rPr>
            <w:noProof/>
            <w:webHidden/>
          </w:rPr>
          <w:fldChar w:fldCharType="begin"/>
        </w:r>
        <w:r>
          <w:rPr>
            <w:noProof/>
            <w:webHidden/>
          </w:rPr>
          <w:instrText xml:space="preserve"> PAGEREF _Toc335733272 \h </w:instrText>
        </w:r>
        <w:r>
          <w:rPr>
            <w:noProof/>
            <w:webHidden/>
          </w:rPr>
        </w:r>
        <w:r>
          <w:rPr>
            <w:noProof/>
            <w:webHidden/>
          </w:rPr>
          <w:fldChar w:fldCharType="separate"/>
        </w:r>
        <w:r>
          <w:rPr>
            <w:noProof/>
            <w:webHidden/>
          </w:rPr>
          <w:t>- 18 -</w:t>
        </w:r>
        <w:r>
          <w:rPr>
            <w:noProof/>
            <w:webHidden/>
          </w:rPr>
          <w:fldChar w:fldCharType="end"/>
        </w:r>
      </w:hyperlink>
    </w:p>
    <w:p w:rsidR="00401CC2" w:rsidRDefault="00401CC2" w:rsidP="00401CC2">
      <w:pPr>
        <w:pStyle w:val="10"/>
        <w:tabs>
          <w:tab w:val="left" w:pos="1050"/>
          <w:tab w:val="right" w:leader="dot" w:pos="8296"/>
        </w:tabs>
        <w:spacing w:line="276" w:lineRule="auto"/>
        <w:rPr>
          <w:rFonts w:ascii="Calibri" w:hAnsi="Calibri"/>
          <w:noProof/>
          <w:szCs w:val="22"/>
        </w:rPr>
      </w:pPr>
      <w:hyperlink w:anchor="_Toc335733273" w:history="1">
        <w:r w:rsidRPr="00ED5D7B">
          <w:rPr>
            <w:rStyle w:val="a8"/>
            <w:rFonts w:hint="eastAsia"/>
            <w:b/>
            <w:noProof/>
          </w:rPr>
          <w:t>第</w:t>
        </w:r>
        <w:r w:rsidRPr="00ED5D7B">
          <w:rPr>
            <w:rStyle w:val="a8"/>
            <w:rFonts w:hint="eastAsia"/>
            <w:b/>
            <w:noProof/>
          </w:rPr>
          <w:t>13</w:t>
        </w:r>
        <w:r w:rsidRPr="00ED5D7B">
          <w:rPr>
            <w:rStyle w:val="a8"/>
            <w:rFonts w:hint="eastAsia"/>
            <w:b/>
            <w:noProof/>
          </w:rPr>
          <w:t>条</w:t>
        </w:r>
        <w:r>
          <w:rPr>
            <w:rFonts w:ascii="Calibri" w:hAnsi="Calibri"/>
            <w:noProof/>
            <w:szCs w:val="22"/>
          </w:rPr>
          <w:tab/>
        </w:r>
        <w:r w:rsidRPr="00ED5D7B">
          <w:rPr>
            <w:rStyle w:val="a8"/>
            <w:rFonts w:hAnsi="宋体" w:hint="eastAsia"/>
            <w:b/>
            <w:noProof/>
          </w:rPr>
          <w:t>其他条款</w:t>
        </w:r>
        <w:r>
          <w:rPr>
            <w:noProof/>
            <w:webHidden/>
          </w:rPr>
          <w:tab/>
        </w:r>
        <w:r>
          <w:rPr>
            <w:noProof/>
            <w:webHidden/>
          </w:rPr>
          <w:fldChar w:fldCharType="begin"/>
        </w:r>
        <w:r>
          <w:rPr>
            <w:noProof/>
            <w:webHidden/>
          </w:rPr>
          <w:instrText xml:space="preserve"> PAGEREF _Toc335733273 \h </w:instrText>
        </w:r>
        <w:r>
          <w:rPr>
            <w:noProof/>
            <w:webHidden/>
          </w:rPr>
        </w:r>
        <w:r>
          <w:rPr>
            <w:noProof/>
            <w:webHidden/>
          </w:rPr>
          <w:fldChar w:fldCharType="separate"/>
        </w:r>
        <w:r>
          <w:rPr>
            <w:noProof/>
            <w:webHidden/>
          </w:rPr>
          <w:t>- 19 -</w:t>
        </w:r>
        <w:r>
          <w:rPr>
            <w:noProof/>
            <w:webHidden/>
          </w:rPr>
          <w:fldChar w:fldCharType="end"/>
        </w:r>
      </w:hyperlink>
    </w:p>
    <w:p w:rsidR="00401CC2" w:rsidRDefault="00401CC2" w:rsidP="00401CC2">
      <w:pPr>
        <w:pStyle w:val="10"/>
        <w:tabs>
          <w:tab w:val="left" w:pos="1050"/>
          <w:tab w:val="right" w:leader="dot" w:pos="8296"/>
        </w:tabs>
        <w:spacing w:line="276" w:lineRule="auto"/>
        <w:rPr>
          <w:rFonts w:ascii="Calibri" w:hAnsi="Calibri"/>
          <w:noProof/>
          <w:szCs w:val="22"/>
        </w:rPr>
      </w:pPr>
      <w:hyperlink w:anchor="_Toc335733274" w:history="1">
        <w:r w:rsidRPr="00ED5D7B">
          <w:rPr>
            <w:rStyle w:val="a8"/>
            <w:rFonts w:hint="eastAsia"/>
            <w:b/>
            <w:noProof/>
          </w:rPr>
          <w:t>第</w:t>
        </w:r>
        <w:r w:rsidRPr="00ED5D7B">
          <w:rPr>
            <w:rStyle w:val="a8"/>
            <w:rFonts w:hint="eastAsia"/>
            <w:b/>
            <w:noProof/>
          </w:rPr>
          <w:t>14</w:t>
        </w:r>
        <w:r w:rsidRPr="00ED5D7B">
          <w:rPr>
            <w:rStyle w:val="a8"/>
            <w:rFonts w:hint="eastAsia"/>
            <w:b/>
            <w:noProof/>
          </w:rPr>
          <w:t>条</w:t>
        </w:r>
        <w:r>
          <w:rPr>
            <w:rFonts w:ascii="Calibri" w:hAnsi="Calibri"/>
            <w:noProof/>
            <w:szCs w:val="22"/>
          </w:rPr>
          <w:tab/>
        </w:r>
        <w:r w:rsidRPr="00ED5D7B">
          <w:rPr>
            <w:rStyle w:val="a8"/>
            <w:rFonts w:hAnsi="宋体" w:hint="eastAsia"/>
            <w:b/>
            <w:noProof/>
          </w:rPr>
          <w:t>释义</w:t>
        </w:r>
        <w:r>
          <w:rPr>
            <w:noProof/>
            <w:webHidden/>
          </w:rPr>
          <w:tab/>
        </w:r>
        <w:r>
          <w:rPr>
            <w:noProof/>
            <w:webHidden/>
          </w:rPr>
          <w:fldChar w:fldCharType="begin"/>
        </w:r>
        <w:r>
          <w:rPr>
            <w:noProof/>
            <w:webHidden/>
          </w:rPr>
          <w:instrText xml:space="preserve"> PAGEREF _Toc335733274 \h </w:instrText>
        </w:r>
        <w:r>
          <w:rPr>
            <w:noProof/>
            <w:webHidden/>
          </w:rPr>
        </w:r>
        <w:r>
          <w:rPr>
            <w:noProof/>
            <w:webHidden/>
          </w:rPr>
          <w:fldChar w:fldCharType="separate"/>
        </w:r>
        <w:r>
          <w:rPr>
            <w:noProof/>
            <w:webHidden/>
          </w:rPr>
          <w:t>- 22 -</w:t>
        </w:r>
        <w:r>
          <w:rPr>
            <w:noProof/>
            <w:webHidden/>
          </w:rPr>
          <w:fldChar w:fldCharType="end"/>
        </w:r>
      </w:hyperlink>
    </w:p>
    <w:p w:rsidR="00401CC2" w:rsidRDefault="00401CC2" w:rsidP="00401CC2">
      <w:pPr>
        <w:pStyle w:val="10"/>
        <w:tabs>
          <w:tab w:val="right" w:leader="dot" w:pos="8296"/>
        </w:tabs>
        <w:spacing w:line="276" w:lineRule="auto"/>
        <w:rPr>
          <w:rFonts w:ascii="Calibri" w:hAnsi="Calibri"/>
          <w:noProof/>
          <w:szCs w:val="22"/>
        </w:rPr>
      </w:pPr>
      <w:hyperlink w:anchor="_Toc335733275" w:history="1">
        <w:r w:rsidRPr="00401CC2">
          <w:rPr>
            <w:rStyle w:val="a8"/>
            <w:rFonts w:ascii="宋体" w:hAnsi="宋体" w:hint="eastAsia"/>
            <w:b/>
            <w:noProof/>
          </w:rPr>
          <w:t>附件一：认缴承</w:t>
        </w:r>
        <w:r w:rsidRPr="00401CC2">
          <w:rPr>
            <w:rStyle w:val="a8"/>
            <w:rFonts w:ascii="宋体" w:hAnsi="宋体" w:hint="eastAsia"/>
            <w:b/>
            <w:noProof/>
          </w:rPr>
          <w:t>诺</w:t>
        </w:r>
        <w:r w:rsidRPr="00401CC2">
          <w:rPr>
            <w:rStyle w:val="a8"/>
            <w:rFonts w:ascii="宋体" w:hAnsi="宋体" w:hint="eastAsia"/>
            <w:b/>
            <w:noProof/>
          </w:rPr>
          <w:t>书</w:t>
        </w:r>
        <w:r>
          <w:rPr>
            <w:noProof/>
            <w:webHidden/>
          </w:rPr>
          <w:tab/>
        </w:r>
        <w:r>
          <w:rPr>
            <w:noProof/>
            <w:webHidden/>
          </w:rPr>
          <w:fldChar w:fldCharType="begin"/>
        </w:r>
        <w:r>
          <w:rPr>
            <w:noProof/>
            <w:webHidden/>
          </w:rPr>
          <w:instrText xml:space="preserve"> PAGEREF _Toc335733275 \h </w:instrText>
        </w:r>
        <w:r>
          <w:rPr>
            <w:noProof/>
            <w:webHidden/>
          </w:rPr>
        </w:r>
        <w:r>
          <w:rPr>
            <w:noProof/>
            <w:webHidden/>
          </w:rPr>
          <w:fldChar w:fldCharType="separate"/>
        </w:r>
        <w:r>
          <w:rPr>
            <w:noProof/>
            <w:webHidden/>
          </w:rPr>
          <w:t>- 1 -</w:t>
        </w:r>
        <w:r>
          <w:rPr>
            <w:noProof/>
            <w:webHidden/>
          </w:rPr>
          <w:fldChar w:fldCharType="end"/>
        </w:r>
      </w:hyperlink>
    </w:p>
    <w:p w:rsidR="00401CC2" w:rsidRDefault="00401CC2" w:rsidP="00401CC2">
      <w:pPr>
        <w:pStyle w:val="10"/>
        <w:tabs>
          <w:tab w:val="right" w:leader="dot" w:pos="8296"/>
        </w:tabs>
        <w:spacing w:line="276" w:lineRule="auto"/>
        <w:rPr>
          <w:rFonts w:ascii="Calibri" w:hAnsi="Calibri"/>
          <w:noProof/>
          <w:szCs w:val="22"/>
        </w:rPr>
      </w:pPr>
      <w:hyperlink w:anchor="_Toc335733276" w:history="1">
        <w:r w:rsidRPr="00401CC2">
          <w:rPr>
            <w:rStyle w:val="a8"/>
            <w:rFonts w:hAnsi="宋体" w:hint="eastAsia"/>
            <w:b/>
            <w:noProof/>
          </w:rPr>
          <w:t>附件二：受让确认函</w:t>
        </w:r>
        <w:r>
          <w:rPr>
            <w:noProof/>
            <w:webHidden/>
          </w:rPr>
          <w:tab/>
        </w:r>
        <w:r>
          <w:rPr>
            <w:noProof/>
            <w:webHidden/>
          </w:rPr>
          <w:fldChar w:fldCharType="begin"/>
        </w:r>
        <w:r>
          <w:rPr>
            <w:noProof/>
            <w:webHidden/>
          </w:rPr>
          <w:instrText xml:space="preserve"> PAGEREF _Toc335733276 \h </w:instrText>
        </w:r>
        <w:r>
          <w:rPr>
            <w:noProof/>
            <w:webHidden/>
          </w:rPr>
        </w:r>
        <w:r>
          <w:rPr>
            <w:noProof/>
            <w:webHidden/>
          </w:rPr>
          <w:fldChar w:fldCharType="separate"/>
        </w:r>
        <w:r>
          <w:rPr>
            <w:noProof/>
            <w:webHidden/>
          </w:rPr>
          <w:t>- 1 -</w:t>
        </w:r>
        <w:r>
          <w:rPr>
            <w:noProof/>
            <w:webHidden/>
          </w:rPr>
          <w:fldChar w:fldCharType="end"/>
        </w:r>
      </w:hyperlink>
    </w:p>
    <w:p w:rsidR="00357C8A" w:rsidRPr="00093B42" w:rsidRDefault="00976B48" w:rsidP="00401CC2">
      <w:pPr>
        <w:adjustRightInd w:val="0"/>
        <w:snapToGrid w:val="0"/>
        <w:spacing w:line="276" w:lineRule="auto"/>
        <w:rPr>
          <w:b/>
          <w:color w:val="000000"/>
          <w:sz w:val="24"/>
        </w:rPr>
      </w:pPr>
      <w:r w:rsidRPr="004B2F37">
        <w:rPr>
          <w:color w:val="000000"/>
          <w:sz w:val="24"/>
        </w:rPr>
        <w:fldChar w:fldCharType="end"/>
      </w:r>
    </w:p>
    <w:p w:rsidR="00357C8A" w:rsidRPr="00093B42" w:rsidRDefault="00357C8A" w:rsidP="00357C8A">
      <w:pPr>
        <w:adjustRightInd w:val="0"/>
        <w:snapToGrid w:val="0"/>
        <w:jc w:val="center"/>
        <w:rPr>
          <w:b/>
          <w:color w:val="000000"/>
          <w:sz w:val="24"/>
        </w:rPr>
        <w:sectPr w:rsidR="00357C8A" w:rsidRPr="00093B42" w:rsidSect="003A3C68">
          <w:footerReference w:type="first" r:id="rId11"/>
          <w:pgSz w:w="11906" w:h="16838"/>
          <w:pgMar w:top="1440" w:right="1800" w:bottom="1440" w:left="1800" w:header="851" w:footer="992" w:gutter="0"/>
          <w:pgNumType w:fmt="upperRoman" w:start="1"/>
          <w:cols w:space="425"/>
          <w:titlePg/>
          <w:docGrid w:type="lines" w:linePitch="312"/>
        </w:sectPr>
      </w:pPr>
    </w:p>
    <w:p w:rsidR="00357C8A" w:rsidRPr="00093B42" w:rsidRDefault="00357C8A" w:rsidP="00357C8A">
      <w:pPr>
        <w:adjustRightInd w:val="0"/>
        <w:snapToGrid w:val="0"/>
        <w:jc w:val="center"/>
        <w:rPr>
          <w:b/>
          <w:color w:val="000000"/>
          <w:sz w:val="30"/>
          <w:szCs w:val="30"/>
        </w:rPr>
      </w:pPr>
      <w:r w:rsidRPr="00093B42">
        <w:rPr>
          <w:rFonts w:hAnsi="宋体"/>
          <w:b/>
          <w:color w:val="000000"/>
          <w:sz w:val="30"/>
          <w:szCs w:val="30"/>
        </w:rPr>
        <w:lastRenderedPageBreak/>
        <w:t>合伙协议</w:t>
      </w:r>
    </w:p>
    <w:p w:rsidR="00357C8A" w:rsidRPr="00093B42" w:rsidRDefault="00357C8A" w:rsidP="00357C8A">
      <w:pPr>
        <w:jc w:val="left"/>
        <w:rPr>
          <w:color w:val="000000"/>
          <w:sz w:val="24"/>
        </w:rPr>
      </w:pPr>
    </w:p>
    <w:p w:rsidR="00357C8A" w:rsidRPr="00093B42" w:rsidRDefault="00357C8A" w:rsidP="00357C8A">
      <w:pPr>
        <w:rPr>
          <w:color w:val="000000"/>
          <w:sz w:val="24"/>
        </w:rPr>
      </w:pPr>
    </w:p>
    <w:p w:rsidR="00357C8A" w:rsidRPr="00093B42" w:rsidRDefault="00357C8A" w:rsidP="00357C8A">
      <w:pPr>
        <w:adjustRightInd w:val="0"/>
        <w:snapToGrid w:val="0"/>
        <w:ind w:firstLineChars="200" w:firstLine="480"/>
        <w:jc w:val="left"/>
        <w:rPr>
          <w:color w:val="000000"/>
          <w:sz w:val="24"/>
        </w:rPr>
      </w:pPr>
      <w:r w:rsidRPr="00093B42">
        <w:rPr>
          <w:rFonts w:hAnsi="宋体" w:hint="eastAsia"/>
          <w:color w:val="000000"/>
          <w:sz w:val="24"/>
        </w:rPr>
        <w:t>【</w:t>
      </w:r>
      <w:r w:rsidR="00CE77CB">
        <w:rPr>
          <w:rFonts w:hAnsi="宋体" w:hint="eastAsia"/>
          <w:color w:val="000000"/>
          <w:sz w:val="24"/>
        </w:rPr>
        <w:t>XXXXXXXXXXXX</w:t>
      </w:r>
      <w:r w:rsidR="00715D87" w:rsidRPr="00093B42">
        <w:rPr>
          <w:rFonts w:hAnsi="宋体" w:hint="eastAsia"/>
          <w:color w:val="000000"/>
          <w:sz w:val="24"/>
        </w:rPr>
        <w:t>（上海）股权投资管理有限公司</w:t>
      </w:r>
      <w:r w:rsidRPr="00093B42">
        <w:rPr>
          <w:rFonts w:hAnsi="宋体" w:hint="eastAsia"/>
          <w:color w:val="000000"/>
          <w:sz w:val="24"/>
        </w:rPr>
        <w:t>】</w:t>
      </w:r>
      <w:r w:rsidRPr="00093B42">
        <w:rPr>
          <w:rFonts w:hAnsi="宋体"/>
          <w:color w:val="000000"/>
          <w:sz w:val="24"/>
        </w:rPr>
        <w:t>作为普通合伙人，与本协议附件一所列的有限合伙人（普通合伙人及有限合伙人合称</w:t>
      </w:r>
      <w:r w:rsidRPr="00093B42">
        <w:rPr>
          <w:color w:val="000000"/>
          <w:sz w:val="24"/>
        </w:rPr>
        <w:t>“</w:t>
      </w:r>
      <w:r w:rsidRPr="00093B42">
        <w:rPr>
          <w:rFonts w:hAnsi="宋体"/>
          <w:color w:val="000000"/>
          <w:sz w:val="24"/>
        </w:rPr>
        <w:t>合伙人</w:t>
      </w:r>
      <w:r w:rsidRPr="00093B42">
        <w:rPr>
          <w:color w:val="000000"/>
          <w:sz w:val="24"/>
        </w:rPr>
        <w:t>”</w:t>
      </w:r>
      <w:r w:rsidRPr="00093B42">
        <w:rPr>
          <w:rFonts w:hAnsi="宋体"/>
          <w:color w:val="000000"/>
          <w:sz w:val="24"/>
        </w:rPr>
        <w:t>或</w:t>
      </w:r>
      <w:r w:rsidRPr="00093B42">
        <w:rPr>
          <w:color w:val="000000"/>
          <w:sz w:val="24"/>
        </w:rPr>
        <w:t>“</w:t>
      </w:r>
      <w:r w:rsidRPr="00093B42">
        <w:rPr>
          <w:rFonts w:hAnsi="宋体"/>
          <w:color w:val="000000"/>
          <w:sz w:val="24"/>
        </w:rPr>
        <w:t>各方</w:t>
      </w:r>
      <w:r w:rsidRPr="00093B42">
        <w:rPr>
          <w:color w:val="000000"/>
          <w:sz w:val="24"/>
        </w:rPr>
        <w:t>”</w:t>
      </w:r>
      <w:r w:rsidRPr="00093B42">
        <w:rPr>
          <w:rFonts w:hAnsi="宋体"/>
          <w:color w:val="000000"/>
          <w:sz w:val="24"/>
        </w:rPr>
        <w:t>）同意按照《中华人民共和国合伙企业法》（</w:t>
      </w:r>
      <w:r w:rsidRPr="00093B42">
        <w:rPr>
          <w:color w:val="000000"/>
          <w:sz w:val="24"/>
        </w:rPr>
        <w:t>“</w:t>
      </w:r>
      <w:r w:rsidRPr="00093B42">
        <w:rPr>
          <w:rFonts w:hAnsi="宋体"/>
          <w:color w:val="000000"/>
          <w:sz w:val="24"/>
        </w:rPr>
        <w:t>《合伙企业法》</w:t>
      </w:r>
      <w:r w:rsidRPr="00093B42">
        <w:rPr>
          <w:color w:val="000000"/>
          <w:sz w:val="24"/>
        </w:rPr>
        <w:t>”</w:t>
      </w:r>
      <w:r w:rsidRPr="00093B42">
        <w:rPr>
          <w:rFonts w:hAnsi="宋体"/>
          <w:color w:val="000000"/>
          <w:sz w:val="24"/>
        </w:rPr>
        <w:t>）及其他相关法律法规规定，在</w:t>
      </w:r>
      <w:r w:rsidR="00EA4E32" w:rsidRPr="00093B42">
        <w:rPr>
          <w:rFonts w:hAnsi="宋体" w:hint="eastAsia"/>
          <w:color w:val="000000"/>
          <w:sz w:val="24"/>
        </w:rPr>
        <w:t>【</w:t>
      </w:r>
      <w:r w:rsidR="00857B9A">
        <w:rPr>
          <w:rFonts w:hAnsi="宋体" w:hint="eastAsia"/>
          <w:color w:val="000000"/>
          <w:sz w:val="24"/>
        </w:rPr>
        <w:t>上海</w:t>
      </w:r>
      <w:r w:rsidRPr="00093B42">
        <w:rPr>
          <w:rFonts w:hAnsi="宋体" w:hint="eastAsia"/>
          <w:color w:val="000000"/>
          <w:sz w:val="24"/>
        </w:rPr>
        <w:t>】</w:t>
      </w:r>
      <w:r w:rsidRPr="00093B42">
        <w:rPr>
          <w:rFonts w:hAnsi="宋体"/>
          <w:color w:val="000000"/>
          <w:sz w:val="24"/>
        </w:rPr>
        <w:t>设立一家有限合伙企业，从事投资业务。各方经协商一致，共同订立本协议。</w:t>
      </w:r>
    </w:p>
    <w:p w:rsidR="00357C8A" w:rsidRPr="00093B42" w:rsidRDefault="00357C8A" w:rsidP="00357C8A">
      <w:pPr>
        <w:jc w:val="left"/>
        <w:rPr>
          <w:color w:val="000000"/>
          <w:sz w:val="24"/>
        </w:rPr>
      </w:pPr>
    </w:p>
    <w:p w:rsidR="00357C8A" w:rsidRPr="00093B42" w:rsidRDefault="00357C8A" w:rsidP="00357C8A">
      <w:pPr>
        <w:jc w:val="left"/>
        <w:rPr>
          <w:rFonts w:hint="eastAsia"/>
          <w:color w:val="000000"/>
          <w:sz w:val="24"/>
        </w:rPr>
      </w:pPr>
    </w:p>
    <w:p w:rsidR="00357C8A" w:rsidRPr="00093B42" w:rsidRDefault="00357C8A" w:rsidP="00357C8A">
      <w:pPr>
        <w:numPr>
          <w:ilvl w:val="0"/>
          <w:numId w:val="2"/>
        </w:numPr>
        <w:adjustRightInd w:val="0"/>
        <w:snapToGrid w:val="0"/>
        <w:jc w:val="left"/>
        <w:outlineLvl w:val="0"/>
        <w:rPr>
          <w:b/>
          <w:color w:val="000000"/>
          <w:sz w:val="24"/>
        </w:rPr>
      </w:pPr>
      <w:r w:rsidRPr="00093B42">
        <w:rPr>
          <w:b/>
          <w:color w:val="000000"/>
          <w:sz w:val="24"/>
        </w:rPr>
        <w:t xml:space="preserve"> </w:t>
      </w:r>
      <w:r w:rsidR="006F4EC0">
        <w:rPr>
          <w:rFonts w:hAnsi="宋体"/>
          <w:b/>
          <w:color w:val="000000"/>
          <w:sz w:val="24"/>
        </w:rPr>
        <w:t>合伙企业</w:t>
      </w:r>
    </w:p>
    <w:p w:rsidR="00357C8A" w:rsidRPr="00093B42" w:rsidRDefault="00357C8A" w:rsidP="00357C8A">
      <w:pPr>
        <w:jc w:val="left"/>
        <w:rPr>
          <w:color w:val="000000"/>
          <w:sz w:val="24"/>
        </w:rPr>
      </w:pPr>
    </w:p>
    <w:p w:rsidR="00357C8A" w:rsidRPr="00093B42" w:rsidRDefault="00357C8A" w:rsidP="00357C8A">
      <w:pPr>
        <w:numPr>
          <w:ilvl w:val="1"/>
          <w:numId w:val="1"/>
        </w:numPr>
        <w:ind w:leftChars="200" w:left="959" w:hanging="539"/>
        <w:jc w:val="left"/>
        <w:rPr>
          <w:b/>
          <w:color w:val="000000"/>
          <w:sz w:val="24"/>
        </w:rPr>
      </w:pPr>
      <w:r w:rsidRPr="00093B42">
        <w:rPr>
          <w:rFonts w:hAnsi="宋体"/>
          <w:b/>
          <w:color w:val="000000"/>
          <w:sz w:val="24"/>
        </w:rPr>
        <w:t>设立</w:t>
      </w:r>
    </w:p>
    <w:p w:rsidR="00357C8A" w:rsidRPr="00093B42" w:rsidRDefault="00357C8A" w:rsidP="00357C8A">
      <w:pPr>
        <w:ind w:left="840"/>
        <w:jc w:val="left"/>
        <w:rPr>
          <w:color w:val="000000"/>
          <w:sz w:val="24"/>
        </w:rPr>
      </w:pPr>
    </w:p>
    <w:p w:rsidR="00357C8A" w:rsidRPr="00093B42" w:rsidRDefault="00357C8A" w:rsidP="00357C8A">
      <w:pPr>
        <w:numPr>
          <w:ilvl w:val="1"/>
          <w:numId w:val="2"/>
        </w:numPr>
        <w:ind w:leftChars="200" w:hangingChars="350" w:hanging="840"/>
        <w:jc w:val="left"/>
        <w:rPr>
          <w:color w:val="000000"/>
          <w:sz w:val="24"/>
        </w:rPr>
      </w:pPr>
      <w:r w:rsidRPr="00093B42">
        <w:rPr>
          <w:rFonts w:hAnsi="宋体"/>
          <w:color w:val="000000"/>
          <w:sz w:val="24"/>
        </w:rPr>
        <w:t>合伙人同意根据《合伙企业法》、其他相关法律法规规定及本协议的条款共同设立一家有限合伙企业（</w:t>
      </w:r>
      <w:r w:rsidRPr="00093B42">
        <w:rPr>
          <w:color w:val="000000"/>
          <w:sz w:val="24"/>
        </w:rPr>
        <w:t>“</w:t>
      </w:r>
      <w:r w:rsidR="006F4EC0">
        <w:rPr>
          <w:rFonts w:hAnsi="宋体"/>
          <w:color w:val="000000"/>
          <w:sz w:val="24"/>
        </w:rPr>
        <w:t>合伙企业</w:t>
      </w:r>
      <w:r w:rsidRPr="00093B42">
        <w:rPr>
          <w:color w:val="000000"/>
          <w:sz w:val="24"/>
        </w:rPr>
        <w:t>”</w:t>
      </w:r>
      <w:r w:rsidRPr="00093B42">
        <w:rPr>
          <w:rFonts w:hAnsi="宋体"/>
          <w:color w:val="000000"/>
          <w:sz w:val="24"/>
        </w:rPr>
        <w:t>或</w:t>
      </w:r>
      <w:r w:rsidRPr="00093B42">
        <w:rPr>
          <w:color w:val="000000"/>
          <w:sz w:val="24"/>
        </w:rPr>
        <w:t>“</w:t>
      </w:r>
      <w:r w:rsidRPr="00093B42">
        <w:rPr>
          <w:rFonts w:hAnsi="宋体"/>
          <w:color w:val="000000"/>
          <w:sz w:val="24"/>
        </w:rPr>
        <w:t>本</w:t>
      </w:r>
      <w:r w:rsidR="006F4EC0">
        <w:rPr>
          <w:rFonts w:hAnsi="宋体"/>
          <w:color w:val="000000"/>
          <w:sz w:val="24"/>
        </w:rPr>
        <w:t>合伙企业</w:t>
      </w:r>
      <w:r w:rsidRPr="00093B42">
        <w:rPr>
          <w:color w:val="000000"/>
          <w:sz w:val="24"/>
        </w:rPr>
        <w:t>”</w:t>
      </w:r>
      <w:r w:rsidRPr="00093B42">
        <w:rPr>
          <w:rFonts w:hAnsi="宋体"/>
          <w:color w:val="000000"/>
          <w:sz w:val="24"/>
        </w:rPr>
        <w:t>）。</w:t>
      </w:r>
    </w:p>
    <w:p w:rsidR="00357C8A" w:rsidRPr="00093B42" w:rsidRDefault="00357C8A" w:rsidP="00357C8A">
      <w:pPr>
        <w:ind w:leftChars="200" w:left="1260" w:hangingChars="350" w:hanging="840"/>
        <w:jc w:val="left"/>
        <w:rPr>
          <w:color w:val="000000"/>
          <w:sz w:val="24"/>
        </w:rPr>
      </w:pPr>
    </w:p>
    <w:p w:rsidR="00357C8A" w:rsidRPr="00093B42" w:rsidRDefault="006F4EC0" w:rsidP="00357C8A">
      <w:pPr>
        <w:numPr>
          <w:ilvl w:val="1"/>
          <w:numId w:val="2"/>
        </w:numPr>
        <w:ind w:leftChars="200" w:hangingChars="350" w:hanging="840"/>
        <w:jc w:val="left"/>
        <w:rPr>
          <w:color w:val="000000"/>
          <w:sz w:val="24"/>
        </w:rPr>
      </w:pPr>
      <w:r>
        <w:rPr>
          <w:rFonts w:hAnsi="宋体"/>
          <w:color w:val="000000"/>
          <w:sz w:val="24"/>
        </w:rPr>
        <w:t>合伙企业</w:t>
      </w:r>
      <w:r w:rsidR="00357C8A" w:rsidRPr="00093B42">
        <w:rPr>
          <w:rFonts w:hAnsi="宋体"/>
          <w:color w:val="000000"/>
          <w:sz w:val="24"/>
        </w:rPr>
        <w:t>自取得营业执照之日成立。</w:t>
      </w:r>
    </w:p>
    <w:p w:rsidR="00357C8A" w:rsidRPr="00093B42" w:rsidRDefault="00357C8A" w:rsidP="00357C8A">
      <w:pPr>
        <w:ind w:left="718"/>
        <w:jc w:val="left"/>
        <w:rPr>
          <w:color w:val="000000"/>
          <w:sz w:val="24"/>
        </w:rPr>
      </w:pPr>
    </w:p>
    <w:p w:rsidR="00357C8A" w:rsidRPr="00093B42" w:rsidRDefault="00357C8A" w:rsidP="00357C8A">
      <w:pPr>
        <w:numPr>
          <w:ilvl w:val="1"/>
          <w:numId w:val="1"/>
        </w:numPr>
        <w:ind w:leftChars="200" w:left="959" w:hanging="539"/>
        <w:jc w:val="left"/>
        <w:rPr>
          <w:b/>
          <w:color w:val="000000"/>
          <w:sz w:val="24"/>
        </w:rPr>
      </w:pPr>
      <w:r w:rsidRPr="00093B42">
        <w:rPr>
          <w:rFonts w:hAnsi="宋体"/>
          <w:b/>
          <w:color w:val="000000"/>
          <w:sz w:val="24"/>
        </w:rPr>
        <w:t>名称</w:t>
      </w:r>
    </w:p>
    <w:p w:rsidR="00357C8A" w:rsidRPr="00093B42" w:rsidRDefault="00357C8A" w:rsidP="00357C8A">
      <w:pPr>
        <w:ind w:left="718"/>
        <w:jc w:val="left"/>
        <w:rPr>
          <w:color w:val="000000"/>
          <w:sz w:val="24"/>
        </w:rPr>
      </w:pPr>
    </w:p>
    <w:p w:rsidR="00357C8A" w:rsidRPr="0036358D" w:rsidRDefault="006F4EC0" w:rsidP="00357C8A">
      <w:pPr>
        <w:numPr>
          <w:ilvl w:val="0"/>
          <w:numId w:val="33"/>
        </w:numPr>
        <w:ind w:leftChars="200" w:left="1260" w:hangingChars="350" w:hanging="840"/>
        <w:jc w:val="left"/>
        <w:rPr>
          <w:rFonts w:hint="eastAsia"/>
          <w:color w:val="000000"/>
          <w:sz w:val="24"/>
        </w:rPr>
      </w:pPr>
      <w:r>
        <w:rPr>
          <w:rFonts w:hAnsi="宋体"/>
          <w:color w:val="000000"/>
          <w:sz w:val="24"/>
        </w:rPr>
        <w:t>合伙企业</w:t>
      </w:r>
      <w:r w:rsidR="00357C8A" w:rsidRPr="00093B42">
        <w:rPr>
          <w:rFonts w:hAnsi="宋体"/>
          <w:color w:val="000000"/>
          <w:sz w:val="24"/>
        </w:rPr>
        <w:t>的名称为【</w:t>
      </w:r>
      <w:r w:rsidR="00B95A84">
        <w:rPr>
          <w:rFonts w:hAnsi="宋体" w:hint="eastAsia"/>
          <w:color w:val="000000"/>
          <w:sz w:val="24"/>
        </w:rPr>
        <w:t>上海</w:t>
      </w:r>
      <w:r w:rsidR="00CE77CB">
        <w:rPr>
          <w:rFonts w:hAnsi="宋体" w:hint="eastAsia"/>
          <w:color w:val="000000"/>
          <w:sz w:val="24"/>
        </w:rPr>
        <w:t>XXXXXXXXXXXX</w:t>
      </w:r>
      <w:r w:rsidR="00B95A84">
        <w:rPr>
          <w:rFonts w:hAnsi="宋体" w:hint="eastAsia"/>
          <w:color w:val="000000"/>
          <w:sz w:val="24"/>
        </w:rPr>
        <w:t>投资管理中心</w:t>
      </w:r>
      <w:r w:rsidR="0036358D">
        <w:rPr>
          <w:rFonts w:hAnsi="宋体" w:hint="eastAsia"/>
          <w:color w:val="000000"/>
          <w:sz w:val="24"/>
        </w:rPr>
        <w:t>(</w:t>
      </w:r>
      <w:r w:rsidR="0036358D">
        <w:rPr>
          <w:rFonts w:hAnsi="宋体" w:hint="eastAsia"/>
          <w:color w:val="000000"/>
          <w:sz w:val="24"/>
        </w:rPr>
        <w:t>有限合伙</w:t>
      </w:r>
      <w:r w:rsidR="0036358D">
        <w:rPr>
          <w:rFonts w:hAnsi="宋体" w:hint="eastAsia"/>
          <w:color w:val="000000"/>
          <w:sz w:val="24"/>
        </w:rPr>
        <w:t>)</w:t>
      </w:r>
      <w:r w:rsidR="00357C8A" w:rsidRPr="00093B42">
        <w:rPr>
          <w:rFonts w:hAnsi="宋体" w:hint="eastAsia"/>
          <w:color w:val="000000"/>
          <w:sz w:val="24"/>
        </w:rPr>
        <w:t>】。</w:t>
      </w:r>
    </w:p>
    <w:p w:rsidR="0036358D" w:rsidRPr="0036358D" w:rsidRDefault="0036358D" w:rsidP="0036358D">
      <w:pPr>
        <w:ind w:left="1260" w:hanging="840"/>
        <w:jc w:val="left"/>
        <w:rPr>
          <w:color w:val="000000"/>
          <w:sz w:val="24"/>
        </w:rPr>
      </w:pPr>
    </w:p>
    <w:p w:rsidR="00357C8A" w:rsidRPr="00093B42" w:rsidRDefault="00357C8A" w:rsidP="00357C8A">
      <w:pPr>
        <w:numPr>
          <w:ilvl w:val="1"/>
          <w:numId w:val="1"/>
        </w:numPr>
        <w:ind w:leftChars="200" w:left="959" w:hanging="539"/>
        <w:jc w:val="left"/>
        <w:rPr>
          <w:b/>
          <w:color w:val="000000"/>
          <w:sz w:val="24"/>
        </w:rPr>
      </w:pPr>
      <w:r w:rsidRPr="00093B42">
        <w:rPr>
          <w:rFonts w:hAnsi="宋体"/>
          <w:b/>
          <w:color w:val="000000"/>
          <w:sz w:val="24"/>
        </w:rPr>
        <w:t>主要经营场所</w:t>
      </w:r>
    </w:p>
    <w:p w:rsidR="00357C8A" w:rsidRPr="00093B42" w:rsidRDefault="00357C8A" w:rsidP="00357C8A">
      <w:pPr>
        <w:ind w:left="900"/>
        <w:jc w:val="left"/>
        <w:rPr>
          <w:color w:val="000000"/>
          <w:sz w:val="24"/>
        </w:rPr>
      </w:pPr>
    </w:p>
    <w:p w:rsidR="00357C8A" w:rsidRPr="00093B42" w:rsidRDefault="006F4EC0" w:rsidP="00574D02">
      <w:pPr>
        <w:ind w:leftChars="400" w:left="840"/>
        <w:jc w:val="left"/>
        <w:rPr>
          <w:color w:val="000000"/>
          <w:sz w:val="24"/>
        </w:rPr>
      </w:pPr>
      <w:r>
        <w:rPr>
          <w:rFonts w:hAnsi="宋体"/>
          <w:color w:val="000000"/>
          <w:sz w:val="24"/>
        </w:rPr>
        <w:t>合伙企业</w:t>
      </w:r>
      <w:r w:rsidR="00357C8A" w:rsidRPr="00093B42">
        <w:rPr>
          <w:rFonts w:hAnsi="宋体"/>
          <w:color w:val="000000"/>
          <w:sz w:val="24"/>
        </w:rPr>
        <w:t>的主要经营场所为【</w:t>
      </w:r>
      <w:r w:rsidR="00574D02">
        <w:rPr>
          <w:rFonts w:hAnsi="宋体" w:hint="eastAsia"/>
          <w:color w:val="000000"/>
          <w:sz w:val="24"/>
        </w:rPr>
        <w:t>上海市浦东新区浦东南路</w:t>
      </w:r>
      <w:r w:rsidR="00574D02">
        <w:rPr>
          <w:rFonts w:hAnsi="宋体" w:hint="eastAsia"/>
          <w:color w:val="000000"/>
          <w:sz w:val="24"/>
        </w:rPr>
        <w:t>500</w:t>
      </w:r>
      <w:r w:rsidR="00574D02">
        <w:rPr>
          <w:rFonts w:hAnsi="宋体" w:hint="eastAsia"/>
          <w:color w:val="000000"/>
          <w:sz w:val="24"/>
        </w:rPr>
        <w:t>号国家开发银行大厦</w:t>
      </w:r>
      <w:r w:rsidR="00574D02">
        <w:rPr>
          <w:rFonts w:hAnsi="宋体" w:hint="eastAsia"/>
          <w:color w:val="000000"/>
          <w:sz w:val="24"/>
        </w:rPr>
        <w:t>26</w:t>
      </w:r>
      <w:r w:rsidR="00574D02">
        <w:rPr>
          <w:rFonts w:hAnsi="宋体" w:hint="eastAsia"/>
          <w:color w:val="000000"/>
          <w:sz w:val="24"/>
        </w:rPr>
        <w:t>楼</w:t>
      </w:r>
      <w:r w:rsidR="00574D02">
        <w:rPr>
          <w:rFonts w:hAnsi="宋体" w:hint="eastAsia"/>
          <w:color w:val="000000"/>
          <w:sz w:val="24"/>
        </w:rPr>
        <w:t>F</w:t>
      </w:r>
      <w:r w:rsidR="00574D02">
        <w:rPr>
          <w:rFonts w:hAnsi="宋体" w:hint="eastAsia"/>
          <w:color w:val="000000"/>
          <w:sz w:val="24"/>
        </w:rPr>
        <w:t>座</w:t>
      </w:r>
      <w:r w:rsidR="00357C8A" w:rsidRPr="00093B42">
        <w:rPr>
          <w:rFonts w:hAnsi="宋体"/>
          <w:color w:val="000000"/>
          <w:sz w:val="24"/>
        </w:rPr>
        <w:t>】。</w:t>
      </w:r>
    </w:p>
    <w:p w:rsidR="00357C8A" w:rsidRPr="00093B42" w:rsidRDefault="00357C8A" w:rsidP="00357C8A">
      <w:pPr>
        <w:ind w:leftChars="200" w:left="420" w:firstLineChars="200" w:firstLine="480"/>
        <w:jc w:val="left"/>
        <w:rPr>
          <w:color w:val="000000"/>
          <w:sz w:val="24"/>
        </w:rPr>
      </w:pPr>
    </w:p>
    <w:p w:rsidR="00357C8A" w:rsidRPr="00093B42" w:rsidRDefault="00357C8A" w:rsidP="00357C8A">
      <w:pPr>
        <w:numPr>
          <w:ilvl w:val="1"/>
          <w:numId w:val="1"/>
        </w:numPr>
        <w:ind w:leftChars="200" w:left="959" w:hanging="539"/>
        <w:jc w:val="left"/>
        <w:rPr>
          <w:b/>
          <w:color w:val="000000"/>
          <w:sz w:val="24"/>
        </w:rPr>
      </w:pPr>
      <w:r w:rsidRPr="00093B42">
        <w:rPr>
          <w:rFonts w:hAnsi="宋体"/>
          <w:b/>
          <w:color w:val="000000"/>
          <w:sz w:val="24"/>
        </w:rPr>
        <w:t>经营范围</w:t>
      </w:r>
    </w:p>
    <w:p w:rsidR="00357C8A" w:rsidRPr="00093B42" w:rsidRDefault="00357C8A" w:rsidP="00357C8A">
      <w:pPr>
        <w:ind w:left="360"/>
        <w:jc w:val="left"/>
        <w:rPr>
          <w:color w:val="000000"/>
          <w:sz w:val="24"/>
        </w:rPr>
      </w:pPr>
    </w:p>
    <w:p w:rsidR="00357C8A" w:rsidRPr="00093B42" w:rsidRDefault="006F4EC0" w:rsidP="00357C8A">
      <w:pPr>
        <w:ind w:leftChars="200" w:left="420" w:firstLineChars="200" w:firstLine="480"/>
        <w:jc w:val="left"/>
        <w:rPr>
          <w:color w:val="000000"/>
          <w:sz w:val="24"/>
        </w:rPr>
      </w:pPr>
      <w:r>
        <w:rPr>
          <w:rFonts w:hAnsi="宋体"/>
          <w:color w:val="000000"/>
          <w:sz w:val="24"/>
        </w:rPr>
        <w:t>合伙企业</w:t>
      </w:r>
      <w:r w:rsidR="00357C8A" w:rsidRPr="00093B42">
        <w:rPr>
          <w:rFonts w:hAnsi="宋体"/>
          <w:color w:val="000000"/>
          <w:sz w:val="24"/>
        </w:rPr>
        <w:t>的经营范围为：</w:t>
      </w:r>
      <w:r w:rsidR="00357C8A" w:rsidRPr="00093B42">
        <w:rPr>
          <w:rFonts w:hAnsi="宋体" w:hint="eastAsia"/>
          <w:color w:val="000000"/>
          <w:sz w:val="24"/>
        </w:rPr>
        <w:t>【</w:t>
      </w:r>
      <w:r w:rsidR="00262BA3">
        <w:rPr>
          <w:rFonts w:hAnsi="宋体" w:hint="eastAsia"/>
          <w:color w:val="000000"/>
          <w:sz w:val="24"/>
        </w:rPr>
        <w:t>投资管理、投资咨询</w:t>
      </w:r>
      <w:r w:rsidR="00357C8A" w:rsidRPr="00093B42">
        <w:rPr>
          <w:rFonts w:hAnsi="宋体" w:hint="eastAsia"/>
          <w:color w:val="000000"/>
          <w:sz w:val="24"/>
        </w:rPr>
        <w:t>】</w:t>
      </w:r>
      <w:r w:rsidR="00357C8A" w:rsidRPr="00093B42">
        <w:rPr>
          <w:rFonts w:hAnsi="宋体"/>
          <w:color w:val="000000"/>
          <w:sz w:val="24"/>
        </w:rPr>
        <w:t>。</w:t>
      </w:r>
    </w:p>
    <w:p w:rsidR="00357C8A" w:rsidRPr="00093B42" w:rsidRDefault="00357C8A" w:rsidP="00357C8A">
      <w:pPr>
        <w:ind w:left="360" w:firstLine="480"/>
        <w:jc w:val="left"/>
        <w:rPr>
          <w:color w:val="000000"/>
          <w:sz w:val="24"/>
        </w:rPr>
      </w:pPr>
    </w:p>
    <w:p w:rsidR="00357C8A" w:rsidRPr="00093B42" w:rsidRDefault="00357C8A" w:rsidP="00357C8A">
      <w:pPr>
        <w:numPr>
          <w:ilvl w:val="1"/>
          <w:numId w:val="1"/>
        </w:numPr>
        <w:ind w:leftChars="200" w:left="959" w:hanging="539"/>
        <w:jc w:val="left"/>
        <w:rPr>
          <w:b/>
          <w:color w:val="000000"/>
          <w:sz w:val="24"/>
        </w:rPr>
      </w:pPr>
      <w:r w:rsidRPr="00093B42">
        <w:rPr>
          <w:rFonts w:hAnsi="宋体"/>
          <w:b/>
          <w:color w:val="000000"/>
          <w:sz w:val="24"/>
        </w:rPr>
        <w:t>经营期限</w:t>
      </w:r>
    </w:p>
    <w:p w:rsidR="00A419CB" w:rsidRPr="00093B42" w:rsidRDefault="00A419CB" w:rsidP="00A419CB">
      <w:pPr>
        <w:jc w:val="left"/>
        <w:rPr>
          <w:rFonts w:hAnsi="宋体"/>
          <w:b/>
          <w:color w:val="000000"/>
          <w:sz w:val="24"/>
        </w:rPr>
      </w:pPr>
    </w:p>
    <w:p w:rsidR="00A419CB" w:rsidRPr="00093B42" w:rsidDel="006A7E69" w:rsidRDefault="006F4EC0" w:rsidP="00A419CB">
      <w:pPr>
        <w:numPr>
          <w:ilvl w:val="0"/>
          <w:numId w:val="84"/>
        </w:numPr>
        <w:ind w:leftChars="200" w:left="1260" w:hangingChars="350" w:hanging="840"/>
        <w:jc w:val="left"/>
        <w:rPr>
          <w:rFonts w:hAnsi="宋体"/>
          <w:color w:val="000000"/>
          <w:sz w:val="24"/>
        </w:rPr>
      </w:pPr>
      <w:r>
        <w:rPr>
          <w:rFonts w:hAnsi="宋体"/>
          <w:color w:val="000000"/>
          <w:sz w:val="24"/>
        </w:rPr>
        <w:t>合伙企业</w:t>
      </w:r>
      <w:r w:rsidR="00A419CB" w:rsidRPr="00093B42">
        <w:rPr>
          <w:rFonts w:hAnsi="宋体"/>
          <w:color w:val="000000"/>
          <w:sz w:val="24"/>
        </w:rPr>
        <w:t>的经营期限为</w:t>
      </w:r>
      <w:r>
        <w:rPr>
          <w:rFonts w:hAnsi="宋体"/>
          <w:color w:val="000000"/>
          <w:sz w:val="24"/>
        </w:rPr>
        <w:t>合伙企业</w:t>
      </w:r>
      <w:r w:rsidR="00A419CB" w:rsidRPr="00093B42">
        <w:rPr>
          <w:rFonts w:hAnsi="宋体"/>
          <w:color w:val="000000"/>
          <w:sz w:val="24"/>
        </w:rPr>
        <w:t>取得营业执照之日起</w:t>
      </w:r>
      <w:r w:rsidR="00246715" w:rsidRPr="00093B42">
        <w:rPr>
          <w:rFonts w:hAnsi="宋体" w:hint="eastAsia"/>
          <w:color w:val="000000"/>
          <w:sz w:val="24"/>
        </w:rPr>
        <w:t>【</w:t>
      </w:r>
      <w:r w:rsidR="00246715">
        <w:rPr>
          <w:rFonts w:hAnsi="宋体" w:hint="eastAsia"/>
          <w:color w:val="000000"/>
          <w:sz w:val="24"/>
        </w:rPr>
        <w:t>四</w:t>
      </w:r>
      <w:r w:rsidR="00246715" w:rsidRPr="00093B42">
        <w:rPr>
          <w:rFonts w:hAnsi="宋体" w:hint="eastAsia"/>
          <w:color w:val="000000"/>
          <w:sz w:val="24"/>
        </w:rPr>
        <w:t>】</w:t>
      </w:r>
      <w:r w:rsidR="00A419CB" w:rsidRPr="00093B42">
        <w:rPr>
          <w:rFonts w:hAnsi="宋体"/>
          <w:color w:val="000000"/>
          <w:sz w:val="24"/>
        </w:rPr>
        <w:t>年。</w:t>
      </w:r>
    </w:p>
    <w:p w:rsidR="00A419CB" w:rsidRPr="00093B42" w:rsidRDefault="00A419CB" w:rsidP="00A419CB">
      <w:pPr>
        <w:jc w:val="left"/>
        <w:rPr>
          <w:color w:val="000000"/>
          <w:sz w:val="24"/>
        </w:rPr>
      </w:pPr>
    </w:p>
    <w:p w:rsidR="00A419CB" w:rsidRPr="00093B42" w:rsidRDefault="00A419CB" w:rsidP="00A419CB">
      <w:pPr>
        <w:numPr>
          <w:ilvl w:val="0"/>
          <w:numId w:val="84"/>
        </w:numPr>
        <w:ind w:leftChars="200" w:left="1260" w:hangingChars="350" w:hanging="840"/>
        <w:jc w:val="left"/>
        <w:rPr>
          <w:rFonts w:hAnsi="宋体"/>
          <w:color w:val="000000"/>
          <w:sz w:val="24"/>
        </w:rPr>
      </w:pPr>
      <w:r w:rsidRPr="00093B42">
        <w:rPr>
          <w:rFonts w:hAnsi="宋体"/>
          <w:color w:val="000000"/>
          <w:sz w:val="24"/>
        </w:rPr>
        <w:t>投资期为自</w:t>
      </w:r>
      <w:r w:rsidR="006F4EC0">
        <w:rPr>
          <w:rFonts w:hAnsi="宋体" w:hint="eastAsia"/>
          <w:color w:val="000000"/>
          <w:sz w:val="24"/>
        </w:rPr>
        <w:t>合伙企业</w:t>
      </w:r>
      <w:r w:rsidRPr="00093B42">
        <w:rPr>
          <w:rFonts w:hAnsi="宋体" w:hint="eastAsia"/>
          <w:color w:val="000000"/>
          <w:sz w:val="24"/>
        </w:rPr>
        <w:t>成立日</w:t>
      </w:r>
      <w:r w:rsidRPr="00093B42">
        <w:rPr>
          <w:rFonts w:hAnsi="宋体"/>
          <w:color w:val="000000"/>
          <w:sz w:val="24"/>
        </w:rPr>
        <w:t>起</w:t>
      </w:r>
      <w:r w:rsidR="00246715" w:rsidRPr="00093B42">
        <w:rPr>
          <w:rFonts w:hAnsi="宋体" w:hint="eastAsia"/>
          <w:color w:val="000000"/>
          <w:sz w:val="24"/>
        </w:rPr>
        <w:t>【</w:t>
      </w:r>
      <w:r w:rsidR="00246715">
        <w:rPr>
          <w:rFonts w:hAnsi="宋体" w:hint="eastAsia"/>
          <w:color w:val="000000"/>
          <w:sz w:val="24"/>
        </w:rPr>
        <w:t>四</w:t>
      </w:r>
      <w:r w:rsidR="00246715" w:rsidRPr="00093B42">
        <w:rPr>
          <w:rFonts w:hAnsi="宋体" w:hint="eastAsia"/>
          <w:color w:val="000000"/>
          <w:sz w:val="24"/>
        </w:rPr>
        <w:t>】</w:t>
      </w:r>
      <w:r w:rsidRPr="00093B42">
        <w:rPr>
          <w:rFonts w:hAnsi="宋体"/>
          <w:color w:val="000000"/>
          <w:sz w:val="24"/>
        </w:rPr>
        <w:t>年</w:t>
      </w:r>
      <w:r w:rsidRPr="00093B42">
        <w:rPr>
          <w:rFonts w:hAnsi="宋体" w:hint="eastAsia"/>
          <w:color w:val="000000"/>
          <w:sz w:val="24"/>
        </w:rPr>
        <w:t>，</w:t>
      </w:r>
      <w:r w:rsidR="00246715">
        <w:rPr>
          <w:rFonts w:hAnsi="宋体" w:hint="eastAsia"/>
          <w:color w:val="000000"/>
          <w:sz w:val="24"/>
        </w:rPr>
        <w:t>A</w:t>
      </w:r>
      <w:r w:rsidR="00246715">
        <w:rPr>
          <w:rFonts w:hAnsi="宋体" w:hint="eastAsia"/>
          <w:color w:val="000000"/>
          <w:sz w:val="24"/>
        </w:rPr>
        <w:t>类投资人（优先）自投资期</w:t>
      </w:r>
      <w:r w:rsidR="009F5066">
        <w:rPr>
          <w:rFonts w:hAnsi="宋体" w:hint="eastAsia"/>
          <w:color w:val="000000"/>
          <w:sz w:val="24"/>
        </w:rPr>
        <w:t>满</w:t>
      </w:r>
      <w:r w:rsidR="00246715">
        <w:rPr>
          <w:rFonts w:hAnsi="宋体" w:hint="eastAsia"/>
          <w:color w:val="000000"/>
          <w:sz w:val="24"/>
        </w:rPr>
        <w:t>2</w:t>
      </w:r>
      <w:r w:rsidR="00246715">
        <w:rPr>
          <w:rFonts w:hAnsi="宋体" w:hint="eastAsia"/>
          <w:color w:val="000000"/>
          <w:sz w:val="24"/>
        </w:rPr>
        <w:t>年后退出，</w:t>
      </w:r>
      <w:r w:rsidR="00246715">
        <w:rPr>
          <w:rFonts w:hAnsi="宋体" w:hint="eastAsia"/>
          <w:color w:val="000000"/>
          <w:sz w:val="24"/>
        </w:rPr>
        <w:t>B</w:t>
      </w:r>
      <w:r w:rsidR="00246715">
        <w:rPr>
          <w:rFonts w:hAnsi="宋体" w:hint="eastAsia"/>
          <w:color w:val="000000"/>
          <w:sz w:val="24"/>
        </w:rPr>
        <w:t>类投资人（劣后）投资期为</w:t>
      </w:r>
      <w:r w:rsidR="00246715">
        <w:rPr>
          <w:rFonts w:hAnsi="宋体" w:hint="eastAsia"/>
          <w:color w:val="000000"/>
          <w:sz w:val="24"/>
        </w:rPr>
        <w:t>3</w:t>
      </w:r>
      <w:r w:rsidR="00246715">
        <w:rPr>
          <w:rFonts w:hAnsi="宋体" w:hint="eastAsia"/>
          <w:color w:val="000000"/>
          <w:sz w:val="24"/>
        </w:rPr>
        <w:t>年，</w:t>
      </w:r>
      <w:r w:rsidRPr="00093B42">
        <w:rPr>
          <w:rFonts w:hAnsi="宋体" w:hint="eastAsia"/>
          <w:color w:val="000000"/>
          <w:sz w:val="24"/>
        </w:rPr>
        <w:t>投资期后的剩余</w:t>
      </w:r>
      <w:r w:rsidR="006F4EC0">
        <w:rPr>
          <w:rFonts w:hAnsi="宋体" w:hint="eastAsia"/>
          <w:color w:val="000000"/>
          <w:sz w:val="24"/>
        </w:rPr>
        <w:t>合伙企业</w:t>
      </w:r>
      <w:r w:rsidRPr="00093B42">
        <w:rPr>
          <w:rFonts w:hAnsi="宋体" w:hint="eastAsia"/>
          <w:color w:val="000000"/>
          <w:sz w:val="24"/>
        </w:rPr>
        <w:t>存续期限为项目回收期，不得再投资</w:t>
      </w:r>
      <w:r w:rsidRPr="00093B42">
        <w:rPr>
          <w:rFonts w:hAnsi="宋体"/>
          <w:color w:val="000000"/>
          <w:sz w:val="24"/>
        </w:rPr>
        <w:t>。</w:t>
      </w:r>
    </w:p>
    <w:p w:rsidR="00A419CB" w:rsidRPr="00093B42" w:rsidRDefault="00A419CB" w:rsidP="00A419CB">
      <w:pPr>
        <w:jc w:val="left"/>
        <w:rPr>
          <w:b/>
          <w:color w:val="000000"/>
          <w:sz w:val="24"/>
        </w:rPr>
      </w:pPr>
    </w:p>
    <w:p w:rsidR="00A419CB" w:rsidRPr="00093B42" w:rsidRDefault="00A419CB" w:rsidP="00357C8A">
      <w:pPr>
        <w:numPr>
          <w:ilvl w:val="1"/>
          <w:numId w:val="1"/>
        </w:numPr>
        <w:ind w:leftChars="200" w:left="959" w:hanging="539"/>
        <w:jc w:val="left"/>
        <w:rPr>
          <w:b/>
          <w:color w:val="000000"/>
          <w:sz w:val="24"/>
        </w:rPr>
      </w:pPr>
      <w:r w:rsidRPr="00093B42">
        <w:rPr>
          <w:rFonts w:hint="eastAsia"/>
          <w:b/>
          <w:color w:val="000000"/>
          <w:sz w:val="24"/>
        </w:rPr>
        <w:t>资金用途</w:t>
      </w:r>
    </w:p>
    <w:p w:rsidR="008D1F85" w:rsidRDefault="006F4EC0" w:rsidP="0081593A">
      <w:pPr>
        <w:ind w:left="959"/>
        <w:jc w:val="left"/>
        <w:rPr>
          <w:rFonts w:hint="eastAsia"/>
          <w:color w:val="000000"/>
          <w:sz w:val="24"/>
        </w:rPr>
      </w:pPr>
      <w:r>
        <w:rPr>
          <w:rFonts w:hint="eastAsia"/>
          <w:color w:val="000000"/>
          <w:sz w:val="24"/>
        </w:rPr>
        <w:t>合伙企业</w:t>
      </w:r>
      <w:r w:rsidR="00A419CB" w:rsidRPr="00093B42">
        <w:rPr>
          <w:rFonts w:hint="eastAsia"/>
          <w:color w:val="000000"/>
          <w:sz w:val="24"/>
        </w:rPr>
        <w:t>所募集的所有资金，即各方认缴所有出资全部</w:t>
      </w:r>
      <w:r w:rsidR="00180BA2">
        <w:rPr>
          <w:rFonts w:hint="eastAsia"/>
          <w:color w:val="000000"/>
          <w:sz w:val="24"/>
        </w:rPr>
        <w:t>拟</w:t>
      </w:r>
      <w:r w:rsidR="00A419CB" w:rsidRPr="00093B42">
        <w:rPr>
          <w:rFonts w:hint="eastAsia"/>
          <w:color w:val="000000"/>
          <w:sz w:val="24"/>
        </w:rPr>
        <w:t>用于</w:t>
      </w:r>
      <w:r w:rsidR="00A419CB" w:rsidRPr="00200DDC">
        <w:rPr>
          <w:rFonts w:hint="eastAsia"/>
          <w:color w:val="000000"/>
          <w:sz w:val="24"/>
        </w:rPr>
        <w:t>【嘉凯城</w:t>
      </w:r>
      <w:r w:rsidR="00120AC6">
        <w:rPr>
          <w:rFonts w:hint="eastAsia"/>
          <w:color w:val="000000"/>
          <w:sz w:val="24"/>
        </w:rPr>
        <w:t>上海</w:t>
      </w:r>
      <w:r w:rsidR="00D902B2">
        <w:rPr>
          <w:rFonts w:hint="eastAsia"/>
          <w:color w:val="000000"/>
          <w:sz w:val="24"/>
        </w:rPr>
        <w:t>海悦</w:t>
      </w:r>
      <w:r w:rsidR="007B4F7D">
        <w:rPr>
          <w:rFonts w:hint="eastAsia"/>
          <w:color w:val="000000"/>
          <w:sz w:val="24"/>
        </w:rPr>
        <w:t>高端养老社区</w:t>
      </w:r>
      <w:r w:rsidR="00D902B2">
        <w:rPr>
          <w:rFonts w:hint="eastAsia"/>
          <w:color w:val="000000"/>
          <w:sz w:val="24"/>
        </w:rPr>
        <w:t>装修工程</w:t>
      </w:r>
      <w:r w:rsidR="00A419CB" w:rsidRPr="00200DDC">
        <w:rPr>
          <w:rFonts w:hint="eastAsia"/>
          <w:color w:val="000000"/>
          <w:sz w:val="24"/>
        </w:rPr>
        <w:t>项目</w:t>
      </w:r>
      <w:r w:rsidR="007B4F7D">
        <w:rPr>
          <w:rFonts w:hint="eastAsia"/>
          <w:color w:val="000000"/>
          <w:sz w:val="24"/>
        </w:rPr>
        <w:t>及二期项目开发</w:t>
      </w:r>
      <w:r w:rsidR="0089194D">
        <w:rPr>
          <w:rFonts w:hint="eastAsia"/>
          <w:color w:val="000000"/>
          <w:sz w:val="24"/>
        </w:rPr>
        <w:t>运营</w:t>
      </w:r>
      <w:r w:rsidR="00A419CB" w:rsidRPr="00200DDC">
        <w:rPr>
          <w:rFonts w:hint="eastAsia"/>
          <w:color w:val="000000"/>
          <w:sz w:val="24"/>
        </w:rPr>
        <w:t>】</w:t>
      </w:r>
      <w:r w:rsidR="00A419CB" w:rsidRPr="00093B42">
        <w:rPr>
          <w:rFonts w:hint="eastAsia"/>
          <w:color w:val="000000"/>
          <w:sz w:val="24"/>
        </w:rPr>
        <w:t>。</w:t>
      </w:r>
      <w:r w:rsidR="00493869" w:rsidRPr="00093B42">
        <w:rPr>
          <w:rFonts w:hint="eastAsia"/>
          <w:color w:val="000000"/>
          <w:sz w:val="24"/>
        </w:rPr>
        <w:t>如果</w:t>
      </w:r>
      <w:r w:rsidR="000B6A96" w:rsidRPr="00093B42">
        <w:rPr>
          <w:rFonts w:hint="eastAsia"/>
          <w:color w:val="000000"/>
          <w:sz w:val="24"/>
        </w:rPr>
        <w:t>出现【</w:t>
      </w:r>
      <w:r w:rsidR="00C56906" w:rsidRPr="00093B42">
        <w:rPr>
          <w:rFonts w:hint="eastAsia"/>
          <w:color w:val="000000"/>
          <w:sz w:val="24"/>
        </w:rPr>
        <w:t>不可抗力因素导致投资无法进行之</w:t>
      </w:r>
      <w:r w:rsidR="000B6A96" w:rsidRPr="00093B42">
        <w:rPr>
          <w:rFonts w:hint="eastAsia"/>
          <w:color w:val="000000"/>
          <w:sz w:val="24"/>
        </w:rPr>
        <w:t>】情形，经</w:t>
      </w:r>
      <w:r w:rsidR="00120AC6">
        <w:rPr>
          <w:rFonts w:hint="eastAsia"/>
          <w:color w:val="000000"/>
          <w:sz w:val="24"/>
        </w:rPr>
        <w:t>投资决策委员会决定</w:t>
      </w:r>
      <w:r w:rsidR="000B6A96" w:rsidRPr="00093B42">
        <w:rPr>
          <w:rFonts w:hint="eastAsia"/>
          <w:color w:val="000000"/>
          <w:sz w:val="24"/>
        </w:rPr>
        <w:t>将认缴的所有或部分出资用于【上海</w:t>
      </w:r>
      <w:r w:rsidR="000C303D">
        <w:rPr>
          <w:rFonts w:hint="eastAsia"/>
          <w:color w:val="000000"/>
          <w:sz w:val="24"/>
        </w:rPr>
        <w:t>中凯豪生酒店住宅改建</w:t>
      </w:r>
      <w:r w:rsidR="000B6A96" w:rsidRPr="00093B42">
        <w:rPr>
          <w:rFonts w:hint="eastAsia"/>
          <w:color w:val="000000"/>
          <w:sz w:val="24"/>
        </w:rPr>
        <w:t>项目】</w:t>
      </w:r>
      <w:r w:rsidR="00C56906" w:rsidRPr="00093B42">
        <w:rPr>
          <w:rFonts w:hint="eastAsia"/>
          <w:color w:val="000000"/>
          <w:sz w:val="24"/>
        </w:rPr>
        <w:t>或其他备选项目</w:t>
      </w:r>
      <w:r w:rsidR="008C5760" w:rsidRPr="00093B42">
        <w:rPr>
          <w:rFonts w:hint="eastAsia"/>
          <w:color w:val="000000"/>
          <w:sz w:val="24"/>
        </w:rPr>
        <w:t>。</w:t>
      </w:r>
    </w:p>
    <w:p w:rsidR="0042361C" w:rsidRDefault="0042361C" w:rsidP="0081593A">
      <w:pPr>
        <w:ind w:left="959"/>
        <w:jc w:val="left"/>
        <w:rPr>
          <w:rFonts w:hint="eastAsia"/>
          <w:color w:val="000000"/>
          <w:sz w:val="24"/>
        </w:rPr>
      </w:pPr>
    </w:p>
    <w:p w:rsidR="0042361C" w:rsidRPr="00093B42" w:rsidRDefault="0042361C" w:rsidP="0081593A">
      <w:pPr>
        <w:ind w:left="959"/>
        <w:jc w:val="left"/>
        <w:rPr>
          <w:color w:val="000000"/>
          <w:sz w:val="24"/>
        </w:rPr>
      </w:pPr>
    </w:p>
    <w:p w:rsidR="00357C8A" w:rsidRPr="00093B42" w:rsidRDefault="00357C8A" w:rsidP="00357C8A">
      <w:pPr>
        <w:numPr>
          <w:ilvl w:val="0"/>
          <w:numId w:val="2"/>
        </w:numPr>
        <w:tabs>
          <w:tab w:val="clear" w:pos="720"/>
        </w:tabs>
        <w:jc w:val="left"/>
        <w:outlineLvl w:val="0"/>
        <w:rPr>
          <w:b/>
          <w:color w:val="000000"/>
          <w:sz w:val="24"/>
        </w:rPr>
      </w:pPr>
      <w:bookmarkStart w:id="0" w:name="_Toc335733262"/>
      <w:r w:rsidRPr="00093B42">
        <w:rPr>
          <w:rFonts w:hAnsi="宋体"/>
          <w:b/>
          <w:color w:val="000000"/>
          <w:sz w:val="24"/>
        </w:rPr>
        <w:t>合伙人及其出资</w:t>
      </w:r>
      <w:bookmarkEnd w:id="0"/>
    </w:p>
    <w:p w:rsidR="00357C8A" w:rsidRPr="00093B42" w:rsidRDefault="00357C8A" w:rsidP="00357C8A">
      <w:pPr>
        <w:jc w:val="left"/>
        <w:rPr>
          <w:color w:val="000000"/>
          <w:sz w:val="24"/>
        </w:rPr>
      </w:pPr>
    </w:p>
    <w:p w:rsidR="00357C8A" w:rsidRPr="00093B42" w:rsidRDefault="00357C8A" w:rsidP="001D0A07">
      <w:pPr>
        <w:numPr>
          <w:ilvl w:val="0"/>
          <w:numId w:val="16"/>
        </w:numPr>
        <w:ind w:leftChars="200" w:left="959" w:hanging="539"/>
        <w:jc w:val="left"/>
        <w:rPr>
          <w:b/>
          <w:color w:val="000000"/>
          <w:sz w:val="24"/>
        </w:rPr>
      </w:pPr>
      <w:r w:rsidRPr="00093B42">
        <w:rPr>
          <w:b/>
          <w:color w:val="000000"/>
          <w:sz w:val="24"/>
        </w:rPr>
        <w:t xml:space="preserve"> </w:t>
      </w:r>
      <w:r w:rsidRPr="00093B42">
        <w:rPr>
          <w:rFonts w:hAnsi="宋体"/>
          <w:b/>
          <w:color w:val="000000"/>
          <w:sz w:val="24"/>
        </w:rPr>
        <w:t>合伙人</w:t>
      </w:r>
    </w:p>
    <w:p w:rsidR="00357C8A" w:rsidRPr="00093B42" w:rsidRDefault="00357C8A" w:rsidP="00357C8A">
      <w:pPr>
        <w:jc w:val="left"/>
        <w:rPr>
          <w:color w:val="000000"/>
          <w:sz w:val="24"/>
        </w:rPr>
      </w:pPr>
      <w:r w:rsidRPr="00093B42">
        <w:rPr>
          <w:color w:val="000000"/>
          <w:sz w:val="24"/>
        </w:rPr>
        <w:t xml:space="preserve"> </w:t>
      </w:r>
    </w:p>
    <w:p w:rsidR="00357C8A" w:rsidRPr="00093B42" w:rsidRDefault="006F4EC0" w:rsidP="00357C8A">
      <w:pPr>
        <w:numPr>
          <w:ilvl w:val="1"/>
          <w:numId w:val="2"/>
        </w:numPr>
        <w:ind w:leftChars="200" w:hangingChars="350" w:hanging="840"/>
        <w:jc w:val="left"/>
        <w:rPr>
          <w:color w:val="000000"/>
          <w:sz w:val="24"/>
        </w:rPr>
      </w:pPr>
      <w:r>
        <w:rPr>
          <w:rFonts w:hAnsi="宋体"/>
          <w:color w:val="000000"/>
          <w:sz w:val="24"/>
        </w:rPr>
        <w:t>合伙企业</w:t>
      </w:r>
      <w:r w:rsidR="00357C8A" w:rsidRPr="00093B42">
        <w:rPr>
          <w:rFonts w:hAnsi="宋体"/>
          <w:color w:val="000000"/>
          <w:sz w:val="24"/>
        </w:rPr>
        <w:t>的普通合伙人为</w:t>
      </w:r>
      <w:r w:rsidR="005536F6" w:rsidRPr="00093B42">
        <w:rPr>
          <w:rFonts w:hAnsi="宋体" w:hint="eastAsia"/>
          <w:color w:val="000000"/>
          <w:sz w:val="24"/>
        </w:rPr>
        <w:t>【</w:t>
      </w:r>
      <w:r w:rsidR="00CE77CB">
        <w:rPr>
          <w:rFonts w:hAnsi="宋体" w:hint="eastAsia"/>
          <w:color w:val="000000"/>
          <w:sz w:val="24"/>
        </w:rPr>
        <w:t>XXXXXXXXXXXX</w:t>
      </w:r>
      <w:r w:rsidR="00557498" w:rsidRPr="00093B42">
        <w:rPr>
          <w:rFonts w:hAnsi="宋体" w:hint="eastAsia"/>
          <w:color w:val="000000"/>
          <w:sz w:val="24"/>
        </w:rPr>
        <w:t>（上海）股权投资管理有限公司</w:t>
      </w:r>
      <w:r w:rsidR="005536F6" w:rsidRPr="00093B42">
        <w:rPr>
          <w:rFonts w:hAnsi="宋体" w:hint="eastAsia"/>
          <w:color w:val="000000"/>
          <w:sz w:val="24"/>
        </w:rPr>
        <w:t>】</w:t>
      </w:r>
      <w:r w:rsidR="00357C8A" w:rsidRPr="00093B42">
        <w:rPr>
          <w:rFonts w:hAnsi="宋体"/>
          <w:color w:val="000000"/>
          <w:sz w:val="24"/>
        </w:rPr>
        <w:t>，一家依据</w:t>
      </w:r>
      <w:r w:rsidR="005536F6" w:rsidRPr="00093B42">
        <w:rPr>
          <w:rFonts w:hAnsi="宋体" w:hint="eastAsia"/>
          <w:color w:val="000000"/>
          <w:sz w:val="24"/>
        </w:rPr>
        <w:t>【</w:t>
      </w:r>
      <w:r w:rsidR="00357C8A" w:rsidRPr="00093B42">
        <w:rPr>
          <w:rFonts w:hAnsi="宋体"/>
          <w:color w:val="000000"/>
          <w:sz w:val="24"/>
        </w:rPr>
        <w:t>中国法律</w:t>
      </w:r>
      <w:r w:rsidR="005536F6" w:rsidRPr="00093B42">
        <w:rPr>
          <w:rFonts w:hAnsi="宋体" w:hint="eastAsia"/>
          <w:color w:val="000000"/>
          <w:sz w:val="24"/>
        </w:rPr>
        <w:t>】</w:t>
      </w:r>
      <w:r w:rsidR="00357C8A" w:rsidRPr="00093B42">
        <w:rPr>
          <w:rFonts w:hAnsi="宋体"/>
          <w:color w:val="000000"/>
          <w:sz w:val="24"/>
        </w:rPr>
        <w:t>在</w:t>
      </w:r>
      <w:r w:rsidR="005536F6" w:rsidRPr="00093B42">
        <w:rPr>
          <w:rFonts w:hAnsi="宋体" w:hint="eastAsia"/>
          <w:color w:val="000000"/>
          <w:sz w:val="24"/>
        </w:rPr>
        <w:t>【</w:t>
      </w:r>
      <w:r w:rsidR="006F0BD9" w:rsidRPr="00093B42">
        <w:rPr>
          <w:rFonts w:hAnsi="宋体" w:hint="eastAsia"/>
          <w:color w:val="000000"/>
          <w:sz w:val="24"/>
        </w:rPr>
        <w:t>上海</w:t>
      </w:r>
      <w:r w:rsidR="005536F6" w:rsidRPr="00093B42">
        <w:rPr>
          <w:rFonts w:hAnsi="宋体" w:hint="eastAsia"/>
          <w:color w:val="000000"/>
          <w:sz w:val="24"/>
        </w:rPr>
        <w:t>】</w:t>
      </w:r>
      <w:r w:rsidR="00357C8A" w:rsidRPr="00093B42">
        <w:rPr>
          <w:rFonts w:hAnsi="宋体"/>
          <w:color w:val="000000"/>
          <w:sz w:val="24"/>
        </w:rPr>
        <w:t>注册的</w:t>
      </w:r>
      <w:r w:rsidR="005536F6" w:rsidRPr="00093B42">
        <w:rPr>
          <w:rFonts w:hAnsi="宋体" w:hint="eastAsia"/>
          <w:color w:val="000000"/>
          <w:sz w:val="24"/>
        </w:rPr>
        <w:t>【</w:t>
      </w:r>
      <w:r w:rsidR="006F0BD9" w:rsidRPr="00093B42">
        <w:rPr>
          <w:rFonts w:hAnsi="宋体" w:hint="eastAsia"/>
          <w:color w:val="000000"/>
          <w:sz w:val="24"/>
        </w:rPr>
        <w:t>有限责任公司</w:t>
      </w:r>
      <w:r w:rsidR="005536F6" w:rsidRPr="00093B42">
        <w:rPr>
          <w:rFonts w:hAnsi="宋体" w:hint="eastAsia"/>
          <w:color w:val="000000"/>
          <w:sz w:val="24"/>
        </w:rPr>
        <w:t>】</w:t>
      </w:r>
      <w:r w:rsidR="00357C8A" w:rsidRPr="00093B42">
        <w:rPr>
          <w:rFonts w:hAnsi="宋体"/>
          <w:color w:val="000000"/>
          <w:sz w:val="24"/>
        </w:rPr>
        <w:t>，住所为</w:t>
      </w:r>
      <w:r w:rsidR="005536F6" w:rsidRPr="00093B42">
        <w:rPr>
          <w:rFonts w:hAnsi="宋体" w:hint="eastAsia"/>
          <w:color w:val="000000"/>
          <w:sz w:val="24"/>
        </w:rPr>
        <w:t>【</w:t>
      </w:r>
      <w:r w:rsidR="00CB2579">
        <w:rPr>
          <w:rFonts w:hAnsi="宋体" w:hint="eastAsia"/>
          <w:color w:val="000000"/>
          <w:sz w:val="24"/>
        </w:rPr>
        <w:t>上海市浦东新区浦东南路</w:t>
      </w:r>
      <w:r w:rsidR="00CB2579">
        <w:rPr>
          <w:rFonts w:hAnsi="宋体" w:hint="eastAsia"/>
          <w:color w:val="000000"/>
          <w:sz w:val="24"/>
        </w:rPr>
        <w:t>500</w:t>
      </w:r>
      <w:r w:rsidR="00CB2579">
        <w:rPr>
          <w:rFonts w:hAnsi="宋体" w:hint="eastAsia"/>
          <w:color w:val="000000"/>
          <w:sz w:val="24"/>
        </w:rPr>
        <w:t>号国家开发银行大厦</w:t>
      </w:r>
      <w:r w:rsidR="00CB2579">
        <w:rPr>
          <w:rFonts w:hAnsi="宋体" w:hint="eastAsia"/>
          <w:color w:val="000000"/>
          <w:sz w:val="24"/>
        </w:rPr>
        <w:t>26</w:t>
      </w:r>
      <w:r w:rsidR="00CB2579">
        <w:rPr>
          <w:rFonts w:hAnsi="宋体" w:hint="eastAsia"/>
          <w:color w:val="000000"/>
          <w:sz w:val="24"/>
        </w:rPr>
        <w:t>楼</w:t>
      </w:r>
      <w:r w:rsidR="00CB2579">
        <w:rPr>
          <w:rFonts w:hAnsi="宋体" w:hint="eastAsia"/>
          <w:color w:val="000000"/>
          <w:sz w:val="24"/>
        </w:rPr>
        <w:t>F</w:t>
      </w:r>
      <w:r w:rsidR="00CB2579">
        <w:rPr>
          <w:rFonts w:hAnsi="宋体" w:hint="eastAsia"/>
          <w:color w:val="000000"/>
          <w:sz w:val="24"/>
        </w:rPr>
        <w:t>座</w:t>
      </w:r>
      <w:r w:rsidR="005536F6" w:rsidRPr="00093B42">
        <w:rPr>
          <w:rFonts w:hAnsi="宋体" w:hint="eastAsia"/>
          <w:color w:val="000000"/>
          <w:sz w:val="24"/>
        </w:rPr>
        <w:t>】</w:t>
      </w:r>
      <w:r w:rsidR="00357C8A" w:rsidRPr="00093B42">
        <w:rPr>
          <w:rFonts w:hAnsi="宋体"/>
          <w:color w:val="000000"/>
          <w:sz w:val="24"/>
        </w:rPr>
        <w:t>。普通合伙人对</w:t>
      </w:r>
      <w:r>
        <w:rPr>
          <w:rFonts w:hAnsi="宋体"/>
          <w:color w:val="000000"/>
          <w:sz w:val="24"/>
        </w:rPr>
        <w:t>合伙企业</w:t>
      </w:r>
      <w:r w:rsidR="00357C8A" w:rsidRPr="00093B42">
        <w:rPr>
          <w:rFonts w:hAnsi="宋体"/>
          <w:color w:val="000000"/>
          <w:sz w:val="24"/>
        </w:rPr>
        <w:t>债务承担无限连带责任。</w:t>
      </w:r>
    </w:p>
    <w:p w:rsidR="00357C8A" w:rsidRPr="00093B42" w:rsidRDefault="00357C8A" w:rsidP="006706FA">
      <w:pPr>
        <w:pStyle w:val="a6"/>
        <w:ind w:firstLineChars="0" w:firstLine="0"/>
        <w:jc w:val="left"/>
        <w:rPr>
          <w:rFonts w:ascii="Times New Roman" w:hAnsi="Times New Roman"/>
          <w:color w:val="000000"/>
          <w:sz w:val="24"/>
          <w:szCs w:val="24"/>
        </w:rPr>
      </w:pPr>
    </w:p>
    <w:p w:rsidR="00357C8A" w:rsidRPr="00093B42" w:rsidRDefault="00357C8A" w:rsidP="00357C8A">
      <w:pPr>
        <w:numPr>
          <w:ilvl w:val="1"/>
          <w:numId w:val="2"/>
        </w:numPr>
        <w:adjustRightInd w:val="0"/>
        <w:snapToGrid w:val="0"/>
        <w:ind w:leftChars="200" w:hangingChars="350" w:hanging="840"/>
        <w:jc w:val="left"/>
        <w:rPr>
          <w:color w:val="000000"/>
          <w:sz w:val="24"/>
        </w:rPr>
      </w:pPr>
      <w:r w:rsidRPr="00093B42">
        <w:rPr>
          <w:rFonts w:hAnsi="宋体"/>
          <w:color w:val="000000"/>
          <w:sz w:val="24"/>
        </w:rPr>
        <w:t>有限合伙人之名称</w:t>
      </w:r>
      <w:r w:rsidRPr="00093B42">
        <w:rPr>
          <w:color w:val="000000"/>
          <w:sz w:val="24"/>
        </w:rPr>
        <w:t>/</w:t>
      </w:r>
      <w:r w:rsidRPr="00093B42">
        <w:rPr>
          <w:rFonts w:hAnsi="宋体"/>
          <w:color w:val="000000"/>
          <w:sz w:val="24"/>
        </w:rPr>
        <w:t>姓名、住所如本协议有限合伙人名册所列。本协议签署后通过认缴出资或受让</w:t>
      </w:r>
      <w:r w:rsidR="006F4EC0">
        <w:rPr>
          <w:rFonts w:hAnsi="宋体"/>
          <w:color w:val="000000"/>
          <w:sz w:val="24"/>
        </w:rPr>
        <w:t>合伙企业</w:t>
      </w:r>
      <w:r w:rsidRPr="00093B42">
        <w:rPr>
          <w:rFonts w:hAnsi="宋体"/>
          <w:color w:val="000000"/>
          <w:sz w:val="24"/>
        </w:rPr>
        <w:t>权益而入伙的有限合伙人，经与普通合伙人协商确定，并依据本协议约定签署</w:t>
      </w:r>
      <w:r w:rsidR="00753CBA">
        <w:rPr>
          <w:rFonts w:hAnsi="宋体" w:hint="eastAsia"/>
          <w:color w:val="000000"/>
          <w:sz w:val="24"/>
        </w:rPr>
        <w:t>协议</w:t>
      </w:r>
      <w:r w:rsidRPr="00093B42">
        <w:rPr>
          <w:rFonts w:hAnsi="宋体"/>
          <w:color w:val="000000"/>
          <w:sz w:val="24"/>
        </w:rPr>
        <w:t>附件所列确认函后，被列入本协议有限合伙人名册，成为本协议的当事人。有限合伙人以其认缴出资额为限对</w:t>
      </w:r>
      <w:r w:rsidR="006F4EC0">
        <w:rPr>
          <w:rFonts w:hAnsi="宋体"/>
          <w:color w:val="000000"/>
          <w:sz w:val="24"/>
        </w:rPr>
        <w:t>合伙企业</w:t>
      </w:r>
      <w:r w:rsidRPr="00093B42">
        <w:rPr>
          <w:rFonts w:hAnsi="宋体"/>
          <w:color w:val="000000"/>
          <w:sz w:val="24"/>
        </w:rPr>
        <w:t>债务承担责任</w:t>
      </w:r>
    </w:p>
    <w:p w:rsidR="00357C8A" w:rsidRPr="00093B42" w:rsidRDefault="00357C8A" w:rsidP="00357C8A">
      <w:pPr>
        <w:adjustRightInd w:val="0"/>
        <w:snapToGrid w:val="0"/>
        <w:ind w:left="1263"/>
        <w:jc w:val="left"/>
        <w:rPr>
          <w:color w:val="000000"/>
          <w:sz w:val="24"/>
        </w:rPr>
      </w:pPr>
    </w:p>
    <w:p w:rsidR="00357C8A" w:rsidRPr="00093B42" w:rsidRDefault="00357C8A" w:rsidP="00357C8A">
      <w:pPr>
        <w:numPr>
          <w:ilvl w:val="1"/>
          <w:numId w:val="2"/>
        </w:numPr>
        <w:adjustRightInd w:val="0"/>
        <w:snapToGrid w:val="0"/>
        <w:ind w:leftChars="200" w:hangingChars="350" w:hanging="840"/>
        <w:jc w:val="left"/>
        <w:rPr>
          <w:color w:val="000000"/>
          <w:sz w:val="24"/>
        </w:rPr>
      </w:pPr>
      <w:r w:rsidRPr="00093B42">
        <w:rPr>
          <w:rFonts w:hAnsi="宋体"/>
          <w:color w:val="000000"/>
          <w:sz w:val="24"/>
        </w:rPr>
        <w:t>除非法律另有规定或本协议另有约定，有限合伙人不能转变为普通合伙人，普通合伙人亦不能转变为有限合伙人。</w:t>
      </w:r>
    </w:p>
    <w:p w:rsidR="00357C8A" w:rsidRPr="00093B42" w:rsidRDefault="00357C8A" w:rsidP="00357C8A">
      <w:pPr>
        <w:ind w:leftChars="200" w:left="1140" w:hangingChars="300" w:hanging="720"/>
        <w:jc w:val="left"/>
        <w:rPr>
          <w:color w:val="000000"/>
          <w:sz w:val="24"/>
        </w:rPr>
      </w:pPr>
    </w:p>
    <w:p w:rsidR="00357C8A" w:rsidRPr="00093B42" w:rsidRDefault="00357C8A" w:rsidP="001D0A07">
      <w:pPr>
        <w:numPr>
          <w:ilvl w:val="0"/>
          <w:numId w:val="16"/>
        </w:numPr>
        <w:adjustRightInd w:val="0"/>
        <w:snapToGrid w:val="0"/>
        <w:ind w:leftChars="200" w:left="959" w:hanging="539"/>
        <w:jc w:val="left"/>
        <w:rPr>
          <w:b/>
          <w:color w:val="000000"/>
          <w:sz w:val="24"/>
        </w:rPr>
      </w:pPr>
      <w:r w:rsidRPr="00093B42">
        <w:rPr>
          <w:b/>
          <w:color w:val="000000"/>
          <w:sz w:val="24"/>
        </w:rPr>
        <w:t xml:space="preserve"> </w:t>
      </w:r>
      <w:r w:rsidRPr="00093B42">
        <w:rPr>
          <w:rFonts w:hAnsi="宋体"/>
          <w:b/>
          <w:color w:val="000000"/>
          <w:sz w:val="24"/>
        </w:rPr>
        <w:t>认缴出资</w:t>
      </w:r>
    </w:p>
    <w:p w:rsidR="00357C8A" w:rsidRPr="00093B42" w:rsidRDefault="00357C8A" w:rsidP="00357C8A">
      <w:pPr>
        <w:ind w:left="360"/>
        <w:jc w:val="left"/>
        <w:rPr>
          <w:color w:val="000000"/>
          <w:sz w:val="24"/>
        </w:rPr>
      </w:pPr>
    </w:p>
    <w:p w:rsidR="00357C8A" w:rsidRPr="00093B42" w:rsidRDefault="006F4EC0" w:rsidP="001D0A07">
      <w:pPr>
        <w:numPr>
          <w:ilvl w:val="0"/>
          <w:numId w:val="3"/>
        </w:numPr>
        <w:tabs>
          <w:tab w:val="clear" w:pos="960"/>
        </w:tabs>
        <w:adjustRightInd w:val="0"/>
        <w:snapToGrid w:val="0"/>
        <w:ind w:leftChars="200" w:left="1260" w:hangingChars="350" w:hanging="840"/>
        <w:jc w:val="left"/>
        <w:rPr>
          <w:color w:val="000000"/>
          <w:sz w:val="24"/>
        </w:rPr>
      </w:pPr>
      <w:r>
        <w:rPr>
          <w:rFonts w:hAnsi="宋体"/>
          <w:color w:val="000000"/>
          <w:sz w:val="24"/>
        </w:rPr>
        <w:t>合伙企业</w:t>
      </w:r>
      <w:r w:rsidR="00357C8A" w:rsidRPr="00093B42">
        <w:rPr>
          <w:rFonts w:hAnsi="宋体"/>
          <w:color w:val="000000"/>
          <w:sz w:val="24"/>
        </w:rPr>
        <w:t>的总认缴出资额</w:t>
      </w:r>
      <w:r w:rsidR="00357C8A" w:rsidRPr="00093B42">
        <w:rPr>
          <w:rFonts w:hAnsi="宋体" w:hint="eastAsia"/>
          <w:color w:val="000000"/>
          <w:sz w:val="24"/>
        </w:rPr>
        <w:t>人民币</w:t>
      </w:r>
      <w:r w:rsidR="00357C8A" w:rsidRPr="00093B42">
        <w:rPr>
          <w:rFonts w:hAnsi="宋体"/>
          <w:b/>
          <w:color w:val="000000"/>
          <w:sz w:val="24"/>
        </w:rPr>
        <w:t>【</w:t>
      </w:r>
      <w:r w:rsidR="00145B8B">
        <w:rPr>
          <w:rFonts w:hAnsi="宋体" w:hint="eastAsia"/>
          <w:b/>
          <w:color w:val="000000"/>
          <w:sz w:val="24"/>
        </w:rPr>
        <w:t xml:space="preserve">       </w:t>
      </w:r>
      <w:r w:rsidR="00357C8A" w:rsidRPr="00093B42">
        <w:rPr>
          <w:rFonts w:hAnsi="宋体"/>
          <w:b/>
          <w:color w:val="000000"/>
          <w:sz w:val="24"/>
        </w:rPr>
        <w:t>】</w:t>
      </w:r>
      <w:r w:rsidR="00973719">
        <w:rPr>
          <w:rFonts w:hAnsi="宋体" w:hint="eastAsia"/>
          <w:color w:val="000000"/>
          <w:sz w:val="24"/>
        </w:rPr>
        <w:t>万</w:t>
      </w:r>
      <w:r w:rsidR="00357C8A" w:rsidRPr="00093B42">
        <w:rPr>
          <w:rFonts w:hAnsi="宋体"/>
          <w:color w:val="000000"/>
          <w:sz w:val="24"/>
        </w:rPr>
        <w:t>元</w:t>
      </w:r>
      <w:r w:rsidR="00C56906" w:rsidRPr="00093B42">
        <w:rPr>
          <w:rFonts w:hAnsi="宋体" w:hint="eastAsia"/>
          <w:color w:val="000000"/>
          <w:sz w:val="24"/>
        </w:rPr>
        <w:t>，以</w:t>
      </w:r>
      <w:r w:rsidR="00E5028A" w:rsidRPr="00093B42">
        <w:rPr>
          <w:rFonts w:hAnsi="宋体" w:hint="eastAsia"/>
          <w:color w:val="000000"/>
          <w:sz w:val="24"/>
        </w:rPr>
        <w:t>最终</w:t>
      </w:r>
      <w:r w:rsidR="00C56906" w:rsidRPr="00093B42">
        <w:rPr>
          <w:rFonts w:hAnsi="宋体" w:hint="eastAsia"/>
          <w:color w:val="000000"/>
          <w:sz w:val="24"/>
        </w:rPr>
        <w:t>实际出资额为准</w:t>
      </w:r>
      <w:r w:rsidR="00357C8A" w:rsidRPr="00093B42">
        <w:rPr>
          <w:rFonts w:hAnsi="宋体"/>
          <w:color w:val="000000"/>
          <w:sz w:val="24"/>
        </w:rPr>
        <w:t>。</w:t>
      </w:r>
      <w:r w:rsidR="00145B8B">
        <w:rPr>
          <w:rFonts w:hAnsi="宋体" w:hint="eastAsia"/>
          <w:color w:val="000000"/>
          <w:sz w:val="24"/>
        </w:rPr>
        <w:t>有限合伙人此次认购类别为【</w:t>
      </w:r>
      <w:r w:rsidR="00145B8B">
        <w:rPr>
          <w:rFonts w:hAnsi="宋体" w:hint="eastAsia"/>
          <w:color w:val="000000"/>
          <w:sz w:val="24"/>
        </w:rPr>
        <w:t xml:space="preserve">   </w:t>
      </w:r>
      <w:r w:rsidR="00145B8B">
        <w:rPr>
          <w:rFonts w:hAnsi="宋体"/>
          <w:color w:val="000000"/>
          <w:sz w:val="24"/>
        </w:rPr>
        <w:t>】</w:t>
      </w:r>
      <w:r w:rsidR="00145B8B">
        <w:rPr>
          <w:rFonts w:hAnsi="宋体" w:hint="eastAsia"/>
          <w:color w:val="000000"/>
          <w:sz w:val="24"/>
        </w:rPr>
        <w:t>类，投资金额为【</w:t>
      </w:r>
      <w:r w:rsidR="00145B8B">
        <w:rPr>
          <w:rFonts w:hAnsi="宋体" w:hint="eastAsia"/>
          <w:color w:val="000000"/>
          <w:sz w:val="24"/>
        </w:rPr>
        <w:t xml:space="preserve">        </w:t>
      </w:r>
      <w:r w:rsidR="00145B8B">
        <w:rPr>
          <w:rFonts w:hAnsi="宋体" w:hint="eastAsia"/>
          <w:color w:val="000000"/>
          <w:sz w:val="24"/>
        </w:rPr>
        <w:t>】元人民币。</w:t>
      </w:r>
    </w:p>
    <w:p w:rsidR="00357C8A" w:rsidRPr="00093B42" w:rsidRDefault="00357C8A" w:rsidP="00357C8A">
      <w:pPr>
        <w:adjustRightInd w:val="0"/>
        <w:snapToGrid w:val="0"/>
        <w:ind w:left="550" w:hanging="350"/>
        <w:jc w:val="left"/>
        <w:rPr>
          <w:color w:val="000000"/>
          <w:sz w:val="24"/>
        </w:rPr>
      </w:pPr>
    </w:p>
    <w:p w:rsidR="00357C8A" w:rsidRPr="00093B42" w:rsidRDefault="00357C8A" w:rsidP="001D0A07">
      <w:pPr>
        <w:numPr>
          <w:ilvl w:val="0"/>
          <w:numId w:val="3"/>
        </w:numPr>
        <w:tabs>
          <w:tab w:val="clear" w:pos="960"/>
        </w:tabs>
        <w:adjustRightInd w:val="0"/>
        <w:snapToGrid w:val="0"/>
        <w:ind w:leftChars="200" w:left="1260" w:hangingChars="350" w:hanging="840"/>
        <w:jc w:val="left"/>
        <w:rPr>
          <w:color w:val="000000"/>
          <w:sz w:val="24"/>
        </w:rPr>
      </w:pPr>
      <w:r w:rsidRPr="00093B42">
        <w:rPr>
          <w:rFonts w:hAnsi="宋体"/>
          <w:color w:val="000000"/>
          <w:sz w:val="24"/>
        </w:rPr>
        <w:t>普通合伙人的认缴出资额为</w:t>
      </w:r>
      <w:r w:rsidR="00C56906" w:rsidRPr="00093B42">
        <w:rPr>
          <w:rFonts w:hAnsi="宋体" w:hint="eastAsia"/>
          <w:color w:val="000000"/>
          <w:sz w:val="24"/>
        </w:rPr>
        <w:t>实际出资额的</w:t>
      </w:r>
      <w:r w:rsidR="00C56906" w:rsidRPr="00093B42">
        <w:rPr>
          <w:rFonts w:hAnsi="宋体" w:hint="eastAsia"/>
          <w:color w:val="000000"/>
          <w:sz w:val="24"/>
        </w:rPr>
        <w:t>1%</w:t>
      </w:r>
      <w:r w:rsidRPr="00093B42">
        <w:rPr>
          <w:rFonts w:hAnsi="宋体"/>
          <w:color w:val="000000"/>
          <w:sz w:val="24"/>
        </w:rPr>
        <w:t>。</w:t>
      </w:r>
    </w:p>
    <w:p w:rsidR="00357C8A" w:rsidRPr="00093B42" w:rsidRDefault="00357C8A" w:rsidP="00357C8A">
      <w:pPr>
        <w:adjustRightInd w:val="0"/>
        <w:snapToGrid w:val="0"/>
        <w:ind w:left="550" w:hanging="350"/>
        <w:jc w:val="left"/>
        <w:rPr>
          <w:color w:val="000000"/>
          <w:sz w:val="24"/>
        </w:rPr>
      </w:pPr>
    </w:p>
    <w:p w:rsidR="00357C8A" w:rsidRPr="00093B42" w:rsidRDefault="00357C8A" w:rsidP="001D0A07">
      <w:pPr>
        <w:numPr>
          <w:ilvl w:val="0"/>
          <w:numId w:val="3"/>
        </w:numPr>
        <w:tabs>
          <w:tab w:val="clear" w:pos="960"/>
        </w:tabs>
        <w:ind w:leftChars="200" w:left="1260" w:hangingChars="350" w:hanging="840"/>
        <w:jc w:val="left"/>
        <w:rPr>
          <w:color w:val="000000"/>
          <w:sz w:val="24"/>
        </w:rPr>
      </w:pPr>
      <w:r w:rsidRPr="00093B42">
        <w:rPr>
          <w:rFonts w:hAnsi="宋体"/>
          <w:color w:val="000000"/>
          <w:sz w:val="24"/>
        </w:rPr>
        <w:t>每一位有限合伙人的认缴出资额不应低于</w:t>
      </w:r>
      <w:r w:rsidRPr="00093B42">
        <w:rPr>
          <w:rFonts w:hAnsi="宋体"/>
          <w:b/>
          <w:color w:val="000000"/>
          <w:sz w:val="24"/>
        </w:rPr>
        <w:t>人民币【</w:t>
      </w:r>
      <w:r w:rsidR="009A0EC8">
        <w:rPr>
          <w:rFonts w:hint="eastAsia"/>
          <w:b/>
          <w:color w:val="000000"/>
          <w:sz w:val="24"/>
        </w:rPr>
        <w:t>50</w:t>
      </w:r>
      <w:r w:rsidRPr="00093B42">
        <w:rPr>
          <w:rFonts w:hAnsi="宋体"/>
          <w:b/>
          <w:color w:val="000000"/>
          <w:sz w:val="24"/>
        </w:rPr>
        <w:t>】</w:t>
      </w:r>
      <w:r w:rsidRPr="00093B42">
        <w:rPr>
          <w:rFonts w:hAnsi="宋体"/>
          <w:color w:val="000000"/>
          <w:sz w:val="24"/>
        </w:rPr>
        <w:t>万元且每一位有限合伙人的认缴出资额以人民币【</w:t>
      </w:r>
      <w:r w:rsidR="005536F6" w:rsidRPr="00093B42">
        <w:rPr>
          <w:rFonts w:hint="eastAsia"/>
          <w:color w:val="000000"/>
          <w:sz w:val="24"/>
        </w:rPr>
        <w:t xml:space="preserve"> </w:t>
      </w:r>
      <w:r w:rsidR="00557498" w:rsidRPr="00093B42">
        <w:rPr>
          <w:rFonts w:hint="eastAsia"/>
          <w:color w:val="000000"/>
          <w:sz w:val="24"/>
        </w:rPr>
        <w:t>10</w:t>
      </w:r>
      <w:r w:rsidR="005536F6" w:rsidRPr="00093B42">
        <w:rPr>
          <w:rFonts w:hint="eastAsia"/>
          <w:color w:val="000000"/>
          <w:sz w:val="24"/>
        </w:rPr>
        <w:t xml:space="preserve"> </w:t>
      </w:r>
      <w:r w:rsidRPr="00093B42">
        <w:rPr>
          <w:rFonts w:hAnsi="宋体"/>
          <w:color w:val="000000"/>
          <w:sz w:val="24"/>
        </w:rPr>
        <w:t>】万元的整数倍递增。但普通合伙人可根据具体情况调整此最低认缴</w:t>
      </w:r>
      <w:r w:rsidR="00F215ED">
        <w:rPr>
          <w:rFonts w:hAnsi="宋体"/>
          <w:color w:val="000000"/>
          <w:sz w:val="24"/>
        </w:rPr>
        <w:t>出资额的要求。有限合伙人应签署如本协议附件所列格式和内容的</w:t>
      </w:r>
      <w:r w:rsidR="00F215ED" w:rsidRPr="00737482">
        <w:rPr>
          <w:rFonts w:hAnsi="宋体"/>
          <w:color w:val="000000"/>
          <w:sz w:val="24"/>
        </w:rPr>
        <w:t>认缴</w:t>
      </w:r>
      <w:r w:rsidR="00F215ED" w:rsidRPr="00737482">
        <w:rPr>
          <w:rFonts w:hAnsi="宋体" w:hint="eastAsia"/>
          <w:color w:val="000000"/>
          <w:sz w:val="24"/>
        </w:rPr>
        <w:t>承诺书</w:t>
      </w:r>
      <w:r w:rsidRPr="00093B42">
        <w:rPr>
          <w:rFonts w:hAnsi="宋体"/>
          <w:color w:val="000000"/>
          <w:sz w:val="24"/>
        </w:rPr>
        <w:t>，确认其认缴出资额（但通过受让</w:t>
      </w:r>
      <w:r w:rsidR="006F4EC0">
        <w:rPr>
          <w:rFonts w:hAnsi="宋体"/>
          <w:color w:val="000000"/>
          <w:sz w:val="24"/>
        </w:rPr>
        <w:t>合伙企业</w:t>
      </w:r>
      <w:r w:rsidRPr="00093B42">
        <w:rPr>
          <w:rFonts w:hAnsi="宋体"/>
          <w:color w:val="000000"/>
          <w:sz w:val="24"/>
        </w:rPr>
        <w:t>权益而入伙的有限合伙人，届时应按照本协议附件所列格式和内容签署受让确认函）。</w:t>
      </w:r>
    </w:p>
    <w:p w:rsidR="00357C8A" w:rsidRPr="00093B42" w:rsidRDefault="00357C8A" w:rsidP="00357C8A">
      <w:pPr>
        <w:pStyle w:val="a6"/>
        <w:ind w:left="550" w:firstLineChars="0" w:hanging="350"/>
        <w:jc w:val="left"/>
        <w:rPr>
          <w:rFonts w:ascii="Times New Roman" w:hAnsi="Times New Roman"/>
          <w:color w:val="000000"/>
          <w:sz w:val="24"/>
          <w:szCs w:val="24"/>
        </w:rPr>
      </w:pPr>
    </w:p>
    <w:p w:rsidR="00357C8A" w:rsidRPr="00093B42" w:rsidRDefault="00357C8A" w:rsidP="001D0A07">
      <w:pPr>
        <w:numPr>
          <w:ilvl w:val="0"/>
          <w:numId w:val="3"/>
        </w:numPr>
        <w:ind w:leftChars="200" w:left="1260" w:hangingChars="350" w:hanging="840"/>
        <w:jc w:val="left"/>
        <w:rPr>
          <w:color w:val="000000"/>
          <w:sz w:val="24"/>
        </w:rPr>
      </w:pPr>
      <w:r w:rsidRPr="00093B42">
        <w:rPr>
          <w:rFonts w:hAnsi="宋体"/>
          <w:color w:val="000000"/>
          <w:sz w:val="24"/>
        </w:rPr>
        <w:t>普通合伙人根据届时实际募集的总认缴出资额情况，可确认首轮募集完成。普通合伙人就该等情况向有限合伙人发出书面通知之日，为</w:t>
      </w:r>
      <w:r w:rsidR="006F4EC0">
        <w:rPr>
          <w:rFonts w:hAnsi="宋体"/>
          <w:color w:val="000000"/>
          <w:sz w:val="24"/>
        </w:rPr>
        <w:t>合伙企业</w:t>
      </w:r>
      <w:r w:rsidRPr="00093B42">
        <w:rPr>
          <w:rFonts w:hAnsi="宋体"/>
          <w:color w:val="000000"/>
          <w:sz w:val="24"/>
        </w:rPr>
        <w:t>的首轮募集完成日。</w:t>
      </w:r>
    </w:p>
    <w:p w:rsidR="00357C8A" w:rsidRPr="00093B42" w:rsidRDefault="00357C8A" w:rsidP="00357C8A">
      <w:pPr>
        <w:jc w:val="left"/>
        <w:rPr>
          <w:color w:val="000000"/>
          <w:sz w:val="24"/>
        </w:rPr>
      </w:pPr>
    </w:p>
    <w:p w:rsidR="00357C8A" w:rsidRPr="00093B42" w:rsidRDefault="00357C8A" w:rsidP="001D0A07">
      <w:pPr>
        <w:numPr>
          <w:ilvl w:val="0"/>
          <w:numId w:val="16"/>
        </w:numPr>
        <w:adjustRightInd w:val="0"/>
        <w:snapToGrid w:val="0"/>
        <w:ind w:leftChars="200" w:left="959" w:hanging="539"/>
        <w:jc w:val="left"/>
        <w:rPr>
          <w:b/>
          <w:color w:val="000000"/>
          <w:sz w:val="24"/>
        </w:rPr>
      </w:pPr>
      <w:r w:rsidRPr="00093B42">
        <w:rPr>
          <w:rFonts w:hAnsi="宋体"/>
          <w:b/>
          <w:color w:val="000000"/>
          <w:sz w:val="24"/>
        </w:rPr>
        <w:t>缴付出资</w:t>
      </w:r>
    </w:p>
    <w:p w:rsidR="00357C8A" w:rsidRPr="00093B42" w:rsidRDefault="00357C8A" w:rsidP="00357C8A">
      <w:pPr>
        <w:tabs>
          <w:tab w:val="left" w:pos="1134"/>
        </w:tabs>
        <w:ind w:left="360"/>
        <w:jc w:val="left"/>
        <w:rPr>
          <w:color w:val="000000"/>
          <w:sz w:val="24"/>
        </w:rPr>
      </w:pPr>
    </w:p>
    <w:p w:rsidR="00357C8A" w:rsidRPr="00093B42" w:rsidRDefault="00357C8A" w:rsidP="001D0A07">
      <w:pPr>
        <w:numPr>
          <w:ilvl w:val="0"/>
          <w:numId w:val="4"/>
        </w:numPr>
        <w:tabs>
          <w:tab w:val="clear" w:pos="1079"/>
        </w:tabs>
        <w:ind w:leftChars="200" w:left="1260" w:hangingChars="350" w:hanging="840"/>
        <w:jc w:val="left"/>
        <w:rPr>
          <w:color w:val="000000"/>
          <w:sz w:val="24"/>
        </w:rPr>
      </w:pPr>
      <w:r w:rsidRPr="00093B42">
        <w:rPr>
          <w:rFonts w:hAnsi="宋体"/>
          <w:color w:val="000000"/>
          <w:sz w:val="24"/>
        </w:rPr>
        <w:t>有限合伙人应根据普通合伙人的通知（</w:t>
      </w:r>
      <w:r w:rsidRPr="00093B42">
        <w:rPr>
          <w:color w:val="000000"/>
          <w:sz w:val="24"/>
        </w:rPr>
        <w:t>“</w:t>
      </w:r>
      <w:r w:rsidRPr="00093B42">
        <w:rPr>
          <w:rFonts w:hAnsi="宋体"/>
          <w:color w:val="000000"/>
          <w:sz w:val="24"/>
        </w:rPr>
        <w:t>缴付出资通知</w:t>
      </w:r>
      <w:r w:rsidRPr="00093B42">
        <w:rPr>
          <w:color w:val="000000"/>
          <w:sz w:val="24"/>
        </w:rPr>
        <w:t>”</w:t>
      </w:r>
      <w:r w:rsidRPr="00093B42">
        <w:rPr>
          <w:rFonts w:hAnsi="宋体"/>
          <w:color w:val="000000"/>
          <w:sz w:val="24"/>
        </w:rPr>
        <w:t>），于募集完成日次日起【</w:t>
      </w:r>
      <w:r w:rsidR="00C34CB6" w:rsidRPr="00093B42">
        <w:rPr>
          <w:rFonts w:hint="eastAsia"/>
          <w:color w:val="000000"/>
          <w:sz w:val="24"/>
        </w:rPr>
        <w:t>5</w:t>
      </w:r>
      <w:r w:rsidRPr="00093B42">
        <w:rPr>
          <w:rFonts w:hAnsi="宋体"/>
          <w:color w:val="000000"/>
          <w:sz w:val="24"/>
        </w:rPr>
        <w:t>】个工作日内以</w:t>
      </w:r>
      <w:r w:rsidR="005536F6" w:rsidRPr="00093B42">
        <w:rPr>
          <w:rFonts w:hAnsi="宋体" w:hint="eastAsia"/>
          <w:color w:val="000000"/>
          <w:sz w:val="24"/>
        </w:rPr>
        <w:t>【</w:t>
      </w:r>
      <w:r w:rsidR="00C34CB6" w:rsidRPr="00093B42">
        <w:rPr>
          <w:rFonts w:hAnsi="宋体" w:hint="eastAsia"/>
          <w:color w:val="000000"/>
          <w:sz w:val="24"/>
        </w:rPr>
        <w:t>汇款</w:t>
      </w:r>
      <w:r w:rsidR="005536F6" w:rsidRPr="00093B42">
        <w:rPr>
          <w:rFonts w:hAnsi="宋体" w:hint="eastAsia"/>
          <w:color w:val="000000"/>
          <w:sz w:val="24"/>
        </w:rPr>
        <w:t>】</w:t>
      </w:r>
      <w:r w:rsidRPr="00093B42">
        <w:rPr>
          <w:rFonts w:hAnsi="宋体"/>
          <w:color w:val="000000"/>
          <w:sz w:val="24"/>
        </w:rPr>
        <w:t>方式</w:t>
      </w:r>
      <w:r w:rsidR="005536F6" w:rsidRPr="00093B42">
        <w:rPr>
          <w:rFonts w:hAnsi="宋体" w:hint="eastAsia"/>
          <w:color w:val="000000"/>
          <w:sz w:val="24"/>
        </w:rPr>
        <w:t>【</w:t>
      </w:r>
      <w:r w:rsidR="00C34CB6" w:rsidRPr="00093B42">
        <w:rPr>
          <w:rFonts w:hAnsi="宋体" w:hint="eastAsia"/>
          <w:color w:val="000000"/>
          <w:sz w:val="24"/>
        </w:rPr>
        <w:t>现金</w:t>
      </w:r>
      <w:r w:rsidR="005536F6" w:rsidRPr="00093B42">
        <w:rPr>
          <w:rFonts w:hAnsi="宋体" w:hint="eastAsia"/>
          <w:color w:val="000000"/>
          <w:sz w:val="24"/>
        </w:rPr>
        <w:t>】</w:t>
      </w:r>
      <w:r w:rsidRPr="00093B42">
        <w:rPr>
          <w:rFonts w:hAnsi="宋体"/>
          <w:color w:val="000000"/>
          <w:sz w:val="24"/>
        </w:rPr>
        <w:t>缴付其认缴</w:t>
      </w:r>
      <w:r w:rsidR="00CC619E" w:rsidRPr="00093B42">
        <w:rPr>
          <w:rFonts w:hAnsi="宋体" w:hint="eastAsia"/>
          <w:color w:val="000000"/>
          <w:sz w:val="24"/>
        </w:rPr>
        <w:t>的所有</w:t>
      </w:r>
      <w:r w:rsidRPr="00093B42">
        <w:rPr>
          <w:rFonts w:hAnsi="宋体"/>
          <w:color w:val="000000"/>
          <w:sz w:val="24"/>
        </w:rPr>
        <w:t>出资。</w:t>
      </w:r>
    </w:p>
    <w:p w:rsidR="00357C8A" w:rsidRPr="00093B42" w:rsidRDefault="00357C8A" w:rsidP="00357C8A">
      <w:pPr>
        <w:ind w:leftChars="200" w:left="1260" w:hangingChars="350" w:hanging="840"/>
        <w:jc w:val="left"/>
        <w:rPr>
          <w:color w:val="000000"/>
          <w:sz w:val="24"/>
        </w:rPr>
      </w:pPr>
    </w:p>
    <w:p w:rsidR="00357C8A" w:rsidRPr="00093B42" w:rsidRDefault="00357C8A" w:rsidP="001D0A07">
      <w:pPr>
        <w:numPr>
          <w:ilvl w:val="0"/>
          <w:numId w:val="4"/>
        </w:numPr>
        <w:tabs>
          <w:tab w:val="clear" w:pos="1079"/>
        </w:tabs>
        <w:ind w:leftChars="200" w:left="1260" w:hangingChars="350" w:hanging="840"/>
        <w:jc w:val="left"/>
        <w:rPr>
          <w:color w:val="000000"/>
          <w:sz w:val="24"/>
        </w:rPr>
      </w:pPr>
      <w:r w:rsidRPr="00093B42">
        <w:rPr>
          <w:rFonts w:hAnsi="宋体"/>
          <w:color w:val="000000"/>
          <w:sz w:val="24"/>
        </w:rPr>
        <w:t>普通合伙人要求有限合伙人缴付出资时，应当向有限合伙人</w:t>
      </w:r>
      <w:r w:rsidR="00C34008" w:rsidRPr="00093B42">
        <w:rPr>
          <w:rFonts w:hAnsi="宋体" w:hint="eastAsia"/>
          <w:color w:val="000000"/>
          <w:sz w:val="24"/>
        </w:rPr>
        <w:t>提前</w:t>
      </w:r>
      <w:r w:rsidRPr="00093B42">
        <w:rPr>
          <w:rFonts w:hAnsi="宋体"/>
          <w:color w:val="000000"/>
          <w:sz w:val="24"/>
        </w:rPr>
        <w:t>发出缴</w:t>
      </w:r>
      <w:r w:rsidR="00D00698" w:rsidRPr="00093B42">
        <w:rPr>
          <w:rFonts w:hAnsi="宋体" w:hint="eastAsia"/>
          <w:color w:val="000000"/>
          <w:sz w:val="24"/>
        </w:rPr>
        <w:t>付</w:t>
      </w:r>
      <w:r w:rsidRPr="00093B42">
        <w:rPr>
          <w:rFonts w:hAnsi="宋体"/>
          <w:color w:val="000000"/>
          <w:sz w:val="24"/>
        </w:rPr>
        <w:t>出资通知，列明该有限合伙人当期应缴付出资的金额及银行账户指示信息。缴付出资通知发出之日起第</w:t>
      </w:r>
      <w:r w:rsidR="008F79FE" w:rsidRPr="00093B42">
        <w:rPr>
          <w:rFonts w:hAnsi="宋体"/>
          <w:color w:val="000000"/>
          <w:sz w:val="24"/>
        </w:rPr>
        <w:t>【</w:t>
      </w:r>
      <w:r w:rsidR="008F79FE">
        <w:rPr>
          <w:rFonts w:hAnsi="宋体" w:hint="eastAsia"/>
          <w:color w:val="000000"/>
          <w:sz w:val="24"/>
        </w:rPr>
        <w:t>5</w:t>
      </w:r>
      <w:r w:rsidRPr="00093B42">
        <w:rPr>
          <w:rFonts w:hAnsi="宋体"/>
          <w:color w:val="000000"/>
          <w:sz w:val="24"/>
        </w:rPr>
        <w:t>】个工作日为出资的应缴付出资日（</w:t>
      </w:r>
      <w:r w:rsidRPr="00093B42">
        <w:rPr>
          <w:color w:val="000000"/>
          <w:sz w:val="24"/>
        </w:rPr>
        <w:t>“</w:t>
      </w:r>
      <w:r w:rsidRPr="00093B42">
        <w:rPr>
          <w:rFonts w:hAnsi="宋体"/>
          <w:color w:val="000000"/>
          <w:sz w:val="24"/>
        </w:rPr>
        <w:t>出资日</w:t>
      </w:r>
      <w:r w:rsidRPr="00093B42">
        <w:rPr>
          <w:color w:val="000000"/>
          <w:sz w:val="24"/>
        </w:rPr>
        <w:t>”</w:t>
      </w:r>
      <w:r w:rsidRPr="00093B42">
        <w:rPr>
          <w:rFonts w:hAnsi="宋体"/>
          <w:color w:val="000000"/>
          <w:sz w:val="24"/>
        </w:rPr>
        <w:t>）。有限合伙人应于出资日或出资日之前按照通知要求全额缴付出资。</w:t>
      </w:r>
    </w:p>
    <w:p w:rsidR="00357C8A" w:rsidRPr="00093B42" w:rsidRDefault="00357C8A" w:rsidP="00357C8A">
      <w:pPr>
        <w:ind w:leftChars="200" w:left="1260" w:hangingChars="350" w:hanging="840"/>
        <w:jc w:val="left"/>
        <w:rPr>
          <w:color w:val="000000"/>
          <w:sz w:val="24"/>
        </w:rPr>
      </w:pPr>
    </w:p>
    <w:p w:rsidR="00357C8A" w:rsidRPr="00093B42" w:rsidRDefault="00357C8A" w:rsidP="001D0A07">
      <w:pPr>
        <w:numPr>
          <w:ilvl w:val="0"/>
          <w:numId w:val="4"/>
        </w:numPr>
        <w:tabs>
          <w:tab w:val="clear" w:pos="1079"/>
        </w:tabs>
        <w:ind w:leftChars="200" w:left="1260" w:hangingChars="350" w:hanging="840"/>
        <w:jc w:val="left"/>
        <w:rPr>
          <w:color w:val="000000"/>
          <w:sz w:val="24"/>
        </w:rPr>
      </w:pPr>
      <w:r w:rsidRPr="00093B42">
        <w:rPr>
          <w:rFonts w:hAnsi="宋体"/>
          <w:color w:val="000000"/>
          <w:sz w:val="24"/>
        </w:rPr>
        <w:t>普通合伙人认缴的出资按与有限合伙人相同的进度以</w:t>
      </w:r>
      <w:r w:rsidR="00C57885" w:rsidRPr="00093B42">
        <w:rPr>
          <w:rFonts w:hAnsi="宋体" w:hint="eastAsia"/>
          <w:color w:val="000000"/>
          <w:sz w:val="24"/>
        </w:rPr>
        <w:t>【</w:t>
      </w:r>
      <w:r w:rsidRPr="00093B42">
        <w:rPr>
          <w:rFonts w:hAnsi="宋体"/>
          <w:color w:val="000000"/>
          <w:sz w:val="24"/>
        </w:rPr>
        <w:t>现金</w:t>
      </w:r>
      <w:r w:rsidR="00C57885" w:rsidRPr="00093B42">
        <w:rPr>
          <w:rFonts w:hAnsi="宋体" w:hint="eastAsia"/>
          <w:color w:val="000000"/>
          <w:sz w:val="24"/>
        </w:rPr>
        <w:t>】</w:t>
      </w:r>
      <w:r w:rsidRPr="00093B42">
        <w:rPr>
          <w:rFonts w:hAnsi="宋体"/>
          <w:color w:val="000000"/>
          <w:sz w:val="24"/>
        </w:rPr>
        <w:t>缴付。</w:t>
      </w:r>
    </w:p>
    <w:p w:rsidR="00357C8A" w:rsidRPr="00093B42" w:rsidRDefault="00357C8A" w:rsidP="00357C8A">
      <w:pPr>
        <w:jc w:val="left"/>
        <w:rPr>
          <w:color w:val="000000"/>
          <w:sz w:val="24"/>
        </w:rPr>
      </w:pPr>
    </w:p>
    <w:p w:rsidR="00357C8A" w:rsidRPr="00093B42" w:rsidRDefault="00357C8A" w:rsidP="001D0A07">
      <w:pPr>
        <w:numPr>
          <w:ilvl w:val="0"/>
          <w:numId w:val="16"/>
        </w:numPr>
        <w:ind w:leftChars="200" w:left="959" w:hanging="539"/>
        <w:jc w:val="left"/>
        <w:rPr>
          <w:b/>
          <w:color w:val="000000"/>
          <w:sz w:val="24"/>
        </w:rPr>
      </w:pPr>
      <w:r w:rsidRPr="00093B42">
        <w:rPr>
          <w:rFonts w:hAnsi="宋体"/>
          <w:b/>
          <w:color w:val="000000"/>
          <w:sz w:val="24"/>
        </w:rPr>
        <w:t>逾期缴付出资</w:t>
      </w:r>
    </w:p>
    <w:p w:rsidR="00357C8A" w:rsidRPr="00093B42" w:rsidRDefault="00357C8A" w:rsidP="00357C8A">
      <w:pPr>
        <w:ind w:left="360"/>
        <w:jc w:val="left"/>
        <w:rPr>
          <w:color w:val="000000"/>
          <w:sz w:val="24"/>
        </w:rPr>
      </w:pPr>
    </w:p>
    <w:p w:rsidR="00357C8A" w:rsidRPr="00093B42" w:rsidRDefault="00357C8A" w:rsidP="001D0A07">
      <w:pPr>
        <w:numPr>
          <w:ilvl w:val="0"/>
          <w:numId w:val="5"/>
        </w:numPr>
        <w:tabs>
          <w:tab w:val="clear" w:pos="1080"/>
        </w:tabs>
        <w:ind w:leftChars="200" w:left="1260" w:hangingChars="350" w:hanging="840"/>
        <w:jc w:val="left"/>
        <w:rPr>
          <w:color w:val="000000"/>
          <w:sz w:val="24"/>
        </w:rPr>
      </w:pPr>
      <w:r w:rsidRPr="00093B42">
        <w:rPr>
          <w:rFonts w:hAnsi="宋体"/>
          <w:color w:val="000000"/>
          <w:sz w:val="24"/>
        </w:rPr>
        <w:t>合伙人未能按普通合伙人的缴付出资通知按时足额缴付出资（该合伙人以下简称</w:t>
      </w:r>
      <w:r w:rsidRPr="00093B42">
        <w:rPr>
          <w:color w:val="000000"/>
          <w:sz w:val="24"/>
        </w:rPr>
        <w:t>“</w:t>
      </w:r>
      <w:r w:rsidRPr="00093B42">
        <w:rPr>
          <w:rFonts w:hAnsi="宋体"/>
          <w:color w:val="000000"/>
          <w:sz w:val="24"/>
        </w:rPr>
        <w:t>逾期合伙人</w:t>
      </w:r>
      <w:r w:rsidRPr="00093B42">
        <w:rPr>
          <w:color w:val="000000"/>
          <w:sz w:val="24"/>
        </w:rPr>
        <w:t>”</w:t>
      </w:r>
      <w:r w:rsidRPr="00093B42">
        <w:rPr>
          <w:rFonts w:hAnsi="宋体"/>
          <w:color w:val="000000"/>
          <w:sz w:val="24"/>
        </w:rPr>
        <w:t>），应按照如下约定向</w:t>
      </w:r>
      <w:r w:rsidR="006F4EC0">
        <w:rPr>
          <w:rFonts w:hAnsi="宋体"/>
          <w:color w:val="000000"/>
          <w:sz w:val="24"/>
        </w:rPr>
        <w:t>合伙企业</w:t>
      </w:r>
      <w:r w:rsidRPr="00093B42">
        <w:rPr>
          <w:rFonts w:hAnsi="宋体"/>
          <w:color w:val="000000"/>
          <w:sz w:val="24"/>
        </w:rPr>
        <w:t>支付逾期出资滞纳金（</w:t>
      </w:r>
      <w:r w:rsidRPr="00093B42">
        <w:rPr>
          <w:color w:val="000000"/>
          <w:sz w:val="24"/>
        </w:rPr>
        <w:t>“</w:t>
      </w:r>
      <w:r w:rsidRPr="00093B42">
        <w:rPr>
          <w:rFonts w:hAnsi="宋体"/>
          <w:color w:val="000000"/>
          <w:sz w:val="24"/>
        </w:rPr>
        <w:t>逾期出资滞纳金</w:t>
      </w:r>
      <w:r w:rsidRPr="00093B42">
        <w:rPr>
          <w:color w:val="000000"/>
          <w:sz w:val="24"/>
        </w:rPr>
        <w:t>”</w:t>
      </w:r>
      <w:r w:rsidRPr="00093B42">
        <w:rPr>
          <w:rFonts w:hAnsi="宋体"/>
          <w:color w:val="000000"/>
          <w:sz w:val="24"/>
        </w:rPr>
        <w:t>）：</w:t>
      </w:r>
    </w:p>
    <w:p w:rsidR="00357C8A" w:rsidRPr="00093B42" w:rsidRDefault="00357C8A" w:rsidP="00357C8A">
      <w:pPr>
        <w:ind w:leftChars="400" w:left="1680" w:hangingChars="350" w:hanging="840"/>
        <w:jc w:val="left"/>
        <w:rPr>
          <w:color w:val="000000"/>
          <w:sz w:val="24"/>
        </w:rPr>
      </w:pPr>
    </w:p>
    <w:p w:rsidR="00357C8A" w:rsidRPr="00093B42" w:rsidRDefault="00357C8A" w:rsidP="001D0A07">
      <w:pPr>
        <w:numPr>
          <w:ilvl w:val="0"/>
          <w:numId w:val="6"/>
        </w:numPr>
        <w:tabs>
          <w:tab w:val="clear" w:pos="1558"/>
        </w:tabs>
        <w:ind w:leftChars="400" w:left="1680" w:hangingChars="350" w:hanging="840"/>
        <w:jc w:val="left"/>
        <w:rPr>
          <w:color w:val="000000"/>
          <w:sz w:val="24"/>
        </w:rPr>
      </w:pPr>
      <w:r w:rsidRPr="00093B42">
        <w:rPr>
          <w:rFonts w:hAnsi="宋体"/>
          <w:color w:val="000000"/>
          <w:sz w:val="24"/>
        </w:rPr>
        <w:t>如果逾期合伙人在出资日次日起</w:t>
      </w:r>
      <w:r w:rsidR="001E2DE7">
        <w:rPr>
          <w:rFonts w:hAnsi="宋体" w:hint="eastAsia"/>
          <w:color w:val="000000"/>
          <w:sz w:val="24"/>
        </w:rPr>
        <w:t>五</w:t>
      </w:r>
      <w:r w:rsidRPr="00093B42">
        <w:rPr>
          <w:rFonts w:hAnsi="宋体"/>
          <w:color w:val="000000"/>
          <w:sz w:val="24"/>
        </w:rPr>
        <w:t>个工作日内足额缴付出资，并支付逾期出资滞纳金，将被视同为守约合伙人。该情形下的逾期出资滞纳金计算方式如下：</w:t>
      </w:r>
    </w:p>
    <w:p w:rsidR="00357C8A" w:rsidRPr="00093B42" w:rsidRDefault="00357C8A" w:rsidP="00357C8A">
      <w:pPr>
        <w:ind w:leftChars="400" w:left="1680" w:hangingChars="350" w:hanging="840"/>
        <w:jc w:val="left"/>
        <w:rPr>
          <w:color w:val="000000"/>
          <w:sz w:val="24"/>
        </w:rPr>
      </w:pPr>
    </w:p>
    <w:p w:rsidR="00357C8A" w:rsidRPr="00093B42" w:rsidRDefault="00357C8A" w:rsidP="00357C8A">
      <w:pPr>
        <w:ind w:leftChars="800" w:left="1680"/>
        <w:jc w:val="left"/>
        <w:rPr>
          <w:color w:val="000000"/>
          <w:sz w:val="24"/>
        </w:rPr>
      </w:pPr>
      <w:r w:rsidRPr="00093B42">
        <w:rPr>
          <w:rFonts w:hAnsi="宋体"/>
          <w:color w:val="000000"/>
          <w:sz w:val="24"/>
        </w:rPr>
        <w:t>逾期出资滞纳金</w:t>
      </w:r>
      <w:r w:rsidRPr="00093B42">
        <w:rPr>
          <w:color w:val="000000"/>
          <w:sz w:val="24"/>
        </w:rPr>
        <w:t>=</w:t>
      </w:r>
      <w:r w:rsidRPr="00093B42">
        <w:rPr>
          <w:rFonts w:hAnsi="宋体"/>
          <w:color w:val="000000"/>
          <w:sz w:val="24"/>
        </w:rPr>
        <w:t>逾期缴付的金额</w:t>
      </w:r>
      <w:r w:rsidRPr="00093B42">
        <w:rPr>
          <w:b/>
          <w:color w:val="000000"/>
          <w:sz w:val="24"/>
        </w:rPr>
        <w:t>×</w:t>
      </w:r>
      <w:r w:rsidRPr="00093B42">
        <w:rPr>
          <w:rFonts w:hAnsi="宋体"/>
          <w:b/>
          <w:color w:val="000000"/>
          <w:sz w:val="24"/>
        </w:rPr>
        <w:t>【</w:t>
      </w:r>
      <w:r w:rsidRPr="00093B42">
        <w:rPr>
          <w:rFonts w:hAnsi="宋体"/>
          <w:color w:val="000000"/>
          <w:sz w:val="24"/>
        </w:rPr>
        <w:t>每日万分之五】的比例</w:t>
      </w:r>
      <w:r w:rsidRPr="00093B42">
        <w:rPr>
          <w:b/>
          <w:color w:val="000000"/>
          <w:sz w:val="24"/>
        </w:rPr>
        <w:t>×</w:t>
      </w:r>
      <w:r w:rsidRPr="00093B42">
        <w:rPr>
          <w:rFonts w:hAnsi="宋体"/>
          <w:color w:val="000000"/>
          <w:sz w:val="24"/>
        </w:rPr>
        <w:t>逾期天数（包括出资日，但不包括</w:t>
      </w:r>
      <w:r w:rsidR="006F4EC0">
        <w:rPr>
          <w:rFonts w:hAnsi="宋体"/>
          <w:color w:val="000000"/>
          <w:sz w:val="24"/>
        </w:rPr>
        <w:t>合伙企业</w:t>
      </w:r>
      <w:r w:rsidRPr="00093B42">
        <w:rPr>
          <w:rFonts w:hAnsi="宋体"/>
          <w:color w:val="000000"/>
          <w:sz w:val="24"/>
        </w:rPr>
        <w:t>收到款项当日）；</w:t>
      </w:r>
    </w:p>
    <w:p w:rsidR="00357C8A" w:rsidRPr="00093B42" w:rsidRDefault="00357C8A" w:rsidP="00357C8A">
      <w:pPr>
        <w:ind w:left="1558"/>
        <w:jc w:val="left"/>
        <w:rPr>
          <w:color w:val="000000"/>
          <w:sz w:val="24"/>
        </w:rPr>
      </w:pPr>
    </w:p>
    <w:p w:rsidR="00357C8A" w:rsidRPr="00093B42" w:rsidRDefault="00357C8A" w:rsidP="001D0A07">
      <w:pPr>
        <w:numPr>
          <w:ilvl w:val="0"/>
          <w:numId w:val="6"/>
        </w:numPr>
        <w:tabs>
          <w:tab w:val="clear" w:pos="1558"/>
        </w:tabs>
        <w:ind w:leftChars="400" w:left="1680" w:hangingChars="350" w:hanging="840"/>
        <w:jc w:val="left"/>
        <w:rPr>
          <w:color w:val="000000"/>
          <w:sz w:val="24"/>
        </w:rPr>
      </w:pPr>
      <w:r w:rsidRPr="00093B42">
        <w:rPr>
          <w:rFonts w:hAnsi="宋体"/>
          <w:color w:val="000000"/>
          <w:sz w:val="24"/>
        </w:rPr>
        <w:t>如果逾期合伙人未能按上述</w:t>
      </w:r>
      <w:r w:rsidRPr="00093B42">
        <w:rPr>
          <w:b/>
          <w:color w:val="000000"/>
          <w:sz w:val="24"/>
        </w:rPr>
        <w:t>2.4</w:t>
      </w:r>
      <w:r w:rsidRPr="00093B42">
        <w:rPr>
          <w:rFonts w:hAnsi="宋体"/>
          <w:b/>
          <w:color w:val="000000"/>
          <w:sz w:val="24"/>
        </w:rPr>
        <w:t>（</w:t>
      </w:r>
      <w:r w:rsidRPr="00093B42">
        <w:rPr>
          <w:b/>
          <w:color w:val="000000"/>
          <w:sz w:val="24"/>
        </w:rPr>
        <w:t>1</w:t>
      </w:r>
      <w:r w:rsidRPr="00093B42">
        <w:rPr>
          <w:rFonts w:hAnsi="宋体"/>
          <w:b/>
          <w:color w:val="000000"/>
          <w:sz w:val="24"/>
        </w:rPr>
        <w:t>）（</w:t>
      </w:r>
      <w:r w:rsidRPr="00093B42">
        <w:rPr>
          <w:b/>
          <w:color w:val="000000"/>
          <w:sz w:val="24"/>
        </w:rPr>
        <w:t>a</w:t>
      </w:r>
      <w:r w:rsidRPr="00093B42">
        <w:rPr>
          <w:rFonts w:hAnsi="宋体"/>
          <w:b/>
          <w:color w:val="000000"/>
          <w:sz w:val="24"/>
        </w:rPr>
        <w:t>）</w:t>
      </w:r>
      <w:r w:rsidRPr="00093B42">
        <w:rPr>
          <w:rFonts w:hAnsi="宋体"/>
          <w:color w:val="000000"/>
          <w:sz w:val="24"/>
        </w:rPr>
        <w:t>的约定在出资日次日起</w:t>
      </w:r>
      <w:r w:rsidR="001E2DE7">
        <w:rPr>
          <w:rFonts w:hAnsi="宋体" w:hint="eastAsia"/>
          <w:color w:val="000000"/>
          <w:sz w:val="24"/>
        </w:rPr>
        <w:t>五</w:t>
      </w:r>
      <w:r w:rsidRPr="00093B42">
        <w:rPr>
          <w:rFonts w:hAnsi="宋体"/>
          <w:color w:val="000000"/>
          <w:sz w:val="24"/>
        </w:rPr>
        <w:t>个工作日内足额缴付出资和逾期出资滞纳金，普通合伙人可给予该逾期合伙人自出资日次日起二十个工作日的宽限期（</w:t>
      </w:r>
      <w:r w:rsidRPr="00093B42">
        <w:rPr>
          <w:color w:val="000000"/>
          <w:sz w:val="24"/>
        </w:rPr>
        <w:t>“</w:t>
      </w:r>
      <w:r w:rsidRPr="00093B42">
        <w:rPr>
          <w:rFonts w:hAnsi="宋体"/>
          <w:color w:val="000000"/>
          <w:sz w:val="24"/>
        </w:rPr>
        <w:t>宽限期</w:t>
      </w:r>
      <w:r w:rsidRPr="00093B42">
        <w:rPr>
          <w:color w:val="000000"/>
          <w:sz w:val="24"/>
        </w:rPr>
        <w:t>”</w:t>
      </w:r>
      <w:r w:rsidRPr="00093B42">
        <w:rPr>
          <w:rFonts w:hAnsi="宋体"/>
          <w:color w:val="000000"/>
          <w:sz w:val="24"/>
        </w:rPr>
        <w:t>）。若逾期合伙人在宽限期内足额缴付逾期出资，并支付逾期出资滞纳金，将被视同为守约合伙人。该情形下的逾期出资滞纳金计算方法如下：</w:t>
      </w:r>
    </w:p>
    <w:p w:rsidR="00357C8A" w:rsidRPr="00093B42" w:rsidRDefault="00357C8A" w:rsidP="00357C8A">
      <w:pPr>
        <w:jc w:val="left"/>
        <w:rPr>
          <w:color w:val="000000"/>
          <w:sz w:val="24"/>
        </w:rPr>
      </w:pPr>
    </w:p>
    <w:p w:rsidR="00357C8A" w:rsidRPr="00093B42" w:rsidRDefault="00357C8A" w:rsidP="00357C8A">
      <w:pPr>
        <w:ind w:leftChars="800" w:left="1680"/>
        <w:jc w:val="left"/>
        <w:rPr>
          <w:color w:val="000000"/>
          <w:sz w:val="24"/>
        </w:rPr>
      </w:pPr>
      <w:r w:rsidRPr="00093B42">
        <w:rPr>
          <w:rFonts w:hAnsi="宋体"/>
          <w:color w:val="000000"/>
          <w:sz w:val="24"/>
        </w:rPr>
        <w:t>逾期出资滞纳金</w:t>
      </w:r>
      <w:r w:rsidRPr="00093B42">
        <w:rPr>
          <w:b/>
          <w:color w:val="000000"/>
          <w:sz w:val="24"/>
        </w:rPr>
        <w:t>=</w:t>
      </w:r>
      <w:r w:rsidRPr="00093B42">
        <w:rPr>
          <w:rFonts w:hAnsi="宋体"/>
          <w:color w:val="000000"/>
          <w:sz w:val="24"/>
        </w:rPr>
        <w:t>逾期缴付的金额</w:t>
      </w:r>
      <w:r w:rsidRPr="00093B42">
        <w:rPr>
          <w:b/>
          <w:color w:val="000000"/>
          <w:sz w:val="24"/>
        </w:rPr>
        <w:t>×</w:t>
      </w:r>
      <w:r w:rsidRPr="00093B42">
        <w:rPr>
          <w:rFonts w:hAnsi="宋体"/>
          <w:b/>
          <w:color w:val="000000"/>
          <w:sz w:val="24"/>
        </w:rPr>
        <w:t>【</w:t>
      </w:r>
      <w:r w:rsidRPr="00093B42">
        <w:rPr>
          <w:rFonts w:hAnsi="宋体"/>
          <w:color w:val="000000"/>
          <w:sz w:val="24"/>
        </w:rPr>
        <w:t>每日千分之一】的比例</w:t>
      </w:r>
      <w:r w:rsidRPr="00093B42">
        <w:rPr>
          <w:b/>
          <w:color w:val="000000"/>
          <w:sz w:val="24"/>
        </w:rPr>
        <w:t>×</w:t>
      </w:r>
      <w:r w:rsidRPr="00093B42">
        <w:rPr>
          <w:rFonts w:hAnsi="宋体"/>
          <w:color w:val="000000"/>
          <w:sz w:val="24"/>
        </w:rPr>
        <w:t>逾期天数（包括出资日，但不包括</w:t>
      </w:r>
      <w:r w:rsidR="006F4EC0">
        <w:rPr>
          <w:rFonts w:hAnsi="宋体"/>
          <w:color w:val="000000"/>
          <w:sz w:val="24"/>
        </w:rPr>
        <w:t>合伙企业</w:t>
      </w:r>
      <w:r w:rsidRPr="00093B42">
        <w:rPr>
          <w:rFonts w:hAnsi="宋体"/>
          <w:color w:val="000000"/>
          <w:sz w:val="24"/>
        </w:rPr>
        <w:t>收到款项当日）。</w:t>
      </w:r>
    </w:p>
    <w:p w:rsidR="00357C8A" w:rsidRPr="00093B42" w:rsidRDefault="00357C8A" w:rsidP="00357C8A">
      <w:pPr>
        <w:ind w:left="959"/>
        <w:jc w:val="left"/>
        <w:rPr>
          <w:color w:val="000000"/>
          <w:sz w:val="24"/>
        </w:rPr>
      </w:pPr>
    </w:p>
    <w:p w:rsidR="00357C8A" w:rsidRPr="00093B42" w:rsidRDefault="00357C8A" w:rsidP="001D0A07">
      <w:pPr>
        <w:numPr>
          <w:ilvl w:val="0"/>
          <w:numId w:val="5"/>
        </w:numPr>
        <w:tabs>
          <w:tab w:val="clear" w:pos="1080"/>
        </w:tabs>
        <w:adjustRightInd w:val="0"/>
        <w:snapToGrid w:val="0"/>
        <w:ind w:leftChars="200" w:left="1260" w:hangingChars="350" w:hanging="840"/>
        <w:jc w:val="left"/>
        <w:rPr>
          <w:color w:val="000000"/>
          <w:sz w:val="24"/>
        </w:rPr>
      </w:pPr>
      <w:r w:rsidRPr="00093B42">
        <w:rPr>
          <w:rFonts w:hAnsi="宋体"/>
          <w:color w:val="000000"/>
          <w:sz w:val="24"/>
        </w:rPr>
        <w:t>逾期合伙人在宽限期内仍无法足额支付逾期出资和应付逾期出资滞纳金，或者未获得宽限期的，该逾期合伙人可被认定为</w:t>
      </w:r>
      <w:r w:rsidRPr="00093B42">
        <w:rPr>
          <w:color w:val="000000"/>
          <w:sz w:val="24"/>
        </w:rPr>
        <w:t>“</w:t>
      </w:r>
      <w:r w:rsidRPr="00093B42">
        <w:rPr>
          <w:rFonts w:hAnsi="宋体"/>
          <w:color w:val="000000"/>
          <w:sz w:val="24"/>
        </w:rPr>
        <w:t>违约合伙人</w:t>
      </w:r>
      <w:r w:rsidRPr="00093B42">
        <w:rPr>
          <w:color w:val="000000"/>
          <w:sz w:val="24"/>
        </w:rPr>
        <w:t>”</w:t>
      </w:r>
      <w:r w:rsidRPr="00093B42">
        <w:rPr>
          <w:rFonts w:hAnsi="宋体"/>
          <w:color w:val="000000"/>
          <w:sz w:val="24"/>
        </w:rPr>
        <w:t>。该违约合伙人应按照本协议第</w:t>
      </w:r>
      <w:r w:rsidRPr="00093B42">
        <w:rPr>
          <w:b/>
          <w:color w:val="000000"/>
          <w:sz w:val="24"/>
        </w:rPr>
        <w:t>12</w:t>
      </w:r>
      <w:r w:rsidRPr="00093B42">
        <w:rPr>
          <w:rFonts w:hAnsi="宋体"/>
          <w:color w:val="000000"/>
          <w:sz w:val="24"/>
        </w:rPr>
        <w:t>条约定承担相应的违约责任。普通合伙人有权：</w:t>
      </w:r>
    </w:p>
    <w:p w:rsidR="00357C8A" w:rsidRPr="00093B42" w:rsidRDefault="00357C8A" w:rsidP="00357C8A">
      <w:pPr>
        <w:ind w:left="1260"/>
        <w:jc w:val="left"/>
        <w:rPr>
          <w:color w:val="000000"/>
          <w:sz w:val="24"/>
        </w:rPr>
      </w:pPr>
    </w:p>
    <w:p w:rsidR="00357C8A" w:rsidRPr="00093B42" w:rsidRDefault="00357C8A" w:rsidP="001D0A07">
      <w:pPr>
        <w:numPr>
          <w:ilvl w:val="0"/>
          <w:numId w:val="34"/>
        </w:numPr>
        <w:ind w:leftChars="400" w:left="1678" w:hangingChars="349" w:hanging="838"/>
        <w:jc w:val="left"/>
        <w:rPr>
          <w:color w:val="000000"/>
          <w:sz w:val="24"/>
        </w:rPr>
      </w:pPr>
      <w:r w:rsidRPr="00093B42">
        <w:rPr>
          <w:rFonts w:hAnsi="宋体"/>
          <w:color w:val="000000"/>
          <w:sz w:val="24"/>
        </w:rPr>
        <w:t>将该违约合伙人尚未缴付的认缴出资额在守约合伙人之间按其实缴出资额比例分配；或</w:t>
      </w:r>
    </w:p>
    <w:p w:rsidR="00357C8A" w:rsidRPr="00093B42" w:rsidRDefault="00357C8A" w:rsidP="00357C8A">
      <w:pPr>
        <w:ind w:left="1681"/>
        <w:jc w:val="left"/>
        <w:rPr>
          <w:color w:val="000000"/>
          <w:sz w:val="24"/>
        </w:rPr>
      </w:pPr>
    </w:p>
    <w:p w:rsidR="00357C8A" w:rsidRPr="00093B42" w:rsidRDefault="00357C8A" w:rsidP="001D0A07">
      <w:pPr>
        <w:numPr>
          <w:ilvl w:val="0"/>
          <w:numId w:val="34"/>
        </w:numPr>
        <w:ind w:leftChars="400" w:left="1678" w:hangingChars="349" w:hanging="838"/>
        <w:jc w:val="left"/>
        <w:rPr>
          <w:color w:val="000000"/>
          <w:sz w:val="24"/>
        </w:rPr>
      </w:pPr>
      <w:r w:rsidRPr="00093B42">
        <w:rPr>
          <w:rFonts w:hAnsi="宋体"/>
          <w:color w:val="000000"/>
          <w:sz w:val="24"/>
        </w:rPr>
        <w:t>由</w:t>
      </w:r>
      <w:r w:rsidR="006F4EC0">
        <w:rPr>
          <w:rFonts w:hAnsi="宋体"/>
          <w:color w:val="000000"/>
          <w:sz w:val="24"/>
        </w:rPr>
        <w:t>合伙企业</w:t>
      </w:r>
      <w:r w:rsidRPr="00093B42">
        <w:rPr>
          <w:rFonts w:hAnsi="宋体"/>
          <w:color w:val="000000"/>
          <w:sz w:val="24"/>
        </w:rPr>
        <w:t>接纳新的有限合伙人继续履行该违约合伙人的出资承诺；</w:t>
      </w:r>
    </w:p>
    <w:p w:rsidR="00357C8A" w:rsidRPr="00093B42" w:rsidRDefault="00357C8A" w:rsidP="00357C8A">
      <w:pPr>
        <w:jc w:val="left"/>
        <w:rPr>
          <w:color w:val="000000"/>
          <w:sz w:val="24"/>
        </w:rPr>
      </w:pPr>
    </w:p>
    <w:p w:rsidR="00357C8A" w:rsidRPr="00093B42" w:rsidRDefault="00357C8A" w:rsidP="001D0A07">
      <w:pPr>
        <w:numPr>
          <w:ilvl w:val="0"/>
          <w:numId w:val="34"/>
        </w:numPr>
        <w:ind w:leftChars="400" w:left="1678" w:hangingChars="349" w:hanging="838"/>
        <w:jc w:val="left"/>
        <w:rPr>
          <w:color w:val="000000"/>
          <w:sz w:val="24"/>
        </w:rPr>
      </w:pPr>
      <w:r w:rsidRPr="00093B42">
        <w:rPr>
          <w:rFonts w:hAnsi="宋体"/>
          <w:color w:val="000000"/>
          <w:sz w:val="24"/>
        </w:rPr>
        <w:t>相应缩减</w:t>
      </w:r>
      <w:r w:rsidR="006F4EC0">
        <w:rPr>
          <w:rFonts w:hAnsi="宋体"/>
          <w:color w:val="000000"/>
          <w:sz w:val="24"/>
        </w:rPr>
        <w:t>合伙企业</w:t>
      </w:r>
      <w:r w:rsidRPr="00093B42">
        <w:rPr>
          <w:rFonts w:hAnsi="宋体"/>
          <w:color w:val="000000"/>
          <w:sz w:val="24"/>
        </w:rPr>
        <w:t>的总认缴出资额；或</w:t>
      </w:r>
    </w:p>
    <w:p w:rsidR="00357C8A" w:rsidRPr="00093B42" w:rsidRDefault="00357C8A" w:rsidP="00357C8A">
      <w:pPr>
        <w:ind w:left="1681"/>
        <w:jc w:val="left"/>
        <w:rPr>
          <w:color w:val="000000"/>
          <w:sz w:val="24"/>
        </w:rPr>
      </w:pPr>
    </w:p>
    <w:p w:rsidR="00357C8A" w:rsidRPr="00093B42" w:rsidRDefault="00357C8A" w:rsidP="001D0A07">
      <w:pPr>
        <w:numPr>
          <w:ilvl w:val="0"/>
          <w:numId w:val="34"/>
        </w:numPr>
        <w:ind w:leftChars="400" w:left="1678" w:hangingChars="349" w:hanging="838"/>
        <w:jc w:val="left"/>
        <w:rPr>
          <w:color w:val="000000"/>
          <w:sz w:val="24"/>
        </w:rPr>
      </w:pPr>
      <w:r w:rsidRPr="00093B42">
        <w:rPr>
          <w:rFonts w:hAnsi="宋体"/>
          <w:color w:val="000000"/>
          <w:sz w:val="24"/>
        </w:rPr>
        <w:t>根据具体情况采取有利于</w:t>
      </w:r>
      <w:r w:rsidR="006F4EC0">
        <w:rPr>
          <w:rFonts w:hAnsi="宋体"/>
          <w:color w:val="000000"/>
          <w:sz w:val="24"/>
        </w:rPr>
        <w:t>合伙企业</w:t>
      </w:r>
      <w:r w:rsidRPr="00093B42">
        <w:rPr>
          <w:rFonts w:hAnsi="宋体"/>
          <w:color w:val="000000"/>
          <w:sz w:val="24"/>
        </w:rPr>
        <w:t>利益的其他处理方法。</w:t>
      </w:r>
    </w:p>
    <w:p w:rsidR="00ED0EF0" w:rsidRPr="00093B42" w:rsidRDefault="00ED0EF0" w:rsidP="00357C8A">
      <w:pPr>
        <w:jc w:val="left"/>
        <w:rPr>
          <w:color w:val="000000"/>
          <w:sz w:val="24"/>
        </w:rPr>
      </w:pPr>
    </w:p>
    <w:p w:rsidR="00357C8A" w:rsidRPr="00093B42" w:rsidRDefault="006F4EC0" w:rsidP="00357C8A">
      <w:pPr>
        <w:numPr>
          <w:ilvl w:val="0"/>
          <w:numId w:val="2"/>
        </w:numPr>
        <w:tabs>
          <w:tab w:val="clear" w:pos="720"/>
        </w:tabs>
        <w:jc w:val="left"/>
        <w:outlineLvl w:val="0"/>
        <w:rPr>
          <w:b/>
          <w:color w:val="000000"/>
          <w:sz w:val="24"/>
        </w:rPr>
      </w:pPr>
      <w:bookmarkStart w:id="1" w:name="_Toc335733263"/>
      <w:r>
        <w:rPr>
          <w:rFonts w:hAnsi="宋体"/>
          <w:b/>
          <w:color w:val="000000"/>
          <w:sz w:val="24"/>
        </w:rPr>
        <w:t>合伙企业</w:t>
      </w:r>
      <w:r w:rsidR="00357C8A" w:rsidRPr="00093B42">
        <w:rPr>
          <w:rFonts w:hAnsi="宋体"/>
          <w:b/>
          <w:color w:val="000000"/>
          <w:sz w:val="24"/>
        </w:rPr>
        <w:t>的投资</w:t>
      </w:r>
      <w:bookmarkEnd w:id="1"/>
    </w:p>
    <w:p w:rsidR="00357C8A" w:rsidRPr="00093B42" w:rsidRDefault="00357C8A" w:rsidP="00357C8A">
      <w:pPr>
        <w:jc w:val="left"/>
        <w:rPr>
          <w:color w:val="000000"/>
          <w:sz w:val="24"/>
        </w:rPr>
      </w:pPr>
    </w:p>
    <w:p w:rsidR="00357C8A" w:rsidRPr="00093B42" w:rsidRDefault="00357C8A" w:rsidP="001D0A07">
      <w:pPr>
        <w:numPr>
          <w:ilvl w:val="0"/>
          <w:numId w:val="17"/>
        </w:numPr>
        <w:ind w:leftChars="200" w:left="959" w:hanging="539"/>
        <w:jc w:val="left"/>
        <w:rPr>
          <w:b/>
          <w:color w:val="000000"/>
          <w:sz w:val="24"/>
        </w:rPr>
      </w:pPr>
      <w:r w:rsidRPr="00093B42">
        <w:rPr>
          <w:rFonts w:hAnsi="宋体"/>
          <w:b/>
          <w:color w:val="000000"/>
          <w:sz w:val="24"/>
        </w:rPr>
        <w:t>投资管理</w:t>
      </w:r>
    </w:p>
    <w:p w:rsidR="00357C8A" w:rsidRPr="00093B42" w:rsidRDefault="00357C8A" w:rsidP="00357C8A">
      <w:pPr>
        <w:jc w:val="left"/>
        <w:rPr>
          <w:color w:val="000000"/>
          <w:sz w:val="24"/>
        </w:rPr>
      </w:pPr>
    </w:p>
    <w:p w:rsidR="00357C8A" w:rsidRPr="00093B42" w:rsidRDefault="00357C8A" w:rsidP="001D0A07">
      <w:pPr>
        <w:numPr>
          <w:ilvl w:val="1"/>
          <w:numId w:val="77"/>
        </w:numPr>
        <w:adjustRightInd w:val="0"/>
        <w:snapToGrid w:val="0"/>
        <w:ind w:leftChars="200" w:left="1260" w:hangingChars="350" w:hanging="840"/>
        <w:jc w:val="left"/>
        <w:rPr>
          <w:color w:val="000000"/>
          <w:sz w:val="24"/>
        </w:rPr>
      </w:pPr>
      <w:r w:rsidRPr="00093B42">
        <w:rPr>
          <w:rFonts w:hAnsi="宋体"/>
          <w:color w:val="000000"/>
          <w:sz w:val="24"/>
        </w:rPr>
        <w:t>除用于支付合伙费用、清偿债务及为</w:t>
      </w:r>
      <w:r w:rsidR="006F4EC0">
        <w:rPr>
          <w:rFonts w:hAnsi="宋体"/>
          <w:color w:val="000000"/>
          <w:sz w:val="24"/>
        </w:rPr>
        <w:t>合伙企业</w:t>
      </w:r>
      <w:r w:rsidRPr="00093B42">
        <w:rPr>
          <w:rFonts w:hAnsi="宋体"/>
          <w:color w:val="000000"/>
          <w:sz w:val="24"/>
        </w:rPr>
        <w:t>运营管理之必要所需其他费用外，合伙人缴付的出资应用于依据本协议约定而进行的投资。除非本协议另有约定，</w:t>
      </w:r>
      <w:r w:rsidR="006F4EC0">
        <w:rPr>
          <w:rFonts w:hAnsi="宋体"/>
          <w:color w:val="000000"/>
          <w:sz w:val="24"/>
        </w:rPr>
        <w:t>合伙企业</w:t>
      </w:r>
      <w:r w:rsidRPr="00093B42">
        <w:rPr>
          <w:rFonts w:hAnsi="宋体"/>
          <w:color w:val="000000"/>
          <w:sz w:val="24"/>
        </w:rPr>
        <w:t>因投资而获得的可分配收入不得再用于项目投资。</w:t>
      </w:r>
    </w:p>
    <w:p w:rsidR="00357C8A" w:rsidRPr="00093B42" w:rsidRDefault="00357C8A" w:rsidP="00357C8A">
      <w:pPr>
        <w:adjustRightInd w:val="0"/>
        <w:snapToGrid w:val="0"/>
        <w:ind w:leftChars="200" w:left="1260" w:hangingChars="350" w:hanging="840"/>
        <w:jc w:val="left"/>
        <w:rPr>
          <w:color w:val="000000"/>
          <w:sz w:val="24"/>
        </w:rPr>
      </w:pPr>
    </w:p>
    <w:p w:rsidR="00357C8A" w:rsidRPr="00093B42" w:rsidRDefault="00357C8A" w:rsidP="001D0A07">
      <w:pPr>
        <w:numPr>
          <w:ilvl w:val="1"/>
          <w:numId w:val="77"/>
        </w:numPr>
        <w:adjustRightInd w:val="0"/>
        <w:snapToGrid w:val="0"/>
        <w:ind w:leftChars="200" w:left="1260" w:hangingChars="350" w:hanging="840"/>
        <w:jc w:val="left"/>
        <w:rPr>
          <w:color w:val="000000"/>
          <w:sz w:val="24"/>
        </w:rPr>
      </w:pPr>
      <w:r w:rsidRPr="00093B42">
        <w:rPr>
          <w:rFonts w:hAnsi="宋体"/>
          <w:color w:val="000000"/>
          <w:sz w:val="24"/>
        </w:rPr>
        <w:t>合伙人依据本协议第</w:t>
      </w:r>
      <w:r w:rsidRPr="00093B42">
        <w:rPr>
          <w:b/>
          <w:color w:val="000000"/>
          <w:sz w:val="24"/>
        </w:rPr>
        <w:t>4.2</w:t>
      </w:r>
      <w:r w:rsidRPr="00093B42">
        <w:rPr>
          <w:rFonts w:hAnsi="宋体"/>
          <w:color w:val="000000"/>
          <w:sz w:val="24"/>
        </w:rPr>
        <w:t>款约定组建投资决策委员会，投资决策委员会应依照本协议约定对</w:t>
      </w:r>
      <w:r w:rsidR="006F4EC0">
        <w:rPr>
          <w:rFonts w:hAnsi="宋体"/>
          <w:color w:val="000000"/>
          <w:sz w:val="24"/>
        </w:rPr>
        <w:t>合伙企业</w:t>
      </w:r>
      <w:r w:rsidRPr="00093B42">
        <w:rPr>
          <w:rFonts w:hAnsi="宋体"/>
          <w:color w:val="000000"/>
          <w:sz w:val="24"/>
        </w:rPr>
        <w:t>投资业务的管理及决策行使职权。</w:t>
      </w:r>
    </w:p>
    <w:p w:rsidR="00357C8A" w:rsidRPr="00093B42" w:rsidRDefault="00357C8A" w:rsidP="00357C8A">
      <w:pPr>
        <w:ind w:left="720" w:hangingChars="300" w:hanging="720"/>
        <w:jc w:val="left"/>
        <w:rPr>
          <w:color w:val="000000"/>
          <w:sz w:val="24"/>
        </w:rPr>
      </w:pPr>
    </w:p>
    <w:p w:rsidR="00357C8A" w:rsidRPr="00093B42" w:rsidRDefault="00357C8A" w:rsidP="001D0A07">
      <w:pPr>
        <w:numPr>
          <w:ilvl w:val="0"/>
          <w:numId w:val="17"/>
        </w:numPr>
        <w:ind w:leftChars="200" w:left="959" w:hanging="539"/>
        <w:jc w:val="left"/>
        <w:rPr>
          <w:b/>
          <w:color w:val="000000"/>
          <w:sz w:val="24"/>
        </w:rPr>
      </w:pPr>
      <w:r w:rsidRPr="00093B42">
        <w:rPr>
          <w:rFonts w:hAnsi="宋体"/>
          <w:b/>
          <w:color w:val="000000"/>
          <w:sz w:val="24"/>
        </w:rPr>
        <w:t>投资限制</w:t>
      </w:r>
    </w:p>
    <w:p w:rsidR="00357C8A" w:rsidRPr="00093B42" w:rsidRDefault="00357C8A" w:rsidP="00357C8A">
      <w:pPr>
        <w:ind w:left="120"/>
        <w:jc w:val="left"/>
        <w:rPr>
          <w:color w:val="000000"/>
          <w:sz w:val="24"/>
        </w:rPr>
      </w:pPr>
    </w:p>
    <w:p w:rsidR="00357C8A" w:rsidRPr="00093B42" w:rsidRDefault="006F4EC0" w:rsidP="00357C8A">
      <w:pPr>
        <w:adjustRightInd w:val="0"/>
        <w:snapToGrid w:val="0"/>
        <w:ind w:leftChars="200" w:left="420" w:firstLineChars="200" w:firstLine="480"/>
        <w:jc w:val="left"/>
        <w:rPr>
          <w:color w:val="000000"/>
          <w:sz w:val="24"/>
        </w:rPr>
      </w:pPr>
      <w:r>
        <w:rPr>
          <w:rFonts w:hAnsi="宋体"/>
          <w:color w:val="000000"/>
          <w:sz w:val="24"/>
        </w:rPr>
        <w:t>合伙企业</w:t>
      </w:r>
      <w:r w:rsidR="00357C8A" w:rsidRPr="00093B42">
        <w:rPr>
          <w:rFonts w:hAnsi="宋体"/>
          <w:color w:val="000000"/>
          <w:sz w:val="24"/>
        </w:rPr>
        <w:t>不得在二级市场上以获取短期差价为目的买卖上市股票（但出售投资组合公司股票的不在此限）。</w:t>
      </w:r>
    </w:p>
    <w:p w:rsidR="00357C8A" w:rsidRPr="00093B42" w:rsidRDefault="00357C8A" w:rsidP="00357C8A">
      <w:pPr>
        <w:jc w:val="left"/>
        <w:rPr>
          <w:b/>
          <w:color w:val="000000"/>
          <w:sz w:val="24"/>
        </w:rPr>
      </w:pPr>
    </w:p>
    <w:p w:rsidR="00357C8A" w:rsidRPr="00093B42" w:rsidRDefault="00357C8A" w:rsidP="001D0A07">
      <w:pPr>
        <w:numPr>
          <w:ilvl w:val="0"/>
          <w:numId w:val="17"/>
        </w:numPr>
        <w:ind w:leftChars="200" w:left="959" w:hanging="539"/>
        <w:jc w:val="left"/>
        <w:rPr>
          <w:b/>
          <w:color w:val="000000"/>
          <w:sz w:val="24"/>
        </w:rPr>
      </w:pPr>
      <w:r w:rsidRPr="00093B42">
        <w:rPr>
          <w:rFonts w:hAnsi="宋体"/>
          <w:b/>
          <w:color w:val="000000"/>
          <w:sz w:val="24"/>
        </w:rPr>
        <w:t>临时投资</w:t>
      </w:r>
    </w:p>
    <w:p w:rsidR="00357C8A" w:rsidRPr="00093B42" w:rsidRDefault="00357C8A" w:rsidP="00357C8A">
      <w:pPr>
        <w:ind w:left="120"/>
        <w:jc w:val="left"/>
        <w:rPr>
          <w:color w:val="000000"/>
          <w:sz w:val="24"/>
        </w:rPr>
      </w:pPr>
    </w:p>
    <w:p w:rsidR="00357C8A" w:rsidRPr="00093B42" w:rsidRDefault="00357C8A" w:rsidP="00A419CB">
      <w:pPr>
        <w:adjustRightInd w:val="0"/>
        <w:snapToGrid w:val="0"/>
        <w:ind w:leftChars="200" w:left="420" w:firstLineChars="200" w:firstLine="480"/>
        <w:jc w:val="left"/>
        <w:rPr>
          <w:color w:val="000000"/>
          <w:sz w:val="24"/>
        </w:rPr>
      </w:pPr>
      <w:r w:rsidRPr="00093B42">
        <w:rPr>
          <w:rFonts w:hAnsi="宋体"/>
          <w:color w:val="000000"/>
          <w:sz w:val="24"/>
        </w:rPr>
        <w:t>为实现</w:t>
      </w:r>
      <w:r w:rsidR="006F4EC0">
        <w:rPr>
          <w:rFonts w:hAnsi="宋体"/>
          <w:color w:val="000000"/>
          <w:sz w:val="24"/>
        </w:rPr>
        <w:t>合伙企业</w:t>
      </w:r>
      <w:r w:rsidRPr="00093B42">
        <w:rPr>
          <w:rFonts w:hAnsi="宋体"/>
          <w:color w:val="000000"/>
          <w:sz w:val="24"/>
        </w:rPr>
        <w:t>利益的最大化，普通合伙人可以存放银行和债券类投资的方式，管理</w:t>
      </w:r>
      <w:r w:rsidR="006F4EC0">
        <w:rPr>
          <w:rFonts w:hAnsi="宋体"/>
          <w:color w:val="000000"/>
          <w:sz w:val="24"/>
        </w:rPr>
        <w:t>合伙企业</w:t>
      </w:r>
      <w:r w:rsidRPr="00093B42">
        <w:rPr>
          <w:rFonts w:hAnsi="宋体"/>
          <w:color w:val="000000"/>
          <w:sz w:val="24"/>
        </w:rPr>
        <w:t>的账面现金（包括待投资、待分配及费用备付等现金）（</w:t>
      </w:r>
      <w:r w:rsidRPr="00093B42">
        <w:rPr>
          <w:color w:val="000000"/>
          <w:sz w:val="24"/>
        </w:rPr>
        <w:t>“</w:t>
      </w:r>
      <w:r w:rsidRPr="00093B42">
        <w:rPr>
          <w:rFonts w:hAnsi="宋体"/>
          <w:color w:val="000000"/>
          <w:sz w:val="24"/>
        </w:rPr>
        <w:t>临时投资</w:t>
      </w:r>
      <w:r w:rsidRPr="00093B42">
        <w:rPr>
          <w:color w:val="000000"/>
          <w:sz w:val="24"/>
        </w:rPr>
        <w:t>”</w:t>
      </w:r>
      <w:r w:rsidRPr="00093B42">
        <w:rPr>
          <w:rFonts w:hAnsi="宋体"/>
          <w:color w:val="000000"/>
          <w:sz w:val="24"/>
        </w:rPr>
        <w:t>，因临时投资获得的收入简称为</w:t>
      </w:r>
      <w:r w:rsidRPr="00093B42">
        <w:rPr>
          <w:color w:val="000000"/>
          <w:sz w:val="24"/>
        </w:rPr>
        <w:t>“</w:t>
      </w:r>
      <w:r w:rsidRPr="00093B42">
        <w:rPr>
          <w:rFonts w:hAnsi="宋体"/>
          <w:color w:val="000000"/>
          <w:sz w:val="24"/>
        </w:rPr>
        <w:t>临时投资收入</w:t>
      </w:r>
      <w:r w:rsidRPr="00093B42">
        <w:rPr>
          <w:color w:val="000000"/>
          <w:sz w:val="24"/>
        </w:rPr>
        <w:t>”</w:t>
      </w:r>
      <w:r w:rsidRPr="00093B42">
        <w:rPr>
          <w:rFonts w:hAnsi="宋体"/>
          <w:color w:val="000000"/>
          <w:sz w:val="24"/>
        </w:rPr>
        <w:t>）。</w:t>
      </w:r>
    </w:p>
    <w:p w:rsidR="00357C8A" w:rsidRPr="00093B42" w:rsidRDefault="00357C8A" w:rsidP="00357C8A">
      <w:pPr>
        <w:ind w:left="120"/>
        <w:jc w:val="left"/>
        <w:rPr>
          <w:color w:val="000000"/>
          <w:sz w:val="24"/>
        </w:rPr>
      </w:pPr>
    </w:p>
    <w:p w:rsidR="00357C8A" w:rsidRPr="00093B42" w:rsidRDefault="00357C8A" w:rsidP="001D0A07">
      <w:pPr>
        <w:numPr>
          <w:ilvl w:val="0"/>
          <w:numId w:val="17"/>
        </w:numPr>
        <w:ind w:leftChars="200" w:left="959" w:hanging="539"/>
        <w:jc w:val="left"/>
        <w:rPr>
          <w:b/>
          <w:color w:val="000000"/>
          <w:sz w:val="24"/>
        </w:rPr>
      </w:pPr>
      <w:r w:rsidRPr="00093B42">
        <w:rPr>
          <w:rFonts w:hAnsi="宋体"/>
          <w:b/>
          <w:color w:val="000000"/>
          <w:sz w:val="24"/>
        </w:rPr>
        <w:t>利益冲突和关联交易</w:t>
      </w:r>
    </w:p>
    <w:p w:rsidR="00357C8A" w:rsidRPr="00093B42" w:rsidRDefault="00357C8A" w:rsidP="00357C8A">
      <w:pPr>
        <w:ind w:left="120"/>
        <w:jc w:val="left"/>
        <w:rPr>
          <w:color w:val="000000"/>
          <w:sz w:val="24"/>
        </w:rPr>
      </w:pPr>
    </w:p>
    <w:p w:rsidR="00357C8A" w:rsidRPr="00093B42" w:rsidRDefault="00357C8A" w:rsidP="001D0A07">
      <w:pPr>
        <w:numPr>
          <w:ilvl w:val="1"/>
          <w:numId w:val="76"/>
        </w:numPr>
        <w:adjustRightInd w:val="0"/>
        <w:snapToGrid w:val="0"/>
        <w:ind w:leftChars="200" w:left="1260" w:hangingChars="350" w:hanging="840"/>
        <w:jc w:val="left"/>
        <w:rPr>
          <w:color w:val="000000"/>
          <w:sz w:val="24"/>
        </w:rPr>
      </w:pPr>
      <w:r w:rsidRPr="00093B42">
        <w:rPr>
          <w:rFonts w:hAnsi="宋体"/>
          <w:color w:val="000000"/>
          <w:sz w:val="24"/>
        </w:rPr>
        <w:t>利益冲突</w:t>
      </w:r>
    </w:p>
    <w:p w:rsidR="00357C8A" w:rsidRPr="00093B42" w:rsidRDefault="00357C8A" w:rsidP="00357C8A">
      <w:pPr>
        <w:ind w:left="120"/>
        <w:jc w:val="left"/>
        <w:rPr>
          <w:color w:val="000000"/>
          <w:sz w:val="24"/>
        </w:rPr>
      </w:pPr>
    </w:p>
    <w:p w:rsidR="00357C8A" w:rsidRPr="00093B42" w:rsidRDefault="00357C8A" w:rsidP="007270AB">
      <w:pPr>
        <w:adjustRightInd w:val="0"/>
        <w:snapToGrid w:val="0"/>
        <w:ind w:leftChars="200" w:left="420" w:firstLineChars="200" w:firstLine="480"/>
        <w:jc w:val="left"/>
        <w:rPr>
          <w:color w:val="000000"/>
          <w:sz w:val="24"/>
        </w:rPr>
      </w:pPr>
      <w:r w:rsidRPr="00093B42">
        <w:rPr>
          <w:rFonts w:hAnsi="宋体"/>
          <w:color w:val="000000"/>
          <w:sz w:val="24"/>
        </w:rPr>
        <w:t>普通合伙人</w:t>
      </w:r>
      <w:r w:rsidR="00503DFD" w:rsidRPr="00093B42">
        <w:rPr>
          <w:rFonts w:hAnsi="宋体" w:hint="eastAsia"/>
          <w:color w:val="000000"/>
          <w:sz w:val="24"/>
        </w:rPr>
        <w:t>可以</w:t>
      </w:r>
      <w:r w:rsidRPr="00093B42">
        <w:rPr>
          <w:rFonts w:hAnsi="宋体" w:hint="eastAsia"/>
          <w:color w:val="000000"/>
          <w:sz w:val="24"/>
        </w:rPr>
        <w:t>作</w:t>
      </w:r>
      <w:r w:rsidRPr="00093B42">
        <w:rPr>
          <w:rFonts w:hAnsi="宋体"/>
          <w:color w:val="000000"/>
          <w:sz w:val="24"/>
        </w:rPr>
        <w:t>为执行事务合伙人在中国境内设立与本</w:t>
      </w:r>
      <w:r w:rsidR="006F4EC0">
        <w:rPr>
          <w:rFonts w:hAnsi="宋体"/>
          <w:color w:val="000000"/>
          <w:sz w:val="24"/>
        </w:rPr>
        <w:t>合伙企业</w:t>
      </w:r>
      <w:r w:rsidRPr="00093B42">
        <w:rPr>
          <w:rFonts w:hAnsi="宋体"/>
          <w:color w:val="000000"/>
          <w:sz w:val="24"/>
        </w:rPr>
        <w:t>相</w:t>
      </w:r>
      <w:r w:rsidRPr="00093B42">
        <w:rPr>
          <w:rFonts w:hAnsi="宋体" w:hint="eastAsia"/>
          <w:color w:val="000000"/>
          <w:sz w:val="24"/>
        </w:rPr>
        <w:t>类似</w:t>
      </w:r>
      <w:r w:rsidRPr="00093B42">
        <w:rPr>
          <w:rFonts w:hAnsi="宋体"/>
          <w:color w:val="000000"/>
          <w:sz w:val="24"/>
        </w:rPr>
        <w:t>的新的人民币集合投资工具。</w:t>
      </w:r>
    </w:p>
    <w:p w:rsidR="00357C8A" w:rsidRPr="00093B42" w:rsidRDefault="00357C8A" w:rsidP="00357C8A">
      <w:pPr>
        <w:jc w:val="left"/>
        <w:rPr>
          <w:color w:val="000000"/>
          <w:sz w:val="24"/>
        </w:rPr>
      </w:pPr>
    </w:p>
    <w:p w:rsidR="00357C8A" w:rsidRPr="00093B42" w:rsidRDefault="00357C8A" w:rsidP="001D0A07">
      <w:pPr>
        <w:numPr>
          <w:ilvl w:val="1"/>
          <w:numId w:val="76"/>
        </w:numPr>
        <w:adjustRightInd w:val="0"/>
        <w:snapToGrid w:val="0"/>
        <w:ind w:leftChars="200" w:left="1260" w:hangingChars="350" w:hanging="840"/>
        <w:jc w:val="left"/>
        <w:rPr>
          <w:color w:val="000000"/>
          <w:sz w:val="24"/>
        </w:rPr>
      </w:pPr>
      <w:r w:rsidRPr="00093B42">
        <w:rPr>
          <w:rFonts w:hAnsi="宋体"/>
          <w:color w:val="000000"/>
          <w:sz w:val="24"/>
        </w:rPr>
        <w:t>关联交易</w:t>
      </w:r>
    </w:p>
    <w:p w:rsidR="00357C8A" w:rsidRPr="00093B42" w:rsidRDefault="00357C8A" w:rsidP="00357C8A">
      <w:pPr>
        <w:adjustRightInd w:val="0"/>
        <w:snapToGrid w:val="0"/>
        <w:ind w:leftChars="200" w:left="420" w:firstLineChars="200" w:firstLine="480"/>
        <w:jc w:val="left"/>
        <w:rPr>
          <w:color w:val="000000"/>
          <w:sz w:val="24"/>
        </w:rPr>
      </w:pPr>
    </w:p>
    <w:p w:rsidR="00357C8A" w:rsidRPr="00093B42" w:rsidRDefault="006F4EC0" w:rsidP="00357C8A">
      <w:pPr>
        <w:adjustRightInd w:val="0"/>
        <w:snapToGrid w:val="0"/>
        <w:ind w:leftChars="200" w:left="420" w:firstLineChars="200" w:firstLine="480"/>
        <w:jc w:val="left"/>
        <w:rPr>
          <w:color w:val="000000"/>
          <w:sz w:val="24"/>
        </w:rPr>
      </w:pPr>
      <w:r>
        <w:rPr>
          <w:rFonts w:hAnsi="宋体"/>
          <w:color w:val="000000"/>
          <w:sz w:val="24"/>
        </w:rPr>
        <w:t>合伙企业</w:t>
      </w:r>
      <w:r w:rsidR="00357C8A" w:rsidRPr="00093B42">
        <w:rPr>
          <w:rFonts w:hAnsi="宋体"/>
          <w:color w:val="000000"/>
          <w:sz w:val="24"/>
        </w:rPr>
        <w:t>应尽量避免从普通合伙人及其关联人或其他关联</w:t>
      </w:r>
      <w:r>
        <w:rPr>
          <w:rFonts w:hAnsi="宋体"/>
          <w:color w:val="000000"/>
          <w:sz w:val="24"/>
        </w:rPr>
        <w:t>合伙企业</w:t>
      </w:r>
      <w:r w:rsidR="00357C8A" w:rsidRPr="00093B42">
        <w:rPr>
          <w:rFonts w:hAnsi="宋体"/>
          <w:color w:val="000000"/>
          <w:sz w:val="24"/>
        </w:rPr>
        <w:t>收购投资标的或向其他关联</w:t>
      </w:r>
      <w:r>
        <w:rPr>
          <w:rFonts w:hAnsi="宋体"/>
          <w:color w:val="000000"/>
          <w:sz w:val="24"/>
        </w:rPr>
        <w:t>合伙企业</w:t>
      </w:r>
      <w:r w:rsidR="00357C8A" w:rsidRPr="00093B42">
        <w:rPr>
          <w:rFonts w:hAnsi="宋体"/>
          <w:color w:val="000000"/>
          <w:sz w:val="24"/>
        </w:rPr>
        <w:t>出售投资标的，避免投资于普通合伙人及其关联人已经投资的项目。如普通合伙人决定从事上述关联交易，该等关联交易应符合公平、合理及有利于</w:t>
      </w:r>
      <w:r>
        <w:rPr>
          <w:rFonts w:hAnsi="宋体"/>
          <w:color w:val="000000"/>
          <w:sz w:val="24"/>
        </w:rPr>
        <w:t>合伙企业</w:t>
      </w:r>
      <w:r w:rsidR="00357C8A" w:rsidRPr="00093B42">
        <w:rPr>
          <w:rFonts w:hAnsi="宋体"/>
          <w:color w:val="000000"/>
          <w:sz w:val="24"/>
        </w:rPr>
        <w:t>的原则，不得损害</w:t>
      </w:r>
      <w:r>
        <w:rPr>
          <w:rFonts w:hAnsi="宋体"/>
          <w:color w:val="000000"/>
          <w:sz w:val="24"/>
        </w:rPr>
        <w:t>合伙企业</w:t>
      </w:r>
      <w:r w:rsidR="00357C8A" w:rsidRPr="00093B42">
        <w:rPr>
          <w:rFonts w:hAnsi="宋体"/>
          <w:color w:val="000000"/>
          <w:sz w:val="24"/>
        </w:rPr>
        <w:t>的利益。</w:t>
      </w:r>
    </w:p>
    <w:p w:rsidR="00357C8A" w:rsidRPr="00093B42" w:rsidRDefault="00357C8A" w:rsidP="00357C8A">
      <w:pPr>
        <w:ind w:leftChars="57" w:left="120"/>
        <w:jc w:val="left"/>
        <w:rPr>
          <w:color w:val="000000"/>
          <w:sz w:val="24"/>
        </w:rPr>
      </w:pPr>
    </w:p>
    <w:p w:rsidR="00357C8A" w:rsidRPr="00093B42" w:rsidRDefault="00357C8A" w:rsidP="00357C8A">
      <w:pPr>
        <w:jc w:val="left"/>
        <w:rPr>
          <w:color w:val="000000"/>
          <w:sz w:val="24"/>
        </w:rPr>
      </w:pPr>
    </w:p>
    <w:p w:rsidR="00357C8A" w:rsidRPr="00093B42" w:rsidRDefault="00357C8A" w:rsidP="00357C8A">
      <w:pPr>
        <w:numPr>
          <w:ilvl w:val="0"/>
          <w:numId w:val="2"/>
        </w:numPr>
        <w:tabs>
          <w:tab w:val="clear" w:pos="720"/>
        </w:tabs>
        <w:jc w:val="left"/>
        <w:outlineLvl w:val="0"/>
        <w:rPr>
          <w:b/>
          <w:color w:val="000000"/>
          <w:sz w:val="24"/>
        </w:rPr>
      </w:pPr>
      <w:bookmarkStart w:id="2" w:name="_Toc335733264"/>
      <w:r w:rsidRPr="00093B42">
        <w:rPr>
          <w:rFonts w:hAnsi="宋体"/>
          <w:b/>
          <w:color w:val="000000"/>
          <w:sz w:val="24"/>
        </w:rPr>
        <w:t>合伙事务的管理与执行</w:t>
      </w:r>
      <w:bookmarkEnd w:id="2"/>
    </w:p>
    <w:p w:rsidR="00357C8A" w:rsidRPr="00093B42" w:rsidRDefault="00357C8A" w:rsidP="00357C8A">
      <w:pPr>
        <w:jc w:val="left"/>
        <w:rPr>
          <w:color w:val="000000"/>
          <w:sz w:val="24"/>
        </w:rPr>
      </w:pPr>
    </w:p>
    <w:p w:rsidR="00357C8A" w:rsidRPr="00440804" w:rsidRDefault="00357C8A" w:rsidP="00440804">
      <w:pPr>
        <w:numPr>
          <w:ilvl w:val="0"/>
          <w:numId w:val="18"/>
        </w:numPr>
        <w:ind w:leftChars="200" w:left="959" w:hanging="539"/>
        <w:jc w:val="left"/>
        <w:rPr>
          <w:b/>
          <w:color w:val="000000"/>
          <w:sz w:val="24"/>
        </w:rPr>
      </w:pPr>
      <w:r w:rsidRPr="00093B42">
        <w:rPr>
          <w:rFonts w:hAnsi="宋体"/>
          <w:b/>
          <w:color w:val="000000"/>
          <w:sz w:val="24"/>
        </w:rPr>
        <w:t>执行事务合伙人</w:t>
      </w:r>
    </w:p>
    <w:p w:rsidR="00357C8A" w:rsidRPr="00093B42" w:rsidRDefault="00357C8A" w:rsidP="001D0A07">
      <w:pPr>
        <w:numPr>
          <w:ilvl w:val="1"/>
          <w:numId w:val="75"/>
        </w:numPr>
        <w:adjustRightInd w:val="0"/>
        <w:snapToGrid w:val="0"/>
        <w:ind w:leftChars="200" w:left="1260" w:hangingChars="350" w:hanging="840"/>
        <w:jc w:val="left"/>
        <w:rPr>
          <w:color w:val="000000"/>
          <w:sz w:val="24"/>
        </w:rPr>
      </w:pPr>
      <w:r w:rsidRPr="00093B42">
        <w:rPr>
          <w:rFonts w:hAnsi="宋体"/>
          <w:color w:val="000000"/>
          <w:sz w:val="24"/>
        </w:rPr>
        <w:t>执行事务合伙人的职权</w:t>
      </w:r>
    </w:p>
    <w:p w:rsidR="00357C8A" w:rsidRPr="00093B42" w:rsidRDefault="00357C8A" w:rsidP="00357C8A">
      <w:pPr>
        <w:ind w:left="240"/>
        <w:jc w:val="left"/>
        <w:rPr>
          <w:color w:val="000000"/>
          <w:sz w:val="24"/>
        </w:rPr>
      </w:pPr>
    </w:p>
    <w:p w:rsidR="00357C8A" w:rsidRPr="00093B42" w:rsidRDefault="00357C8A" w:rsidP="00357C8A">
      <w:pPr>
        <w:adjustRightInd w:val="0"/>
        <w:snapToGrid w:val="0"/>
        <w:ind w:leftChars="200" w:left="420" w:firstLineChars="200" w:firstLine="480"/>
        <w:jc w:val="left"/>
        <w:rPr>
          <w:color w:val="000000"/>
          <w:sz w:val="24"/>
        </w:rPr>
      </w:pPr>
      <w:r w:rsidRPr="00093B42">
        <w:rPr>
          <w:rFonts w:hAnsi="宋体"/>
          <w:color w:val="000000"/>
          <w:sz w:val="24"/>
        </w:rPr>
        <w:t>普通合伙人作为</w:t>
      </w:r>
      <w:r w:rsidR="006F4EC0">
        <w:rPr>
          <w:rFonts w:hAnsi="宋体"/>
          <w:color w:val="000000"/>
          <w:sz w:val="24"/>
        </w:rPr>
        <w:t>合伙企业</w:t>
      </w:r>
      <w:r w:rsidRPr="00093B42">
        <w:rPr>
          <w:rFonts w:hAnsi="宋体"/>
          <w:color w:val="000000"/>
          <w:sz w:val="24"/>
        </w:rPr>
        <w:t>的执行事务合伙人，拥有全权负责</w:t>
      </w:r>
      <w:r w:rsidR="006F4EC0">
        <w:rPr>
          <w:rFonts w:hAnsi="宋体"/>
          <w:color w:val="000000"/>
          <w:sz w:val="24"/>
        </w:rPr>
        <w:t>合伙企业</w:t>
      </w:r>
      <w:r w:rsidRPr="00093B42">
        <w:rPr>
          <w:rFonts w:hAnsi="宋体"/>
          <w:color w:val="000000"/>
          <w:sz w:val="24"/>
        </w:rPr>
        <w:t>及投资业务以及其他合伙事务之管理、运营、控制、决策的全部职权，该等职权由普通合伙人直接行使或通过其委派的代表行使。执行事务合伙人的职权包括但不限于：</w:t>
      </w:r>
    </w:p>
    <w:p w:rsidR="00357C8A" w:rsidRPr="00093B42" w:rsidRDefault="00357C8A" w:rsidP="00357C8A">
      <w:pPr>
        <w:ind w:left="240"/>
        <w:jc w:val="left"/>
        <w:rPr>
          <w:color w:val="000000"/>
          <w:sz w:val="24"/>
        </w:rPr>
      </w:pPr>
    </w:p>
    <w:p w:rsidR="00357C8A" w:rsidRPr="00093B42" w:rsidRDefault="00357C8A" w:rsidP="00357C8A">
      <w:pPr>
        <w:numPr>
          <w:ilvl w:val="2"/>
          <w:numId w:val="2"/>
        </w:numPr>
        <w:tabs>
          <w:tab w:val="clear" w:pos="1560"/>
        </w:tabs>
        <w:adjustRightInd w:val="0"/>
        <w:snapToGrid w:val="0"/>
        <w:ind w:leftChars="400" w:left="1680" w:hangingChars="350" w:hanging="840"/>
        <w:jc w:val="left"/>
        <w:rPr>
          <w:color w:val="000000"/>
          <w:sz w:val="24"/>
        </w:rPr>
      </w:pPr>
      <w:r w:rsidRPr="00093B42">
        <w:rPr>
          <w:rFonts w:hAnsi="宋体"/>
          <w:color w:val="000000"/>
          <w:sz w:val="24"/>
        </w:rPr>
        <w:t>全面负责</w:t>
      </w:r>
      <w:r w:rsidR="006F4EC0">
        <w:rPr>
          <w:rFonts w:hAnsi="宋体"/>
          <w:color w:val="000000"/>
          <w:sz w:val="24"/>
        </w:rPr>
        <w:t>合伙企业</w:t>
      </w:r>
      <w:r w:rsidRPr="00093B42">
        <w:rPr>
          <w:rFonts w:hAnsi="宋体"/>
          <w:color w:val="000000"/>
          <w:sz w:val="24"/>
        </w:rPr>
        <w:t>的各项投资业务及其他业务的管理及决策；</w:t>
      </w:r>
    </w:p>
    <w:p w:rsidR="00357C8A" w:rsidRPr="00093B42" w:rsidRDefault="00357C8A" w:rsidP="00357C8A">
      <w:pPr>
        <w:adjustRightInd w:val="0"/>
        <w:snapToGrid w:val="0"/>
        <w:ind w:leftChars="400" w:left="1680" w:hangingChars="350" w:hanging="840"/>
        <w:jc w:val="left"/>
        <w:rPr>
          <w:color w:val="000000"/>
          <w:sz w:val="24"/>
        </w:rPr>
      </w:pPr>
    </w:p>
    <w:p w:rsidR="00357C8A" w:rsidRPr="00093B42" w:rsidRDefault="00357C8A" w:rsidP="00357C8A">
      <w:pPr>
        <w:numPr>
          <w:ilvl w:val="2"/>
          <w:numId w:val="2"/>
        </w:numPr>
        <w:tabs>
          <w:tab w:val="clear" w:pos="1560"/>
        </w:tabs>
        <w:adjustRightInd w:val="0"/>
        <w:snapToGrid w:val="0"/>
        <w:ind w:leftChars="400" w:left="1680" w:hangingChars="350" w:hanging="840"/>
        <w:jc w:val="left"/>
        <w:rPr>
          <w:color w:val="000000"/>
          <w:sz w:val="24"/>
        </w:rPr>
      </w:pPr>
      <w:r w:rsidRPr="00093B42">
        <w:rPr>
          <w:rFonts w:hAnsi="宋体"/>
          <w:color w:val="000000"/>
          <w:sz w:val="24"/>
        </w:rPr>
        <w:t>代表</w:t>
      </w:r>
      <w:r w:rsidR="006F4EC0">
        <w:rPr>
          <w:rFonts w:hAnsi="宋体"/>
          <w:color w:val="000000"/>
          <w:sz w:val="24"/>
        </w:rPr>
        <w:t>合伙企业</w:t>
      </w:r>
      <w:r w:rsidRPr="00093B42">
        <w:rPr>
          <w:rFonts w:hAnsi="宋体"/>
          <w:color w:val="000000"/>
          <w:sz w:val="24"/>
        </w:rPr>
        <w:t>对外签署、交付和履行协议、合同及其他文件；</w:t>
      </w:r>
    </w:p>
    <w:p w:rsidR="00357C8A" w:rsidRPr="00093B42" w:rsidRDefault="00357C8A" w:rsidP="00357C8A">
      <w:pPr>
        <w:adjustRightInd w:val="0"/>
        <w:snapToGrid w:val="0"/>
        <w:ind w:leftChars="400" w:left="1680" w:hangingChars="350" w:hanging="840"/>
        <w:jc w:val="left"/>
        <w:rPr>
          <w:color w:val="000000"/>
          <w:sz w:val="24"/>
        </w:rPr>
      </w:pPr>
    </w:p>
    <w:p w:rsidR="00357C8A" w:rsidRPr="00093B42" w:rsidRDefault="00357C8A" w:rsidP="00357C8A">
      <w:pPr>
        <w:numPr>
          <w:ilvl w:val="2"/>
          <w:numId w:val="2"/>
        </w:numPr>
        <w:tabs>
          <w:tab w:val="clear" w:pos="1560"/>
        </w:tabs>
        <w:adjustRightInd w:val="0"/>
        <w:snapToGrid w:val="0"/>
        <w:ind w:leftChars="400" w:left="1680" w:hangingChars="350" w:hanging="840"/>
        <w:jc w:val="left"/>
        <w:rPr>
          <w:color w:val="000000"/>
          <w:sz w:val="24"/>
        </w:rPr>
      </w:pPr>
      <w:r w:rsidRPr="00093B42">
        <w:rPr>
          <w:rFonts w:hAnsi="宋体"/>
          <w:color w:val="000000"/>
          <w:sz w:val="24"/>
        </w:rPr>
        <w:t>代表</w:t>
      </w:r>
      <w:r w:rsidR="006F4EC0">
        <w:rPr>
          <w:rFonts w:hAnsi="宋体"/>
          <w:color w:val="000000"/>
          <w:sz w:val="24"/>
        </w:rPr>
        <w:t>合伙企业</w:t>
      </w:r>
      <w:r w:rsidRPr="00093B42">
        <w:rPr>
          <w:rFonts w:hAnsi="宋体"/>
          <w:color w:val="000000"/>
          <w:sz w:val="24"/>
        </w:rPr>
        <w:t>取得、拥有、管理、维持和处分资产，包括但不限于投资性资产、非投资性资产、知识产权等；</w:t>
      </w:r>
    </w:p>
    <w:p w:rsidR="00357C8A" w:rsidRPr="00093B42" w:rsidRDefault="00357C8A" w:rsidP="00357C8A">
      <w:pPr>
        <w:adjustRightInd w:val="0"/>
        <w:snapToGrid w:val="0"/>
        <w:ind w:leftChars="400" w:left="1680" w:hangingChars="350" w:hanging="840"/>
        <w:jc w:val="left"/>
        <w:rPr>
          <w:color w:val="000000"/>
          <w:sz w:val="24"/>
        </w:rPr>
      </w:pPr>
    </w:p>
    <w:p w:rsidR="00357C8A" w:rsidRPr="00093B42" w:rsidRDefault="00357C8A" w:rsidP="00357C8A">
      <w:pPr>
        <w:numPr>
          <w:ilvl w:val="2"/>
          <w:numId w:val="2"/>
        </w:numPr>
        <w:tabs>
          <w:tab w:val="clear" w:pos="1560"/>
        </w:tabs>
        <w:adjustRightInd w:val="0"/>
        <w:snapToGrid w:val="0"/>
        <w:ind w:leftChars="400" w:left="1680" w:hangingChars="350" w:hanging="840"/>
        <w:jc w:val="left"/>
        <w:rPr>
          <w:color w:val="000000"/>
          <w:sz w:val="24"/>
        </w:rPr>
      </w:pPr>
      <w:r w:rsidRPr="00093B42">
        <w:rPr>
          <w:rFonts w:hAnsi="宋体"/>
          <w:color w:val="000000"/>
          <w:sz w:val="24"/>
        </w:rPr>
        <w:t>采取一切必要行动以维持</w:t>
      </w:r>
      <w:r w:rsidR="006F4EC0">
        <w:rPr>
          <w:rFonts w:hAnsi="宋体"/>
          <w:color w:val="000000"/>
          <w:sz w:val="24"/>
        </w:rPr>
        <w:t>合伙企业</w:t>
      </w:r>
      <w:r w:rsidRPr="00093B42">
        <w:rPr>
          <w:rFonts w:hAnsi="宋体"/>
          <w:color w:val="000000"/>
          <w:sz w:val="24"/>
        </w:rPr>
        <w:t>合法存续、以有限合伙身份开展经营活动；</w:t>
      </w:r>
    </w:p>
    <w:p w:rsidR="00357C8A" w:rsidRPr="00093B42" w:rsidRDefault="00357C8A" w:rsidP="00357C8A">
      <w:pPr>
        <w:adjustRightInd w:val="0"/>
        <w:snapToGrid w:val="0"/>
        <w:ind w:leftChars="400" w:left="1680" w:hangingChars="350" w:hanging="840"/>
        <w:jc w:val="left"/>
        <w:rPr>
          <w:color w:val="000000"/>
          <w:sz w:val="24"/>
        </w:rPr>
      </w:pPr>
    </w:p>
    <w:p w:rsidR="00357C8A" w:rsidRPr="00093B42" w:rsidRDefault="00357C8A" w:rsidP="00357C8A">
      <w:pPr>
        <w:numPr>
          <w:ilvl w:val="2"/>
          <w:numId w:val="2"/>
        </w:numPr>
        <w:tabs>
          <w:tab w:val="clear" w:pos="1560"/>
        </w:tabs>
        <w:adjustRightInd w:val="0"/>
        <w:snapToGrid w:val="0"/>
        <w:ind w:leftChars="400" w:left="1680" w:hangingChars="350" w:hanging="840"/>
        <w:jc w:val="left"/>
        <w:rPr>
          <w:color w:val="000000"/>
          <w:sz w:val="24"/>
        </w:rPr>
      </w:pPr>
      <w:r w:rsidRPr="00093B42">
        <w:rPr>
          <w:rFonts w:hAnsi="宋体"/>
          <w:color w:val="000000"/>
          <w:sz w:val="24"/>
        </w:rPr>
        <w:t>变更</w:t>
      </w:r>
      <w:r w:rsidR="006F4EC0">
        <w:rPr>
          <w:rFonts w:hAnsi="宋体"/>
          <w:color w:val="000000"/>
          <w:sz w:val="24"/>
        </w:rPr>
        <w:t>合伙企业</w:t>
      </w:r>
      <w:r w:rsidRPr="00093B42">
        <w:rPr>
          <w:rFonts w:hAnsi="宋体"/>
          <w:color w:val="000000"/>
          <w:sz w:val="24"/>
        </w:rPr>
        <w:t>的名称、主要经营场所；</w:t>
      </w:r>
    </w:p>
    <w:p w:rsidR="00357C8A" w:rsidRPr="00093B42" w:rsidRDefault="00357C8A" w:rsidP="00357C8A">
      <w:pPr>
        <w:adjustRightInd w:val="0"/>
        <w:snapToGrid w:val="0"/>
        <w:ind w:leftChars="400" w:left="1680" w:hangingChars="350" w:hanging="840"/>
        <w:jc w:val="left"/>
        <w:rPr>
          <w:color w:val="000000"/>
          <w:sz w:val="24"/>
        </w:rPr>
      </w:pPr>
    </w:p>
    <w:p w:rsidR="00357C8A" w:rsidRPr="00093B42" w:rsidRDefault="00357C8A" w:rsidP="00357C8A">
      <w:pPr>
        <w:numPr>
          <w:ilvl w:val="2"/>
          <w:numId w:val="2"/>
        </w:numPr>
        <w:tabs>
          <w:tab w:val="clear" w:pos="1560"/>
        </w:tabs>
        <w:adjustRightInd w:val="0"/>
        <w:snapToGrid w:val="0"/>
        <w:ind w:leftChars="400" w:left="1680" w:hangingChars="350" w:hanging="840"/>
        <w:jc w:val="left"/>
        <w:rPr>
          <w:color w:val="000000"/>
          <w:sz w:val="24"/>
        </w:rPr>
      </w:pPr>
      <w:r w:rsidRPr="00093B42">
        <w:rPr>
          <w:rFonts w:hAnsi="宋体"/>
          <w:color w:val="000000"/>
          <w:sz w:val="24"/>
        </w:rPr>
        <w:t>开立、维持和撤销</w:t>
      </w:r>
      <w:r w:rsidR="006F4EC0">
        <w:rPr>
          <w:rFonts w:hAnsi="宋体"/>
          <w:color w:val="000000"/>
          <w:sz w:val="24"/>
        </w:rPr>
        <w:t>合伙企业</w:t>
      </w:r>
      <w:r w:rsidRPr="00093B42">
        <w:rPr>
          <w:rFonts w:hAnsi="宋体"/>
          <w:color w:val="000000"/>
          <w:sz w:val="24"/>
        </w:rPr>
        <w:t>的银行账户、证券账户，开具支票和其他付款凭证；</w:t>
      </w:r>
    </w:p>
    <w:p w:rsidR="00357C8A" w:rsidRPr="00093B42" w:rsidRDefault="00357C8A" w:rsidP="00357C8A">
      <w:pPr>
        <w:adjustRightInd w:val="0"/>
        <w:snapToGrid w:val="0"/>
        <w:ind w:leftChars="400" w:left="1680" w:hangingChars="350" w:hanging="840"/>
        <w:jc w:val="left"/>
        <w:rPr>
          <w:color w:val="000000"/>
          <w:sz w:val="24"/>
        </w:rPr>
      </w:pPr>
    </w:p>
    <w:p w:rsidR="00357C8A" w:rsidRPr="00093B42" w:rsidRDefault="00357C8A" w:rsidP="00357C8A">
      <w:pPr>
        <w:numPr>
          <w:ilvl w:val="2"/>
          <w:numId w:val="2"/>
        </w:numPr>
        <w:tabs>
          <w:tab w:val="clear" w:pos="1560"/>
        </w:tabs>
        <w:adjustRightInd w:val="0"/>
        <w:snapToGrid w:val="0"/>
        <w:ind w:leftChars="400" w:left="1680" w:hangingChars="350" w:hanging="840"/>
        <w:jc w:val="left"/>
        <w:rPr>
          <w:color w:val="000000"/>
          <w:sz w:val="24"/>
        </w:rPr>
      </w:pPr>
      <w:r w:rsidRPr="00093B42">
        <w:rPr>
          <w:rFonts w:hAnsi="宋体"/>
          <w:color w:val="000000"/>
          <w:sz w:val="24"/>
        </w:rPr>
        <w:t>聘请合伙人以外的人担任</w:t>
      </w:r>
      <w:r w:rsidR="006F4EC0">
        <w:rPr>
          <w:rFonts w:hAnsi="宋体"/>
          <w:color w:val="000000"/>
          <w:sz w:val="24"/>
        </w:rPr>
        <w:t>合伙企业</w:t>
      </w:r>
      <w:r w:rsidRPr="00093B42">
        <w:rPr>
          <w:rFonts w:hAnsi="宋体"/>
          <w:color w:val="000000"/>
          <w:sz w:val="24"/>
        </w:rPr>
        <w:t>的经营管理人；</w:t>
      </w:r>
    </w:p>
    <w:p w:rsidR="00357C8A" w:rsidRPr="00093B42" w:rsidRDefault="00357C8A" w:rsidP="00357C8A">
      <w:pPr>
        <w:adjustRightInd w:val="0"/>
        <w:snapToGrid w:val="0"/>
        <w:ind w:leftChars="400" w:left="1680" w:hangingChars="350" w:hanging="840"/>
        <w:jc w:val="left"/>
        <w:rPr>
          <w:color w:val="000000"/>
          <w:sz w:val="24"/>
        </w:rPr>
      </w:pPr>
    </w:p>
    <w:p w:rsidR="00357C8A" w:rsidRPr="00093B42" w:rsidRDefault="00357C8A" w:rsidP="00357C8A">
      <w:pPr>
        <w:numPr>
          <w:ilvl w:val="2"/>
          <w:numId w:val="2"/>
        </w:numPr>
        <w:tabs>
          <w:tab w:val="clear" w:pos="1560"/>
        </w:tabs>
        <w:adjustRightInd w:val="0"/>
        <w:snapToGrid w:val="0"/>
        <w:ind w:leftChars="400" w:left="1680" w:hangingChars="350" w:hanging="840"/>
        <w:jc w:val="left"/>
        <w:rPr>
          <w:color w:val="000000"/>
          <w:sz w:val="24"/>
        </w:rPr>
      </w:pPr>
      <w:r w:rsidRPr="00093B42">
        <w:rPr>
          <w:rFonts w:hAnsi="宋体"/>
          <w:color w:val="000000"/>
          <w:sz w:val="24"/>
        </w:rPr>
        <w:t>聘请专业人士、中介及顾问机构为</w:t>
      </w:r>
      <w:r w:rsidR="006F4EC0">
        <w:rPr>
          <w:rFonts w:hAnsi="宋体"/>
          <w:color w:val="000000"/>
          <w:sz w:val="24"/>
        </w:rPr>
        <w:t>合伙企业</w:t>
      </w:r>
      <w:r w:rsidRPr="00093B42">
        <w:rPr>
          <w:rFonts w:hAnsi="宋体"/>
          <w:color w:val="000000"/>
          <w:sz w:val="24"/>
        </w:rPr>
        <w:t>提供服务；</w:t>
      </w:r>
    </w:p>
    <w:p w:rsidR="00357C8A" w:rsidRPr="00093B42" w:rsidRDefault="00357C8A" w:rsidP="00357C8A">
      <w:pPr>
        <w:adjustRightInd w:val="0"/>
        <w:snapToGrid w:val="0"/>
        <w:ind w:leftChars="400" w:left="1680" w:hangingChars="350" w:hanging="840"/>
        <w:jc w:val="left"/>
        <w:rPr>
          <w:color w:val="000000"/>
          <w:sz w:val="24"/>
        </w:rPr>
      </w:pPr>
    </w:p>
    <w:p w:rsidR="00357C8A" w:rsidRPr="00093B42" w:rsidRDefault="00357C8A" w:rsidP="00357C8A">
      <w:pPr>
        <w:numPr>
          <w:ilvl w:val="2"/>
          <w:numId w:val="2"/>
        </w:numPr>
        <w:tabs>
          <w:tab w:val="clear" w:pos="1560"/>
        </w:tabs>
        <w:adjustRightInd w:val="0"/>
        <w:snapToGrid w:val="0"/>
        <w:ind w:leftChars="400" w:left="1680" w:hangingChars="350" w:hanging="840"/>
        <w:jc w:val="left"/>
        <w:rPr>
          <w:color w:val="000000"/>
          <w:sz w:val="24"/>
        </w:rPr>
      </w:pPr>
      <w:r w:rsidRPr="00093B42">
        <w:rPr>
          <w:rFonts w:hAnsi="宋体"/>
          <w:color w:val="000000"/>
          <w:sz w:val="24"/>
        </w:rPr>
        <w:t>向现有有限合伙人或新的有限合伙人继续募集资金；</w:t>
      </w:r>
    </w:p>
    <w:p w:rsidR="00357C8A" w:rsidRPr="00093B42" w:rsidRDefault="00357C8A" w:rsidP="00357C8A">
      <w:pPr>
        <w:adjustRightInd w:val="0"/>
        <w:snapToGrid w:val="0"/>
        <w:ind w:leftChars="400" w:left="1680" w:hangingChars="350" w:hanging="840"/>
        <w:jc w:val="left"/>
        <w:rPr>
          <w:color w:val="000000"/>
          <w:sz w:val="24"/>
        </w:rPr>
      </w:pPr>
    </w:p>
    <w:p w:rsidR="00357C8A" w:rsidRPr="00093B42" w:rsidRDefault="00357C8A" w:rsidP="00357C8A">
      <w:pPr>
        <w:numPr>
          <w:ilvl w:val="2"/>
          <w:numId w:val="2"/>
        </w:numPr>
        <w:tabs>
          <w:tab w:val="clear" w:pos="1560"/>
        </w:tabs>
        <w:adjustRightInd w:val="0"/>
        <w:snapToGrid w:val="0"/>
        <w:ind w:leftChars="400" w:left="1680" w:hangingChars="350" w:hanging="840"/>
        <w:jc w:val="left"/>
        <w:rPr>
          <w:color w:val="000000"/>
          <w:sz w:val="24"/>
        </w:rPr>
      </w:pPr>
      <w:r w:rsidRPr="00093B42">
        <w:rPr>
          <w:rFonts w:hAnsi="宋体"/>
          <w:color w:val="000000"/>
          <w:sz w:val="24"/>
        </w:rPr>
        <w:t>按照本协议约定决定有限合伙人转让</w:t>
      </w:r>
      <w:r w:rsidR="006F4EC0">
        <w:rPr>
          <w:rFonts w:hAnsi="宋体"/>
          <w:color w:val="000000"/>
          <w:sz w:val="24"/>
        </w:rPr>
        <w:t>合伙企业</w:t>
      </w:r>
      <w:r w:rsidRPr="00093B42">
        <w:rPr>
          <w:rFonts w:hAnsi="宋体"/>
          <w:color w:val="000000"/>
          <w:sz w:val="24"/>
        </w:rPr>
        <w:t>权益；</w:t>
      </w:r>
    </w:p>
    <w:p w:rsidR="00357C8A" w:rsidRPr="00093B42" w:rsidRDefault="00357C8A" w:rsidP="00357C8A">
      <w:pPr>
        <w:adjustRightInd w:val="0"/>
        <w:snapToGrid w:val="0"/>
        <w:ind w:leftChars="400" w:left="1680" w:hangingChars="350" w:hanging="840"/>
        <w:jc w:val="left"/>
        <w:rPr>
          <w:color w:val="000000"/>
          <w:sz w:val="24"/>
        </w:rPr>
      </w:pPr>
    </w:p>
    <w:p w:rsidR="00357C8A" w:rsidRPr="00093B42" w:rsidRDefault="00357C8A" w:rsidP="00357C8A">
      <w:pPr>
        <w:numPr>
          <w:ilvl w:val="2"/>
          <w:numId w:val="2"/>
        </w:numPr>
        <w:tabs>
          <w:tab w:val="clear" w:pos="1560"/>
        </w:tabs>
        <w:adjustRightInd w:val="0"/>
        <w:snapToGrid w:val="0"/>
        <w:ind w:leftChars="400" w:left="1680" w:hangingChars="350" w:hanging="840"/>
        <w:jc w:val="left"/>
        <w:rPr>
          <w:color w:val="000000"/>
          <w:sz w:val="24"/>
        </w:rPr>
      </w:pPr>
      <w:r w:rsidRPr="00093B42">
        <w:rPr>
          <w:rFonts w:hAnsi="宋体"/>
          <w:color w:val="000000"/>
          <w:sz w:val="24"/>
        </w:rPr>
        <w:t>根据合伙人的变动情况修改本协议附件；</w:t>
      </w:r>
    </w:p>
    <w:p w:rsidR="00357C8A" w:rsidRPr="00093B42" w:rsidRDefault="00357C8A" w:rsidP="00357C8A">
      <w:pPr>
        <w:adjustRightInd w:val="0"/>
        <w:snapToGrid w:val="0"/>
        <w:ind w:leftChars="400" w:left="1680" w:hangingChars="350" w:hanging="840"/>
        <w:jc w:val="left"/>
        <w:rPr>
          <w:color w:val="000000"/>
          <w:sz w:val="24"/>
        </w:rPr>
      </w:pPr>
    </w:p>
    <w:p w:rsidR="00357C8A" w:rsidRPr="00093B42" w:rsidRDefault="00357C8A" w:rsidP="00357C8A">
      <w:pPr>
        <w:numPr>
          <w:ilvl w:val="2"/>
          <w:numId w:val="2"/>
        </w:numPr>
        <w:tabs>
          <w:tab w:val="clear" w:pos="1560"/>
        </w:tabs>
        <w:adjustRightInd w:val="0"/>
        <w:snapToGrid w:val="0"/>
        <w:ind w:leftChars="400" w:left="1680" w:hangingChars="350" w:hanging="840"/>
        <w:jc w:val="left"/>
        <w:rPr>
          <w:color w:val="000000"/>
          <w:sz w:val="24"/>
        </w:rPr>
      </w:pPr>
      <w:r w:rsidRPr="00093B42">
        <w:rPr>
          <w:rFonts w:hAnsi="宋体"/>
          <w:color w:val="000000"/>
          <w:sz w:val="24"/>
        </w:rPr>
        <w:t>根据国家税务管理规定处理</w:t>
      </w:r>
      <w:r w:rsidR="006F4EC0">
        <w:rPr>
          <w:rFonts w:hAnsi="宋体"/>
          <w:color w:val="000000"/>
          <w:sz w:val="24"/>
        </w:rPr>
        <w:t>合伙企业</w:t>
      </w:r>
      <w:r w:rsidRPr="00093B42">
        <w:rPr>
          <w:rFonts w:hAnsi="宋体"/>
          <w:color w:val="000000"/>
          <w:sz w:val="24"/>
        </w:rPr>
        <w:t>的涉税事项；</w:t>
      </w:r>
    </w:p>
    <w:p w:rsidR="00357C8A" w:rsidRPr="00093B42" w:rsidRDefault="00357C8A" w:rsidP="00357C8A">
      <w:pPr>
        <w:adjustRightInd w:val="0"/>
        <w:snapToGrid w:val="0"/>
        <w:ind w:leftChars="400" w:left="1680" w:hangingChars="350" w:hanging="840"/>
        <w:jc w:val="left"/>
        <w:rPr>
          <w:color w:val="000000"/>
          <w:sz w:val="24"/>
        </w:rPr>
      </w:pPr>
    </w:p>
    <w:p w:rsidR="00357C8A" w:rsidRPr="00093B42" w:rsidRDefault="00357C8A" w:rsidP="00357C8A">
      <w:pPr>
        <w:numPr>
          <w:ilvl w:val="2"/>
          <w:numId w:val="2"/>
        </w:numPr>
        <w:tabs>
          <w:tab w:val="clear" w:pos="1560"/>
        </w:tabs>
        <w:adjustRightInd w:val="0"/>
        <w:snapToGrid w:val="0"/>
        <w:ind w:leftChars="400" w:left="1680" w:hangingChars="350" w:hanging="840"/>
        <w:jc w:val="left"/>
        <w:rPr>
          <w:color w:val="000000"/>
          <w:sz w:val="24"/>
        </w:rPr>
      </w:pPr>
      <w:r w:rsidRPr="00093B42">
        <w:rPr>
          <w:rFonts w:hAnsi="宋体"/>
          <w:color w:val="000000"/>
          <w:sz w:val="24"/>
        </w:rPr>
        <w:t>为</w:t>
      </w:r>
      <w:r w:rsidR="006F4EC0">
        <w:rPr>
          <w:rFonts w:hAnsi="宋体"/>
          <w:color w:val="000000"/>
          <w:sz w:val="24"/>
        </w:rPr>
        <w:t>合伙企业</w:t>
      </w:r>
      <w:r w:rsidRPr="00093B42">
        <w:rPr>
          <w:rFonts w:hAnsi="宋体"/>
          <w:color w:val="000000"/>
          <w:sz w:val="24"/>
        </w:rPr>
        <w:t>的利益提起诉讼</w:t>
      </w:r>
      <w:r w:rsidRPr="00093B42">
        <w:rPr>
          <w:color w:val="000000"/>
          <w:sz w:val="24"/>
        </w:rPr>
        <w:t>/</w:t>
      </w:r>
      <w:r w:rsidRPr="00093B42">
        <w:rPr>
          <w:rFonts w:hAnsi="宋体"/>
          <w:color w:val="000000"/>
          <w:sz w:val="24"/>
        </w:rPr>
        <w:t>仲裁或应诉，与争议对方进行协商或和解等，以解决</w:t>
      </w:r>
      <w:r w:rsidR="006F4EC0">
        <w:rPr>
          <w:rFonts w:hAnsi="宋体"/>
          <w:color w:val="000000"/>
          <w:sz w:val="24"/>
        </w:rPr>
        <w:t>合伙企业</w:t>
      </w:r>
      <w:r w:rsidRPr="00093B42">
        <w:rPr>
          <w:rFonts w:hAnsi="宋体"/>
          <w:color w:val="000000"/>
          <w:sz w:val="24"/>
        </w:rPr>
        <w:t>与第三方的争议；采取所有可能的行动以保障</w:t>
      </w:r>
      <w:r w:rsidR="006F4EC0">
        <w:rPr>
          <w:rFonts w:hAnsi="宋体"/>
          <w:color w:val="000000"/>
          <w:sz w:val="24"/>
        </w:rPr>
        <w:t>合伙企业</w:t>
      </w:r>
      <w:r w:rsidRPr="00093B42">
        <w:rPr>
          <w:rFonts w:hAnsi="宋体"/>
          <w:color w:val="000000"/>
          <w:sz w:val="24"/>
        </w:rPr>
        <w:t>的财产安全，减少因</w:t>
      </w:r>
      <w:r w:rsidR="006F4EC0">
        <w:rPr>
          <w:rFonts w:hAnsi="宋体"/>
          <w:color w:val="000000"/>
          <w:sz w:val="24"/>
        </w:rPr>
        <w:t>合伙企业</w:t>
      </w:r>
      <w:r w:rsidRPr="00093B42">
        <w:rPr>
          <w:rFonts w:hAnsi="宋体"/>
          <w:color w:val="000000"/>
          <w:sz w:val="24"/>
        </w:rPr>
        <w:t>的业务活动而对</w:t>
      </w:r>
      <w:r w:rsidR="006F4EC0">
        <w:rPr>
          <w:rFonts w:hAnsi="宋体"/>
          <w:color w:val="000000"/>
          <w:sz w:val="24"/>
        </w:rPr>
        <w:t>合伙企业</w:t>
      </w:r>
      <w:r w:rsidRPr="00093B42">
        <w:rPr>
          <w:rFonts w:hAnsi="宋体"/>
          <w:color w:val="000000"/>
          <w:sz w:val="24"/>
        </w:rPr>
        <w:t>、合伙人及其财产可能带来的风险；</w:t>
      </w:r>
    </w:p>
    <w:p w:rsidR="00357C8A" w:rsidRPr="00093B42" w:rsidRDefault="00357C8A" w:rsidP="00357C8A">
      <w:pPr>
        <w:adjustRightInd w:val="0"/>
        <w:snapToGrid w:val="0"/>
        <w:ind w:leftChars="400" w:left="1680" w:hangingChars="350" w:hanging="840"/>
        <w:jc w:val="left"/>
        <w:rPr>
          <w:color w:val="000000"/>
          <w:sz w:val="24"/>
        </w:rPr>
      </w:pPr>
    </w:p>
    <w:p w:rsidR="00357C8A" w:rsidRPr="00093B42" w:rsidRDefault="00357C8A" w:rsidP="00357C8A">
      <w:pPr>
        <w:numPr>
          <w:ilvl w:val="2"/>
          <w:numId w:val="2"/>
        </w:numPr>
        <w:tabs>
          <w:tab w:val="clear" w:pos="1560"/>
        </w:tabs>
        <w:adjustRightInd w:val="0"/>
        <w:snapToGrid w:val="0"/>
        <w:ind w:leftChars="400" w:left="1680" w:hangingChars="350" w:hanging="840"/>
        <w:jc w:val="left"/>
        <w:rPr>
          <w:color w:val="000000"/>
          <w:sz w:val="24"/>
        </w:rPr>
      </w:pPr>
      <w:r w:rsidRPr="00093B42">
        <w:rPr>
          <w:rFonts w:hAnsi="宋体"/>
          <w:color w:val="000000"/>
          <w:sz w:val="24"/>
        </w:rPr>
        <w:t>依第</w:t>
      </w:r>
      <w:r w:rsidRPr="00093B42">
        <w:rPr>
          <w:b/>
          <w:color w:val="000000"/>
          <w:sz w:val="24"/>
        </w:rPr>
        <w:t>2.4</w:t>
      </w:r>
      <w:r w:rsidRPr="00093B42">
        <w:rPr>
          <w:rFonts w:hAnsi="宋体"/>
          <w:b/>
          <w:color w:val="000000"/>
          <w:sz w:val="24"/>
        </w:rPr>
        <w:t>（</w:t>
      </w:r>
      <w:r w:rsidRPr="00093B42">
        <w:rPr>
          <w:b/>
          <w:color w:val="000000"/>
          <w:sz w:val="24"/>
        </w:rPr>
        <w:t>2</w:t>
      </w:r>
      <w:r w:rsidRPr="00093B42">
        <w:rPr>
          <w:rFonts w:hAnsi="宋体"/>
          <w:b/>
          <w:color w:val="000000"/>
          <w:sz w:val="24"/>
        </w:rPr>
        <w:t>）</w:t>
      </w:r>
      <w:r w:rsidRPr="00093B42">
        <w:rPr>
          <w:rFonts w:hAnsi="宋体"/>
          <w:color w:val="000000"/>
          <w:sz w:val="24"/>
        </w:rPr>
        <w:t>款认定逾期合伙人为违约合伙人；</w:t>
      </w:r>
    </w:p>
    <w:p w:rsidR="00357C8A" w:rsidRPr="00093B42" w:rsidRDefault="00357C8A" w:rsidP="00357C8A">
      <w:pPr>
        <w:adjustRightInd w:val="0"/>
        <w:snapToGrid w:val="0"/>
        <w:ind w:leftChars="400" w:left="1680" w:hangingChars="350" w:hanging="840"/>
        <w:jc w:val="left"/>
        <w:rPr>
          <w:color w:val="000000"/>
          <w:sz w:val="24"/>
        </w:rPr>
      </w:pPr>
    </w:p>
    <w:p w:rsidR="00357C8A" w:rsidRPr="00093B42" w:rsidRDefault="00357C8A" w:rsidP="00357C8A">
      <w:pPr>
        <w:numPr>
          <w:ilvl w:val="2"/>
          <w:numId w:val="2"/>
        </w:numPr>
        <w:tabs>
          <w:tab w:val="clear" w:pos="1560"/>
        </w:tabs>
        <w:adjustRightInd w:val="0"/>
        <w:snapToGrid w:val="0"/>
        <w:ind w:leftChars="400" w:left="1680" w:hangingChars="350" w:hanging="840"/>
        <w:jc w:val="left"/>
        <w:rPr>
          <w:color w:val="000000"/>
          <w:sz w:val="24"/>
        </w:rPr>
      </w:pPr>
      <w:r w:rsidRPr="00093B42">
        <w:rPr>
          <w:rFonts w:hAnsi="宋体"/>
          <w:color w:val="000000"/>
          <w:sz w:val="24"/>
        </w:rPr>
        <w:t>从逾期合伙人应分配的可分配收入中直接扣除其应缴付的逾期出资滞纳金，或依第</w:t>
      </w:r>
      <w:r w:rsidRPr="00093B42">
        <w:rPr>
          <w:b/>
          <w:color w:val="000000"/>
          <w:sz w:val="24"/>
        </w:rPr>
        <w:t>12</w:t>
      </w:r>
      <w:r w:rsidRPr="00093B42">
        <w:rPr>
          <w:rFonts w:hAnsi="宋体"/>
          <w:color w:val="000000"/>
          <w:sz w:val="24"/>
        </w:rPr>
        <w:t>条从违约合伙人应分配的可分配收入中直接扣除其应赔偿的损失。</w:t>
      </w:r>
    </w:p>
    <w:p w:rsidR="00357C8A" w:rsidRPr="00093B42" w:rsidRDefault="00357C8A" w:rsidP="00503DFD">
      <w:pPr>
        <w:adjustRightInd w:val="0"/>
        <w:snapToGrid w:val="0"/>
        <w:ind w:leftChars="400" w:left="1680" w:hangingChars="350" w:hanging="840"/>
        <w:jc w:val="left"/>
        <w:rPr>
          <w:color w:val="000000"/>
          <w:sz w:val="24"/>
        </w:rPr>
      </w:pPr>
    </w:p>
    <w:p w:rsidR="00357C8A" w:rsidRPr="00DA06BE" w:rsidRDefault="00357C8A" w:rsidP="00357C8A">
      <w:pPr>
        <w:numPr>
          <w:ilvl w:val="2"/>
          <w:numId w:val="2"/>
        </w:numPr>
        <w:tabs>
          <w:tab w:val="clear" w:pos="1560"/>
        </w:tabs>
        <w:adjustRightInd w:val="0"/>
        <w:snapToGrid w:val="0"/>
        <w:ind w:leftChars="400" w:left="1680" w:hangingChars="350" w:hanging="840"/>
        <w:jc w:val="left"/>
        <w:rPr>
          <w:color w:val="000000"/>
          <w:sz w:val="24"/>
        </w:rPr>
      </w:pPr>
      <w:r w:rsidRPr="00093B42">
        <w:rPr>
          <w:rFonts w:hAnsi="宋体"/>
          <w:color w:val="000000"/>
          <w:sz w:val="24"/>
        </w:rPr>
        <w:t>采取其他所需行为以实现、维护或争取</w:t>
      </w:r>
      <w:r w:rsidR="006F4EC0">
        <w:rPr>
          <w:rFonts w:hAnsi="宋体"/>
          <w:color w:val="000000"/>
          <w:sz w:val="24"/>
        </w:rPr>
        <w:t>合伙企业</w:t>
      </w:r>
      <w:r w:rsidRPr="00093B42">
        <w:rPr>
          <w:rFonts w:hAnsi="宋体"/>
          <w:color w:val="000000"/>
          <w:sz w:val="24"/>
        </w:rPr>
        <w:t>合法权益。</w:t>
      </w:r>
    </w:p>
    <w:p w:rsidR="00357C8A" w:rsidRPr="00093B42" w:rsidRDefault="00357C8A" w:rsidP="001D0A07">
      <w:pPr>
        <w:numPr>
          <w:ilvl w:val="1"/>
          <w:numId w:val="75"/>
        </w:numPr>
        <w:adjustRightInd w:val="0"/>
        <w:snapToGrid w:val="0"/>
        <w:ind w:leftChars="200" w:left="1260" w:hangingChars="350" w:hanging="840"/>
        <w:jc w:val="left"/>
        <w:rPr>
          <w:color w:val="000000"/>
          <w:sz w:val="24"/>
        </w:rPr>
      </w:pPr>
      <w:r w:rsidRPr="00093B42">
        <w:rPr>
          <w:rFonts w:hAnsi="宋体"/>
          <w:color w:val="000000"/>
          <w:sz w:val="24"/>
        </w:rPr>
        <w:t>执行事务合伙人代表</w:t>
      </w:r>
    </w:p>
    <w:p w:rsidR="00357C8A" w:rsidRPr="00093B42" w:rsidRDefault="00357C8A" w:rsidP="00357C8A">
      <w:pPr>
        <w:adjustRightInd w:val="0"/>
        <w:snapToGrid w:val="0"/>
        <w:ind w:leftChars="200" w:left="900" w:hangingChars="200" w:hanging="480"/>
        <w:jc w:val="left"/>
        <w:rPr>
          <w:color w:val="000000"/>
          <w:sz w:val="24"/>
        </w:rPr>
      </w:pPr>
    </w:p>
    <w:p w:rsidR="00357C8A" w:rsidRPr="00093B42" w:rsidRDefault="00357C8A" w:rsidP="00357C8A">
      <w:pPr>
        <w:adjustRightInd w:val="0"/>
        <w:snapToGrid w:val="0"/>
        <w:ind w:leftChars="200" w:left="420" w:firstLineChars="200" w:firstLine="480"/>
        <w:jc w:val="left"/>
        <w:rPr>
          <w:color w:val="000000"/>
          <w:sz w:val="24"/>
        </w:rPr>
      </w:pPr>
      <w:r w:rsidRPr="00093B42">
        <w:rPr>
          <w:rFonts w:hAnsi="宋体"/>
          <w:color w:val="000000"/>
          <w:sz w:val="24"/>
        </w:rPr>
        <w:t>执行事务合伙人应以书面通知</w:t>
      </w:r>
      <w:r w:rsidR="006F4EC0">
        <w:rPr>
          <w:rFonts w:hAnsi="宋体"/>
          <w:color w:val="000000"/>
          <w:sz w:val="24"/>
        </w:rPr>
        <w:t>合伙企业</w:t>
      </w:r>
      <w:r w:rsidRPr="00093B42">
        <w:rPr>
          <w:rFonts w:hAnsi="宋体"/>
          <w:color w:val="000000"/>
          <w:sz w:val="24"/>
        </w:rPr>
        <w:t>的方式委派其执行事务合伙人代表。执行事务合伙人应确保其委派的执行事务合伙人代表能够独立执行</w:t>
      </w:r>
      <w:r w:rsidR="006F4EC0">
        <w:rPr>
          <w:rFonts w:hAnsi="宋体"/>
          <w:color w:val="000000"/>
          <w:sz w:val="24"/>
        </w:rPr>
        <w:t>合伙企业</w:t>
      </w:r>
      <w:r w:rsidRPr="00093B42">
        <w:rPr>
          <w:rFonts w:hAnsi="宋体"/>
          <w:color w:val="000000"/>
          <w:sz w:val="24"/>
        </w:rPr>
        <w:t>事务并遵守本协议约定。</w:t>
      </w:r>
    </w:p>
    <w:p w:rsidR="00357C8A" w:rsidRPr="00093B42" w:rsidRDefault="00357C8A" w:rsidP="00357C8A">
      <w:pPr>
        <w:ind w:leftChars="114" w:left="359" w:hangingChars="50" w:hanging="120"/>
        <w:jc w:val="left"/>
        <w:rPr>
          <w:color w:val="000000"/>
          <w:sz w:val="24"/>
        </w:rPr>
      </w:pPr>
    </w:p>
    <w:p w:rsidR="00357C8A" w:rsidRPr="00093B42" w:rsidRDefault="00357C8A" w:rsidP="001D0A07">
      <w:pPr>
        <w:numPr>
          <w:ilvl w:val="1"/>
          <w:numId w:val="75"/>
        </w:numPr>
        <w:adjustRightInd w:val="0"/>
        <w:snapToGrid w:val="0"/>
        <w:ind w:leftChars="200" w:left="1260" w:hangingChars="350" w:hanging="840"/>
        <w:jc w:val="left"/>
        <w:rPr>
          <w:color w:val="000000"/>
          <w:sz w:val="24"/>
        </w:rPr>
      </w:pPr>
      <w:r w:rsidRPr="00093B42">
        <w:rPr>
          <w:rFonts w:hAnsi="宋体"/>
          <w:color w:val="000000"/>
          <w:sz w:val="24"/>
        </w:rPr>
        <w:t>执行合伙事务之行为对</w:t>
      </w:r>
      <w:r w:rsidR="006F4EC0">
        <w:rPr>
          <w:rFonts w:hAnsi="宋体"/>
          <w:color w:val="000000"/>
          <w:sz w:val="24"/>
        </w:rPr>
        <w:t>合伙企业</w:t>
      </w:r>
      <w:r w:rsidRPr="00093B42">
        <w:rPr>
          <w:rFonts w:hAnsi="宋体"/>
          <w:color w:val="000000"/>
          <w:sz w:val="24"/>
        </w:rPr>
        <w:t>的约束力</w:t>
      </w:r>
    </w:p>
    <w:p w:rsidR="00357C8A" w:rsidRPr="00093B42" w:rsidRDefault="00357C8A" w:rsidP="00357C8A">
      <w:pPr>
        <w:ind w:leftChars="114" w:left="359" w:hangingChars="50" w:hanging="120"/>
        <w:jc w:val="left"/>
        <w:rPr>
          <w:color w:val="000000"/>
          <w:sz w:val="24"/>
        </w:rPr>
      </w:pPr>
    </w:p>
    <w:p w:rsidR="00357C8A" w:rsidRPr="00093B42" w:rsidRDefault="00357C8A" w:rsidP="00357C8A">
      <w:pPr>
        <w:adjustRightInd w:val="0"/>
        <w:snapToGrid w:val="0"/>
        <w:ind w:leftChars="200" w:left="420" w:firstLineChars="200" w:firstLine="480"/>
        <w:jc w:val="left"/>
        <w:rPr>
          <w:color w:val="000000"/>
          <w:sz w:val="24"/>
        </w:rPr>
      </w:pPr>
      <w:r w:rsidRPr="00093B42">
        <w:rPr>
          <w:rFonts w:hAnsi="宋体"/>
          <w:color w:val="000000"/>
          <w:sz w:val="24"/>
        </w:rPr>
        <w:t>执行事务合伙人及其委派的代表为执行合伙事务所作的全部行为，包括与任何第三人进行业务合作及就有关事项进行交涉、签署文件等均对</w:t>
      </w:r>
      <w:r w:rsidR="006F4EC0">
        <w:rPr>
          <w:rFonts w:hAnsi="宋体"/>
          <w:color w:val="000000"/>
          <w:sz w:val="24"/>
        </w:rPr>
        <w:t>合伙企业</w:t>
      </w:r>
      <w:r w:rsidRPr="00093B42">
        <w:rPr>
          <w:rFonts w:hAnsi="宋体"/>
          <w:color w:val="000000"/>
          <w:sz w:val="24"/>
        </w:rPr>
        <w:t>具有约束力。</w:t>
      </w:r>
    </w:p>
    <w:p w:rsidR="00357C8A" w:rsidRPr="00093B42" w:rsidRDefault="00357C8A" w:rsidP="00357C8A">
      <w:pPr>
        <w:ind w:leftChars="114" w:left="359" w:hangingChars="50" w:hanging="120"/>
        <w:jc w:val="left"/>
        <w:rPr>
          <w:color w:val="000000"/>
          <w:sz w:val="24"/>
        </w:rPr>
      </w:pPr>
    </w:p>
    <w:p w:rsidR="00357C8A" w:rsidRPr="00093B42" w:rsidRDefault="00357C8A" w:rsidP="001D0A07">
      <w:pPr>
        <w:numPr>
          <w:ilvl w:val="1"/>
          <w:numId w:val="75"/>
        </w:numPr>
        <w:adjustRightInd w:val="0"/>
        <w:snapToGrid w:val="0"/>
        <w:ind w:leftChars="200" w:left="1260" w:hangingChars="350" w:hanging="840"/>
        <w:jc w:val="left"/>
        <w:rPr>
          <w:color w:val="000000"/>
          <w:sz w:val="24"/>
        </w:rPr>
      </w:pPr>
      <w:r w:rsidRPr="00093B42">
        <w:rPr>
          <w:rFonts w:hAnsi="宋体"/>
          <w:color w:val="000000"/>
          <w:sz w:val="24"/>
        </w:rPr>
        <w:t>有限合伙人之授权</w:t>
      </w:r>
    </w:p>
    <w:p w:rsidR="00357C8A" w:rsidRPr="00093B42" w:rsidRDefault="00357C8A" w:rsidP="00357C8A">
      <w:pPr>
        <w:ind w:leftChars="114" w:left="359" w:hangingChars="50" w:hanging="120"/>
        <w:jc w:val="left"/>
        <w:rPr>
          <w:color w:val="000000"/>
          <w:sz w:val="24"/>
        </w:rPr>
      </w:pPr>
    </w:p>
    <w:p w:rsidR="00357C8A" w:rsidRPr="00093B42" w:rsidRDefault="00357C8A" w:rsidP="00357C8A">
      <w:pPr>
        <w:adjustRightInd w:val="0"/>
        <w:snapToGrid w:val="0"/>
        <w:ind w:leftChars="200" w:left="420" w:firstLineChars="200" w:firstLine="480"/>
        <w:jc w:val="left"/>
        <w:rPr>
          <w:color w:val="000000"/>
          <w:sz w:val="24"/>
        </w:rPr>
      </w:pPr>
      <w:r w:rsidRPr="00093B42">
        <w:rPr>
          <w:rFonts w:hAnsi="宋体"/>
          <w:color w:val="000000"/>
          <w:sz w:val="24"/>
        </w:rPr>
        <w:t>全体有限合伙人在此作出一项不可撤销的特别授权，授权普通合伙人代表全体和</w:t>
      </w:r>
      <w:r w:rsidRPr="00093B42">
        <w:rPr>
          <w:color w:val="000000"/>
          <w:sz w:val="24"/>
        </w:rPr>
        <w:t>/</w:t>
      </w:r>
      <w:r w:rsidRPr="00093B42">
        <w:rPr>
          <w:rFonts w:hAnsi="宋体"/>
          <w:color w:val="000000"/>
          <w:sz w:val="24"/>
        </w:rPr>
        <w:t>或任一有限合伙人在下列文件上签字：</w:t>
      </w:r>
    </w:p>
    <w:p w:rsidR="00357C8A" w:rsidRPr="00093B42" w:rsidRDefault="00357C8A" w:rsidP="00357C8A">
      <w:pPr>
        <w:ind w:leftChars="114" w:left="359" w:hangingChars="50" w:hanging="120"/>
        <w:jc w:val="left"/>
        <w:rPr>
          <w:color w:val="000000"/>
          <w:sz w:val="24"/>
        </w:rPr>
      </w:pPr>
    </w:p>
    <w:p w:rsidR="00357C8A" w:rsidRPr="00093B42" w:rsidRDefault="00357C8A" w:rsidP="001D0A07">
      <w:pPr>
        <w:numPr>
          <w:ilvl w:val="1"/>
          <w:numId w:val="74"/>
        </w:numPr>
        <w:adjustRightInd w:val="0"/>
        <w:snapToGrid w:val="0"/>
        <w:ind w:leftChars="400" w:hangingChars="350" w:hanging="840"/>
        <w:jc w:val="left"/>
        <w:rPr>
          <w:color w:val="000000"/>
          <w:sz w:val="24"/>
        </w:rPr>
      </w:pPr>
      <w:r w:rsidRPr="00093B42">
        <w:rPr>
          <w:rFonts w:hAnsi="宋体"/>
          <w:color w:val="000000"/>
          <w:sz w:val="24"/>
        </w:rPr>
        <w:t>本协议的修正案或修改后的协议。当修改内容为本协议约定的合伙人会议决定事项之相关内容时，普通合伙人凭有限合伙人依据本协议作出的合伙人会议决议或出具的书面同意文件即可代表有限合伙人签署；当修改内容涉及上述第</w:t>
      </w:r>
      <w:r w:rsidRPr="00093B42">
        <w:rPr>
          <w:b/>
          <w:color w:val="000000"/>
          <w:sz w:val="24"/>
        </w:rPr>
        <w:t>4.1</w:t>
      </w:r>
      <w:r w:rsidRPr="00093B42">
        <w:rPr>
          <w:rFonts w:hAnsi="宋体"/>
          <w:b/>
          <w:color w:val="000000"/>
          <w:sz w:val="24"/>
        </w:rPr>
        <w:t>（</w:t>
      </w:r>
      <w:r w:rsidRPr="00093B42">
        <w:rPr>
          <w:b/>
          <w:color w:val="000000"/>
          <w:sz w:val="24"/>
        </w:rPr>
        <w:t>1</w:t>
      </w:r>
      <w:r w:rsidRPr="00093B42">
        <w:rPr>
          <w:rFonts w:hAnsi="宋体"/>
          <w:b/>
          <w:color w:val="000000"/>
          <w:sz w:val="24"/>
        </w:rPr>
        <w:t>）</w:t>
      </w:r>
      <w:r w:rsidRPr="00093B42">
        <w:rPr>
          <w:rFonts w:hAnsi="宋体"/>
          <w:color w:val="000000"/>
          <w:sz w:val="24"/>
        </w:rPr>
        <w:t>项下的</w:t>
      </w:r>
      <w:r w:rsidRPr="00093B42">
        <w:rPr>
          <w:rFonts w:hAnsi="宋体"/>
          <w:b/>
          <w:color w:val="000000"/>
          <w:sz w:val="24"/>
        </w:rPr>
        <w:t>（</w:t>
      </w:r>
      <w:r w:rsidRPr="00093B42">
        <w:rPr>
          <w:b/>
          <w:color w:val="000000"/>
          <w:sz w:val="24"/>
        </w:rPr>
        <w:t>e</w:t>
      </w:r>
      <w:r w:rsidRPr="00093B42">
        <w:rPr>
          <w:rFonts w:hAnsi="宋体"/>
          <w:b/>
          <w:color w:val="000000"/>
          <w:sz w:val="24"/>
        </w:rPr>
        <w:t>）、（</w:t>
      </w:r>
      <w:r w:rsidRPr="00093B42">
        <w:rPr>
          <w:b/>
          <w:color w:val="000000"/>
          <w:sz w:val="24"/>
        </w:rPr>
        <w:t>g</w:t>
      </w:r>
      <w:r w:rsidRPr="00093B42">
        <w:rPr>
          <w:rFonts w:hAnsi="宋体"/>
          <w:b/>
          <w:color w:val="000000"/>
          <w:sz w:val="24"/>
        </w:rPr>
        <w:t>）、（</w:t>
      </w:r>
      <w:r w:rsidRPr="00093B42">
        <w:rPr>
          <w:b/>
          <w:color w:val="000000"/>
          <w:sz w:val="24"/>
        </w:rPr>
        <w:t>i</w:t>
      </w:r>
      <w:r w:rsidRPr="00093B42">
        <w:rPr>
          <w:rFonts w:hAnsi="宋体"/>
          <w:b/>
          <w:color w:val="000000"/>
          <w:sz w:val="24"/>
        </w:rPr>
        <w:t>）、（</w:t>
      </w:r>
      <w:r w:rsidRPr="00093B42">
        <w:rPr>
          <w:b/>
          <w:color w:val="000000"/>
          <w:sz w:val="24"/>
        </w:rPr>
        <w:t>j</w:t>
      </w:r>
      <w:r w:rsidRPr="00093B42">
        <w:rPr>
          <w:rFonts w:hAnsi="宋体"/>
          <w:b/>
          <w:color w:val="000000"/>
          <w:sz w:val="24"/>
        </w:rPr>
        <w:t>）</w:t>
      </w:r>
      <w:r w:rsidRPr="00093B42">
        <w:rPr>
          <w:rFonts w:hAnsi="宋体"/>
          <w:color w:val="000000"/>
          <w:sz w:val="24"/>
        </w:rPr>
        <w:t>和</w:t>
      </w:r>
      <w:r w:rsidRPr="00093B42">
        <w:rPr>
          <w:color w:val="000000"/>
          <w:sz w:val="24"/>
        </w:rPr>
        <w:t>/</w:t>
      </w:r>
      <w:r w:rsidRPr="00093B42">
        <w:rPr>
          <w:rFonts w:hAnsi="宋体"/>
          <w:color w:val="000000"/>
          <w:sz w:val="24"/>
        </w:rPr>
        <w:t>或</w:t>
      </w:r>
      <w:r w:rsidRPr="00093B42">
        <w:rPr>
          <w:rFonts w:hAnsi="宋体"/>
          <w:b/>
          <w:color w:val="000000"/>
          <w:sz w:val="24"/>
        </w:rPr>
        <w:t>（</w:t>
      </w:r>
      <w:r w:rsidRPr="00093B42">
        <w:rPr>
          <w:b/>
          <w:color w:val="000000"/>
          <w:sz w:val="24"/>
        </w:rPr>
        <w:t>k</w:t>
      </w:r>
      <w:r w:rsidRPr="00093B42">
        <w:rPr>
          <w:rFonts w:hAnsi="宋体"/>
          <w:b/>
          <w:color w:val="000000"/>
          <w:sz w:val="24"/>
        </w:rPr>
        <w:t>）</w:t>
      </w:r>
      <w:r w:rsidRPr="00093B42">
        <w:rPr>
          <w:rFonts w:hAnsi="宋体"/>
          <w:color w:val="000000"/>
          <w:sz w:val="24"/>
        </w:rPr>
        <w:t>事项时，普通合伙人可直接代表有限合伙人签署，并通知有限合伙人；其他内容普通合伙人凭合计持有</w:t>
      </w:r>
      <w:r w:rsidR="006F4EC0">
        <w:rPr>
          <w:rFonts w:hAnsi="宋体"/>
          <w:color w:val="000000"/>
          <w:sz w:val="24"/>
        </w:rPr>
        <w:t>合伙企业</w:t>
      </w:r>
      <w:r w:rsidR="000039C1" w:rsidRPr="00093B42">
        <w:rPr>
          <w:rFonts w:hAnsi="宋体" w:hint="eastAsia"/>
          <w:color w:val="000000"/>
          <w:sz w:val="24"/>
        </w:rPr>
        <w:t>【</w:t>
      </w:r>
      <w:r w:rsidRPr="00093B42">
        <w:rPr>
          <w:b/>
          <w:color w:val="000000"/>
          <w:sz w:val="24"/>
        </w:rPr>
        <w:t>50%</w:t>
      </w:r>
      <w:r w:rsidR="000039C1" w:rsidRPr="00093B42">
        <w:rPr>
          <w:rFonts w:hint="eastAsia"/>
          <w:b/>
          <w:color w:val="000000"/>
          <w:sz w:val="24"/>
        </w:rPr>
        <w:t>】</w:t>
      </w:r>
      <w:r w:rsidRPr="00093B42">
        <w:rPr>
          <w:rFonts w:hAnsi="宋体"/>
          <w:color w:val="000000"/>
          <w:sz w:val="24"/>
        </w:rPr>
        <w:t>以上实缴出资额的有限合伙人出具的书面同意文件即可代表有限合伙人签署。</w:t>
      </w:r>
    </w:p>
    <w:p w:rsidR="00357C8A" w:rsidRPr="00093B42" w:rsidRDefault="00357C8A" w:rsidP="00357C8A">
      <w:pPr>
        <w:adjustRightInd w:val="0"/>
        <w:snapToGrid w:val="0"/>
        <w:ind w:leftChars="400" w:left="1680" w:hangingChars="350" w:hanging="840"/>
        <w:jc w:val="left"/>
        <w:rPr>
          <w:color w:val="000000"/>
          <w:sz w:val="24"/>
        </w:rPr>
      </w:pPr>
    </w:p>
    <w:p w:rsidR="00357C8A" w:rsidRPr="00093B42" w:rsidRDefault="006F4EC0" w:rsidP="001D0A07">
      <w:pPr>
        <w:numPr>
          <w:ilvl w:val="1"/>
          <w:numId w:val="74"/>
        </w:numPr>
        <w:adjustRightInd w:val="0"/>
        <w:snapToGrid w:val="0"/>
        <w:ind w:leftChars="400" w:hangingChars="350" w:hanging="840"/>
        <w:jc w:val="left"/>
        <w:rPr>
          <w:color w:val="000000"/>
          <w:sz w:val="24"/>
        </w:rPr>
      </w:pPr>
      <w:r>
        <w:rPr>
          <w:rFonts w:hAnsi="宋体"/>
          <w:color w:val="000000"/>
          <w:sz w:val="24"/>
        </w:rPr>
        <w:t>合伙企业</w:t>
      </w:r>
      <w:r w:rsidR="00357C8A" w:rsidRPr="00093B42">
        <w:rPr>
          <w:rFonts w:hAnsi="宋体"/>
          <w:color w:val="000000"/>
          <w:sz w:val="24"/>
        </w:rPr>
        <w:t>设立、变更所涉全部企业登记</w:t>
      </w:r>
      <w:r w:rsidR="00357C8A" w:rsidRPr="00093B42">
        <w:rPr>
          <w:color w:val="000000"/>
          <w:sz w:val="24"/>
        </w:rPr>
        <w:t>/</w:t>
      </w:r>
      <w:r w:rsidR="00357C8A" w:rsidRPr="00093B42">
        <w:rPr>
          <w:rFonts w:hAnsi="宋体"/>
          <w:color w:val="000000"/>
          <w:sz w:val="24"/>
        </w:rPr>
        <w:t>变更登记文件。</w:t>
      </w:r>
    </w:p>
    <w:p w:rsidR="00357C8A" w:rsidRPr="00093B42" w:rsidRDefault="00357C8A" w:rsidP="00357C8A">
      <w:pPr>
        <w:adjustRightInd w:val="0"/>
        <w:snapToGrid w:val="0"/>
        <w:ind w:leftChars="400" w:left="1680" w:hangingChars="350" w:hanging="840"/>
        <w:jc w:val="left"/>
        <w:rPr>
          <w:color w:val="000000"/>
          <w:sz w:val="24"/>
        </w:rPr>
      </w:pPr>
    </w:p>
    <w:p w:rsidR="00357C8A" w:rsidRPr="00093B42" w:rsidRDefault="00357C8A" w:rsidP="001D0A07">
      <w:pPr>
        <w:numPr>
          <w:ilvl w:val="1"/>
          <w:numId w:val="74"/>
        </w:numPr>
        <w:adjustRightInd w:val="0"/>
        <w:snapToGrid w:val="0"/>
        <w:ind w:leftChars="400" w:hangingChars="350" w:hanging="840"/>
        <w:jc w:val="left"/>
        <w:rPr>
          <w:color w:val="000000"/>
          <w:sz w:val="24"/>
        </w:rPr>
      </w:pPr>
      <w:r w:rsidRPr="00093B42">
        <w:rPr>
          <w:rFonts w:hAnsi="宋体"/>
          <w:color w:val="000000"/>
          <w:sz w:val="24"/>
        </w:rPr>
        <w:t>当普通合伙人担任</w:t>
      </w:r>
      <w:r w:rsidR="006F4EC0">
        <w:rPr>
          <w:rFonts w:hAnsi="宋体"/>
          <w:color w:val="000000"/>
          <w:sz w:val="24"/>
        </w:rPr>
        <w:t>合伙企业</w:t>
      </w:r>
      <w:r w:rsidRPr="00093B42">
        <w:rPr>
          <w:rFonts w:hAnsi="宋体"/>
          <w:color w:val="000000"/>
          <w:sz w:val="24"/>
        </w:rPr>
        <w:t>的清算人时，为执行</w:t>
      </w:r>
      <w:r w:rsidR="006F4EC0">
        <w:rPr>
          <w:rFonts w:hAnsi="宋体"/>
          <w:color w:val="000000"/>
          <w:sz w:val="24"/>
        </w:rPr>
        <w:t>合伙企业</w:t>
      </w:r>
      <w:r w:rsidRPr="00093B42">
        <w:rPr>
          <w:rFonts w:hAnsi="宋体"/>
          <w:color w:val="000000"/>
          <w:sz w:val="24"/>
        </w:rPr>
        <w:t>解散或清算相关事务而需签署的文件。</w:t>
      </w:r>
    </w:p>
    <w:p w:rsidR="00357C8A" w:rsidRPr="00093B42" w:rsidRDefault="00357C8A" w:rsidP="00357C8A">
      <w:pPr>
        <w:jc w:val="left"/>
        <w:rPr>
          <w:color w:val="000000"/>
          <w:sz w:val="24"/>
        </w:rPr>
      </w:pPr>
    </w:p>
    <w:p w:rsidR="00357C8A" w:rsidRPr="00093B42" w:rsidRDefault="00357C8A" w:rsidP="001D0A07">
      <w:pPr>
        <w:numPr>
          <w:ilvl w:val="0"/>
          <w:numId w:val="18"/>
        </w:numPr>
        <w:ind w:leftChars="200" w:left="959" w:hanging="539"/>
        <w:jc w:val="left"/>
        <w:rPr>
          <w:b/>
          <w:color w:val="000000"/>
          <w:sz w:val="24"/>
        </w:rPr>
      </w:pPr>
      <w:r w:rsidRPr="00093B42">
        <w:rPr>
          <w:rFonts w:hAnsi="宋体"/>
          <w:b/>
          <w:color w:val="000000"/>
          <w:sz w:val="24"/>
        </w:rPr>
        <w:t>投资决策委员会</w:t>
      </w:r>
    </w:p>
    <w:p w:rsidR="00357C8A" w:rsidRPr="00093B42" w:rsidRDefault="00357C8A" w:rsidP="00357C8A">
      <w:pPr>
        <w:ind w:left="240"/>
        <w:jc w:val="left"/>
        <w:rPr>
          <w:color w:val="000000"/>
          <w:sz w:val="24"/>
        </w:rPr>
      </w:pPr>
    </w:p>
    <w:p w:rsidR="00357C8A" w:rsidRPr="00093B42" w:rsidRDefault="00357C8A" w:rsidP="001D0A07">
      <w:pPr>
        <w:numPr>
          <w:ilvl w:val="0"/>
          <w:numId w:val="73"/>
        </w:numPr>
        <w:adjustRightInd w:val="0"/>
        <w:snapToGrid w:val="0"/>
        <w:ind w:leftChars="200" w:left="1260" w:hangingChars="350" w:hanging="840"/>
        <w:jc w:val="left"/>
        <w:rPr>
          <w:color w:val="000000"/>
          <w:sz w:val="24"/>
        </w:rPr>
      </w:pPr>
      <w:r w:rsidRPr="00093B42">
        <w:rPr>
          <w:rFonts w:hAnsi="宋体"/>
          <w:color w:val="000000"/>
          <w:sz w:val="24"/>
        </w:rPr>
        <w:t>为提高投资决策的专业化程度，控制投资风险，普通合伙人应组建投资决策委员会，负责投资业务的最终决策。投资决策委员会由【</w:t>
      </w:r>
      <w:r w:rsidR="00971084">
        <w:rPr>
          <w:rFonts w:hAnsi="宋体" w:hint="eastAsia"/>
          <w:color w:val="000000"/>
          <w:sz w:val="24"/>
        </w:rPr>
        <w:t>5</w:t>
      </w:r>
      <w:r w:rsidRPr="00093B42">
        <w:rPr>
          <w:rFonts w:hAnsi="宋体"/>
          <w:color w:val="000000"/>
          <w:sz w:val="24"/>
        </w:rPr>
        <w:t>】名投资专业人士组成，向普通合伙人负责。</w:t>
      </w:r>
    </w:p>
    <w:p w:rsidR="00357C8A" w:rsidRPr="00093B42" w:rsidRDefault="00357C8A" w:rsidP="00357C8A">
      <w:pPr>
        <w:adjustRightInd w:val="0"/>
        <w:snapToGrid w:val="0"/>
        <w:ind w:leftChars="200" w:left="1260" w:hangingChars="350" w:hanging="840"/>
        <w:jc w:val="left"/>
        <w:rPr>
          <w:color w:val="000000"/>
          <w:sz w:val="24"/>
        </w:rPr>
      </w:pPr>
    </w:p>
    <w:p w:rsidR="00357C8A" w:rsidRPr="00093B42" w:rsidRDefault="00357C8A" w:rsidP="00357C8A">
      <w:pPr>
        <w:adjustRightInd w:val="0"/>
        <w:snapToGrid w:val="0"/>
        <w:ind w:leftChars="200" w:left="1260" w:hangingChars="350" w:hanging="840"/>
        <w:jc w:val="left"/>
        <w:rPr>
          <w:color w:val="000000"/>
          <w:sz w:val="24"/>
        </w:rPr>
      </w:pPr>
    </w:p>
    <w:p w:rsidR="00357C8A" w:rsidRPr="00093B42" w:rsidRDefault="00357C8A" w:rsidP="001D0A07">
      <w:pPr>
        <w:numPr>
          <w:ilvl w:val="0"/>
          <w:numId w:val="73"/>
        </w:numPr>
        <w:adjustRightInd w:val="0"/>
        <w:snapToGrid w:val="0"/>
        <w:ind w:leftChars="200" w:left="1260" w:hangingChars="350" w:hanging="840"/>
        <w:jc w:val="left"/>
        <w:rPr>
          <w:color w:val="000000"/>
          <w:sz w:val="24"/>
        </w:rPr>
      </w:pPr>
      <w:r w:rsidRPr="00093B42">
        <w:rPr>
          <w:rFonts w:hAnsi="宋体"/>
          <w:color w:val="000000"/>
          <w:sz w:val="24"/>
        </w:rPr>
        <w:t>在</w:t>
      </w:r>
      <w:r w:rsidR="006F4EC0">
        <w:rPr>
          <w:rFonts w:hAnsi="宋体"/>
          <w:color w:val="000000"/>
          <w:sz w:val="24"/>
        </w:rPr>
        <w:t>合伙企业</w:t>
      </w:r>
      <w:r w:rsidRPr="00093B42">
        <w:rPr>
          <w:rFonts w:hAnsi="宋体"/>
          <w:color w:val="000000"/>
          <w:sz w:val="24"/>
        </w:rPr>
        <w:t>投资过程中，</w:t>
      </w:r>
      <w:r w:rsidR="00386D6B" w:rsidRPr="00093B42">
        <w:rPr>
          <w:rFonts w:hAnsi="宋体" w:hint="eastAsia"/>
          <w:color w:val="000000"/>
          <w:sz w:val="24"/>
        </w:rPr>
        <w:t>【</w:t>
      </w:r>
      <w:r w:rsidRPr="00093B42">
        <w:rPr>
          <w:rFonts w:hAnsi="宋体"/>
          <w:color w:val="000000"/>
          <w:sz w:val="24"/>
        </w:rPr>
        <w:t>管理团队</w:t>
      </w:r>
      <w:r w:rsidR="00386D6B" w:rsidRPr="00093B42">
        <w:rPr>
          <w:rFonts w:hAnsi="宋体" w:hint="eastAsia"/>
          <w:color w:val="000000"/>
          <w:sz w:val="24"/>
        </w:rPr>
        <w:t>】</w:t>
      </w:r>
      <w:r w:rsidRPr="00093B42">
        <w:rPr>
          <w:rFonts w:hAnsi="宋体"/>
          <w:color w:val="000000"/>
          <w:sz w:val="24"/>
        </w:rPr>
        <w:t>在投资项目的开发、尽职调查、投资条款谈判、投资项目管理等环节，应及时向投资决策委员会通报。</w:t>
      </w:r>
    </w:p>
    <w:p w:rsidR="00357C8A" w:rsidRPr="00093B42" w:rsidRDefault="00357C8A" w:rsidP="0081593A">
      <w:pPr>
        <w:jc w:val="left"/>
        <w:rPr>
          <w:color w:val="000000"/>
          <w:sz w:val="24"/>
        </w:rPr>
      </w:pPr>
    </w:p>
    <w:p w:rsidR="00357C8A" w:rsidRPr="00093B42" w:rsidRDefault="00357C8A" w:rsidP="001D0A07">
      <w:pPr>
        <w:numPr>
          <w:ilvl w:val="0"/>
          <w:numId w:val="18"/>
        </w:numPr>
        <w:ind w:leftChars="200" w:left="959" w:hanging="539"/>
        <w:jc w:val="left"/>
        <w:rPr>
          <w:b/>
          <w:color w:val="000000"/>
          <w:sz w:val="24"/>
        </w:rPr>
      </w:pPr>
      <w:r w:rsidRPr="00093B42">
        <w:rPr>
          <w:rFonts w:hAnsi="宋体"/>
          <w:b/>
          <w:color w:val="000000"/>
          <w:sz w:val="24"/>
        </w:rPr>
        <w:t>合伙人会议</w:t>
      </w:r>
    </w:p>
    <w:p w:rsidR="00357C8A" w:rsidRPr="00093B42" w:rsidRDefault="00357C8A" w:rsidP="00357C8A">
      <w:pPr>
        <w:ind w:left="840" w:hangingChars="350" w:hanging="840"/>
        <w:jc w:val="left"/>
        <w:rPr>
          <w:color w:val="000000"/>
          <w:sz w:val="24"/>
        </w:rPr>
      </w:pPr>
    </w:p>
    <w:p w:rsidR="00357C8A" w:rsidRPr="00093B42" w:rsidRDefault="00357C8A" w:rsidP="001D0A07">
      <w:pPr>
        <w:numPr>
          <w:ilvl w:val="0"/>
          <w:numId w:val="70"/>
        </w:numPr>
        <w:adjustRightInd w:val="0"/>
        <w:snapToGrid w:val="0"/>
        <w:ind w:leftChars="200" w:left="1260" w:hangingChars="350" w:hanging="840"/>
        <w:jc w:val="left"/>
        <w:rPr>
          <w:color w:val="000000"/>
          <w:sz w:val="24"/>
        </w:rPr>
      </w:pPr>
      <w:r w:rsidRPr="00093B42">
        <w:rPr>
          <w:rFonts w:hAnsi="宋体"/>
          <w:color w:val="000000"/>
          <w:sz w:val="24"/>
        </w:rPr>
        <w:t>年度会议</w:t>
      </w:r>
    </w:p>
    <w:p w:rsidR="00357C8A" w:rsidRPr="00093B42" w:rsidRDefault="00357C8A" w:rsidP="00357C8A">
      <w:pPr>
        <w:ind w:left="840" w:hangingChars="350" w:hanging="840"/>
        <w:jc w:val="left"/>
        <w:rPr>
          <w:color w:val="000000"/>
          <w:sz w:val="24"/>
        </w:rPr>
      </w:pPr>
    </w:p>
    <w:p w:rsidR="00357C8A" w:rsidRPr="00093B42" w:rsidRDefault="006F4EC0" w:rsidP="001D0A07">
      <w:pPr>
        <w:numPr>
          <w:ilvl w:val="0"/>
          <w:numId w:val="72"/>
        </w:numPr>
        <w:adjustRightInd w:val="0"/>
        <w:snapToGrid w:val="0"/>
        <w:ind w:leftChars="400" w:left="1680" w:hangingChars="350" w:hanging="840"/>
        <w:jc w:val="left"/>
        <w:rPr>
          <w:color w:val="000000"/>
          <w:sz w:val="24"/>
        </w:rPr>
      </w:pPr>
      <w:r>
        <w:rPr>
          <w:rFonts w:hAnsi="宋体"/>
          <w:color w:val="000000"/>
          <w:sz w:val="24"/>
        </w:rPr>
        <w:t>合伙企业</w:t>
      </w:r>
      <w:r w:rsidR="00357C8A" w:rsidRPr="00093B42">
        <w:rPr>
          <w:rFonts w:hAnsi="宋体"/>
          <w:color w:val="000000"/>
          <w:sz w:val="24"/>
        </w:rPr>
        <w:t>每年召开一次合伙人年度会议（</w:t>
      </w:r>
      <w:r w:rsidR="00357C8A" w:rsidRPr="00093B42">
        <w:rPr>
          <w:color w:val="000000"/>
          <w:sz w:val="24"/>
        </w:rPr>
        <w:t>“</w:t>
      </w:r>
      <w:r w:rsidR="00357C8A" w:rsidRPr="00093B42">
        <w:rPr>
          <w:rFonts w:hAnsi="宋体"/>
          <w:color w:val="000000"/>
          <w:sz w:val="24"/>
        </w:rPr>
        <w:t>年度会议</w:t>
      </w:r>
      <w:r w:rsidR="00357C8A" w:rsidRPr="00093B42">
        <w:rPr>
          <w:color w:val="000000"/>
          <w:sz w:val="24"/>
        </w:rPr>
        <w:t>”</w:t>
      </w:r>
      <w:r w:rsidR="00357C8A" w:rsidRPr="00093B42">
        <w:rPr>
          <w:rFonts w:hAnsi="宋体"/>
          <w:color w:val="000000"/>
          <w:sz w:val="24"/>
        </w:rPr>
        <w:t>），由普通合伙人召集并主持。</w:t>
      </w:r>
    </w:p>
    <w:p w:rsidR="00357C8A" w:rsidRPr="00093B42" w:rsidRDefault="00357C8A" w:rsidP="00357C8A">
      <w:pPr>
        <w:adjustRightInd w:val="0"/>
        <w:snapToGrid w:val="0"/>
        <w:ind w:leftChars="400" w:left="1680" w:hangingChars="350" w:hanging="840"/>
        <w:jc w:val="left"/>
        <w:rPr>
          <w:color w:val="000000"/>
          <w:sz w:val="24"/>
        </w:rPr>
      </w:pPr>
    </w:p>
    <w:p w:rsidR="00357C8A" w:rsidRPr="00093B42" w:rsidRDefault="00357C8A" w:rsidP="001D0A07">
      <w:pPr>
        <w:numPr>
          <w:ilvl w:val="0"/>
          <w:numId w:val="72"/>
        </w:numPr>
        <w:adjustRightInd w:val="0"/>
        <w:snapToGrid w:val="0"/>
        <w:ind w:leftChars="400" w:left="1680" w:hangingChars="350" w:hanging="840"/>
        <w:jc w:val="left"/>
        <w:rPr>
          <w:color w:val="000000"/>
          <w:sz w:val="24"/>
        </w:rPr>
      </w:pPr>
      <w:r w:rsidRPr="00093B42">
        <w:rPr>
          <w:rFonts w:hAnsi="宋体"/>
          <w:color w:val="000000"/>
          <w:sz w:val="24"/>
        </w:rPr>
        <w:t>年度会议的内容为普通合伙人向有限合伙人进行年度报告。年度会议不讨论</w:t>
      </w:r>
      <w:r w:rsidR="006F4EC0">
        <w:rPr>
          <w:rFonts w:hAnsi="宋体"/>
          <w:color w:val="000000"/>
          <w:sz w:val="24"/>
        </w:rPr>
        <w:t>合伙企业</w:t>
      </w:r>
      <w:r w:rsidRPr="00093B42">
        <w:rPr>
          <w:rFonts w:hAnsi="宋体"/>
          <w:color w:val="000000"/>
          <w:sz w:val="24"/>
        </w:rPr>
        <w:t>潜在投资项目。</w:t>
      </w:r>
    </w:p>
    <w:p w:rsidR="00357C8A" w:rsidRPr="00093B42" w:rsidRDefault="00357C8A" w:rsidP="00357C8A">
      <w:pPr>
        <w:ind w:left="840" w:hangingChars="350" w:hanging="840"/>
        <w:jc w:val="left"/>
        <w:rPr>
          <w:color w:val="000000"/>
          <w:sz w:val="24"/>
        </w:rPr>
      </w:pPr>
    </w:p>
    <w:p w:rsidR="00357C8A" w:rsidRPr="00093B42" w:rsidRDefault="00357C8A" w:rsidP="001D0A07">
      <w:pPr>
        <w:numPr>
          <w:ilvl w:val="0"/>
          <w:numId w:val="70"/>
        </w:numPr>
        <w:adjustRightInd w:val="0"/>
        <w:snapToGrid w:val="0"/>
        <w:ind w:leftChars="200" w:left="1260" w:hangingChars="350" w:hanging="840"/>
        <w:jc w:val="left"/>
        <w:rPr>
          <w:color w:val="000000"/>
          <w:sz w:val="24"/>
        </w:rPr>
      </w:pPr>
      <w:r w:rsidRPr="00093B42">
        <w:rPr>
          <w:rFonts w:hAnsi="宋体"/>
          <w:color w:val="000000"/>
          <w:sz w:val="24"/>
        </w:rPr>
        <w:t>临时会议</w:t>
      </w:r>
    </w:p>
    <w:p w:rsidR="00357C8A" w:rsidRPr="00093B42" w:rsidRDefault="00357C8A" w:rsidP="00357C8A">
      <w:pPr>
        <w:ind w:left="840" w:hangingChars="350" w:hanging="840"/>
        <w:jc w:val="left"/>
        <w:rPr>
          <w:color w:val="000000"/>
          <w:sz w:val="24"/>
        </w:rPr>
      </w:pPr>
    </w:p>
    <w:p w:rsidR="00357C8A" w:rsidRPr="00093B42" w:rsidRDefault="00357C8A" w:rsidP="001D0A07">
      <w:pPr>
        <w:numPr>
          <w:ilvl w:val="0"/>
          <w:numId w:val="71"/>
        </w:numPr>
        <w:adjustRightInd w:val="0"/>
        <w:snapToGrid w:val="0"/>
        <w:ind w:leftChars="400" w:left="1680" w:hangingChars="350" w:hanging="840"/>
        <w:jc w:val="left"/>
        <w:rPr>
          <w:color w:val="000000"/>
          <w:sz w:val="24"/>
        </w:rPr>
      </w:pPr>
      <w:r w:rsidRPr="00093B42">
        <w:rPr>
          <w:rFonts w:hAnsi="宋体"/>
          <w:color w:val="000000"/>
          <w:sz w:val="24"/>
        </w:rPr>
        <w:t>经普通合伙人提议或经合计持有【</w:t>
      </w:r>
      <w:r w:rsidR="00502880" w:rsidRPr="00093B42">
        <w:rPr>
          <w:rFonts w:hint="eastAsia"/>
          <w:b/>
          <w:color w:val="000000"/>
          <w:sz w:val="24"/>
        </w:rPr>
        <w:t>75</w:t>
      </w:r>
      <w:r w:rsidRPr="00093B42">
        <w:rPr>
          <w:b/>
          <w:color w:val="000000"/>
          <w:sz w:val="24"/>
        </w:rPr>
        <w:t>%</w:t>
      </w:r>
      <w:r w:rsidRPr="00093B42">
        <w:rPr>
          <w:rFonts w:hAnsi="宋体"/>
          <w:b/>
          <w:color w:val="000000"/>
          <w:sz w:val="24"/>
        </w:rPr>
        <w:t>】</w:t>
      </w:r>
      <w:r w:rsidRPr="00093B42">
        <w:rPr>
          <w:rFonts w:hAnsi="宋体"/>
          <w:color w:val="000000"/>
          <w:sz w:val="24"/>
        </w:rPr>
        <w:t>以上实缴出资额的有限合伙人提议，</w:t>
      </w:r>
      <w:r w:rsidR="006F4EC0">
        <w:rPr>
          <w:rFonts w:hAnsi="宋体"/>
          <w:color w:val="000000"/>
          <w:sz w:val="24"/>
        </w:rPr>
        <w:t>合伙企业</w:t>
      </w:r>
      <w:r w:rsidRPr="00093B42">
        <w:rPr>
          <w:rFonts w:hAnsi="宋体"/>
          <w:color w:val="000000"/>
          <w:sz w:val="24"/>
        </w:rPr>
        <w:t>应召开合伙人临时会议（</w:t>
      </w:r>
      <w:r w:rsidRPr="00093B42">
        <w:rPr>
          <w:color w:val="000000"/>
          <w:sz w:val="24"/>
        </w:rPr>
        <w:t>“</w:t>
      </w:r>
      <w:r w:rsidRPr="00093B42">
        <w:rPr>
          <w:rFonts w:hAnsi="宋体"/>
          <w:color w:val="000000"/>
          <w:sz w:val="24"/>
        </w:rPr>
        <w:t>临时会议</w:t>
      </w:r>
      <w:r w:rsidRPr="00093B42">
        <w:rPr>
          <w:color w:val="000000"/>
          <w:sz w:val="24"/>
        </w:rPr>
        <w:t>”</w:t>
      </w:r>
      <w:r w:rsidRPr="00093B42">
        <w:rPr>
          <w:rFonts w:hAnsi="宋体"/>
          <w:color w:val="000000"/>
          <w:sz w:val="24"/>
        </w:rPr>
        <w:t>，与</w:t>
      </w:r>
      <w:r w:rsidRPr="00093B42">
        <w:rPr>
          <w:color w:val="000000"/>
          <w:sz w:val="24"/>
        </w:rPr>
        <w:t>“</w:t>
      </w:r>
      <w:r w:rsidRPr="00093B42">
        <w:rPr>
          <w:rFonts w:hAnsi="宋体"/>
          <w:color w:val="000000"/>
          <w:sz w:val="24"/>
        </w:rPr>
        <w:t>年度会议</w:t>
      </w:r>
      <w:r w:rsidRPr="00093B42">
        <w:rPr>
          <w:color w:val="000000"/>
          <w:sz w:val="24"/>
        </w:rPr>
        <w:t>”</w:t>
      </w:r>
      <w:r w:rsidRPr="00093B42">
        <w:rPr>
          <w:rFonts w:hAnsi="宋体"/>
          <w:color w:val="000000"/>
          <w:sz w:val="24"/>
        </w:rPr>
        <w:t>统称</w:t>
      </w:r>
      <w:r w:rsidRPr="00093B42">
        <w:rPr>
          <w:color w:val="000000"/>
          <w:sz w:val="24"/>
        </w:rPr>
        <w:t>“</w:t>
      </w:r>
      <w:r w:rsidRPr="00093B42">
        <w:rPr>
          <w:rFonts w:hAnsi="宋体"/>
          <w:color w:val="000000"/>
          <w:sz w:val="24"/>
        </w:rPr>
        <w:t>合伙人会议</w:t>
      </w:r>
      <w:r w:rsidRPr="00093B42">
        <w:rPr>
          <w:color w:val="000000"/>
          <w:sz w:val="24"/>
        </w:rPr>
        <w:t>”</w:t>
      </w:r>
      <w:r w:rsidRPr="00093B42">
        <w:rPr>
          <w:rFonts w:hAnsi="宋体"/>
          <w:color w:val="000000"/>
          <w:sz w:val="24"/>
        </w:rPr>
        <w:t>）。</w:t>
      </w:r>
    </w:p>
    <w:p w:rsidR="00357C8A" w:rsidRPr="00093B42" w:rsidRDefault="00357C8A" w:rsidP="00357C8A">
      <w:pPr>
        <w:adjustRightInd w:val="0"/>
        <w:snapToGrid w:val="0"/>
        <w:ind w:leftChars="400" w:left="1680" w:hangingChars="350" w:hanging="840"/>
        <w:jc w:val="left"/>
        <w:rPr>
          <w:color w:val="000000"/>
          <w:sz w:val="24"/>
        </w:rPr>
      </w:pPr>
    </w:p>
    <w:p w:rsidR="00357C8A" w:rsidRPr="00093B42" w:rsidRDefault="00357C8A" w:rsidP="001D0A07">
      <w:pPr>
        <w:numPr>
          <w:ilvl w:val="0"/>
          <w:numId w:val="71"/>
        </w:numPr>
        <w:adjustRightInd w:val="0"/>
        <w:snapToGrid w:val="0"/>
        <w:ind w:leftChars="400" w:left="1680" w:hangingChars="350" w:hanging="840"/>
        <w:jc w:val="left"/>
        <w:rPr>
          <w:color w:val="000000"/>
          <w:sz w:val="24"/>
        </w:rPr>
      </w:pPr>
      <w:r w:rsidRPr="00093B42">
        <w:rPr>
          <w:rFonts w:hAnsi="宋体"/>
          <w:color w:val="000000"/>
          <w:sz w:val="24"/>
        </w:rPr>
        <w:t>临时会议可以讨论和决议的事项包括：</w:t>
      </w:r>
      <w:r w:rsidR="00386D6B" w:rsidRPr="00093B42">
        <w:rPr>
          <w:rFonts w:hAnsi="宋体" w:hint="eastAsia"/>
          <w:color w:val="000000"/>
          <w:sz w:val="24"/>
        </w:rPr>
        <w:t>【</w:t>
      </w:r>
      <w:r w:rsidRPr="00093B42">
        <w:rPr>
          <w:rFonts w:hAnsi="宋体"/>
          <w:color w:val="000000"/>
          <w:sz w:val="24"/>
        </w:rPr>
        <w:t>普通合伙人除名及接纳新的普通合伙人、本协议约定需要由合伙人会议讨论和决议的相关事项。</w:t>
      </w:r>
      <w:r w:rsidR="00386D6B" w:rsidRPr="00093B42">
        <w:rPr>
          <w:rFonts w:hAnsi="宋体" w:hint="eastAsia"/>
          <w:color w:val="000000"/>
          <w:sz w:val="24"/>
        </w:rPr>
        <w:t>】</w:t>
      </w:r>
    </w:p>
    <w:p w:rsidR="00357C8A" w:rsidRPr="00093B42" w:rsidRDefault="00357C8A" w:rsidP="00357C8A">
      <w:pPr>
        <w:adjustRightInd w:val="0"/>
        <w:snapToGrid w:val="0"/>
        <w:ind w:leftChars="400" w:left="1680" w:hangingChars="350" w:hanging="840"/>
        <w:jc w:val="left"/>
        <w:rPr>
          <w:color w:val="000000"/>
          <w:sz w:val="24"/>
        </w:rPr>
      </w:pPr>
    </w:p>
    <w:p w:rsidR="00357C8A" w:rsidRPr="00093B42" w:rsidRDefault="00357C8A" w:rsidP="001D0A07">
      <w:pPr>
        <w:numPr>
          <w:ilvl w:val="0"/>
          <w:numId w:val="71"/>
        </w:numPr>
        <w:adjustRightInd w:val="0"/>
        <w:snapToGrid w:val="0"/>
        <w:ind w:leftChars="400" w:left="1680" w:hangingChars="350" w:hanging="840"/>
        <w:jc w:val="left"/>
        <w:rPr>
          <w:color w:val="000000"/>
          <w:sz w:val="24"/>
        </w:rPr>
      </w:pPr>
      <w:r w:rsidRPr="00093B42">
        <w:rPr>
          <w:rFonts w:hAnsi="宋体"/>
          <w:color w:val="000000"/>
          <w:sz w:val="24"/>
        </w:rPr>
        <w:t>对于普通合伙人除名及接纳新的普通合伙人事项，临时会议由有限合伙人召集并主持，按第</w:t>
      </w:r>
      <w:r w:rsidRPr="00093B42">
        <w:rPr>
          <w:b/>
          <w:color w:val="000000"/>
          <w:sz w:val="24"/>
        </w:rPr>
        <w:t>8.</w:t>
      </w:r>
      <w:r w:rsidRPr="00093B42">
        <w:rPr>
          <w:rFonts w:hint="eastAsia"/>
          <w:b/>
          <w:color w:val="000000"/>
          <w:sz w:val="24"/>
        </w:rPr>
        <w:t>2</w:t>
      </w:r>
      <w:r w:rsidRPr="00093B42">
        <w:rPr>
          <w:rFonts w:hAnsi="宋体"/>
          <w:b/>
          <w:color w:val="000000"/>
          <w:sz w:val="24"/>
        </w:rPr>
        <w:t>（</w:t>
      </w:r>
      <w:r w:rsidRPr="00093B42">
        <w:rPr>
          <w:b/>
          <w:color w:val="000000"/>
          <w:sz w:val="24"/>
        </w:rPr>
        <w:t>2</w:t>
      </w:r>
      <w:r w:rsidRPr="00093B42">
        <w:rPr>
          <w:rFonts w:hAnsi="宋体"/>
          <w:b/>
          <w:color w:val="000000"/>
          <w:sz w:val="24"/>
        </w:rPr>
        <w:t>）</w:t>
      </w:r>
      <w:r w:rsidRPr="00093B42">
        <w:rPr>
          <w:rFonts w:hAnsi="宋体"/>
          <w:color w:val="000000"/>
          <w:sz w:val="24"/>
        </w:rPr>
        <w:t>项约定作出决议。对于依据本协议约定需由合伙人会议同意的其他事项，临时会议由普通合伙人召集并主持，须经普通合伙人及持有</w:t>
      </w:r>
      <w:r w:rsidR="006F4EC0">
        <w:rPr>
          <w:rFonts w:hAnsi="宋体"/>
          <w:color w:val="000000"/>
          <w:sz w:val="24"/>
        </w:rPr>
        <w:t>合伙企业</w:t>
      </w:r>
      <w:r w:rsidRPr="00093B42">
        <w:rPr>
          <w:rFonts w:hAnsi="宋体"/>
          <w:color w:val="000000"/>
          <w:sz w:val="24"/>
        </w:rPr>
        <w:t>【</w:t>
      </w:r>
      <w:r w:rsidR="00502880" w:rsidRPr="00093B42">
        <w:rPr>
          <w:rFonts w:hint="eastAsia"/>
          <w:b/>
          <w:color w:val="000000"/>
          <w:sz w:val="24"/>
        </w:rPr>
        <w:t>75</w:t>
      </w:r>
      <w:r w:rsidRPr="00093B42">
        <w:rPr>
          <w:b/>
          <w:color w:val="000000"/>
          <w:sz w:val="24"/>
        </w:rPr>
        <w:t>%</w:t>
      </w:r>
      <w:r w:rsidRPr="00093B42">
        <w:rPr>
          <w:rFonts w:hAnsi="宋体"/>
          <w:b/>
          <w:color w:val="000000"/>
          <w:sz w:val="24"/>
        </w:rPr>
        <w:t>】</w:t>
      </w:r>
      <w:r w:rsidRPr="00093B42">
        <w:rPr>
          <w:rFonts w:hAnsi="宋体"/>
          <w:color w:val="000000"/>
          <w:sz w:val="24"/>
        </w:rPr>
        <w:t>以上实缴出资额的有限合伙人通过方可做出决议。</w:t>
      </w:r>
    </w:p>
    <w:p w:rsidR="00357C8A" w:rsidRPr="00093B42" w:rsidRDefault="00357C8A" w:rsidP="00357C8A">
      <w:pPr>
        <w:ind w:left="840" w:hangingChars="350" w:hanging="840"/>
        <w:jc w:val="left"/>
        <w:rPr>
          <w:color w:val="000000"/>
          <w:sz w:val="24"/>
        </w:rPr>
      </w:pPr>
    </w:p>
    <w:p w:rsidR="00357C8A" w:rsidRPr="00093B42" w:rsidRDefault="00357C8A" w:rsidP="001D0A07">
      <w:pPr>
        <w:numPr>
          <w:ilvl w:val="0"/>
          <w:numId w:val="70"/>
        </w:numPr>
        <w:adjustRightInd w:val="0"/>
        <w:snapToGrid w:val="0"/>
        <w:ind w:leftChars="200" w:left="1260" w:hangingChars="350" w:hanging="840"/>
        <w:jc w:val="left"/>
        <w:rPr>
          <w:color w:val="000000"/>
          <w:sz w:val="24"/>
        </w:rPr>
      </w:pPr>
      <w:r w:rsidRPr="00093B42">
        <w:rPr>
          <w:rFonts w:hAnsi="宋体"/>
          <w:color w:val="000000"/>
          <w:sz w:val="24"/>
        </w:rPr>
        <w:t>会议通知</w:t>
      </w:r>
    </w:p>
    <w:p w:rsidR="00357C8A" w:rsidRPr="00093B42" w:rsidRDefault="00357C8A" w:rsidP="00357C8A">
      <w:pPr>
        <w:ind w:left="840" w:hangingChars="350" w:hanging="840"/>
        <w:jc w:val="left"/>
        <w:rPr>
          <w:color w:val="000000"/>
          <w:sz w:val="24"/>
        </w:rPr>
      </w:pPr>
    </w:p>
    <w:p w:rsidR="00357C8A" w:rsidRPr="00093B42" w:rsidRDefault="00357C8A" w:rsidP="001D0A07">
      <w:pPr>
        <w:numPr>
          <w:ilvl w:val="0"/>
          <w:numId w:val="68"/>
        </w:numPr>
        <w:adjustRightInd w:val="0"/>
        <w:snapToGrid w:val="0"/>
        <w:ind w:leftChars="400" w:left="1680" w:hangingChars="350" w:hanging="840"/>
        <w:jc w:val="left"/>
        <w:rPr>
          <w:color w:val="000000"/>
          <w:sz w:val="24"/>
        </w:rPr>
      </w:pPr>
      <w:r w:rsidRPr="00093B42">
        <w:rPr>
          <w:rFonts w:hAnsi="宋体"/>
          <w:color w:val="000000"/>
          <w:sz w:val="24"/>
        </w:rPr>
        <w:t>合伙人会议的召集人应提前十五日向全体合伙人发出会议通知。会议通知应为书面形式，且应至少包含如下内容：</w:t>
      </w:r>
    </w:p>
    <w:p w:rsidR="00357C8A" w:rsidRPr="00093B42" w:rsidRDefault="00357C8A" w:rsidP="00357C8A">
      <w:pPr>
        <w:ind w:left="1080" w:hangingChars="450" w:hanging="1080"/>
        <w:jc w:val="left"/>
        <w:rPr>
          <w:color w:val="000000"/>
          <w:sz w:val="24"/>
        </w:rPr>
      </w:pPr>
      <w:r w:rsidRPr="00093B42">
        <w:rPr>
          <w:color w:val="000000"/>
          <w:sz w:val="24"/>
        </w:rPr>
        <w:t xml:space="preserve"> </w:t>
      </w:r>
    </w:p>
    <w:p w:rsidR="00357C8A" w:rsidRPr="00093B42" w:rsidRDefault="00357C8A" w:rsidP="001D0A07">
      <w:pPr>
        <w:numPr>
          <w:ilvl w:val="0"/>
          <w:numId w:val="69"/>
        </w:numPr>
        <w:adjustRightInd w:val="0"/>
        <w:snapToGrid w:val="0"/>
        <w:ind w:leftChars="800" w:left="2040" w:hangingChars="150" w:hanging="360"/>
        <w:jc w:val="left"/>
        <w:rPr>
          <w:color w:val="000000"/>
          <w:sz w:val="24"/>
        </w:rPr>
      </w:pPr>
      <w:r w:rsidRPr="00093B42">
        <w:rPr>
          <w:rFonts w:hAnsi="宋体"/>
          <w:color w:val="000000"/>
          <w:sz w:val="24"/>
        </w:rPr>
        <w:t>会议的时间、地点；</w:t>
      </w:r>
    </w:p>
    <w:p w:rsidR="00357C8A" w:rsidRPr="00093B42" w:rsidRDefault="00357C8A" w:rsidP="001D0A07">
      <w:pPr>
        <w:numPr>
          <w:ilvl w:val="0"/>
          <w:numId w:val="69"/>
        </w:numPr>
        <w:adjustRightInd w:val="0"/>
        <w:snapToGrid w:val="0"/>
        <w:ind w:leftChars="800" w:left="2040" w:hangingChars="150" w:hanging="360"/>
        <w:jc w:val="left"/>
        <w:rPr>
          <w:color w:val="000000"/>
          <w:sz w:val="24"/>
        </w:rPr>
      </w:pPr>
      <w:r w:rsidRPr="00093B42">
        <w:rPr>
          <w:rFonts w:hAnsi="宋体"/>
          <w:color w:val="000000"/>
          <w:sz w:val="24"/>
        </w:rPr>
        <w:t>会议议程和相关资料；</w:t>
      </w:r>
    </w:p>
    <w:p w:rsidR="00357C8A" w:rsidRPr="00093B42" w:rsidRDefault="00357C8A" w:rsidP="001D0A07">
      <w:pPr>
        <w:numPr>
          <w:ilvl w:val="0"/>
          <w:numId w:val="69"/>
        </w:numPr>
        <w:adjustRightInd w:val="0"/>
        <w:snapToGrid w:val="0"/>
        <w:ind w:leftChars="800" w:left="2040" w:hangingChars="150" w:hanging="360"/>
        <w:jc w:val="left"/>
        <w:rPr>
          <w:color w:val="000000"/>
          <w:sz w:val="24"/>
        </w:rPr>
      </w:pPr>
      <w:r w:rsidRPr="00093B42">
        <w:rPr>
          <w:rFonts w:hAnsi="宋体"/>
          <w:color w:val="000000"/>
          <w:sz w:val="24"/>
        </w:rPr>
        <w:t>联系人和联系方式。</w:t>
      </w:r>
    </w:p>
    <w:p w:rsidR="00357C8A" w:rsidRPr="00093B42" w:rsidRDefault="00357C8A" w:rsidP="00357C8A">
      <w:pPr>
        <w:ind w:left="840" w:hangingChars="350" w:hanging="840"/>
        <w:jc w:val="left"/>
        <w:rPr>
          <w:color w:val="000000"/>
          <w:sz w:val="24"/>
        </w:rPr>
      </w:pPr>
    </w:p>
    <w:p w:rsidR="00357C8A" w:rsidRPr="00093B42" w:rsidRDefault="00357C8A" w:rsidP="001D0A07">
      <w:pPr>
        <w:numPr>
          <w:ilvl w:val="0"/>
          <w:numId w:val="68"/>
        </w:numPr>
        <w:adjustRightInd w:val="0"/>
        <w:snapToGrid w:val="0"/>
        <w:ind w:leftChars="400" w:left="1680" w:hangingChars="350" w:hanging="840"/>
        <w:jc w:val="left"/>
        <w:rPr>
          <w:color w:val="000000"/>
          <w:sz w:val="24"/>
        </w:rPr>
      </w:pPr>
      <w:r w:rsidRPr="00093B42">
        <w:rPr>
          <w:rFonts w:hAnsi="宋体"/>
          <w:color w:val="000000"/>
          <w:sz w:val="24"/>
        </w:rPr>
        <w:t>临时会议可以由合伙人以现场或电话会议、视频会议中一种或几种全体参会合伙人均可有效获取信息的方式参加并表决，对于属普通合伙人召集临时会议讨论的事项，普通合伙人亦可决定不召集会议，而以书面形式征求有限合伙人意见，有限合伙人应在收到该等书面文件后十五日内书面回复。未以任何方式参加会议或未在约定期限内回复意见的合伙人将被视为对会议讨论事项投弃权票并同意从表决权总数中减去相应份额。</w:t>
      </w:r>
    </w:p>
    <w:p w:rsidR="00357C8A" w:rsidRPr="00093B42" w:rsidRDefault="00357C8A" w:rsidP="00357C8A">
      <w:pPr>
        <w:ind w:left="840" w:hangingChars="350" w:hanging="840"/>
        <w:jc w:val="left"/>
        <w:rPr>
          <w:color w:val="000000"/>
          <w:sz w:val="24"/>
        </w:rPr>
      </w:pPr>
    </w:p>
    <w:p w:rsidR="00357C8A" w:rsidRPr="00093B42" w:rsidRDefault="00357C8A" w:rsidP="00357C8A">
      <w:pPr>
        <w:jc w:val="left"/>
        <w:rPr>
          <w:color w:val="000000"/>
          <w:sz w:val="24"/>
        </w:rPr>
      </w:pPr>
    </w:p>
    <w:p w:rsidR="00357C8A" w:rsidRPr="00093B42" w:rsidRDefault="00357C8A" w:rsidP="00357C8A">
      <w:pPr>
        <w:numPr>
          <w:ilvl w:val="0"/>
          <w:numId w:val="2"/>
        </w:numPr>
        <w:tabs>
          <w:tab w:val="clear" w:pos="720"/>
        </w:tabs>
        <w:jc w:val="left"/>
        <w:outlineLvl w:val="0"/>
        <w:rPr>
          <w:b/>
          <w:color w:val="000000"/>
          <w:sz w:val="24"/>
        </w:rPr>
      </w:pPr>
      <w:bookmarkStart w:id="3" w:name="_Toc335733265"/>
      <w:r w:rsidRPr="00093B42">
        <w:rPr>
          <w:rFonts w:hAnsi="宋体"/>
          <w:b/>
          <w:color w:val="000000"/>
          <w:sz w:val="24"/>
        </w:rPr>
        <w:t>合伙费用</w:t>
      </w:r>
      <w:bookmarkEnd w:id="3"/>
    </w:p>
    <w:p w:rsidR="00357C8A" w:rsidRPr="00093B42" w:rsidRDefault="00357C8A" w:rsidP="00357C8A">
      <w:pPr>
        <w:jc w:val="left"/>
        <w:rPr>
          <w:color w:val="000000"/>
          <w:sz w:val="24"/>
        </w:rPr>
      </w:pPr>
    </w:p>
    <w:p w:rsidR="00357C8A" w:rsidRPr="00093B42" w:rsidRDefault="006F4EC0" w:rsidP="00357C8A">
      <w:pPr>
        <w:adjustRightInd w:val="0"/>
        <w:snapToGrid w:val="0"/>
        <w:ind w:leftChars="200" w:left="420" w:firstLineChars="200" w:firstLine="480"/>
        <w:jc w:val="left"/>
        <w:rPr>
          <w:color w:val="000000"/>
          <w:sz w:val="24"/>
        </w:rPr>
      </w:pPr>
      <w:r>
        <w:rPr>
          <w:rFonts w:hAnsi="宋体"/>
          <w:color w:val="000000"/>
          <w:sz w:val="24"/>
        </w:rPr>
        <w:t>合伙企业</w:t>
      </w:r>
      <w:r w:rsidR="00357C8A" w:rsidRPr="00093B42">
        <w:rPr>
          <w:rFonts w:hAnsi="宋体"/>
          <w:color w:val="000000"/>
          <w:sz w:val="24"/>
        </w:rPr>
        <w:t>的合伙费用包括：</w:t>
      </w:r>
      <w:r w:rsidR="00C12469" w:rsidRPr="00093B42">
        <w:rPr>
          <w:rFonts w:hAnsi="宋体" w:hint="eastAsia"/>
          <w:color w:val="000000"/>
          <w:sz w:val="24"/>
        </w:rPr>
        <w:t>【</w:t>
      </w:r>
      <w:r>
        <w:rPr>
          <w:rFonts w:hAnsi="宋体"/>
          <w:color w:val="000000"/>
          <w:sz w:val="24"/>
        </w:rPr>
        <w:t>合伙企业</w:t>
      </w:r>
      <w:r w:rsidR="00357C8A" w:rsidRPr="00093B42">
        <w:rPr>
          <w:rFonts w:hAnsi="宋体"/>
          <w:color w:val="000000"/>
          <w:sz w:val="24"/>
        </w:rPr>
        <w:t>自身开销、管理费及投资项目费用（定义见下文）</w:t>
      </w:r>
      <w:r w:rsidR="00C12469" w:rsidRPr="00093B42">
        <w:rPr>
          <w:rFonts w:hAnsi="宋体" w:hint="eastAsia"/>
          <w:color w:val="000000"/>
          <w:sz w:val="24"/>
        </w:rPr>
        <w:t>】</w:t>
      </w:r>
      <w:r w:rsidR="00357C8A" w:rsidRPr="00093B42">
        <w:rPr>
          <w:rFonts w:hAnsi="宋体"/>
          <w:color w:val="000000"/>
          <w:sz w:val="24"/>
        </w:rPr>
        <w:t>，具体如下：</w:t>
      </w:r>
    </w:p>
    <w:p w:rsidR="00357C8A" w:rsidRPr="00093B42" w:rsidRDefault="00357C8A" w:rsidP="00357C8A">
      <w:pPr>
        <w:ind w:firstLine="480"/>
        <w:jc w:val="left"/>
        <w:rPr>
          <w:color w:val="000000"/>
          <w:sz w:val="24"/>
        </w:rPr>
      </w:pPr>
    </w:p>
    <w:p w:rsidR="00357C8A" w:rsidRPr="00093B42" w:rsidRDefault="006F4EC0" w:rsidP="001D0A07">
      <w:pPr>
        <w:numPr>
          <w:ilvl w:val="0"/>
          <w:numId w:val="19"/>
        </w:numPr>
        <w:ind w:leftChars="200" w:left="959" w:hanging="539"/>
        <w:jc w:val="left"/>
        <w:rPr>
          <w:b/>
          <w:color w:val="000000"/>
          <w:sz w:val="24"/>
        </w:rPr>
      </w:pPr>
      <w:r>
        <w:rPr>
          <w:rFonts w:hAnsi="宋体"/>
          <w:b/>
          <w:color w:val="000000"/>
          <w:sz w:val="24"/>
        </w:rPr>
        <w:t>合伙企业</w:t>
      </w:r>
      <w:r w:rsidR="00357C8A" w:rsidRPr="00093B42">
        <w:rPr>
          <w:rFonts w:hAnsi="宋体"/>
          <w:b/>
          <w:color w:val="000000"/>
          <w:sz w:val="24"/>
        </w:rPr>
        <w:t>自身开销</w:t>
      </w:r>
    </w:p>
    <w:p w:rsidR="00357C8A" w:rsidRPr="00093B42" w:rsidRDefault="00357C8A" w:rsidP="00357C8A">
      <w:pPr>
        <w:ind w:firstLine="480"/>
        <w:jc w:val="left"/>
        <w:rPr>
          <w:color w:val="000000"/>
          <w:sz w:val="24"/>
        </w:rPr>
      </w:pPr>
    </w:p>
    <w:p w:rsidR="00357C8A" w:rsidRPr="00093B42" w:rsidRDefault="006F4EC0" w:rsidP="00357C8A">
      <w:pPr>
        <w:ind w:leftChars="228" w:left="479" w:firstLine="480"/>
        <w:jc w:val="left"/>
        <w:rPr>
          <w:color w:val="000000"/>
          <w:sz w:val="24"/>
        </w:rPr>
      </w:pPr>
      <w:r>
        <w:rPr>
          <w:rFonts w:hAnsi="宋体"/>
          <w:color w:val="000000"/>
          <w:sz w:val="24"/>
        </w:rPr>
        <w:t>合伙企业</w:t>
      </w:r>
      <w:r w:rsidR="00357C8A" w:rsidRPr="00093B42">
        <w:rPr>
          <w:rFonts w:hAnsi="宋体"/>
          <w:color w:val="000000"/>
          <w:sz w:val="24"/>
        </w:rPr>
        <w:t>应直接承担与其设立、运营、终止、解散、清算等相关的费用和支出（</w:t>
      </w:r>
      <w:r w:rsidR="00357C8A" w:rsidRPr="00093B42">
        <w:rPr>
          <w:color w:val="000000"/>
          <w:sz w:val="24"/>
        </w:rPr>
        <w:t>“</w:t>
      </w:r>
      <w:r>
        <w:rPr>
          <w:rFonts w:hAnsi="宋体"/>
          <w:color w:val="000000"/>
          <w:sz w:val="24"/>
        </w:rPr>
        <w:t>合伙企业</w:t>
      </w:r>
      <w:r w:rsidR="00357C8A" w:rsidRPr="00093B42">
        <w:rPr>
          <w:rFonts w:hAnsi="宋体"/>
          <w:color w:val="000000"/>
          <w:sz w:val="24"/>
        </w:rPr>
        <w:t>自身开销</w:t>
      </w:r>
      <w:r w:rsidR="00357C8A" w:rsidRPr="00093B42">
        <w:rPr>
          <w:color w:val="000000"/>
          <w:sz w:val="24"/>
        </w:rPr>
        <w:t>”</w:t>
      </w:r>
      <w:r w:rsidR="00357C8A" w:rsidRPr="00093B42">
        <w:rPr>
          <w:rFonts w:hAnsi="宋体"/>
          <w:color w:val="000000"/>
          <w:sz w:val="24"/>
        </w:rPr>
        <w:t>），包括但不限于：</w:t>
      </w:r>
    </w:p>
    <w:p w:rsidR="00357C8A" w:rsidRPr="00093B42" w:rsidRDefault="00357C8A" w:rsidP="00357C8A">
      <w:pPr>
        <w:ind w:leftChars="228" w:left="479" w:firstLine="480"/>
        <w:jc w:val="left"/>
        <w:rPr>
          <w:color w:val="000000"/>
          <w:sz w:val="24"/>
        </w:rPr>
      </w:pPr>
    </w:p>
    <w:p w:rsidR="00357C8A" w:rsidRPr="00093B42" w:rsidRDefault="00357C8A" w:rsidP="001D0A07">
      <w:pPr>
        <w:numPr>
          <w:ilvl w:val="1"/>
          <w:numId w:val="67"/>
        </w:numPr>
        <w:adjustRightInd w:val="0"/>
        <w:snapToGrid w:val="0"/>
        <w:ind w:leftChars="200" w:left="1260" w:hangingChars="350" w:hanging="840"/>
        <w:jc w:val="left"/>
        <w:rPr>
          <w:color w:val="000000"/>
          <w:sz w:val="24"/>
        </w:rPr>
      </w:pPr>
      <w:r w:rsidRPr="00093B42">
        <w:rPr>
          <w:rFonts w:hAnsi="宋体"/>
          <w:color w:val="000000"/>
          <w:sz w:val="24"/>
        </w:rPr>
        <w:t>为组建、设立</w:t>
      </w:r>
      <w:r w:rsidR="006F4EC0">
        <w:rPr>
          <w:rFonts w:hAnsi="宋体"/>
          <w:color w:val="000000"/>
          <w:sz w:val="24"/>
        </w:rPr>
        <w:t>合伙企业</w:t>
      </w:r>
      <w:r w:rsidRPr="00093B42">
        <w:rPr>
          <w:rFonts w:hAnsi="宋体"/>
          <w:color w:val="000000"/>
          <w:sz w:val="24"/>
        </w:rPr>
        <w:t>而发生的相关费用（</w:t>
      </w:r>
      <w:r w:rsidRPr="00093B42">
        <w:rPr>
          <w:color w:val="000000"/>
          <w:sz w:val="24"/>
        </w:rPr>
        <w:t>“</w:t>
      </w:r>
      <w:r w:rsidRPr="00093B42">
        <w:rPr>
          <w:rFonts w:hAnsi="宋体"/>
          <w:color w:val="000000"/>
          <w:sz w:val="24"/>
        </w:rPr>
        <w:t>开办费</w:t>
      </w:r>
      <w:r w:rsidRPr="00093B42">
        <w:rPr>
          <w:color w:val="000000"/>
          <w:sz w:val="24"/>
        </w:rPr>
        <w:t>”</w:t>
      </w:r>
      <w:r w:rsidRPr="00093B42">
        <w:rPr>
          <w:rFonts w:hAnsi="宋体"/>
          <w:color w:val="000000"/>
          <w:sz w:val="24"/>
        </w:rPr>
        <w:t>）。普通合伙人或者关联人垫付的开办费，由</w:t>
      </w:r>
      <w:r w:rsidR="006F4EC0">
        <w:rPr>
          <w:rFonts w:hAnsi="宋体"/>
          <w:color w:val="000000"/>
          <w:sz w:val="24"/>
        </w:rPr>
        <w:t>合伙企业</w:t>
      </w:r>
      <w:r w:rsidRPr="00093B42">
        <w:rPr>
          <w:rFonts w:hAnsi="宋体"/>
          <w:color w:val="000000"/>
          <w:sz w:val="24"/>
        </w:rPr>
        <w:t>在首</w:t>
      </w:r>
      <w:r w:rsidRPr="00093B42">
        <w:rPr>
          <w:rFonts w:hAnsi="宋体" w:hint="eastAsia"/>
          <w:color w:val="000000"/>
          <w:sz w:val="24"/>
        </w:rPr>
        <w:t>次取得项目投资退出资金</w:t>
      </w:r>
      <w:r w:rsidRPr="00093B42">
        <w:rPr>
          <w:rFonts w:hAnsi="宋体"/>
          <w:color w:val="000000"/>
          <w:sz w:val="24"/>
        </w:rPr>
        <w:t>后立即予以报销或返还；</w:t>
      </w:r>
    </w:p>
    <w:p w:rsidR="00357C8A" w:rsidRPr="00093B42" w:rsidRDefault="00357C8A" w:rsidP="00357C8A">
      <w:pPr>
        <w:ind w:firstLineChars="193" w:firstLine="463"/>
        <w:jc w:val="left"/>
        <w:rPr>
          <w:color w:val="000000"/>
          <w:sz w:val="24"/>
        </w:rPr>
      </w:pPr>
    </w:p>
    <w:p w:rsidR="00357C8A" w:rsidRPr="00093B42" w:rsidRDefault="006F4EC0" w:rsidP="001D0A07">
      <w:pPr>
        <w:numPr>
          <w:ilvl w:val="1"/>
          <w:numId w:val="67"/>
        </w:numPr>
        <w:adjustRightInd w:val="0"/>
        <w:snapToGrid w:val="0"/>
        <w:ind w:leftChars="200" w:left="1260" w:hangingChars="350" w:hanging="840"/>
        <w:jc w:val="left"/>
        <w:rPr>
          <w:color w:val="000000"/>
          <w:sz w:val="24"/>
        </w:rPr>
      </w:pPr>
      <w:r>
        <w:rPr>
          <w:rFonts w:hAnsi="宋体"/>
          <w:color w:val="000000"/>
          <w:sz w:val="24"/>
        </w:rPr>
        <w:t>合伙企业</w:t>
      </w:r>
      <w:r w:rsidR="00357C8A" w:rsidRPr="00093B42">
        <w:rPr>
          <w:rFonts w:hAnsi="宋体"/>
          <w:color w:val="000000"/>
          <w:sz w:val="24"/>
        </w:rPr>
        <w:t>之财务报表及报告费用，包括制作、印刷和发送成本；</w:t>
      </w:r>
    </w:p>
    <w:p w:rsidR="00357C8A" w:rsidRPr="00093B42" w:rsidRDefault="00357C8A" w:rsidP="00357C8A">
      <w:pPr>
        <w:adjustRightInd w:val="0"/>
        <w:snapToGrid w:val="0"/>
        <w:ind w:leftChars="200" w:left="1260" w:hangingChars="350" w:hanging="840"/>
        <w:jc w:val="left"/>
        <w:rPr>
          <w:color w:val="000000"/>
          <w:sz w:val="24"/>
        </w:rPr>
      </w:pPr>
    </w:p>
    <w:p w:rsidR="00357C8A" w:rsidRPr="00093B42" w:rsidRDefault="006F4EC0" w:rsidP="001D0A07">
      <w:pPr>
        <w:numPr>
          <w:ilvl w:val="1"/>
          <w:numId w:val="67"/>
        </w:numPr>
        <w:adjustRightInd w:val="0"/>
        <w:snapToGrid w:val="0"/>
        <w:ind w:leftChars="200" w:left="1260" w:hangingChars="350" w:hanging="840"/>
        <w:jc w:val="left"/>
        <w:rPr>
          <w:color w:val="000000"/>
          <w:sz w:val="24"/>
        </w:rPr>
      </w:pPr>
      <w:r>
        <w:rPr>
          <w:rFonts w:hAnsi="宋体"/>
          <w:color w:val="000000"/>
          <w:sz w:val="24"/>
        </w:rPr>
        <w:t>合伙企业</w:t>
      </w:r>
      <w:r w:rsidR="00357C8A" w:rsidRPr="00093B42">
        <w:rPr>
          <w:rFonts w:hAnsi="宋体"/>
          <w:color w:val="000000"/>
          <w:sz w:val="24"/>
        </w:rPr>
        <w:t>的法律、会计和税务顾问费用；</w:t>
      </w:r>
    </w:p>
    <w:p w:rsidR="00357C8A" w:rsidRPr="00093B42" w:rsidRDefault="00357C8A" w:rsidP="00357C8A">
      <w:pPr>
        <w:pStyle w:val="a6"/>
        <w:ind w:firstLine="480"/>
        <w:rPr>
          <w:color w:val="000000"/>
          <w:sz w:val="24"/>
        </w:rPr>
      </w:pPr>
    </w:p>
    <w:p w:rsidR="00357C8A" w:rsidRPr="00093B42" w:rsidRDefault="006F4EC0" w:rsidP="001D0A07">
      <w:pPr>
        <w:numPr>
          <w:ilvl w:val="1"/>
          <w:numId w:val="67"/>
        </w:numPr>
        <w:adjustRightInd w:val="0"/>
        <w:snapToGrid w:val="0"/>
        <w:ind w:leftChars="200" w:left="1260" w:hangingChars="350" w:hanging="840"/>
        <w:jc w:val="left"/>
        <w:rPr>
          <w:color w:val="000000"/>
          <w:sz w:val="24"/>
        </w:rPr>
      </w:pPr>
      <w:r>
        <w:rPr>
          <w:rFonts w:hint="eastAsia"/>
          <w:color w:val="000000"/>
          <w:sz w:val="24"/>
        </w:rPr>
        <w:t>合伙企业</w:t>
      </w:r>
      <w:r w:rsidR="00357C8A" w:rsidRPr="00093B42">
        <w:rPr>
          <w:rFonts w:hint="eastAsia"/>
          <w:color w:val="000000"/>
          <w:sz w:val="24"/>
        </w:rPr>
        <w:t>募集所支出的合理的财务顾问费或类似费用；</w:t>
      </w:r>
    </w:p>
    <w:p w:rsidR="00357C8A" w:rsidRPr="00093B42" w:rsidRDefault="00357C8A" w:rsidP="00357C8A">
      <w:pPr>
        <w:adjustRightInd w:val="0"/>
        <w:snapToGrid w:val="0"/>
        <w:ind w:leftChars="200" w:left="1260" w:hangingChars="350" w:hanging="840"/>
        <w:jc w:val="left"/>
        <w:rPr>
          <w:color w:val="000000"/>
          <w:sz w:val="24"/>
        </w:rPr>
      </w:pPr>
    </w:p>
    <w:p w:rsidR="00357C8A" w:rsidRPr="00093B42" w:rsidRDefault="006F4EC0" w:rsidP="001D0A07">
      <w:pPr>
        <w:numPr>
          <w:ilvl w:val="1"/>
          <w:numId w:val="67"/>
        </w:numPr>
        <w:adjustRightInd w:val="0"/>
        <w:snapToGrid w:val="0"/>
        <w:ind w:leftChars="200" w:left="1260" w:hangingChars="350" w:hanging="840"/>
        <w:jc w:val="left"/>
        <w:rPr>
          <w:color w:val="000000"/>
          <w:sz w:val="24"/>
        </w:rPr>
      </w:pPr>
      <w:r>
        <w:rPr>
          <w:rFonts w:hAnsi="宋体"/>
          <w:color w:val="000000"/>
          <w:sz w:val="24"/>
        </w:rPr>
        <w:t>合伙企业</w:t>
      </w:r>
      <w:r w:rsidR="00357C8A" w:rsidRPr="00093B42">
        <w:rPr>
          <w:rFonts w:hAnsi="宋体"/>
          <w:color w:val="000000"/>
          <w:sz w:val="24"/>
        </w:rPr>
        <w:t>的审计费用；</w:t>
      </w:r>
    </w:p>
    <w:p w:rsidR="00357C8A" w:rsidRPr="00093B42" w:rsidRDefault="00357C8A" w:rsidP="00357C8A">
      <w:pPr>
        <w:adjustRightInd w:val="0"/>
        <w:snapToGrid w:val="0"/>
        <w:ind w:leftChars="200" w:left="1260" w:hangingChars="350" w:hanging="840"/>
        <w:jc w:val="left"/>
        <w:rPr>
          <w:color w:val="000000"/>
          <w:sz w:val="24"/>
        </w:rPr>
      </w:pPr>
    </w:p>
    <w:p w:rsidR="00357C8A" w:rsidRPr="00093B42" w:rsidRDefault="00357C8A" w:rsidP="001D0A07">
      <w:pPr>
        <w:numPr>
          <w:ilvl w:val="1"/>
          <w:numId w:val="67"/>
        </w:numPr>
        <w:adjustRightInd w:val="0"/>
        <w:snapToGrid w:val="0"/>
        <w:ind w:leftChars="200" w:left="1260" w:hangingChars="350" w:hanging="840"/>
        <w:jc w:val="left"/>
        <w:rPr>
          <w:color w:val="000000"/>
          <w:sz w:val="24"/>
        </w:rPr>
      </w:pPr>
      <w:r w:rsidRPr="00093B42">
        <w:rPr>
          <w:rFonts w:hAnsi="宋体"/>
          <w:color w:val="000000"/>
          <w:sz w:val="24"/>
        </w:rPr>
        <w:t>合伙人会议费用；</w:t>
      </w:r>
    </w:p>
    <w:p w:rsidR="00357C8A" w:rsidRPr="00093B42" w:rsidRDefault="00357C8A" w:rsidP="00357C8A">
      <w:pPr>
        <w:adjustRightInd w:val="0"/>
        <w:snapToGrid w:val="0"/>
        <w:ind w:leftChars="200" w:left="1260" w:hangingChars="350" w:hanging="840"/>
        <w:jc w:val="left"/>
        <w:rPr>
          <w:color w:val="000000"/>
          <w:sz w:val="24"/>
        </w:rPr>
      </w:pPr>
    </w:p>
    <w:p w:rsidR="00357C8A" w:rsidRPr="00093B42" w:rsidRDefault="00357C8A" w:rsidP="001D0A07">
      <w:pPr>
        <w:numPr>
          <w:ilvl w:val="1"/>
          <w:numId w:val="67"/>
        </w:numPr>
        <w:adjustRightInd w:val="0"/>
        <w:snapToGrid w:val="0"/>
        <w:ind w:leftChars="200" w:left="1260" w:hangingChars="350" w:hanging="840"/>
        <w:jc w:val="left"/>
        <w:rPr>
          <w:color w:val="000000"/>
          <w:sz w:val="24"/>
        </w:rPr>
      </w:pPr>
      <w:r w:rsidRPr="00093B42">
        <w:rPr>
          <w:rFonts w:hAnsi="宋体"/>
          <w:color w:val="000000"/>
          <w:sz w:val="24"/>
        </w:rPr>
        <w:t>政府部门对</w:t>
      </w:r>
      <w:r w:rsidR="006F4EC0">
        <w:rPr>
          <w:rFonts w:hAnsi="宋体"/>
          <w:color w:val="000000"/>
          <w:sz w:val="24"/>
        </w:rPr>
        <w:t>合伙企业</w:t>
      </w:r>
      <w:r w:rsidRPr="00093B42">
        <w:rPr>
          <w:rFonts w:hAnsi="宋体"/>
          <w:color w:val="000000"/>
          <w:sz w:val="24"/>
        </w:rPr>
        <w:t>及其资产、收益、交易或运作收取的税、费及其他费用；</w:t>
      </w:r>
    </w:p>
    <w:p w:rsidR="00357C8A" w:rsidRPr="00093B42" w:rsidRDefault="00357C8A" w:rsidP="00357C8A">
      <w:pPr>
        <w:adjustRightInd w:val="0"/>
        <w:snapToGrid w:val="0"/>
        <w:ind w:leftChars="200" w:left="1260" w:hangingChars="350" w:hanging="840"/>
        <w:jc w:val="left"/>
        <w:rPr>
          <w:color w:val="000000"/>
          <w:sz w:val="24"/>
        </w:rPr>
      </w:pPr>
    </w:p>
    <w:p w:rsidR="00357C8A" w:rsidRPr="00093B42" w:rsidRDefault="00357C8A" w:rsidP="001D0A07">
      <w:pPr>
        <w:numPr>
          <w:ilvl w:val="1"/>
          <w:numId w:val="67"/>
        </w:numPr>
        <w:adjustRightInd w:val="0"/>
        <w:snapToGrid w:val="0"/>
        <w:ind w:leftChars="200" w:left="1260" w:hangingChars="350" w:hanging="840"/>
        <w:jc w:val="left"/>
        <w:rPr>
          <w:color w:val="000000"/>
          <w:sz w:val="24"/>
        </w:rPr>
      </w:pPr>
      <w:r w:rsidRPr="00093B42">
        <w:rPr>
          <w:rFonts w:hAnsi="宋体"/>
          <w:color w:val="000000"/>
          <w:sz w:val="24"/>
        </w:rPr>
        <w:t>诉讼费和仲裁费；</w:t>
      </w:r>
    </w:p>
    <w:p w:rsidR="00357C8A" w:rsidRPr="00093B42" w:rsidRDefault="00357C8A" w:rsidP="00357C8A">
      <w:pPr>
        <w:adjustRightInd w:val="0"/>
        <w:snapToGrid w:val="0"/>
        <w:ind w:leftChars="200" w:left="1260" w:hangingChars="350" w:hanging="840"/>
        <w:jc w:val="left"/>
        <w:rPr>
          <w:color w:val="000000"/>
          <w:sz w:val="24"/>
        </w:rPr>
      </w:pPr>
    </w:p>
    <w:p w:rsidR="00357C8A" w:rsidRPr="00093B42" w:rsidRDefault="00357C8A" w:rsidP="001D0A07">
      <w:pPr>
        <w:numPr>
          <w:ilvl w:val="1"/>
          <w:numId w:val="67"/>
        </w:numPr>
        <w:adjustRightInd w:val="0"/>
        <w:snapToGrid w:val="0"/>
        <w:ind w:leftChars="200" w:left="1260" w:hangingChars="350" w:hanging="840"/>
        <w:jc w:val="left"/>
        <w:rPr>
          <w:color w:val="000000"/>
          <w:sz w:val="24"/>
        </w:rPr>
      </w:pPr>
      <w:r w:rsidRPr="00093B42">
        <w:rPr>
          <w:rFonts w:hAnsi="宋体"/>
          <w:color w:val="000000"/>
          <w:sz w:val="24"/>
        </w:rPr>
        <w:t>其他没有在管理费中列支的属于</w:t>
      </w:r>
      <w:r w:rsidR="006F4EC0">
        <w:rPr>
          <w:rFonts w:hAnsi="宋体"/>
          <w:color w:val="000000"/>
          <w:sz w:val="24"/>
        </w:rPr>
        <w:t>合伙企业</w:t>
      </w:r>
      <w:r w:rsidRPr="00093B42">
        <w:rPr>
          <w:rFonts w:hAnsi="宋体"/>
          <w:color w:val="000000"/>
          <w:sz w:val="24"/>
        </w:rPr>
        <w:t>日常运营的费用。</w:t>
      </w:r>
    </w:p>
    <w:p w:rsidR="00357C8A" w:rsidRPr="00093B42" w:rsidRDefault="00357C8A" w:rsidP="00357C8A">
      <w:pPr>
        <w:ind w:firstLine="480"/>
        <w:jc w:val="left"/>
        <w:rPr>
          <w:color w:val="000000"/>
          <w:sz w:val="24"/>
        </w:rPr>
      </w:pPr>
    </w:p>
    <w:p w:rsidR="00357C8A" w:rsidRPr="00093B42" w:rsidRDefault="00357C8A" w:rsidP="001D0A07">
      <w:pPr>
        <w:numPr>
          <w:ilvl w:val="0"/>
          <w:numId w:val="19"/>
        </w:numPr>
        <w:ind w:leftChars="200" w:left="959" w:hanging="539"/>
        <w:jc w:val="left"/>
        <w:rPr>
          <w:b/>
          <w:color w:val="000000"/>
          <w:sz w:val="24"/>
        </w:rPr>
      </w:pPr>
      <w:r w:rsidRPr="00093B42">
        <w:rPr>
          <w:rFonts w:hAnsi="宋体"/>
          <w:b/>
          <w:color w:val="000000"/>
          <w:sz w:val="24"/>
        </w:rPr>
        <w:t>管理费</w:t>
      </w:r>
    </w:p>
    <w:p w:rsidR="00357C8A" w:rsidRPr="00093B42" w:rsidRDefault="006F4EC0" w:rsidP="00CA62FE">
      <w:pPr>
        <w:ind w:left="480" w:firstLineChars="200" w:firstLine="480"/>
        <w:jc w:val="left"/>
        <w:rPr>
          <w:color w:val="000000"/>
          <w:sz w:val="24"/>
        </w:rPr>
      </w:pPr>
      <w:r>
        <w:rPr>
          <w:rFonts w:hint="eastAsia"/>
          <w:color w:val="000000"/>
          <w:sz w:val="24"/>
        </w:rPr>
        <w:t>合伙企业</w:t>
      </w:r>
      <w:r w:rsidR="003A68BA" w:rsidRPr="00093B42">
        <w:rPr>
          <w:rFonts w:hint="eastAsia"/>
          <w:color w:val="000000"/>
          <w:sz w:val="24"/>
        </w:rPr>
        <w:t>不需向管理公司支付管理费。</w:t>
      </w:r>
      <w:r>
        <w:rPr>
          <w:rFonts w:hint="eastAsia"/>
          <w:color w:val="000000"/>
          <w:sz w:val="24"/>
        </w:rPr>
        <w:t>合伙企业</w:t>
      </w:r>
      <w:r w:rsidR="003A68BA" w:rsidRPr="00093B42">
        <w:rPr>
          <w:rFonts w:hint="eastAsia"/>
          <w:color w:val="000000"/>
          <w:sz w:val="24"/>
        </w:rPr>
        <w:t>将直接承担本协议</w:t>
      </w:r>
      <w:r w:rsidR="003A68BA" w:rsidRPr="00093B42">
        <w:rPr>
          <w:rFonts w:hint="eastAsia"/>
          <w:b/>
          <w:color w:val="000000"/>
          <w:sz w:val="24"/>
        </w:rPr>
        <w:t>5.1</w:t>
      </w:r>
      <w:r w:rsidR="003A68BA" w:rsidRPr="00093B42">
        <w:rPr>
          <w:rFonts w:hint="eastAsia"/>
          <w:color w:val="000000"/>
          <w:sz w:val="24"/>
        </w:rPr>
        <w:t>条款所列自身开销，投资项目费用，及收购、出售和项目投资其它处置过程中产生的成本等</w:t>
      </w:r>
      <w:r w:rsidR="00CA62FE" w:rsidRPr="00093B42">
        <w:rPr>
          <w:rFonts w:hint="eastAsia"/>
          <w:color w:val="000000"/>
          <w:sz w:val="24"/>
        </w:rPr>
        <w:t>。</w:t>
      </w:r>
    </w:p>
    <w:p w:rsidR="00357C8A" w:rsidRPr="00093B42" w:rsidRDefault="00357C8A" w:rsidP="00357C8A">
      <w:pPr>
        <w:jc w:val="left"/>
        <w:rPr>
          <w:color w:val="000000"/>
          <w:sz w:val="24"/>
        </w:rPr>
      </w:pPr>
    </w:p>
    <w:p w:rsidR="00357C8A" w:rsidRPr="00093B42" w:rsidRDefault="00357C8A" w:rsidP="001D0A07">
      <w:pPr>
        <w:numPr>
          <w:ilvl w:val="0"/>
          <w:numId w:val="19"/>
        </w:numPr>
        <w:ind w:leftChars="200" w:left="959" w:hanging="539"/>
        <w:jc w:val="left"/>
        <w:rPr>
          <w:b/>
          <w:color w:val="000000"/>
          <w:sz w:val="24"/>
        </w:rPr>
      </w:pPr>
      <w:r w:rsidRPr="00093B42">
        <w:rPr>
          <w:rFonts w:hAnsi="宋体"/>
          <w:b/>
          <w:color w:val="000000"/>
          <w:sz w:val="24"/>
        </w:rPr>
        <w:t>投资项目费用</w:t>
      </w:r>
    </w:p>
    <w:p w:rsidR="00C8166D" w:rsidRPr="00093B42" w:rsidRDefault="006F4EC0" w:rsidP="00C8166D">
      <w:pPr>
        <w:ind w:leftChars="202" w:left="424" w:firstLineChars="200" w:firstLine="480"/>
        <w:jc w:val="left"/>
        <w:rPr>
          <w:rFonts w:hAnsi="宋体"/>
          <w:b/>
          <w:color w:val="000000"/>
          <w:sz w:val="24"/>
        </w:rPr>
      </w:pPr>
      <w:r>
        <w:rPr>
          <w:rFonts w:hAnsi="宋体"/>
          <w:color w:val="000000"/>
          <w:sz w:val="24"/>
        </w:rPr>
        <w:t>合伙企业</w:t>
      </w:r>
      <w:r w:rsidR="00C8166D" w:rsidRPr="00093B42">
        <w:rPr>
          <w:rFonts w:hAnsi="宋体"/>
          <w:color w:val="000000"/>
          <w:sz w:val="24"/>
        </w:rPr>
        <w:t>为投资项目而发生的法律、会计、审计、托管、投资中介及其他通常无法由普通合伙人向</w:t>
      </w:r>
      <w:r>
        <w:rPr>
          <w:rFonts w:hAnsi="宋体"/>
          <w:color w:val="000000"/>
          <w:sz w:val="24"/>
        </w:rPr>
        <w:t>合伙企业</w:t>
      </w:r>
      <w:r w:rsidR="00C8166D" w:rsidRPr="00093B42">
        <w:rPr>
          <w:rFonts w:hAnsi="宋体"/>
          <w:color w:val="000000"/>
          <w:sz w:val="24"/>
        </w:rPr>
        <w:t>提供的专业服务的相关费用，以及为调查、评估及监控投资项目而发生的差旅费、招待费等项目直接费用（</w:t>
      </w:r>
      <w:r w:rsidR="00C8166D" w:rsidRPr="00093B42">
        <w:rPr>
          <w:color w:val="000000"/>
          <w:sz w:val="24"/>
        </w:rPr>
        <w:t>“</w:t>
      </w:r>
      <w:r w:rsidR="00C8166D" w:rsidRPr="00093B42">
        <w:rPr>
          <w:rFonts w:hAnsi="宋体"/>
          <w:color w:val="000000"/>
          <w:sz w:val="24"/>
        </w:rPr>
        <w:t>投资项目费用</w:t>
      </w:r>
      <w:r w:rsidR="00C8166D" w:rsidRPr="00093B42">
        <w:rPr>
          <w:color w:val="000000"/>
          <w:sz w:val="24"/>
        </w:rPr>
        <w:t>”</w:t>
      </w:r>
      <w:r w:rsidR="00C8166D" w:rsidRPr="00093B42">
        <w:rPr>
          <w:rFonts w:hAnsi="宋体"/>
          <w:color w:val="000000"/>
          <w:sz w:val="24"/>
        </w:rPr>
        <w:t>），应由</w:t>
      </w:r>
      <w:r>
        <w:rPr>
          <w:rFonts w:hAnsi="宋体"/>
          <w:color w:val="000000"/>
          <w:sz w:val="24"/>
        </w:rPr>
        <w:t>合伙企业</w:t>
      </w:r>
      <w:r w:rsidR="00C8166D" w:rsidRPr="00093B42">
        <w:rPr>
          <w:rFonts w:hAnsi="宋体"/>
          <w:color w:val="000000"/>
          <w:sz w:val="24"/>
        </w:rPr>
        <w:t>承担。</w:t>
      </w:r>
    </w:p>
    <w:p w:rsidR="00C8166D" w:rsidRPr="00093B42" w:rsidRDefault="00C8166D" w:rsidP="00C8166D">
      <w:pPr>
        <w:jc w:val="left"/>
        <w:rPr>
          <w:b/>
          <w:color w:val="000000"/>
          <w:sz w:val="24"/>
        </w:rPr>
      </w:pPr>
    </w:p>
    <w:p w:rsidR="00357C8A" w:rsidRPr="00093B42" w:rsidRDefault="00357C8A" w:rsidP="00357C8A">
      <w:pPr>
        <w:jc w:val="left"/>
        <w:rPr>
          <w:color w:val="000000"/>
          <w:sz w:val="24"/>
        </w:rPr>
      </w:pPr>
    </w:p>
    <w:p w:rsidR="00357C8A" w:rsidRPr="00093B42" w:rsidRDefault="00357C8A" w:rsidP="00357C8A">
      <w:pPr>
        <w:numPr>
          <w:ilvl w:val="0"/>
          <w:numId w:val="2"/>
        </w:numPr>
        <w:tabs>
          <w:tab w:val="clear" w:pos="720"/>
        </w:tabs>
        <w:jc w:val="left"/>
        <w:outlineLvl w:val="0"/>
        <w:rPr>
          <w:b/>
          <w:color w:val="000000"/>
          <w:sz w:val="24"/>
        </w:rPr>
      </w:pPr>
      <w:bookmarkStart w:id="4" w:name="_Toc335733266"/>
      <w:r w:rsidRPr="00093B42">
        <w:rPr>
          <w:rFonts w:hAnsi="宋体"/>
          <w:b/>
          <w:color w:val="000000"/>
          <w:sz w:val="24"/>
        </w:rPr>
        <w:t>收益分配与亏损分担</w:t>
      </w:r>
      <w:bookmarkEnd w:id="4"/>
    </w:p>
    <w:p w:rsidR="00357C8A" w:rsidRPr="00093B42" w:rsidRDefault="00357C8A" w:rsidP="00357C8A">
      <w:pPr>
        <w:jc w:val="left"/>
        <w:rPr>
          <w:b/>
          <w:color w:val="000000"/>
          <w:sz w:val="24"/>
        </w:rPr>
      </w:pPr>
    </w:p>
    <w:p w:rsidR="00357C8A" w:rsidRPr="00093B42" w:rsidRDefault="00357C8A" w:rsidP="001D0A07">
      <w:pPr>
        <w:numPr>
          <w:ilvl w:val="0"/>
          <w:numId w:val="20"/>
        </w:numPr>
        <w:ind w:leftChars="200" w:left="959" w:hanging="539"/>
        <w:jc w:val="left"/>
        <w:rPr>
          <w:b/>
          <w:color w:val="000000"/>
          <w:sz w:val="24"/>
        </w:rPr>
      </w:pPr>
      <w:r w:rsidRPr="00093B42">
        <w:rPr>
          <w:rFonts w:hAnsi="宋体"/>
          <w:b/>
          <w:color w:val="000000"/>
          <w:sz w:val="24"/>
        </w:rPr>
        <w:t>收益分配</w:t>
      </w:r>
    </w:p>
    <w:p w:rsidR="00357C8A" w:rsidRPr="00093B42" w:rsidRDefault="00357C8A" w:rsidP="00357C8A">
      <w:pPr>
        <w:ind w:left="361"/>
        <w:jc w:val="left"/>
        <w:rPr>
          <w:b/>
          <w:color w:val="000000"/>
          <w:sz w:val="24"/>
        </w:rPr>
      </w:pPr>
    </w:p>
    <w:p w:rsidR="00357C8A" w:rsidRPr="00093B42" w:rsidRDefault="006F4EC0" w:rsidP="007F1ABA">
      <w:pPr>
        <w:adjustRightInd w:val="0"/>
        <w:snapToGrid w:val="0"/>
        <w:ind w:leftChars="200" w:left="420" w:firstLineChars="200" w:firstLine="480"/>
        <w:jc w:val="left"/>
        <w:rPr>
          <w:color w:val="000000"/>
          <w:sz w:val="24"/>
        </w:rPr>
      </w:pPr>
      <w:r>
        <w:rPr>
          <w:rFonts w:hAnsi="宋体"/>
          <w:color w:val="000000"/>
          <w:sz w:val="24"/>
        </w:rPr>
        <w:t>合伙企业</w:t>
      </w:r>
      <w:r w:rsidR="00357C8A" w:rsidRPr="00093B42">
        <w:rPr>
          <w:rFonts w:hAnsi="宋体"/>
          <w:color w:val="000000"/>
          <w:sz w:val="24"/>
        </w:rPr>
        <w:t>收到的项目投资收入、临时投资收入、逾期出资滞纳金及其他应归属于</w:t>
      </w:r>
      <w:r>
        <w:rPr>
          <w:rFonts w:hAnsi="宋体"/>
          <w:color w:val="000000"/>
          <w:sz w:val="24"/>
        </w:rPr>
        <w:t>合伙企业</w:t>
      </w:r>
      <w:r w:rsidR="00357C8A" w:rsidRPr="00093B42">
        <w:rPr>
          <w:rFonts w:hAnsi="宋体"/>
          <w:color w:val="000000"/>
          <w:sz w:val="24"/>
        </w:rPr>
        <w:t>的收入，在扣除相关税费、合伙费用及其他费用后（统称</w:t>
      </w:r>
      <w:r w:rsidR="00357C8A" w:rsidRPr="00093B42">
        <w:rPr>
          <w:color w:val="000000"/>
          <w:sz w:val="24"/>
        </w:rPr>
        <w:t>“</w:t>
      </w:r>
      <w:r w:rsidR="00357C8A" w:rsidRPr="00093B42">
        <w:rPr>
          <w:rFonts w:hAnsi="宋体"/>
          <w:color w:val="000000"/>
          <w:sz w:val="24"/>
        </w:rPr>
        <w:t>可分配收入</w:t>
      </w:r>
      <w:r w:rsidR="00357C8A" w:rsidRPr="00093B42">
        <w:rPr>
          <w:color w:val="000000"/>
          <w:sz w:val="24"/>
        </w:rPr>
        <w:t>”</w:t>
      </w:r>
      <w:r w:rsidR="00357C8A" w:rsidRPr="00093B42">
        <w:rPr>
          <w:rFonts w:hAnsi="宋体"/>
          <w:color w:val="000000"/>
          <w:sz w:val="24"/>
        </w:rPr>
        <w:t>）应按照如下约定分配：</w:t>
      </w:r>
    </w:p>
    <w:p w:rsidR="00B3573E" w:rsidRPr="00093B42" w:rsidRDefault="00B3573E" w:rsidP="00B3573E">
      <w:pPr>
        <w:adjustRightInd w:val="0"/>
        <w:snapToGrid w:val="0"/>
        <w:jc w:val="left"/>
        <w:rPr>
          <w:color w:val="000000"/>
          <w:sz w:val="24"/>
        </w:rPr>
      </w:pPr>
    </w:p>
    <w:p w:rsidR="0083283D" w:rsidRPr="00093B42" w:rsidRDefault="00CA1F2D" w:rsidP="0083283D">
      <w:pPr>
        <w:adjustRightInd w:val="0"/>
        <w:snapToGrid w:val="0"/>
        <w:ind w:left="991" w:hangingChars="413" w:hanging="991"/>
        <w:jc w:val="left"/>
        <w:rPr>
          <w:b/>
          <w:color w:val="000000"/>
          <w:sz w:val="24"/>
        </w:rPr>
      </w:pPr>
      <w:r w:rsidRPr="00093B42">
        <w:rPr>
          <w:rFonts w:hint="eastAsia"/>
          <w:color w:val="000000"/>
          <w:sz w:val="24"/>
        </w:rPr>
        <w:t xml:space="preserve">    </w:t>
      </w:r>
      <w:r w:rsidRPr="00093B42">
        <w:rPr>
          <w:rFonts w:hint="eastAsia"/>
          <w:b/>
          <w:color w:val="000000"/>
          <w:sz w:val="24"/>
        </w:rPr>
        <w:t>（</w:t>
      </w:r>
      <w:r w:rsidRPr="00093B42">
        <w:rPr>
          <w:rFonts w:hint="eastAsia"/>
          <w:b/>
          <w:color w:val="000000"/>
          <w:sz w:val="24"/>
        </w:rPr>
        <w:t>1</w:t>
      </w:r>
      <w:r w:rsidRPr="00093B42">
        <w:rPr>
          <w:rFonts w:hint="eastAsia"/>
          <w:b/>
          <w:color w:val="000000"/>
          <w:sz w:val="24"/>
        </w:rPr>
        <w:t>）分配原则</w:t>
      </w:r>
    </w:p>
    <w:p w:rsidR="00CA1F2D" w:rsidRPr="00093B42" w:rsidRDefault="00CA1F2D" w:rsidP="0083283D">
      <w:pPr>
        <w:adjustRightInd w:val="0"/>
        <w:snapToGrid w:val="0"/>
        <w:ind w:left="991" w:hangingChars="413" w:hanging="991"/>
        <w:jc w:val="left"/>
        <w:rPr>
          <w:color w:val="000000"/>
          <w:sz w:val="24"/>
        </w:rPr>
      </w:pPr>
      <w:r w:rsidRPr="00093B42">
        <w:rPr>
          <w:rFonts w:hint="eastAsia"/>
          <w:color w:val="000000"/>
          <w:sz w:val="24"/>
        </w:rPr>
        <w:t xml:space="preserve">         </w:t>
      </w:r>
      <w:r w:rsidRPr="00093B42">
        <w:rPr>
          <w:rFonts w:hint="eastAsia"/>
          <w:color w:val="000000"/>
          <w:sz w:val="24"/>
        </w:rPr>
        <w:t>各方同意按各自认缴的出资比例分配利润。但，</w:t>
      </w:r>
    </w:p>
    <w:p w:rsidR="00CA1F2D" w:rsidRPr="00093B42" w:rsidRDefault="00CA1F2D" w:rsidP="00804D7F">
      <w:pPr>
        <w:adjustRightInd w:val="0"/>
        <w:snapToGrid w:val="0"/>
        <w:ind w:left="1699" w:hangingChars="708" w:hanging="1699"/>
        <w:jc w:val="left"/>
        <w:rPr>
          <w:color w:val="000000"/>
          <w:sz w:val="24"/>
        </w:rPr>
      </w:pPr>
      <w:r w:rsidRPr="00093B42">
        <w:rPr>
          <w:rFonts w:hint="eastAsia"/>
          <w:color w:val="000000"/>
          <w:sz w:val="24"/>
        </w:rPr>
        <w:t xml:space="preserve">         </w:t>
      </w:r>
      <w:r w:rsidRPr="00093B42">
        <w:rPr>
          <w:rFonts w:hint="eastAsia"/>
          <w:color w:val="000000"/>
          <w:sz w:val="24"/>
        </w:rPr>
        <w:t>（</w:t>
      </w:r>
      <w:r w:rsidRPr="00093B42">
        <w:rPr>
          <w:rFonts w:hint="eastAsia"/>
          <w:b/>
          <w:color w:val="000000"/>
          <w:sz w:val="24"/>
        </w:rPr>
        <w:t>a</w:t>
      </w:r>
      <w:r w:rsidRPr="00093B42">
        <w:rPr>
          <w:rFonts w:hint="eastAsia"/>
          <w:color w:val="000000"/>
          <w:sz w:val="24"/>
        </w:rPr>
        <w:t>）若有限合伙人在规定的期限内未缴足认缴的出资额规定比例，则按各方实缴的出资比例分配利润；</w:t>
      </w:r>
    </w:p>
    <w:p w:rsidR="00CA1F2D" w:rsidRPr="00093B42" w:rsidRDefault="00CA1F2D" w:rsidP="00804D7F">
      <w:pPr>
        <w:adjustRightInd w:val="0"/>
        <w:snapToGrid w:val="0"/>
        <w:ind w:left="1699" w:hangingChars="708" w:hanging="1699"/>
        <w:jc w:val="left"/>
        <w:rPr>
          <w:color w:val="000000"/>
          <w:sz w:val="24"/>
        </w:rPr>
      </w:pPr>
      <w:r w:rsidRPr="00093B42">
        <w:rPr>
          <w:rFonts w:hint="eastAsia"/>
          <w:color w:val="000000"/>
          <w:sz w:val="24"/>
        </w:rPr>
        <w:t xml:space="preserve">         </w:t>
      </w:r>
      <w:r w:rsidRPr="00093B42">
        <w:rPr>
          <w:rFonts w:hint="eastAsia"/>
          <w:color w:val="000000"/>
          <w:sz w:val="24"/>
        </w:rPr>
        <w:t>（</w:t>
      </w:r>
      <w:r w:rsidRPr="00093B42">
        <w:rPr>
          <w:rFonts w:hint="eastAsia"/>
          <w:b/>
          <w:color w:val="000000"/>
          <w:sz w:val="24"/>
        </w:rPr>
        <w:t>b</w:t>
      </w:r>
      <w:r w:rsidRPr="00093B42">
        <w:rPr>
          <w:rFonts w:hint="eastAsia"/>
          <w:color w:val="000000"/>
          <w:sz w:val="24"/>
        </w:rPr>
        <w:t>）未履行出资义务的合伙人，</w:t>
      </w:r>
      <w:r w:rsidR="00804D7F" w:rsidRPr="00093B42">
        <w:rPr>
          <w:rFonts w:hint="eastAsia"/>
          <w:color w:val="000000"/>
          <w:sz w:val="24"/>
        </w:rPr>
        <w:t>其享有的收益分配依照本协议第</w:t>
      </w:r>
      <w:r w:rsidR="00804D7F" w:rsidRPr="00093B42">
        <w:rPr>
          <w:rFonts w:hint="eastAsia"/>
          <w:color w:val="000000"/>
          <w:sz w:val="24"/>
        </w:rPr>
        <w:t>2.4</w:t>
      </w:r>
      <w:r w:rsidR="00804D7F" w:rsidRPr="00093B42">
        <w:rPr>
          <w:rFonts w:hint="eastAsia"/>
          <w:color w:val="000000"/>
          <w:sz w:val="24"/>
        </w:rPr>
        <w:t>（</w:t>
      </w:r>
      <w:r w:rsidR="00804D7F" w:rsidRPr="00093B42">
        <w:rPr>
          <w:rFonts w:hint="eastAsia"/>
          <w:color w:val="000000"/>
          <w:sz w:val="24"/>
        </w:rPr>
        <w:t>2</w:t>
      </w:r>
      <w:r w:rsidR="00804D7F" w:rsidRPr="00093B42">
        <w:rPr>
          <w:rFonts w:hint="eastAsia"/>
          <w:color w:val="000000"/>
          <w:sz w:val="24"/>
        </w:rPr>
        <w:t>）条款、</w:t>
      </w:r>
      <w:r w:rsidR="00804D7F" w:rsidRPr="00093B42">
        <w:rPr>
          <w:rFonts w:hint="eastAsia"/>
          <w:color w:val="000000"/>
          <w:sz w:val="24"/>
        </w:rPr>
        <w:t>12.1</w:t>
      </w:r>
      <w:r w:rsidR="00804D7F" w:rsidRPr="00093B42">
        <w:rPr>
          <w:rFonts w:hint="eastAsia"/>
          <w:color w:val="000000"/>
          <w:sz w:val="24"/>
        </w:rPr>
        <w:t>条款之约定扣除相关费用及赔偿金后进行分配。</w:t>
      </w:r>
    </w:p>
    <w:p w:rsidR="00CA1F2D" w:rsidRPr="00093B42" w:rsidRDefault="00CA1F2D" w:rsidP="0083283D">
      <w:pPr>
        <w:adjustRightInd w:val="0"/>
        <w:snapToGrid w:val="0"/>
        <w:ind w:left="991" w:hangingChars="413" w:hanging="991"/>
        <w:jc w:val="left"/>
        <w:rPr>
          <w:color w:val="000000"/>
          <w:sz w:val="24"/>
        </w:rPr>
      </w:pPr>
    </w:p>
    <w:p w:rsidR="00CA1F2D" w:rsidRPr="00093B42" w:rsidRDefault="00804D7F" w:rsidP="0083283D">
      <w:pPr>
        <w:adjustRightInd w:val="0"/>
        <w:snapToGrid w:val="0"/>
        <w:ind w:left="991" w:hangingChars="413" w:hanging="991"/>
        <w:jc w:val="left"/>
        <w:rPr>
          <w:b/>
          <w:color w:val="000000"/>
          <w:sz w:val="24"/>
        </w:rPr>
      </w:pPr>
      <w:r w:rsidRPr="00093B42">
        <w:rPr>
          <w:rFonts w:hint="eastAsia"/>
          <w:color w:val="000000"/>
          <w:sz w:val="24"/>
        </w:rPr>
        <w:t xml:space="preserve">    </w:t>
      </w:r>
      <w:r w:rsidRPr="00093B42">
        <w:rPr>
          <w:rFonts w:hint="eastAsia"/>
          <w:b/>
          <w:color w:val="000000"/>
          <w:sz w:val="24"/>
        </w:rPr>
        <w:t>（</w:t>
      </w:r>
      <w:r w:rsidRPr="00093B42">
        <w:rPr>
          <w:rFonts w:hint="eastAsia"/>
          <w:b/>
          <w:color w:val="000000"/>
          <w:sz w:val="24"/>
        </w:rPr>
        <w:t>2</w:t>
      </w:r>
      <w:r w:rsidRPr="00093B42">
        <w:rPr>
          <w:rFonts w:hint="eastAsia"/>
          <w:b/>
          <w:color w:val="000000"/>
          <w:sz w:val="24"/>
        </w:rPr>
        <w:t>）收益分配形式</w:t>
      </w:r>
    </w:p>
    <w:p w:rsidR="00804D7F" w:rsidRPr="00093B42" w:rsidRDefault="00804D7F" w:rsidP="0083283D">
      <w:pPr>
        <w:adjustRightInd w:val="0"/>
        <w:snapToGrid w:val="0"/>
        <w:ind w:left="991" w:hangingChars="413" w:hanging="991"/>
        <w:jc w:val="left"/>
        <w:rPr>
          <w:color w:val="000000"/>
          <w:sz w:val="24"/>
        </w:rPr>
      </w:pPr>
      <w:r w:rsidRPr="00093B42">
        <w:rPr>
          <w:rFonts w:hint="eastAsia"/>
          <w:color w:val="000000"/>
          <w:sz w:val="24"/>
        </w:rPr>
        <w:t xml:space="preserve">         </w:t>
      </w:r>
      <w:r w:rsidRPr="00093B42">
        <w:rPr>
          <w:rFonts w:hint="eastAsia"/>
          <w:color w:val="000000"/>
          <w:sz w:val="24"/>
        </w:rPr>
        <w:t>（</w:t>
      </w:r>
      <w:r w:rsidRPr="00093B42">
        <w:rPr>
          <w:rFonts w:hint="eastAsia"/>
          <w:b/>
          <w:color w:val="000000"/>
          <w:sz w:val="24"/>
        </w:rPr>
        <w:t>a</w:t>
      </w:r>
      <w:r w:rsidRPr="00093B42">
        <w:rPr>
          <w:rFonts w:hint="eastAsia"/>
          <w:color w:val="000000"/>
          <w:sz w:val="24"/>
        </w:rPr>
        <w:t>）</w:t>
      </w:r>
      <w:r w:rsidR="006F4EC0">
        <w:rPr>
          <w:rFonts w:hint="eastAsia"/>
          <w:color w:val="000000"/>
          <w:sz w:val="24"/>
        </w:rPr>
        <w:t>合伙企业</w:t>
      </w:r>
      <w:r w:rsidRPr="00093B42">
        <w:rPr>
          <w:rFonts w:hint="eastAsia"/>
          <w:color w:val="000000"/>
          <w:sz w:val="24"/>
        </w:rPr>
        <w:t>的收益分配以人民币进行；</w:t>
      </w:r>
    </w:p>
    <w:p w:rsidR="00804D7F" w:rsidRPr="00093B42" w:rsidRDefault="00804D7F" w:rsidP="0083283D">
      <w:pPr>
        <w:adjustRightInd w:val="0"/>
        <w:snapToGrid w:val="0"/>
        <w:ind w:left="991" w:hangingChars="413" w:hanging="991"/>
        <w:jc w:val="left"/>
        <w:rPr>
          <w:color w:val="000000"/>
          <w:sz w:val="24"/>
        </w:rPr>
      </w:pPr>
      <w:r w:rsidRPr="00093B42">
        <w:rPr>
          <w:rFonts w:hint="eastAsia"/>
          <w:color w:val="000000"/>
          <w:sz w:val="24"/>
        </w:rPr>
        <w:t xml:space="preserve">         </w:t>
      </w:r>
      <w:r w:rsidRPr="00093B42">
        <w:rPr>
          <w:rFonts w:hint="eastAsia"/>
          <w:color w:val="000000"/>
          <w:sz w:val="24"/>
        </w:rPr>
        <w:t>（</w:t>
      </w:r>
      <w:r w:rsidRPr="00093B42">
        <w:rPr>
          <w:rFonts w:hint="eastAsia"/>
          <w:b/>
          <w:color w:val="000000"/>
          <w:sz w:val="24"/>
        </w:rPr>
        <w:t>b</w:t>
      </w:r>
      <w:r w:rsidRPr="00093B42">
        <w:rPr>
          <w:rFonts w:hint="eastAsia"/>
          <w:color w:val="000000"/>
          <w:sz w:val="24"/>
        </w:rPr>
        <w:t>）合伙人共同认可的其他形式。</w:t>
      </w:r>
    </w:p>
    <w:p w:rsidR="00804D7F" w:rsidRPr="00093B42" w:rsidRDefault="00804D7F" w:rsidP="0083283D">
      <w:pPr>
        <w:adjustRightInd w:val="0"/>
        <w:snapToGrid w:val="0"/>
        <w:ind w:left="991" w:hangingChars="413" w:hanging="991"/>
        <w:jc w:val="left"/>
        <w:rPr>
          <w:color w:val="000000"/>
          <w:sz w:val="24"/>
        </w:rPr>
      </w:pPr>
    </w:p>
    <w:p w:rsidR="00804D7F" w:rsidRPr="00093B42" w:rsidRDefault="00804D7F" w:rsidP="0083283D">
      <w:pPr>
        <w:adjustRightInd w:val="0"/>
        <w:snapToGrid w:val="0"/>
        <w:ind w:left="991" w:hangingChars="413" w:hanging="991"/>
        <w:jc w:val="left"/>
        <w:rPr>
          <w:b/>
          <w:color w:val="000000"/>
          <w:sz w:val="24"/>
        </w:rPr>
      </w:pPr>
      <w:r w:rsidRPr="00093B42">
        <w:rPr>
          <w:rFonts w:hint="eastAsia"/>
          <w:color w:val="000000"/>
          <w:sz w:val="24"/>
        </w:rPr>
        <w:t xml:space="preserve">    </w:t>
      </w:r>
      <w:r w:rsidRPr="00093B42">
        <w:rPr>
          <w:rFonts w:hint="eastAsia"/>
          <w:b/>
          <w:color w:val="000000"/>
          <w:sz w:val="24"/>
        </w:rPr>
        <w:t>（</w:t>
      </w:r>
      <w:r w:rsidRPr="00093B42">
        <w:rPr>
          <w:rFonts w:hint="eastAsia"/>
          <w:b/>
          <w:color w:val="000000"/>
          <w:sz w:val="24"/>
        </w:rPr>
        <w:t>3</w:t>
      </w:r>
      <w:r w:rsidRPr="00093B42">
        <w:rPr>
          <w:rFonts w:hint="eastAsia"/>
          <w:b/>
          <w:color w:val="000000"/>
          <w:sz w:val="24"/>
        </w:rPr>
        <w:t>）分配时间</w:t>
      </w:r>
    </w:p>
    <w:p w:rsidR="00804D7F" w:rsidRDefault="00CD19C9" w:rsidP="00CD19C9">
      <w:pPr>
        <w:adjustRightInd w:val="0"/>
        <w:snapToGrid w:val="0"/>
        <w:ind w:leftChars="-66" w:left="991" w:hangingChars="471" w:hanging="1130"/>
        <w:jc w:val="left"/>
        <w:rPr>
          <w:rFonts w:hint="eastAsia"/>
          <w:color w:val="000000"/>
          <w:sz w:val="24"/>
        </w:rPr>
      </w:pPr>
      <w:r w:rsidRPr="00093B42">
        <w:rPr>
          <w:rFonts w:hint="eastAsia"/>
          <w:color w:val="000000"/>
          <w:sz w:val="24"/>
        </w:rPr>
        <w:t xml:space="preserve">          </w:t>
      </w:r>
      <w:r w:rsidR="006F4EC0">
        <w:rPr>
          <w:rFonts w:hint="eastAsia"/>
          <w:color w:val="000000"/>
          <w:sz w:val="24"/>
        </w:rPr>
        <w:t>合伙企业</w:t>
      </w:r>
      <w:r w:rsidR="00804D7F" w:rsidRPr="00093B42">
        <w:rPr>
          <w:rFonts w:hint="eastAsia"/>
          <w:color w:val="000000"/>
          <w:sz w:val="24"/>
        </w:rPr>
        <w:t>的收入，在所适用法律及政府机构允许分配的范围内，</w:t>
      </w:r>
      <w:r w:rsidR="006F4EC0">
        <w:rPr>
          <w:rFonts w:hint="eastAsia"/>
          <w:color w:val="000000"/>
          <w:sz w:val="24"/>
        </w:rPr>
        <w:t>合伙企业</w:t>
      </w:r>
      <w:r w:rsidR="00804D7F" w:rsidRPr="00093B42">
        <w:rPr>
          <w:rFonts w:hint="eastAsia"/>
          <w:color w:val="000000"/>
          <w:sz w:val="24"/>
        </w:rPr>
        <w:t>管理人应在</w:t>
      </w:r>
      <w:r w:rsidR="006F4EC0">
        <w:rPr>
          <w:rFonts w:hint="eastAsia"/>
          <w:color w:val="000000"/>
          <w:sz w:val="24"/>
        </w:rPr>
        <w:t>合伙企业</w:t>
      </w:r>
      <w:r w:rsidR="00804D7F" w:rsidRPr="00093B42">
        <w:rPr>
          <w:rFonts w:hint="eastAsia"/>
          <w:color w:val="000000"/>
          <w:sz w:val="24"/>
        </w:rPr>
        <w:t>收到相应款项后按第</w:t>
      </w:r>
      <w:r w:rsidRPr="00093B42">
        <w:rPr>
          <w:rFonts w:hint="eastAsia"/>
          <w:color w:val="000000"/>
          <w:sz w:val="24"/>
        </w:rPr>
        <w:t>本协议</w:t>
      </w:r>
      <w:r w:rsidR="00804D7F" w:rsidRPr="00093B42">
        <w:rPr>
          <w:rFonts w:hint="eastAsia"/>
          <w:color w:val="000000"/>
          <w:sz w:val="24"/>
        </w:rPr>
        <w:t>6.1</w:t>
      </w:r>
      <w:r w:rsidR="00804D7F" w:rsidRPr="00093B42">
        <w:rPr>
          <w:rFonts w:hint="eastAsia"/>
          <w:color w:val="000000"/>
          <w:sz w:val="24"/>
        </w:rPr>
        <w:t>条款向各合伙人进行分配，分配时间不应迟于收到相应现金后</w:t>
      </w:r>
      <w:r w:rsidRPr="00093B42">
        <w:rPr>
          <w:rFonts w:hint="eastAsia"/>
          <w:color w:val="000000"/>
          <w:sz w:val="24"/>
        </w:rPr>
        <w:t>【</w:t>
      </w:r>
      <w:r w:rsidR="00804D7F" w:rsidRPr="00093B42">
        <w:rPr>
          <w:rFonts w:hint="eastAsia"/>
          <w:color w:val="000000"/>
          <w:sz w:val="24"/>
        </w:rPr>
        <w:t>二十</w:t>
      </w:r>
      <w:r w:rsidR="00804D7F" w:rsidRPr="00093B42">
        <w:rPr>
          <w:rFonts w:hint="eastAsia"/>
          <w:color w:val="000000"/>
          <w:sz w:val="24"/>
        </w:rPr>
        <w:t>(20)</w:t>
      </w:r>
      <w:r w:rsidRPr="00093B42">
        <w:rPr>
          <w:rFonts w:hint="eastAsia"/>
          <w:color w:val="000000"/>
          <w:sz w:val="24"/>
        </w:rPr>
        <w:t>】</w:t>
      </w:r>
      <w:r w:rsidR="00804D7F" w:rsidRPr="00093B42">
        <w:rPr>
          <w:rFonts w:hint="eastAsia"/>
          <w:color w:val="000000"/>
          <w:sz w:val="24"/>
        </w:rPr>
        <w:t>个工作日届满之日</w:t>
      </w:r>
      <w:r w:rsidRPr="00093B42">
        <w:rPr>
          <w:rFonts w:hint="eastAsia"/>
          <w:color w:val="000000"/>
          <w:sz w:val="24"/>
        </w:rPr>
        <w:t>。</w:t>
      </w:r>
    </w:p>
    <w:p w:rsidR="003C4D25" w:rsidRPr="00093B42" w:rsidRDefault="003C4D25" w:rsidP="00CD19C9">
      <w:pPr>
        <w:adjustRightInd w:val="0"/>
        <w:snapToGrid w:val="0"/>
        <w:ind w:leftChars="-66" w:left="991" w:hangingChars="471" w:hanging="1130"/>
        <w:jc w:val="left"/>
        <w:rPr>
          <w:color w:val="000000"/>
          <w:sz w:val="24"/>
        </w:rPr>
      </w:pPr>
    </w:p>
    <w:p w:rsidR="00804D7F" w:rsidRPr="00093B42" w:rsidRDefault="00CD19C9" w:rsidP="0083283D">
      <w:pPr>
        <w:adjustRightInd w:val="0"/>
        <w:snapToGrid w:val="0"/>
        <w:ind w:left="991" w:hangingChars="413" w:hanging="991"/>
        <w:jc w:val="left"/>
        <w:rPr>
          <w:b/>
          <w:color w:val="000000"/>
          <w:sz w:val="24"/>
        </w:rPr>
      </w:pPr>
      <w:r w:rsidRPr="00093B42">
        <w:rPr>
          <w:rFonts w:hint="eastAsia"/>
          <w:color w:val="000000"/>
          <w:sz w:val="24"/>
        </w:rPr>
        <w:t xml:space="preserve">    </w:t>
      </w:r>
      <w:r w:rsidRPr="00093B42">
        <w:rPr>
          <w:rFonts w:hint="eastAsia"/>
          <w:b/>
          <w:color w:val="000000"/>
          <w:sz w:val="24"/>
        </w:rPr>
        <w:t>（</w:t>
      </w:r>
      <w:r w:rsidRPr="00093B42">
        <w:rPr>
          <w:rFonts w:hint="eastAsia"/>
          <w:b/>
          <w:color w:val="000000"/>
          <w:sz w:val="24"/>
        </w:rPr>
        <w:t>4</w:t>
      </w:r>
      <w:r w:rsidRPr="00093B42">
        <w:rPr>
          <w:rFonts w:hint="eastAsia"/>
          <w:b/>
          <w:color w:val="000000"/>
          <w:sz w:val="24"/>
        </w:rPr>
        <w:t>）分配条件</w:t>
      </w:r>
    </w:p>
    <w:p w:rsidR="00CD19C9" w:rsidRPr="00093B42" w:rsidRDefault="00CD19C9" w:rsidP="00CD19C9">
      <w:pPr>
        <w:adjustRightInd w:val="0"/>
        <w:snapToGrid w:val="0"/>
        <w:ind w:left="991" w:hangingChars="413" w:hanging="991"/>
        <w:jc w:val="left"/>
        <w:rPr>
          <w:color w:val="000000"/>
          <w:sz w:val="24"/>
        </w:rPr>
      </w:pPr>
      <w:r w:rsidRPr="00093B42">
        <w:rPr>
          <w:rFonts w:hint="eastAsia"/>
          <w:color w:val="000000"/>
          <w:sz w:val="24"/>
        </w:rPr>
        <w:t xml:space="preserve">        </w:t>
      </w:r>
      <w:r w:rsidRPr="00093B42">
        <w:rPr>
          <w:rFonts w:hint="eastAsia"/>
          <w:color w:val="000000"/>
          <w:sz w:val="24"/>
        </w:rPr>
        <w:t>（</w:t>
      </w:r>
      <w:r w:rsidRPr="00093B42">
        <w:rPr>
          <w:rFonts w:hint="eastAsia"/>
          <w:color w:val="000000"/>
          <w:sz w:val="24"/>
        </w:rPr>
        <w:t>a</w:t>
      </w:r>
      <w:r w:rsidRPr="00093B42">
        <w:rPr>
          <w:rFonts w:hint="eastAsia"/>
          <w:color w:val="000000"/>
          <w:sz w:val="24"/>
        </w:rPr>
        <w:t>）有充足的现金供分配；</w:t>
      </w:r>
    </w:p>
    <w:p w:rsidR="00CD19C9" w:rsidRPr="00093B42" w:rsidRDefault="00CD19C9" w:rsidP="00CD19C9">
      <w:pPr>
        <w:adjustRightInd w:val="0"/>
        <w:snapToGrid w:val="0"/>
        <w:ind w:firstLineChars="400" w:firstLine="960"/>
        <w:jc w:val="left"/>
        <w:rPr>
          <w:color w:val="000000"/>
          <w:sz w:val="24"/>
        </w:rPr>
      </w:pPr>
      <w:r w:rsidRPr="00093B42">
        <w:rPr>
          <w:rFonts w:hint="eastAsia"/>
          <w:color w:val="000000"/>
          <w:sz w:val="24"/>
        </w:rPr>
        <w:t>（</w:t>
      </w:r>
      <w:r w:rsidRPr="00093B42">
        <w:rPr>
          <w:rFonts w:hint="eastAsia"/>
          <w:color w:val="000000"/>
          <w:sz w:val="24"/>
        </w:rPr>
        <w:t>b</w:t>
      </w:r>
      <w:r w:rsidRPr="00093B42">
        <w:rPr>
          <w:rFonts w:hint="eastAsia"/>
          <w:color w:val="000000"/>
          <w:sz w:val="24"/>
        </w:rPr>
        <w:t>）分配不会导致</w:t>
      </w:r>
      <w:r w:rsidR="006F4EC0">
        <w:rPr>
          <w:rFonts w:hint="eastAsia"/>
          <w:color w:val="000000"/>
          <w:sz w:val="24"/>
        </w:rPr>
        <w:t>合伙企业</w:t>
      </w:r>
      <w:r w:rsidRPr="00093B42">
        <w:rPr>
          <w:rFonts w:hint="eastAsia"/>
          <w:color w:val="000000"/>
          <w:sz w:val="24"/>
        </w:rPr>
        <w:t>无法清偿到期债务；</w:t>
      </w:r>
    </w:p>
    <w:p w:rsidR="00804D7F" w:rsidRPr="00093B42" w:rsidRDefault="00CD19C9" w:rsidP="00CD19C9">
      <w:pPr>
        <w:adjustRightInd w:val="0"/>
        <w:snapToGrid w:val="0"/>
        <w:ind w:leftChars="457" w:left="1560" w:hangingChars="250" w:hanging="600"/>
        <w:jc w:val="left"/>
        <w:rPr>
          <w:color w:val="000000"/>
          <w:sz w:val="24"/>
        </w:rPr>
      </w:pPr>
      <w:r w:rsidRPr="00093B42">
        <w:rPr>
          <w:rFonts w:hint="eastAsia"/>
          <w:color w:val="000000"/>
          <w:sz w:val="24"/>
        </w:rPr>
        <w:t>（</w:t>
      </w:r>
      <w:r w:rsidRPr="00093B42">
        <w:rPr>
          <w:rFonts w:hint="eastAsia"/>
          <w:color w:val="000000"/>
          <w:sz w:val="24"/>
        </w:rPr>
        <w:t>c</w:t>
      </w:r>
      <w:r w:rsidRPr="00093B42">
        <w:rPr>
          <w:rFonts w:hint="eastAsia"/>
          <w:color w:val="000000"/>
          <w:sz w:val="24"/>
        </w:rPr>
        <w:t>）分配不会使</w:t>
      </w:r>
      <w:r w:rsidR="006F4EC0">
        <w:rPr>
          <w:rFonts w:hint="eastAsia"/>
          <w:color w:val="000000"/>
          <w:sz w:val="24"/>
        </w:rPr>
        <w:t>合伙企业</w:t>
      </w:r>
      <w:r w:rsidRPr="00093B42">
        <w:rPr>
          <w:rFonts w:hint="eastAsia"/>
          <w:color w:val="000000"/>
          <w:sz w:val="24"/>
        </w:rPr>
        <w:t>剩余的资金或利润不足以履行或支付将来预期的义务、责任或费用。</w:t>
      </w:r>
    </w:p>
    <w:p w:rsidR="00CA1F2D" w:rsidRPr="00093B42" w:rsidRDefault="00CA1F2D" w:rsidP="0083283D">
      <w:pPr>
        <w:adjustRightInd w:val="0"/>
        <w:snapToGrid w:val="0"/>
        <w:ind w:left="991" w:hangingChars="413" w:hanging="991"/>
        <w:jc w:val="left"/>
        <w:rPr>
          <w:color w:val="000000"/>
          <w:sz w:val="24"/>
        </w:rPr>
      </w:pPr>
    </w:p>
    <w:p w:rsidR="00357C8A" w:rsidRPr="00093B42" w:rsidRDefault="001863C3" w:rsidP="001D0A07">
      <w:pPr>
        <w:numPr>
          <w:ilvl w:val="0"/>
          <w:numId w:val="20"/>
        </w:numPr>
        <w:ind w:leftChars="200" w:left="959" w:hanging="539"/>
        <w:jc w:val="left"/>
        <w:rPr>
          <w:b/>
          <w:color w:val="000000"/>
          <w:sz w:val="24"/>
        </w:rPr>
      </w:pPr>
      <w:r w:rsidRPr="00093B42">
        <w:rPr>
          <w:rFonts w:hAnsi="宋体"/>
          <w:b/>
          <w:color w:val="000000"/>
          <w:sz w:val="24"/>
        </w:rPr>
        <w:t>亏损分担</w:t>
      </w:r>
      <w:r w:rsidR="00357C8A" w:rsidRPr="00093B42">
        <w:rPr>
          <w:b/>
          <w:color w:val="000000"/>
          <w:sz w:val="24"/>
        </w:rPr>
        <w:br/>
      </w:r>
    </w:p>
    <w:p w:rsidR="00357C8A" w:rsidRPr="00093B42" w:rsidRDefault="00357C8A" w:rsidP="00357C8A">
      <w:pPr>
        <w:adjustRightInd w:val="0"/>
        <w:snapToGrid w:val="0"/>
        <w:ind w:leftChars="200" w:left="420" w:firstLineChars="200" w:firstLine="480"/>
        <w:jc w:val="left"/>
        <w:rPr>
          <w:color w:val="000000"/>
          <w:sz w:val="24"/>
        </w:rPr>
      </w:pPr>
      <w:r w:rsidRPr="00093B42">
        <w:rPr>
          <w:rFonts w:hAnsi="宋体"/>
          <w:color w:val="000000"/>
          <w:sz w:val="24"/>
        </w:rPr>
        <w:t>受限于第</w:t>
      </w:r>
      <w:r w:rsidRPr="00093B42">
        <w:rPr>
          <w:b/>
          <w:color w:val="000000"/>
          <w:sz w:val="24"/>
        </w:rPr>
        <w:t>2.1</w:t>
      </w:r>
      <w:r w:rsidRPr="00093B42">
        <w:rPr>
          <w:rFonts w:hAnsi="宋体"/>
          <w:color w:val="000000"/>
          <w:sz w:val="24"/>
        </w:rPr>
        <w:t>款约定，</w:t>
      </w:r>
      <w:r w:rsidR="006F4EC0">
        <w:rPr>
          <w:rFonts w:hAnsi="宋体"/>
          <w:color w:val="000000"/>
          <w:sz w:val="24"/>
        </w:rPr>
        <w:t>合伙企业</w:t>
      </w:r>
      <w:r w:rsidRPr="00093B42">
        <w:rPr>
          <w:rFonts w:hAnsi="宋体"/>
          <w:color w:val="000000"/>
          <w:sz w:val="24"/>
        </w:rPr>
        <w:t>的各项亏损首先由普通合伙人以其认缴出资额为限承担，然后在各有限合伙人之间应按其认缴出资额比例分担。</w:t>
      </w:r>
    </w:p>
    <w:p w:rsidR="00357C8A" w:rsidRPr="00093B42" w:rsidRDefault="00357C8A" w:rsidP="004C579A">
      <w:pPr>
        <w:adjustRightInd w:val="0"/>
        <w:snapToGrid w:val="0"/>
        <w:jc w:val="left"/>
        <w:rPr>
          <w:color w:val="000000"/>
          <w:sz w:val="24"/>
        </w:rPr>
      </w:pPr>
    </w:p>
    <w:p w:rsidR="00357C8A" w:rsidRPr="00093B42" w:rsidRDefault="00357C8A" w:rsidP="001D0A07">
      <w:pPr>
        <w:numPr>
          <w:ilvl w:val="0"/>
          <w:numId w:val="20"/>
        </w:numPr>
        <w:ind w:leftChars="200" w:left="959" w:hanging="539"/>
        <w:jc w:val="left"/>
        <w:rPr>
          <w:b/>
          <w:color w:val="000000"/>
          <w:sz w:val="24"/>
        </w:rPr>
      </w:pPr>
      <w:r w:rsidRPr="00093B42">
        <w:rPr>
          <w:rFonts w:hAnsi="宋体"/>
          <w:b/>
          <w:color w:val="000000"/>
          <w:sz w:val="24"/>
        </w:rPr>
        <w:t>所得税</w:t>
      </w:r>
      <w:r w:rsidRPr="00093B42">
        <w:rPr>
          <w:b/>
          <w:color w:val="000000"/>
          <w:sz w:val="24"/>
        </w:rPr>
        <w:br/>
      </w:r>
    </w:p>
    <w:p w:rsidR="00357C8A" w:rsidRPr="00093B42" w:rsidRDefault="00357C8A" w:rsidP="00357C8A">
      <w:pPr>
        <w:adjustRightInd w:val="0"/>
        <w:snapToGrid w:val="0"/>
        <w:ind w:leftChars="200" w:left="420" w:firstLineChars="200" w:firstLine="480"/>
        <w:jc w:val="left"/>
        <w:rPr>
          <w:color w:val="000000"/>
          <w:sz w:val="24"/>
        </w:rPr>
      </w:pPr>
      <w:r w:rsidRPr="00093B42">
        <w:rPr>
          <w:rFonts w:hAnsi="宋体"/>
          <w:color w:val="000000"/>
          <w:sz w:val="24"/>
        </w:rPr>
        <w:t>根据《合伙企业法》的规定，</w:t>
      </w:r>
      <w:r w:rsidR="006F4EC0">
        <w:rPr>
          <w:rFonts w:hAnsi="宋体"/>
          <w:color w:val="000000"/>
          <w:sz w:val="24"/>
        </w:rPr>
        <w:t>合伙企业</w:t>
      </w:r>
      <w:r w:rsidRPr="00093B42">
        <w:rPr>
          <w:rFonts w:hAnsi="宋体"/>
          <w:color w:val="000000"/>
          <w:sz w:val="24"/>
        </w:rPr>
        <w:t>并非所得税纳税主体，</w:t>
      </w:r>
      <w:r w:rsidR="006F4EC0">
        <w:rPr>
          <w:rFonts w:hAnsi="宋体"/>
          <w:color w:val="000000"/>
          <w:sz w:val="24"/>
        </w:rPr>
        <w:t>合伙企业</w:t>
      </w:r>
      <w:r w:rsidRPr="00093B42">
        <w:rPr>
          <w:rFonts w:hAnsi="宋体"/>
          <w:color w:val="000000"/>
          <w:sz w:val="24"/>
        </w:rPr>
        <w:t>支付给各合伙人的款项，由各合伙人自行申报缴付所得税或根据法律法规由</w:t>
      </w:r>
      <w:r w:rsidR="006F4EC0">
        <w:rPr>
          <w:rFonts w:hAnsi="宋体"/>
          <w:color w:val="000000"/>
          <w:sz w:val="24"/>
        </w:rPr>
        <w:t>合伙企业</w:t>
      </w:r>
      <w:r w:rsidRPr="00093B42">
        <w:rPr>
          <w:rFonts w:hAnsi="宋体"/>
          <w:color w:val="000000"/>
          <w:sz w:val="24"/>
        </w:rPr>
        <w:t>代扣代缴。</w:t>
      </w:r>
    </w:p>
    <w:p w:rsidR="00357C8A" w:rsidRDefault="00357C8A" w:rsidP="00357C8A">
      <w:pPr>
        <w:jc w:val="left"/>
        <w:rPr>
          <w:rFonts w:hint="eastAsia"/>
          <w:color w:val="000000"/>
          <w:sz w:val="24"/>
        </w:rPr>
      </w:pPr>
    </w:p>
    <w:p w:rsidR="00916769" w:rsidRPr="00C01609" w:rsidRDefault="00916769" w:rsidP="00357C8A">
      <w:pPr>
        <w:jc w:val="left"/>
        <w:rPr>
          <w:color w:val="000000"/>
          <w:sz w:val="24"/>
        </w:rPr>
      </w:pPr>
    </w:p>
    <w:p w:rsidR="00357C8A" w:rsidRPr="00093B42" w:rsidRDefault="00357C8A" w:rsidP="00357C8A">
      <w:pPr>
        <w:pStyle w:val="a6"/>
        <w:ind w:firstLineChars="0" w:firstLine="0"/>
        <w:jc w:val="left"/>
        <w:rPr>
          <w:rFonts w:ascii="Times New Roman" w:hAnsi="Times New Roman"/>
          <w:vanish/>
          <w:color w:val="000000"/>
          <w:sz w:val="24"/>
          <w:szCs w:val="24"/>
        </w:rPr>
      </w:pPr>
    </w:p>
    <w:p w:rsidR="00357C8A" w:rsidRPr="00093B42" w:rsidRDefault="006F4EC0" w:rsidP="00357C8A">
      <w:pPr>
        <w:numPr>
          <w:ilvl w:val="0"/>
          <w:numId w:val="2"/>
        </w:numPr>
        <w:tabs>
          <w:tab w:val="clear" w:pos="720"/>
        </w:tabs>
        <w:jc w:val="left"/>
        <w:outlineLvl w:val="0"/>
        <w:rPr>
          <w:b/>
          <w:color w:val="000000"/>
          <w:sz w:val="24"/>
        </w:rPr>
      </w:pPr>
      <w:bookmarkStart w:id="5" w:name="_Toc335733267"/>
      <w:r>
        <w:rPr>
          <w:rFonts w:hAnsi="宋体"/>
          <w:b/>
          <w:color w:val="000000"/>
          <w:sz w:val="24"/>
        </w:rPr>
        <w:t>合伙企业</w:t>
      </w:r>
      <w:r w:rsidR="00357C8A" w:rsidRPr="00093B42">
        <w:rPr>
          <w:rFonts w:hAnsi="宋体"/>
          <w:b/>
          <w:color w:val="000000"/>
          <w:sz w:val="24"/>
        </w:rPr>
        <w:t>的财务管理</w:t>
      </w:r>
      <w:bookmarkEnd w:id="5"/>
      <w:r w:rsidR="00357C8A" w:rsidRPr="00093B42">
        <w:rPr>
          <w:b/>
          <w:color w:val="000000"/>
          <w:sz w:val="24"/>
        </w:rPr>
        <w:br/>
      </w:r>
    </w:p>
    <w:p w:rsidR="00357C8A" w:rsidRPr="00093B42" w:rsidRDefault="00357C8A" w:rsidP="001D0A07">
      <w:pPr>
        <w:numPr>
          <w:ilvl w:val="0"/>
          <w:numId w:val="21"/>
        </w:numPr>
        <w:ind w:leftChars="200" w:left="959" w:hanging="539"/>
        <w:jc w:val="left"/>
        <w:rPr>
          <w:b/>
          <w:color w:val="000000"/>
          <w:sz w:val="24"/>
        </w:rPr>
      </w:pPr>
      <w:r w:rsidRPr="00093B42">
        <w:rPr>
          <w:rFonts w:hAnsi="宋体"/>
          <w:b/>
          <w:color w:val="000000"/>
          <w:sz w:val="24"/>
        </w:rPr>
        <w:t>资本账户</w:t>
      </w:r>
    </w:p>
    <w:p w:rsidR="00357C8A" w:rsidRPr="00093B42" w:rsidRDefault="00357C8A" w:rsidP="00357C8A">
      <w:pPr>
        <w:ind w:left="959"/>
        <w:jc w:val="left"/>
        <w:rPr>
          <w:b/>
          <w:color w:val="000000"/>
          <w:sz w:val="24"/>
        </w:rPr>
      </w:pPr>
    </w:p>
    <w:p w:rsidR="00357C8A" w:rsidRPr="00093B42" w:rsidRDefault="006F4EC0" w:rsidP="001D0A07">
      <w:pPr>
        <w:pStyle w:val="a6"/>
        <w:numPr>
          <w:ilvl w:val="0"/>
          <w:numId w:val="10"/>
        </w:numPr>
        <w:adjustRightInd w:val="0"/>
        <w:snapToGrid w:val="0"/>
        <w:ind w:leftChars="200" w:left="1260" w:hangingChars="350" w:hanging="840"/>
        <w:jc w:val="left"/>
        <w:rPr>
          <w:rFonts w:ascii="Times New Roman" w:hAnsi="Times New Roman"/>
          <w:color w:val="000000"/>
          <w:sz w:val="24"/>
          <w:szCs w:val="24"/>
        </w:rPr>
      </w:pPr>
      <w:r>
        <w:rPr>
          <w:rFonts w:ascii="Times New Roman" w:hAnsi="宋体"/>
          <w:color w:val="000000"/>
          <w:sz w:val="24"/>
          <w:szCs w:val="24"/>
        </w:rPr>
        <w:t>合伙企业</w:t>
      </w:r>
      <w:r w:rsidR="00357C8A" w:rsidRPr="00093B42">
        <w:rPr>
          <w:rFonts w:ascii="Times New Roman" w:hAnsi="宋体"/>
          <w:color w:val="000000"/>
          <w:sz w:val="24"/>
          <w:szCs w:val="24"/>
        </w:rPr>
        <w:t>内部为每个合伙人分别开立一个资本账户。每一个合伙人的资本账户余额应于</w:t>
      </w:r>
      <w:r w:rsidR="00CB745D" w:rsidRPr="00093B42">
        <w:rPr>
          <w:rFonts w:ascii="Times New Roman" w:hAnsi="宋体" w:hint="eastAsia"/>
          <w:color w:val="000000"/>
          <w:sz w:val="24"/>
          <w:szCs w:val="24"/>
        </w:rPr>
        <w:t>【</w:t>
      </w:r>
      <w:r w:rsidR="00357C8A" w:rsidRPr="00093B42">
        <w:rPr>
          <w:rFonts w:ascii="Times New Roman" w:hAnsi="宋体"/>
          <w:color w:val="000000"/>
          <w:sz w:val="24"/>
          <w:szCs w:val="24"/>
        </w:rPr>
        <w:t>每一季度的最后一日</w:t>
      </w:r>
      <w:r w:rsidR="00CB745D" w:rsidRPr="00093B42">
        <w:rPr>
          <w:rFonts w:ascii="Times New Roman" w:hAnsi="宋体" w:hint="eastAsia"/>
          <w:color w:val="000000"/>
          <w:sz w:val="24"/>
          <w:szCs w:val="24"/>
        </w:rPr>
        <w:t>】</w:t>
      </w:r>
      <w:r w:rsidR="00357C8A" w:rsidRPr="00093B42">
        <w:rPr>
          <w:rFonts w:ascii="Times New Roman" w:hAnsi="宋体"/>
          <w:color w:val="000000"/>
          <w:sz w:val="24"/>
          <w:szCs w:val="24"/>
        </w:rPr>
        <w:t>根据当期的变化情况应进行调整：</w:t>
      </w:r>
    </w:p>
    <w:p w:rsidR="00357C8A" w:rsidRPr="00093B42" w:rsidRDefault="00357C8A" w:rsidP="00357C8A">
      <w:pPr>
        <w:pStyle w:val="a6"/>
        <w:adjustRightInd w:val="0"/>
        <w:snapToGrid w:val="0"/>
        <w:ind w:left="1260" w:firstLineChars="0" w:firstLine="0"/>
        <w:jc w:val="left"/>
        <w:rPr>
          <w:rFonts w:ascii="Times New Roman" w:hAnsi="Times New Roman"/>
          <w:color w:val="000000"/>
          <w:sz w:val="24"/>
          <w:szCs w:val="24"/>
        </w:rPr>
      </w:pPr>
    </w:p>
    <w:p w:rsidR="00357C8A" w:rsidRPr="00093B42" w:rsidRDefault="00357C8A" w:rsidP="001D0A07">
      <w:pPr>
        <w:pStyle w:val="a6"/>
        <w:numPr>
          <w:ilvl w:val="1"/>
          <w:numId w:val="10"/>
        </w:numPr>
        <w:tabs>
          <w:tab w:val="clear" w:pos="1140"/>
        </w:tabs>
        <w:adjustRightInd w:val="0"/>
        <w:snapToGrid w:val="0"/>
        <w:ind w:leftChars="400" w:left="1680" w:hangingChars="350" w:hanging="840"/>
        <w:jc w:val="left"/>
        <w:rPr>
          <w:rFonts w:ascii="Times New Roman" w:hAnsi="Times New Roman"/>
          <w:color w:val="000000"/>
          <w:sz w:val="24"/>
          <w:szCs w:val="24"/>
        </w:rPr>
      </w:pPr>
      <w:r w:rsidRPr="00093B42">
        <w:rPr>
          <w:rFonts w:ascii="Times New Roman" w:hAnsi="宋体"/>
          <w:color w:val="000000"/>
          <w:sz w:val="24"/>
          <w:szCs w:val="24"/>
        </w:rPr>
        <w:t>下列项目应记为资本账户的增项：</w:t>
      </w:r>
    </w:p>
    <w:p w:rsidR="00357C8A" w:rsidRPr="00093B42" w:rsidRDefault="006F4EC0" w:rsidP="001D0A07">
      <w:pPr>
        <w:pStyle w:val="a6"/>
        <w:numPr>
          <w:ilvl w:val="4"/>
          <w:numId w:val="82"/>
        </w:numPr>
        <w:adjustRightInd w:val="0"/>
        <w:snapToGrid w:val="0"/>
        <w:ind w:leftChars="800" w:left="2040" w:hangingChars="150" w:hanging="360"/>
        <w:jc w:val="left"/>
        <w:rPr>
          <w:rFonts w:ascii="Times New Roman" w:hAnsi="宋体"/>
          <w:color w:val="000000"/>
          <w:sz w:val="24"/>
          <w:szCs w:val="24"/>
        </w:rPr>
      </w:pPr>
      <w:r>
        <w:rPr>
          <w:rFonts w:ascii="Times New Roman" w:hAnsi="宋体"/>
          <w:color w:val="000000"/>
          <w:sz w:val="24"/>
          <w:szCs w:val="24"/>
        </w:rPr>
        <w:t>合伙企业</w:t>
      </w:r>
      <w:r w:rsidR="00357C8A" w:rsidRPr="00093B42">
        <w:rPr>
          <w:rFonts w:ascii="Times New Roman" w:hAnsi="宋体"/>
          <w:color w:val="000000"/>
          <w:sz w:val="24"/>
          <w:szCs w:val="24"/>
        </w:rPr>
        <w:t>的收益中该合伙人应得的份额；及</w:t>
      </w:r>
    </w:p>
    <w:p w:rsidR="00357C8A" w:rsidRPr="00093B42" w:rsidRDefault="00357C8A" w:rsidP="001D0A07">
      <w:pPr>
        <w:pStyle w:val="a6"/>
        <w:numPr>
          <w:ilvl w:val="2"/>
          <w:numId w:val="82"/>
        </w:numPr>
        <w:adjustRightInd w:val="0"/>
        <w:snapToGrid w:val="0"/>
        <w:ind w:leftChars="800" w:left="2040" w:hangingChars="150" w:hanging="360"/>
        <w:jc w:val="left"/>
        <w:rPr>
          <w:rFonts w:ascii="Times New Roman" w:hAnsi="Times New Roman"/>
          <w:color w:val="000000"/>
          <w:sz w:val="24"/>
          <w:szCs w:val="24"/>
        </w:rPr>
      </w:pPr>
      <w:r w:rsidRPr="00093B42">
        <w:rPr>
          <w:rFonts w:ascii="Times New Roman" w:hAnsi="宋体"/>
          <w:color w:val="000000"/>
          <w:sz w:val="24"/>
          <w:szCs w:val="24"/>
        </w:rPr>
        <w:t>该合伙人缴付的实缴出资额。</w:t>
      </w:r>
      <w:r w:rsidRPr="00093B42">
        <w:rPr>
          <w:rFonts w:ascii="Times New Roman" w:hAnsi="Times New Roman"/>
          <w:color w:val="000000"/>
          <w:sz w:val="24"/>
          <w:szCs w:val="24"/>
        </w:rPr>
        <w:br/>
      </w:r>
    </w:p>
    <w:p w:rsidR="00357C8A" w:rsidRPr="00093B42" w:rsidRDefault="00357C8A" w:rsidP="001D0A07">
      <w:pPr>
        <w:pStyle w:val="a6"/>
        <w:numPr>
          <w:ilvl w:val="1"/>
          <w:numId w:val="10"/>
        </w:numPr>
        <w:tabs>
          <w:tab w:val="clear" w:pos="1140"/>
        </w:tabs>
        <w:adjustRightInd w:val="0"/>
        <w:snapToGrid w:val="0"/>
        <w:ind w:leftChars="400" w:left="1680" w:hangingChars="350" w:hanging="840"/>
        <w:jc w:val="left"/>
        <w:rPr>
          <w:rFonts w:ascii="Times New Roman" w:hAnsi="Times New Roman"/>
          <w:color w:val="000000"/>
          <w:sz w:val="24"/>
          <w:szCs w:val="24"/>
        </w:rPr>
      </w:pPr>
      <w:r w:rsidRPr="00093B42">
        <w:rPr>
          <w:rFonts w:ascii="Times New Roman" w:hAnsi="宋体"/>
          <w:color w:val="000000"/>
          <w:sz w:val="24"/>
          <w:szCs w:val="24"/>
        </w:rPr>
        <w:t>下列项目应记为资本账户的减项：</w:t>
      </w:r>
    </w:p>
    <w:p w:rsidR="00357C8A" w:rsidRPr="00093B42" w:rsidRDefault="00357C8A" w:rsidP="001D0A07">
      <w:pPr>
        <w:pStyle w:val="a6"/>
        <w:numPr>
          <w:ilvl w:val="0"/>
          <w:numId w:val="83"/>
        </w:numPr>
        <w:adjustRightInd w:val="0"/>
        <w:snapToGrid w:val="0"/>
        <w:ind w:leftChars="800" w:left="2040" w:hangingChars="150" w:hanging="360"/>
        <w:jc w:val="left"/>
        <w:rPr>
          <w:rFonts w:ascii="Times New Roman" w:hAnsi="宋体"/>
          <w:color w:val="000000"/>
          <w:sz w:val="24"/>
          <w:szCs w:val="24"/>
        </w:rPr>
      </w:pPr>
      <w:r w:rsidRPr="00093B42">
        <w:rPr>
          <w:rFonts w:ascii="Times New Roman" w:hAnsi="宋体"/>
          <w:color w:val="000000"/>
          <w:sz w:val="24"/>
          <w:szCs w:val="24"/>
        </w:rPr>
        <w:t>已支付给该合伙人的现金或非现金的价值；</w:t>
      </w:r>
    </w:p>
    <w:p w:rsidR="00357C8A" w:rsidRPr="00093B42" w:rsidRDefault="00357C8A" w:rsidP="000D2FE3">
      <w:pPr>
        <w:pStyle w:val="a6"/>
        <w:numPr>
          <w:ilvl w:val="0"/>
          <w:numId w:val="83"/>
        </w:numPr>
        <w:adjustRightInd w:val="0"/>
        <w:snapToGrid w:val="0"/>
        <w:ind w:firstLineChars="0"/>
        <w:jc w:val="left"/>
        <w:rPr>
          <w:rFonts w:ascii="Times New Roman" w:hAnsi="Times New Roman"/>
          <w:color w:val="000000"/>
          <w:sz w:val="24"/>
          <w:szCs w:val="24"/>
        </w:rPr>
      </w:pPr>
      <w:r w:rsidRPr="00093B42">
        <w:rPr>
          <w:rFonts w:ascii="Times New Roman" w:hAnsi="宋体"/>
          <w:color w:val="000000"/>
          <w:sz w:val="24"/>
          <w:szCs w:val="24"/>
        </w:rPr>
        <w:t>该合伙人所分担的亏损。</w:t>
      </w:r>
    </w:p>
    <w:p w:rsidR="00357C8A" w:rsidRPr="00093B42" w:rsidRDefault="00357C8A" w:rsidP="001D0A07">
      <w:pPr>
        <w:pStyle w:val="a6"/>
        <w:numPr>
          <w:ilvl w:val="0"/>
          <w:numId w:val="10"/>
        </w:numPr>
        <w:adjustRightInd w:val="0"/>
        <w:snapToGrid w:val="0"/>
        <w:ind w:leftChars="200" w:left="1260" w:hangingChars="350" w:hanging="840"/>
        <w:jc w:val="left"/>
        <w:rPr>
          <w:rFonts w:ascii="Times New Roman" w:hAnsi="Times New Roman"/>
          <w:color w:val="000000"/>
          <w:sz w:val="24"/>
          <w:szCs w:val="24"/>
        </w:rPr>
      </w:pPr>
      <w:r w:rsidRPr="00093B42">
        <w:rPr>
          <w:rFonts w:ascii="Times New Roman" w:hAnsi="宋体"/>
          <w:color w:val="000000"/>
          <w:sz w:val="24"/>
          <w:szCs w:val="24"/>
        </w:rPr>
        <w:t>合伙人的资本账户应根据本协议的特别约定进行进一步的调整。</w:t>
      </w:r>
      <w:r w:rsidRPr="00093B42">
        <w:rPr>
          <w:rFonts w:ascii="Times New Roman" w:hAnsi="Times New Roman"/>
          <w:color w:val="000000"/>
          <w:sz w:val="24"/>
          <w:szCs w:val="24"/>
        </w:rPr>
        <w:br/>
      </w:r>
    </w:p>
    <w:p w:rsidR="00357C8A" w:rsidRPr="00093B42" w:rsidRDefault="00357C8A" w:rsidP="001D0A07">
      <w:pPr>
        <w:numPr>
          <w:ilvl w:val="0"/>
          <w:numId w:val="21"/>
        </w:numPr>
        <w:ind w:leftChars="200" w:left="959" w:hanging="539"/>
        <w:jc w:val="left"/>
        <w:rPr>
          <w:b/>
          <w:color w:val="000000"/>
          <w:sz w:val="24"/>
        </w:rPr>
      </w:pPr>
      <w:r w:rsidRPr="00093B42">
        <w:rPr>
          <w:rFonts w:hAnsi="宋体"/>
          <w:b/>
          <w:color w:val="000000"/>
          <w:sz w:val="24"/>
        </w:rPr>
        <w:t>记账</w:t>
      </w:r>
    </w:p>
    <w:p w:rsidR="00357C8A" w:rsidRPr="00093B42" w:rsidRDefault="00357C8A" w:rsidP="00357C8A">
      <w:pPr>
        <w:ind w:left="959"/>
        <w:jc w:val="left"/>
        <w:rPr>
          <w:b/>
          <w:color w:val="000000"/>
          <w:sz w:val="24"/>
        </w:rPr>
      </w:pPr>
    </w:p>
    <w:p w:rsidR="00357C8A" w:rsidRPr="00093B42" w:rsidRDefault="00357C8A" w:rsidP="00357C8A">
      <w:pPr>
        <w:ind w:leftChars="200" w:left="420" w:firstLineChars="200" w:firstLine="480"/>
        <w:jc w:val="left"/>
        <w:rPr>
          <w:color w:val="000000"/>
          <w:sz w:val="24"/>
        </w:rPr>
      </w:pPr>
      <w:r w:rsidRPr="00093B42">
        <w:rPr>
          <w:rFonts w:hAnsi="宋体"/>
          <w:color w:val="000000"/>
          <w:sz w:val="24"/>
        </w:rPr>
        <w:t>普通合伙人应按照《企业会计制度》和其他有关规定为</w:t>
      </w:r>
      <w:r w:rsidR="006F4EC0">
        <w:rPr>
          <w:rFonts w:hAnsi="宋体"/>
          <w:color w:val="000000"/>
          <w:sz w:val="24"/>
        </w:rPr>
        <w:t>合伙企业</w:t>
      </w:r>
      <w:r w:rsidRPr="00093B42">
        <w:rPr>
          <w:rFonts w:hAnsi="宋体"/>
          <w:color w:val="000000"/>
          <w:sz w:val="24"/>
        </w:rPr>
        <w:t>制定会计制度和程序。普通合伙人应当在法定期限内保留会计账簿，作为向有限合伙人提交财务报表的依据。这些会计账簿应符合有关法律规定、反映</w:t>
      </w:r>
      <w:r w:rsidR="006F4EC0">
        <w:rPr>
          <w:rFonts w:hAnsi="宋体"/>
          <w:color w:val="000000"/>
          <w:sz w:val="24"/>
        </w:rPr>
        <w:t>合伙企业</w:t>
      </w:r>
      <w:r w:rsidRPr="00093B42">
        <w:rPr>
          <w:rFonts w:hAnsi="宋体"/>
          <w:color w:val="000000"/>
          <w:sz w:val="24"/>
        </w:rPr>
        <w:t>经营活动。</w:t>
      </w:r>
    </w:p>
    <w:p w:rsidR="00357C8A" w:rsidRPr="00093B42" w:rsidRDefault="00357C8A" w:rsidP="00357C8A">
      <w:pPr>
        <w:ind w:leftChars="200" w:left="420" w:firstLineChars="200" w:firstLine="480"/>
        <w:jc w:val="left"/>
        <w:rPr>
          <w:color w:val="000000"/>
          <w:sz w:val="24"/>
        </w:rPr>
      </w:pPr>
    </w:p>
    <w:p w:rsidR="00357C8A" w:rsidRPr="00093B42" w:rsidRDefault="00357C8A" w:rsidP="001D0A07">
      <w:pPr>
        <w:numPr>
          <w:ilvl w:val="0"/>
          <w:numId w:val="21"/>
        </w:numPr>
        <w:ind w:leftChars="200" w:left="959" w:hanging="539"/>
        <w:jc w:val="left"/>
        <w:rPr>
          <w:b/>
          <w:color w:val="000000"/>
          <w:sz w:val="24"/>
        </w:rPr>
      </w:pPr>
      <w:r w:rsidRPr="00093B42">
        <w:rPr>
          <w:rFonts w:hAnsi="宋体"/>
          <w:b/>
          <w:color w:val="000000"/>
          <w:sz w:val="24"/>
        </w:rPr>
        <w:t>会计年度</w:t>
      </w:r>
    </w:p>
    <w:p w:rsidR="00357C8A" w:rsidRPr="00093B42" w:rsidRDefault="00357C8A" w:rsidP="00357C8A">
      <w:pPr>
        <w:ind w:left="959"/>
        <w:jc w:val="left"/>
        <w:rPr>
          <w:b/>
          <w:color w:val="000000"/>
          <w:sz w:val="24"/>
        </w:rPr>
      </w:pPr>
    </w:p>
    <w:p w:rsidR="00357C8A" w:rsidRPr="00093B42" w:rsidRDefault="006F4EC0" w:rsidP="00357C8A">
      <w:pPr>
        <w:adjustRightInd w:val="0"/>
        <w:snapToGrid w:val="0"/>
        <w:ind w:leftChars="200" w:left="420" w:firstLineChars="200" w:firstLine="480"/>
        <w:jc w:val="left"/>
        <w:rPr>
          <w:color w:val="000000"/>
          <w:sz w:val="24"/>
        </w:rPr>
      </w:pPr>
      <w:r>
        <w:rPr>
          <w:rFonts w:hAnsi="宋体"/>
          <w:color w:val="000000"/>
          <w:sz w:val="24"/>
        </w:rPr>
        <w:t>合伙企业</w:t>
      </w:r>
      <w:r w:rsidR="00357C8A" w:rsidRPr="00093B42">
        <w:rPr>
          <w:rFonts w:hAnsi="宋体"/>
          <w:color w:val="000000"/>
          <w:sz w:val="24"/>
        </w:rPr>
        <w:t>的会计年度与日历年度相同；首个会计年度自</w:t>
      </w:r>
      <w:r>
        <w:rPr>
          <w:rFonts w:hAnsi="宋体"/>
          <w:color w:val="000000"/>
          <w:sz w:val="24"/>
        </w:rPr>
        <w:t>合伙企业</w:t>
      </w:r>
      <w:r w:rsidR="00357C8A" w:rsidRPr="00093B42">
        <w:rPr>
          <w:rFonts w:hAnsi="宋体"/>
          <w:color w:val="000000"/>
          <w:sz w:val="24"/>
        </w:rPr>
        <w:t>成立之日起到当年的</w:t>
      </w:r>
      <w:smartTag w:uri="urn:schemas-microsoft-com:office:smarttags" w:element="chsdate">
        <w:smartTagPr>
          <w:attr w:name="Year" w:val="2010"/>
          <w:attr w:name="Month" w:val="12"/>
          <w:attr w:name="Day" w:val="31"/>
          <w:attr w:name="IsLunarDate" w:val="False"/>
          <w:attr w:name="IsROCDate" w:val="False"/>
        </w:smartTagPr>
        <w:r w:rsidR="00357C8A" w:rsidRPr="00093B42">
          <w:rPr>
            <w:b/>
            <w:color w:val="000000"/>
            <w:sz w:val="24"/>
          </w:rPr>
          <w:t>12</w:t>
        </w:r>
        <w:r w:rsidR="00357C8A" w:rsidRPr="00093B42">
          <w:rPr>
            <w:rFonts w:hAnsi="宋体"/>
            <w:color w:val="000000"/>
            <w:sz w:val="24"/>
          </w:rPr>
          <w:t>月</w:t>
        </w:r>
        <w:r w:rsidR="00357C8A" w:rsidRPr="00093B42">
          <w:rPr>
            <w:b/>
            <w:color w:val="000000"/>
            <w:sz w:val="24"/>
          </w:rPr>
          <w:t>31</w:t>
        </w:r>
        <w:r w:rsidR="00357C8A" w:rsidRPr="00093B42">
          <w:rPr>
            <w:rFonts w:hAnsi="宋体"/>
            <w:color w:val="000000"/>
            <w:sz w:val="24"/>
          </w:rPr>
          <w:t>日</w:t>
        </w:r>
      </w:smartTag>
      <w:r w:rsidR="00357C8A" w:rsidRPr="00093B42">
        <w:rPr>
          <w:rFonts w:hAnsi="宋体"/>
          <w:color w:val="000000"/>
          <w:sz w:val="24"/>
        </w:rPr>
        <w:t>止。</w:t>
      </w:r>
      <w:r w:rsidR="00357C8A" w:rsidRPr="00093B42">
        <w:rPr>
          <w:color w:val="000000"/>
          <w:sz w:val="24"/>
        </w:rPr>
        <w:br/>
      </w:r>
    </w:p>
    <w:p w:rsidR="00357C8A" w:rsidRPr="00093B42" w:rsidRDefault="00357C8A" w:rsidP="001D0A07">
      <w:pPr>
        <w:numPr>
          <w:ilvl w:val="0"/>
          <w:numId w:val="21"/>
        </w:numPr>
        <w:ind w:leftChars="200" w:left="959" w:hanging="539"/>
        <w:jc w:val="left"/>
        <w:rPr>
          <w:b/>
          <w:color w:val="000000"/>
          <w:sz w:val="24"/>
        </w:rPr>
      </w:pPr>
      <w:r w:rsidRPr="00093B42">
        <w:rPr>
          <w:rFonts w:hAnsi="宋体"/>
          <w:b/>
          <w:color w:val="000000"/>
          <w:sz w:val="24"/>
        </w:rPr>
        <w:t>审计</w:t>
      </w:r>
    </w:p>
    <w:p w:rsidR="00357C8A" w:rsidRPr="00093B42" w:rsidRDefault="00357C8A" w:rsidP="00357C8A">
      <w:pPr>
        <w:ind w:left="959"/>
        <w:jc w:val="left"/>
        <w:rPr>
          <w:b/>
          <w:color w:val="000000"/>
          <w:sz w:val="24"/>
        </w:rPr>
      </w:pPr>
    </w:p>
    <w:p w:rsidR="00357C8A" w:rsidRPr="00093B42" w:rsidRDefault="006F4EC0" w:rsidP="00357C8A">
      <w:pPr>
        <w:adjustRightInd w:val="0"/>
        <w:snapToGrid w:val="0"/>
        <w:ind w:leftChars="200" w:left="420" w:firstLineChars="200" w:firstLine="480"/>
        <w:jc w:val="left"/>
        <w:rPr>
          <w:color w:val="000000"/>
          <w:sz w:val="24"/>
        </w:rPr>
      </w:pPr>
      <w:r>
        <w:rPr>
          <w:rFonts w:hAnsi="宋体"/>
          <w:color w:val="000000"/>
          <w:sz w:val="24"/>
        </w:rPr>
        <w:t>合伙企业</w:t>
      </w:r>
      <w:r w:rsidR="00357C8A" w:rsidRPr="00093B42">
        <w:rPr>
          <w:rFonts w:hAnsi="宋体"/>
          <w:color w:val="000000"/>
          <w:sz w:val="24"/>
        </w:rPr>
        <w:t>应于每一会计年度结束之后，由独立审计机构对</w:t>
      </w:r>
      <w:r>
        <w:rPr>
          <w:rFonts w:hAnsi="宋体"/>
          <w:color w:val="000000"/>
          <w:sz w:val="24"/>
        </w:rPr>
        <w:t>合伙企业</w:t>
      </w:r>
      <w:r w:rsidR="00357C8A" w:rsidRPr="00093B42">
        <w:rPr>
          <w:rFonts w:hAnsi="宋体"/>
          <w:color w:val="000000"/>
          <w:sz w:val="24"/>
        </w:rPr>
        <w:t>的财务报表进行审计。首轮募集完成后，审计机构由普通合伙人从具有较高声誉的会计师事务所中选定。当合计持有</w:t>
      </w:r>
      <w:r>
        <w:rPr>
          <w:rFonts w:hAnsi="宋体"/>
          <w:color w:val="000000"/>
          <w:sz w:val="24"/>
        </w:rPr>
        <w:t>合伙企业</w:t>
      </w:r>
      <w:r w:rsidR="00357C8A" w:rsidRPr="00093B42">
        <w:rPr>
          <w:rFonts w:hAnsi="宋体" w:hint="eastAsia"/>
          <w:color w:val="000000"/>
          <w:sz w:val="24"/>
        </w:rPr>
        <w:t>【</w:t>
      </w:r>
      <w:r w:rsidR="00357C8A" w:rsidRPr="00093B42">
        <w:rPr>
          <w:b/>
          <w:color w:val="000000"/>
          <w:sz w:val="24"/>
        </w:rPr>
        <w:t>50%</w:t>
      </w:r>
      <w:r w:rsidR="00357C8A" w:rsidRPr="00093B42">
        <w:rPr>
          <w:rFonts w:hint="eastAsia"/>
          <w:b/>
          <w:color w:val="000000"/>
          <w:sz w:val="24"/>
        </w:rPr>
        <w:t>】</w:t>
      </w:r>
      <w:r w:rsidR="00357C8A" w:rsidRPr="00093B42">
        <w:rPr>
          <w:rFonts w:hAnsi="宋体"/>
          <w:color w:val="000000"/>
          <w:sz w:val="24"/>
        </w:rPr>
        <w:t>以上实缴出资额的合伙人提议更换审计机构时，普通合伙人应召集合伙人会议，讨论审计机构的更换事宜。</w:t>
      </w:r>
      <w:r w:rsidR="00357C8A" w:rsidRPr="00093B42">
        <w:rPr>
          <w:color w:val="000000"/>
          <w:sz w:val="24"/>
        </w:rPr>
        <w:br/>
      </w:r>
    </w:p>
    <w:p w:rsidR="00357C8A" w:rsidRPr="00093B42" w:rsidRDefault="00357C8A" w:rsidP="001D0A07">
      <w:pPr>
        <w:numPr>
          <w:ilvl w:val="0"/>
          <w:numId w:val="21"/>
        </w:numPr>
        <w:ind w:leftChars="200" w:left="959" w:hanging="539"/>
        <w:jc w:val="left"/>
        <w:rPr>
          <w:b/>
          <w:color w:val="000000"/>
          <w:sz w:val="24"/>
        </w:rPr>
      </w:pPr>
      <w:r w:rsidRPr="00093B42">
        <w:rPr>
          <w:rFonts w:hAnsi="宋体"/>
          <w:b/>
          <w:color w:val="000000"/>
          <w:sz w:val="24"/>
        </w:rPr>
        <w:t>财务报告</w:t>
      </w:r>
    </w:p>
    <w:p w:rsidR="00357C8A" w:rsidRPr="00093B42" w:rsidRDefault="00357C8A" w:rsidP="00357C8A">
      <w:pPr>
        <w:ind w:left="959"/>
        <w:jc w:val="left"/>
        <w:rPr>
          <w:b/>
          <w:color w:val="000000"/>
          <w:sz w:val="24"/>
        </w:rPr>
      </w:pPr>
    </w:p>
    <w:p w:rsidR="00357C8A" w:rsidRPr="00093B42" w:rsidRDefault="00357C8A" w:rsidP="001D0A07">
      <w:pPr>
        <w:pStyle w:val="a6"/>
        <w:numPr>
          <w:ilvl w:val="0"/>
          <w:numId w:val="11"/>
        </w:numPr>
        <w:adjustRightInd w:val="0"/>
        <w:snapToGrid w:val="0"/>
        <w:ind w:leftChars="200" w:left="1260" w:hangingChars="350" w:hanging="840"/>
        <w:jc w:val="left"/>
        <w:rPr>
          <w:rFonts w:ascii="Times New Roman" w:hAnsi="Times New Roman"/>
          <w:color w:val="000000"/>
          <w:sz w:val="24"/>
          <w:szCs w:val="24"/>
        </w:rPr>
      </w:pPr>
      <w:r w:rsidRPr="00093B42">
        <w:rPr>
          <w:rFonts w:ascii="Times New Roman" w:hAnsi="宋体"/>
          <w:color w:val="000000"/>
          <w:sz w:val="24"/>
          <w:szCs w:val="24"/>
        </w:rPr>
        <w:t>首轮募集完成日后第一个完整半年度结束时起，普通合伙人应每半年度向有限合伙人提交未经审计的财务报告。</w:t>
      </w:r>
      <w:r w:rsidRPr="00093B42">
        <w:rPr>
          <w:rFonts w:ascii="Times New Roman" w:hAnsi="Times New Roman"/>
          <w:color w:val="000000"/>
          <w:sz w:val="24"/>
          <w:szCs w:val="24"/>
        </w:rPr>
        <w:br/>
      </w:r>
    </w:p>
    <w:p w:rsidR="00357C8A" w:rsidRPr="00093B42" w:rsidRDefault="00357C8A" w:rsidP="001D0A07">
      <w:pPr>
        <w:pStyle w:val="a6"/>
        <w:numPr>
          <w:ilvl w:val="0"/>
          <w:numId w:val="11"/>
        </w:numPr>
        <w:adjustRightInd w:val="0"/>
        <w:snapToGrid w:val="0"/>
        <w:ind w:leftChars="200" w:left="1260" w:hangingChars="350" w:hanging="840"/>
        <w:jc w:val="left"/>
        <w:rPr>
          <w:rFonts w:ascii="Times New Roman" w:hAnsi="Times New Roman"/>
          <w:color w:val="000000"/>
          <w:sz w:val="24"/>
          <w:szCs w:val="24"/>
        </w:rPr>
      </w:pPr>
      <w:r w:rsidRPr="00093B42">
        <w:rPr>
          <w:rFonts w:ascii="Times New Roman" w:hAnsi="宋体"/>
          <w:color w:val="000000"/>
          <w:sz w:val="24"/>
          <w:szCs w:val="24"/>
        </w:rPr>
        <w:t>首轮募集完成日后第一个完整年度结束时起，普通合伙人应于每年</w:t>
      </w:r>
      <w:r w:rsidRPr="00093B42">
        <w:rPr>
          <w:rFonts w:ascii="Times New Roman" w:hAnsi="Times New Roman"/>
          <w:b/>
          <w:color w:val="000000"/>
          <w:sz w:val="24"/>
          <w:szCs w:val="24"/>
        </w:rPr>
        <w:t>4</w:t>
      </w:r>
      <w:r w:rsidRPr="00093B42">
        <w:rPr>
          <w:rFonts w:ascii="Times New Roman" w:hAnsi="宋体"/>
          <w:color w:val="000000"/>
          <w:sz w:val="24"/>
          <w:szCs w:val="24"/>
        </w:rPr>
        <w:t>月</w:t>
      </w:r>
      <w:r w:rsidRPr="00093B42">
        <w:rPr>
          <w:rFonts w:ascii="Times New Roman" w:hAnsi="Times New Roman"/>
          <w:b/>
          <w:color w:val="000000"/>
          <w:sz w:val="24"/>
          <w:szCs w:val="24"/>
        </w:rPr>
        <w:t>30</w:t>
      </w:r>
      <w:r w:rsidRPr="00093B42">
        <w:rPr>
          <w:rFonts w:ascii="Times New Roman" w:hAnsi="宋体"/>
          <w:color w:val="000000"/>
          <w:sz w:val="24"/>
          <w:szCs w:val="24"/>
        </w:rPr>
        <w:t>日前向有限合伙人提交上一年度经审计的财务报告。</w:t>
      </w:r>
      <w:r w:rsidRPr="00093B42">
        <w:rPr>
          <w:rFonts w:ascii="Times New Roman" w:hAnsi="Times New Roman"/>
          <w:color w:val="000000"/>
          <w:sz w:val="24"/>
          <w:szCs w:val="24"/>
        </w:rPr>
        <w:br/>
      </w:r>
    </w:p>
    <w:p w:rsidR="00357C8A" w:rsidRPr="00093B42" w:rsidRDefault="00357C8A" w:rsidP="001D0A07">
      <w:pPr>
        <w:pStyle w:val="a6"/>
        <w:numPr>
          <w:ilvl w:val="0"/>
          <w:numId w:val="11"/>
        </w:numPr>
        <w:adjustRightInd w:val="0"/>
        <w:snapToGrid w:val="0"/>
        <w:ind w:leftChars="200" w:left="1260" w:hangingChars="350" w:hanging="840"/>
        <w:jc w:val="left"/>
        <w:rPr>
          <w:rFonts w:ascii="Times New Roman" w:hAnsi="Times New Roman"/>
          <w:color w:val="000000"/>
          <w:sz w:val="24"/>
          <w:szCs w:val="24"/>
        </w:rPr>
      </w:pPr>
      <w:r w:rsidRPr="00093B42">
        <w:rPr>
          <w:rFonts w:ascii="Times New Roman" w:hAnsi="宋体"/>
          <w:color w:val="000000"/>
          <w:sz w:val="24"/>
          <w:szCs w:val="24"/>
        </w:rPr>
        <w:t>出于保护高度机密以及敏感信息之目的，普通合伙人有权对上述报告进行必要的编辑。</w:t>
      </w:r>
      <w:r w:rsidRPr="00093B42">
        <w:rPr>
          <w:rFonts w:ascii="Times New Roman" w:hAnsi="Times New Roman"/>
          <w:color w:val="000000"/>
          <w:sz w:val="24"/>
          <w:szCs w:val="24"/>
        </w:rPr>
        <w:br/>
      </w:r>
    </w:p>
    <w:p w:rsidR="00357C8A" w:rsidRPr="00093B42" w:rsidRDefault="00357C8A" w:rsidP="001D0A07">
      <w:pPr>
        <w:numPr>
          <w:ilvl w:val="0"/>
          <w:numId w:val="21"/>
        </w:numPr>
        <w:ind w:leftChars="200" w:left="959" w:hanging="539"/>
        <w:jc w:val="left"/>
        <w:rPr>
          <w:b/>
          <w:color w:val="000000"/>
          <w:sz w:val="24"/>
        </w:rPr>
      </w:pPr>
      <w:r w:rsidRPr="00093B42">
        <w:rPr>
          <w:rFonts w:hAnsi="宋体"/>
          <w:b/>
          <w:color w:val="000000"/>
          <w:sz w:val="24"/>
        </w:rPr>
        <w:t>查阅会计账簿</w:t>
      </w:r>
    </w:p>
    <w:p w:rsidR="00357C8A" w:rsidRPr="00093B42" w:rsidRDefault="00357C8A" w:rsidP="00357C8A">
      <w:pPr>
        <w:ind w:left="959"/>
        <w:jc w:val="left"/>
        <w:rPr>
          <w:b/>
          <w:color w:val="000000"/>
          <w:sz w:val="24"/>
        </w:rPr>
      </w:pPr>
    </w:p>
    <w:p w:rsidR="00D268F1" w:rsidRDefault="00357C8A" w:rsidP="001A0D6B">
      <w:pPr>
        <w:adjustRightInd w:val="0"/>
        <w:snapToGrid w:val="0"/>
        <w:ind w:leftChars="200" w:left="420" w:firstLineChars="200" w:firstLine="480"/>
        <w:jc w:val="left"/>
        <w:rPr>
          <w:rFonts w:hAnsi="宋体" w:hint="eastAsia"/>
          <w:color w:val="000000"/>
          <w:sz w:val="24"/>
        </w:rPr>
      </w:pPr>
      <w:r w:rsidRPr="00093B42">
        <w:rPr>
          <w:rFonts w:hAnsi="宋体"/>
          <w:color w:val="000000"/>
          <w:sz w:val="24"/>
        </w:rPr>
        <w:t>有限合伙人在提前十五个工作日书面通知的前提下，有权在正常工作时间亲自或委托代理人查阅</w:t>
      </w:r>
      <w:r w:rsidR="006F4EC0">
        <w:rPr>
          <w:rFonts w:hAnsi="宋体"/>
          <w:color w:val="000000"/>
          <w:sz w:val="24"/>
        </w:rPr>
        <w:t>合伙企业</w:t>
      </w:r>
      <w:r w:rsidRPr="00093B42">
        <w:rPr>
          <w:rFonts w:hAnsi="宋体"/>
          <w:color w:val="000000"/>
          <w:sz w:val="24"/>
        </w:rPr>
        <w:t>的会计账簿。</w:t>
      </w:r>
    </w:p>
    <w:p w:rsidR="00A60EE9" w:rsidRPr="00093B42" w:rsidRDefault="00A60EE9" w:rsidP="001A0D6B">
      <w:pPr>
        <w:adjustRightInd w:val="0"/>
        <w:snapToGrid w:val="0"/>
        <w:ind w:leftChars="200" w:left="420" w:firstLineChars="200" w:firstLine="480"/>
        <w:jc w:val="left"/>
        <w:rPr>
          <w:color w:val="000000"/>
          <w:sz w:val="24"/>
        </w:rPr>
      </w:pPr>
    </w:p>
    <w:p w:rsidR="00357C8A" w:rsidRPr="00093B42" w:rsidRDefault="00357C8A" w:rsidP="00357C8A">
      <w:pPr>
        <w:numPr>
          <w:ilvl w:val="0"/>
          <w:numId w:val="2"/>
        </w:numPr>
        <w:tabs>
          <w:tab w:val="clear" w:pos="720"/>
        </w:tabs>
        <w:jc w:val="left"/>
        <w:outlineLvl w:val="0"/>
        <w:rPr>
          <w:b/>
          <w:color w:val="000000"/>
          <w:sz w:val="24"/>
        </w:rPr>
      </w:pPr>
      <w:bookmarkStart w:id="6" w:name="_Toc335733268"/>
      <w:r w:rsidRPr="00093B42">
        <w:rPr>
          <w:rFonts w:hAnsi="宋体"/>
          <w:b/>
          <w:color w:val="000000"/>
          <w:sz w:val="24"/>
        </w:rPr>
        <w:t>权益转让及退伙</w:t>
      </w:r>
      <w:bookmarkEnd w:id="6"/>
      <w:r w:rsidRPr="00093B42">
        <w:rPr>
          <w:b/>
          <w:color w:val="000000"/>
          <w:sz w:val="24"/>
        </w:rPr>
        <w:br/>
      </w:r>
    </w:p>
    <w:p w:rsidR="00357C8A" w:rsidRPr="00093B42" w:rsidRDefault="00357C8A" w:rsidP="001D0A07">
      <w:pPr>
        <w:numPr>
          <w:ilvl w:val="0"/>
          <w:numId w:val="78"/>
        </w:numPr>
        <w:adjustRightInd w:val="0"/>
        <w:snapToGrid w:val="0"/>
        <w:ind w:leftChars="200" w:left="959" w:hanging="539"/>
        <w:jc w:val="left"/>
        <w:rPr>
          <w:b/>
          <w:color w:val="000000"/>
          <w:sz w:val="24"/>
        </w:rPr>
      </w:pPr>
      <w:r w:rsidRPr="00093B42">
        <w:rPr>
          <w:rFonts w:hAnsi="宋体"/>
          <w:b/>
          <w:color w:val="000000"/>
          <w:sz w:val="24"/>
        </w:rPr>
        <w:t>权益转让及</w:t>
      </w:r>
      <w:r w:rsidR="00751DAC" w:rsidRPr="00093B42">
        <w:rPr>
          <w:rFonts w:hAnsi="宋体" w:hint="eastAsia"/>
          <w:b/>
          <w:color w:val="000000"/>
          <w:sz w:val="24"/>
        </w:rPr>
        <w:t>出质</w:t>
      </w:r>
      <w:r w:rsidRPr="00093B42">
        <w:rPr>
          <w:rFonts w:hAnsi="宋体"/>
          <w:b/>
          <w:color w:val="000000"/>
          <w:sz w:val="24"/>
        </w:rPr>
        <w:t>禁止</w:t>
      </w:r>
    </w:p>
    <w:p w:rsidR="00357C8A" w:rsidRPr="00093B42" w:rsidRDefault="00357C8A" w:rsidP="00357C8A">
      <w:pPr>
        <w:ind w:left="781"/>
        <w:jc w:val="left"/>
        <w:rPr>
          <w:b/>
          <w:color w:val="000000"/>
          <w:sz w:val="24"/>
        </w:rPr>
      </w:pPr>
    </w:p>
    <w:p w:rsidR="00357C8A" w:rsidRPr="00093B42" w:rsidRDefault="00357C8A" w:rsidP="001D0A07">
      <w:pPr>
        <w:numPr>
          <w:ilvl w:val="0"/>
          <w:numId w:val="7"/>
        </w:numPr>
        <w:tabs>
          <w:tab w:val="clear" w:pos="360"/>
        </w:tabs>
        <w:adjustRightInd w:val="0"/>
        <w:snapToGrid w:val="0"/>
        <w:ind w:leftChars="200" w:left="1260" w:hangingChars="350" w:hanging="840"/>
        <w:jc w:val="left"/>
        <w:rPr>
          <w:color w:val="000000"/>
          <w:sz w:val="24"/>
        </w:rPr>
      </w:pPr>
      <w:r w:rsidRPr="00093B42">
        <w:rPr>
          <w:rFonts w:hAnsi="宋体"/>
          <w:color w:val="000000"/>
          <w:sz w:val="24"/>
        </w:rPr>
        <w:t>有限合伙人权益转让</w:t>
      </w:r>
      <w:r w:rsidRPr="00093B42">
        <w:rPr>
          <w:color w:val="000000"/>
          <w:sz w:val="24"/>
        </w:rPr>
        <w:br/>
      </w:r>
    </w:p>
    <w:p w:rsidR="00357C8A" w:rsidRPr="00093B42" w:rsidRDefault="00357C8A" w:rsidP="00357C8A">
      <w:pPr>
        <w:adjustRightInd w:val="0"/>
        <w:snapToGrid w:val="0"/>
        <w:ind w:leftChars="200" w:left="420" w:firstLineChars="200" w:firstLine="480"/>
        <w:jc w:val="left"/>
        <w:rPr>
          <w:color w:val="000000"/>
          <w:sz w:val="24"/>
        </w:rPr>
      </w:pPr>
      <w:r w:rsidRPr="00093B42">
        <w:rPr>
          <w:rFonts w:hAnsi="宋体"/>
          <w:color w:val="000000"/>
          <w:sz w:val="24"/>
        </w:rPr>
        <w:t>如果有限合伙人（</w:t>
      </w:r>
      <w:r w:rsidRPr="00093B42">
        <w:rPr>
          <w:color w:val="000000"/>
          <w:sz w:val="24"/>
        </w:rPr>
        <w:t>“</w:t>
      </w:r>
      <w:r w:rsidRPr="00093B42">
        <w:rPr>
          <w:rFonts w:hAnsi="宋体"/>
          <w:color w:val="000000"/>
          <w:sz w:val="24"/>
        </w:rPr>
        <w:t>转让方</w:t>
      </w:r>
      <w:r w:rsidRPr="00093B42">
        <w:rPr>
          <w:color w:val="000000"/>
          <w:sz w:val="24"/>
        </w:rPr>
        <w:t>”</w:t>
      </w:r>
      <w:r w:rsidRPr="00093B42">
        <w:rPr>
          <w:rFonts w:hAnsi="宋体"/>
          <w:color w:val="000000"/>
          <w:sz w:val="24"/>
        </w:rPr>
        <w:t>）欲将其拥有的</w:t>
      </w:r>
      <w:r w:rsidR="006F4EC0">
        <w:rPr>
          <w:rFonts w:hAnsi="宋体"/>
          <w:color w:val="000000"/>
          <w:sz w:val="24"/>
        </w:rPr>
        <w:t>合伙企业</w:t>
      </w:r>
      <w:r w:rsidRPr="00093B42">
        <w:rPr>
          <w:rFonts w:hAnsi="宋体"/>
          <w:color w:val="000000"/>
          <w:sz w:val="24"/>
        </w:rPr>
        <w:t>权益转让或出售（统称</w:t>
      </w:r>
      <w:r w:rsidRPr="00093B42">
        <w:rPr>
          <w:color w:val="000000"/>
          <w:sz w:val="24"/>
        </w:rPr>
        <w:t>“</w:t>
      </w:r>
      <w:r w:rsidRPr="00093B42">
        <w:rPr>
          <w:rFonts w:hAnsi="宋体"/>
          <w:color w:val="000000"/>
          <w:sz w:val="24"/>
        </w:rPr>
        <w:t>转让</w:t>
      </w:r>
      <w:r w:rsidRPr="00093B42">
        <w:rPr>
          <w:color w:val="000000"/>
          <w:sz w:val="24"/>
        </w:rPr>
        <w:t>”</w:t>
      </w:r>
      <w:r w:rsidRPr="00093B42">
        <w:rPr>
          <w:rFonts w:hAnsi="宋体"/>
          <w:color w:val="000000"/>
          <w:sz w:val="24"/>
        </w:rPr>
        <w:t>）给任何第三方（</w:t>
      </w:r>
      <w:r w:rsidRPr="00093B42">
        <w:rPr>
          <w:color w:val="000000"/>
          <w:sz w:val="24"/>
        </w:rPr>
        <w:t>“</w:t>
      </w:r>
      <w:r w:rsidRPr="00093B42">
        <w:rPr>
          <w:rFonts w:hAnsi="宋体"/>
          <w:color w:val="000000"/>
          <w:sz w:val="24"/>
        </w:rPr>
        <w:t>拟受让方</w:t>
      </w:r>
      <w:r w:rsidRPr="00093B42">
        <w:rPr>
          <w:color w:val="000000"/>
          <w:sz w:val="24"/>
        </w:rPr>
        <w:t>”</w:t>
      </w:r>
      <w:r w:rsidRPr="00093B42">
        <w:rPr>
          <w:rFonts w:hAnsi="宋体"/>
          <w:color w:val="000000"/>
          <w:sz w:val="24"/>
        </w:rPr>
        <w:t>），转让方应完全遵守本款及本协议其他相关条款之约定，否则可能导致普通合伙人认定该转让方为违约合伙人并要求其承担违约责任。</w:t>
      </w:r>
      <w:r w:rsidRPr="00093B42">
        <w:rPr>
          <w:color w:val="000000"/>
          <w:sz w:val="24"/>
        </w:rPr>
        <w:br/>
      </w:r>
    </w:p>
    <w:p w:rsidR="00357C8A" w:rsidRPr="00093B42" w:rsidRDefault="00357C8A" w:rsidP="001D0A07">
      <w:pPr>
        <w:numPr>
          <w:ilvl w:val="0"/>
          <w:numId w:val="12"/>
        </w:numPr>
        <w:tabs>
          <w:tab w:val="clear" w:pos="900"/>
        </w:tabs>
        <w:adjustRightInd w:val="0"/>
        <w:snapToGrid w:val="0"/>
        <w:ind w:leftChars="400" w:left="1680" w:hangingChars="350" w:hanging="840"/>
        <w:jc w:val="left"/>
        <w:rPr>
          <w:color w:val="000000"/>
          <w:sz w:val="24"/>
        </w:rPr>
      </w:pPr>
      <w:r w:rsidRPr="00093B42">
        <w:rPr>
          <w:rFonts w:hAnsi="宋体"/>
          <w:color w:val="000000"/>
          <w:sz w:val="24"/>
        </w:rPr>
        <w:t>转让方申请转让其持有的全部或部分</w:t>
      </w:r>
      <w:r w:rsidR="006F4EC0">
        <w:rPr>
          <w:rFonts w:hAnsi="宋体"/>
          <w:color w:val="000000"/>
          <w:sz w:val="24"/>
        </w:rPr>
        <w:t>合伙企业</w:t>
      </w:r>
      <w:r w:rsidRPr="00093B42">
        <w:rPr>
          <w:rFonts w:hAnsi="宋体"/>
          <w:color w:val="000000"/>
          <w:sz w:val="24"/>
        </w:rPr>
        <w:t>权益的，当下列条件全部满足时方为一项</w:t>
      </w:r>
      <w:r w:rsidRPr="00093B42">
        <w:rPr>
          <w:color w:val="000000"/>
          <w:sz w:val="24"/>
        </w:rPr>
        <w:t>“</w:t>
      </w:r>
      <w:r w:rsidRPr="00093B42">
        <w:rPr>
          <w:rFonts w:hAnsi="宋体"/>
          <w:color w:val="000000"/>
          <w:sz w:val="24"/>
        </w:rPr>
        <w:t>有效申请</w:t>
      </w:r>
      <w:r w:rsidRPr="00093B42">
        <w:rPr>
          <w:color w:val="000000"/>
          <w:sz w:val="24"/>
        </w:rPr>
        <w:t>”</w:t>
      </w:r>
      <w:r w:rsidRPr="00093B42">
        <w:rPr>
          <w:rFonts w:hAnsi="宋体"/>
          <w:color w:val="000000"/>
          <w:sz w:val="24"/>
        </w:rPr>
        <w:t>：</w:t>
      </w:r>
      <w:r w:rsidRPr="00093B42">
        <w:rPr>
          <w:color w:val="000000"/>
          <w:sz w:val="24"/>
        </w:rPr>
        <w:br/>
      </w:r>
    </w:p>
    <w:p w:rsidR="00357C8A" w:rsidRPr="00093B42" w:rsidRDefault="00357C8A" w:rsidP="001D0A07">
      <w:pPr>
        <w:numPr>
          <w:ilvl w:val="3"/>
          <w:numId w:val="48"/>
        </w:numPr>
        <w:adjustRightInd w:val="0"/>
        <w:snapToGrid w:val="0"/>
        <w:ind w:leftChars="800" w:left="2040" w:hangingChars="150" w:hanging="360"/>
        <w:jc w:val="left"/>
        <w:rPr>
          <w:color w:val="000000"/>
          <w:sz w:val="24"/>
        </w:rPr>
      </w:pPr>
      <w:r w:rsidRPr="00093B42">
        <w:rPr>
          <w:rFonts w:hAnsi="宋体"/>
          <w:color w:val="000000"/>
          <w:sz w:val="24"/>
        </w:rPr>
        <w:t>权益转让不会导致</w:t>
      </w:r>
      <w:r w:rsidR="006F4EC0">
        <w:rPr>
          <w:rFonts w:hAnsi="宋体"/>
          <w:color w:val="000000"/>
          <w:sz w:val="24"/>
        </w:rPr>
        <w:t>合伙企业</w:t>
      </w:r>
      <w:r w:rsidRPr="00093B42">
        <w:rPr>
          <w:rFonts w:hAnsi="宋体"/>
          <w:color w:val="000000"/>
          <w:sz w:val="24"/>
        </w:rPr>
        <w:t>违反《合伙企业法》或其它有关法律</w:t>
      </w:r>
      <w:r w:rsidRPr="00093B42">
        <w:rPr>
          <w:color w:val="000000"/>
          <w:sz w:val="24"/>
        </w:rPr>
        <w:t xml:space="preserve">  </w:t>
      </w:r>
      <w:r w:rsidRPr="00093B42">
        <w:rPr>
          <w:rFonts w:hAnsi="宋体"/>
          <w:color w:val="000000"/>
          <w:sz w:val="24"/>
        </w:rPr>
        <w:t>法规的规定，或由于转让导致</w:t>
      </w:r>
      <w:r w:rsidR="006F4EC0">
        <w:rPr>
          <w:rFonts w:hAnsi="宋体"/>
          <w:color w:val="000000"/>
          <w:sz w:val="24"/>
        </w:rPr>
        <w:t>合伙企业</w:t>
      </w:r>
      <w:r w:rsidRPr="00093B42">
        <w:rPr>
          <w:rFonts w:hAnsi="宋体"/>
          <w:color w:val="000000"/>
          <w:sz w:val="24"/>
        </w:rPr>
        <w:t>的经营活动受到额外的限制；</w:t>
      </w:r>
    </w:p>
    <w:p w:rsidR="00357C8A" w:rsidRPr="00093B42" w:rsidRDefault="00357C8A" w:rsidP="001D0A07">
      <w:pPr>
        <w:numPr>
          <w:ilvl w:val="3"/>
          <w:numId w:val="48"/>
        </w:numPr>
        <w:adjustRightInd w:val="0"/>
        <w:snapToGrid w:val="0"/>
        <w:ind w:leftChars="800" w:left="2040" w:hangingChars="150" w:hanging="360"/>
        <w:jc w:val="left"/>
        <w:rPr>
          <w:color w:val="000000"/>
          <w:sz w:val="24"/>
        </w:rPr>
      </w:pPr>
      <w:r w:rsidRPr="00093B42">
        <w:rPr>
          <w:rFonts w:hAnsi="宋体"/>
          <w:color w:val="000000"/>
          <w:sz w:val="24"/>
        </w:rPr>
        <w:t>权益转让不会导致任何有限合伙人的认缴出资额低于人民币</w:t>
      </w:r>
      <w:r w:rsidRPr="00737482">
        <w:rPr>
          <w:rFonts w:hAnsi="宋体"/>
          <w:color w:val="000000"/>
          <w:sz w:val="24"/>
        </w:rPr>
        <w:t>【</w:t>
      </w:r>
      <w:r w:rsidR="009A0EC8">
        <w:rPr>
          <w:rFonts w:hint="eastAsia"/>
          <w:color w:val="000000"/>
          <w:sz w:val="24"/>
        </w:rPr>
        <w:t>50</w:t>
      </w:r>
      <w:r w:rsidRPr="00737482">
        <w:rPr>
          <w:rFonts w:hAnsi="宋体"/>
          <w:color w:val="000000"/>
          <w:sz w:val="24"/>
        </w:rPr>
        <w:t>】</w:t>
      </w:r>
      <w:r w:rsidRPr="00093B42">
        <w:rPr>
          <w:rFonts w:hAnsi="宋体"/>
          <w:color w:val="000000"/>
          <w:sz w:val="24"/>
        </w:rPr>
        <w:t>万元；</w:t>
      </w:r>
    </w:p>
    <w:p w:rsidR="00357C8A" w:rsidRPr="00093B42" w:rsidRDefault="00357C8A" w:rsidP="001D0A07">
      <w:pPr>
        <w:numPr>
          <w:ilvl w:val="3"/>
          <w:numId w:val="48"/>
        </w:numPr>
        <w:adjustRightInd w:val="0"/>
        <w:snapToGrid w:val="0"/>
        <w:ind w:leftChars="800" w:left="2040" w:hangingChars="150" w:hanging="360"/>
        <w:jc w:val="left"/>
        <w:rPr>
          <w:color w:val="000000"/>
          <w:sz w:val="24"/>
        </w:rPr>
      </w:pPr>
      <w:r w:rsidRPr="00093B42">
        <w:rPr>
          <w:rFonts w:hAnsi="宋体"/>
          <w:color w:val="000000"/>
          <w:sz w:val="24"/>
        </w:rPr>
        <w:t>拟受让方已向普通合伙人提交关于其同意受本协议约束及</w:t>
      </w:r>
      <w:r w:rsidRPr="00093B42">
        <w:rPr>
          <w:color w:val="000000"/>
          <w:sz w:val="24"/>
        </w:rPr>
        <w:t xml:space="preserve"> </w:t>
      </w:r>
      <w:r w:rsidR="005C74D7" w:rsidRPr="00093B42">
        <w:rPr>
          <w:rFonts w:hAnsi="宋体"/>
          <w:color w:val="000000"/>
          <w:sz w:val="24"/>
        </w:rPr>
        <w:t>将遵守本协议及转让方与普通合伙人签订</w:t>
      </w:r>
      <w:r w:rsidRPr="00093B42">
        <w:rPr>
          <w:rFonts w:hAnsi="宋体"/>
          <w:color w:val="000000"/>
          <w:sz w:val="24"/>
        </w:rPr>
        <w:t>的关于认缴本</w:t>
      </w:r>
      <w:r w:rsidR="006F4EC0">
        <w:rPr>
          <w:rFonts w:hAnsi="宋体"/>
          <w:color w:val="000000"/>
          <w:sz w:val="24"/>
        </w:rPr>
        <w:t>合伙企业</w:t>
      </w:r>
      <w:r w:rsidRPr="00093B42">
        <w:rPr>
          <w:rFonts w:hAnsi="宋体"/>
          <w:color w:val="000000"/>
          <w:sz w:val="24"/>
        </w:rPr>
        <w:t>出资的入伙协议的约定、承继转让方全部义务的承诺函，以及普通合伙人认为适宜要求的其他文件、证件及信息；</w:t>
      </w:r>
    </w:p>
    <w:p w:rsidR="00357C8A" w:rsidRPr="00093B42" w:rsidRDefault="00357C8A" w:rsidP="001D0A07">
      <w:pPr>
        <w:numPr>
          <w:ilvl w:val="3"/>
          <w:numId w:val="48"/>
        </w:numPr>
        <w:adjustRightInd w:val="0"/>
        <w:snapToGrid w:val="0"/>
        <w:ind w:leftChars="800" w:left="2040" w:hangingChars="150" w:hanging="360"/>
        <w:jc w:val="left"/>
        <w:rPr>
          <w:color w:val="000000"/>
          <w:sz w:val="24"/>
        </w:rPr>
      </w:pPr>
      <w:r w:rsidRPr="00093B42">
        <w:rPr>
          <w:rFonts w:hAnsi="宋体"/>
          <w:color w:val="000000"/>
          <w:sz w:val="24"/>
        </w:rPr>
        <w:t>转让方或拟受让方已书面承诺承担该次转让引起的</w:t>
      </w:r>
      <w:r w:rsidR="006F4EC0">
        <w:rPr>
          <w:rFonts w:hAnsi="宋体"/>
          <w:color w:val="000000"/>
          <w:sz w:val="24"/>
        </w:rPr>
        <w:t>合伙企业</w:t>
      </w:r>
      <w:r w:rsidRPr="00093B42">
        <w:rPr>
          <w:rFonts w:hAnsi="宋体"/>
          <w:color w:val="000000"/>
          <w:sz w:val="24"/>
        </w:rPr>
        <w:t>所发生的所有费用；</w:t>
      </w:r>
      <w:r w:rsidRPr="00093B42">
        <w:rPr>
          <w:color w:val="000000"/>
          <w:sz w:val="24"/>
        </w:rPr>
        <w:br/>
      </w:r>
    </w:p>
    <w:p w:rsidR="00357C8A" w:rsidRPr="00093B42" w:rsidRDefault="00357C8A" w:rsidP="001D0A07">
      <w:pPr>
        <w:numPr>
          <w:ilvl w:val="0"/>
          <w:numId w:val="12"/>
        </w:numPr>
        <w:tabs>
          <w:tab w:val="clear" w:pos="900"/>
        </w:tabs>
        <w:adjustRightInd w:val="0"/>
        <w:snapToGrid w:val="0"/>
        <w:ind w:leftChars="400" w:left="1680" w:hangingChars="350" w:hanging="840"/>
        <w:jc w:val="left"/>
        <w:rPr>
          <w:color w:val="000000"/>
          <w:sz w:val="24"/>
        </w:rPr>
      </w:pPr>
      <w:r w:rsidRPr="00093B42">
        <w:rPr>
          <w:rFonts w:hAnsi="宋体"/>
          <w:color w:val="000000"/>
          <w:sz w:val="24"/>
        </w:rPr>
        <w:t>转让方就其拟转让</w:t>
      </w:r>
      <w:r w:rsidR="006F4EC0">
        <w:rPr>
          <w:rFonts w:hAnsi="宋体"/>
          <w:color w:val="000000"/>
          <w:sz w:val="24"/>
        </w:rPr>
        <w:t>合伙企业</w:t>
      </w:r>
      <w:r w:rsidRPr="00093B42">
        <w:rPr>
          <w:rFonts w:hAnsi="宋体"/>
          <w:color w:val="000000"/>
          <w:sz w:val="24"/>
        </w:rPr>
        <w:t>权益事宜，应与普通合伙人协商一致，并获得普通合伙人确认；但如果拟受让方为转让方的关联人且转让方为拟受让方之后续出资义务承担连带责任的，一般情况下普通合伙人应予同意。</w:t>
      </w:r>
      <w:r w:rsidRPr="00093B42">
        <w:rPr>
          <w:color w:val="000000"/>
          <w:sz w:val="24"/>
        </w:rPr>
        <w:br/>
      </w:r>
    </w:p>
    <w:p w:rsidR="00357C8A" w:rsidRPr="00093B42" w:rsidRDefault="00357C8A" w:rsidP="001D0A07">
      <w:pPr>
        <w:numPr>
          <w:ilvl w:val="0"/>
          <w:numId w:val="12"/>
        </w:numPr>
        <w:tabs>
          <w:tab w:val="clear" w:pos="900"/>
        </w:tabs>
        <w:adjustRightInd w:val="0"/>
        <w:snapToGrid w:val="0"/>
        <w:ind w:leftChars="400" w:left="1680" w:hangingChars="350" w:hanging="840"/>
        <w:jc w:val="left"/>
        <w:rPr>
          <w:color w:val="000000"/>
          <w:sz w:val="24"/>
        </w:rPr>
      </w:pPr>
      <w:r w:rsidRPr="00093B42">
        <w:rPr>
          <w:rFonts w:hAnsi="宋体"/>
          <w:color w:val="000000"/>
          <w:sz w:val="24"/>
        </w:rPr>
        <w:t>若普通合伙人认为拟议中的转让符合</w:t>
      </w:r>
      <w:r w:rsidR="006F4EC0">
        <w:rPr>
          <w:rFonts w:hAnsi="宋体"/>
          <w:color w:val="000000"/>
          <w:sz w:val="24"/>
        </w:rPr>
        <w:t>合伙企业</w:t>
      </w:r>
      <w:r w:rsidRPr="00093B42">
        <w:rPr>
          <w:rFonts w:hAnsi="宋体"/>
          <w:color w:val="000000"/>
          <w:sz w:val="24"/>
        </w:rPr>
        <w:t>的最大利益，则可决定放弃上述</w:t>
      </w:r>
      <w:r w:rsidRPr="00093B42">
        <w:rPr>
          <w:b/>
          <w:color w:val="000000"/>
          <w:sz w:val="24"/>
        </w:rPr>
        <w:t>8.1</w:t>
      </w:r>
      <w:r w:rsidRPr="00093B42">
        <w:rPr>
          <w:rFonts w:hAnsi="宋体"/>
          <w:b/>
          <w:color w:val="000000"/>
          <w:sz w:val="24"/>
        </w:rPr>
        <w:t>（</w:t>
      </w:r>
      <w:r w:rsidRPr="00093B42">
        <w:rPr>
          <w:b/>
          <w:color w:val="000000"/>
          <w:sz w:val="24"/>
        </w:rPr>
        <w:t>1</w:t>
      </w:r>
      <w:r w:rsidRPr="00093B42">
        <w:rPr>
          <w:rFonts w:hAnsi="宋体"/>
          <w:b/>
          <w:color w:val="000000"/>
          <w:sz w:val="24"/>
        </w:rPr>
        <w:t>）（</w:t>
      </w:r>
      <w:r w:rsidRPr="00093B42">
        <w:rPr>
          <w:b/>
          <w:color w:val="000000"/>
          <w:sz w:val="24"/>
        </w:rPr>
        <w:t>a</w:t>
      </w:r>
      <w:r w:rsidRPr="00093B42">
        <w:rPr>
          <w:rFonts w:hAnsi="宋体"/>
          <w:b/>
          <w:color w:val="000000"/>
          <w:sz w:val="24"/>
        </w:rPr>
        <w:t>）</w:t>
      </w:r>
      <w:r w:rsidRPr="00093B42">
        <w:rPr>
          <w:rFonts w:hAnsi="宋体"/>
          <w:color w:val="000000"/>
          <w:sz w:val="24"/>
        </w:rPr>
        <w:t>所列第Ⅱ</w:t>
      </w:r>
      <w:r w:rsidRPr="00093B42">
        <w:rPr>
          <w:color w:val="000000"/>
          <w:sz w:val="24"/>
        </w:rPr>
        <w:t>-</w:t>
      </w:r>
      <w:r w:rsidRPr="00093B42">
        <w:rPr>
          <w:rFonts w:hAnsi="宋体"/>
          <w:color w:val="000000"/>
          <w:sz w:val="24"/>
        </w:rPr>
        <w:t>Ⅳ项规定的一项或数项条件，认可一项有关</w:t>
      </w:r>
      <w:r w:rsidR="006F4EC0">
        <w:rPr>
          <w:rFonts w:hAnsi="宋体"/>
          <w:color w:val="000000"/>
          <w:sz w:val="24"/>
        </w:rPr>
        <w:t>合伙企业</w:t>
      </w:r>
      <w:r w:rsidRPr="00093B42">
        <w:rPr>
          <w:rFonts w:hAnsi="宋体"/>
          <w:color w:val="000000"/>
          <w:sz w:val="24"/>
        </w:rPr>
        <w:t>权益转让的申请为</w:t>
      </w:r>
      <w:r w:rsidRPr="00093B42">
        <w:rPr>
          <w:color w:val="000000"/>
          <w:sz w:val="24"/>
        </w:rPr>
        <w:t>“</w:t>
      </w:r>
      <w:r w:rsidRPr="00093B42">
        <w:rPr>
          <w:rFonts w:hAnsi="宋体"/>
          <w:color w:val="000000"/>
          <w:sz w:val="24"/>
        </w:rPr>
        <w:t>有效申请</w:t>
      </w:r>
      <w:r w:rsidRPr="00093B42">
        <w:rPr>
          <w:color w:val="000000"/>
          <w:sz w:val="24"/>
        </w:rPr>
        <w:t>”</w:t>
      </w:r>
      <w:r w:rsidRPr="00093B42">
        <w:rPr>
          <w:rFonts w:hAnsi="宋体"/>
          <w:color w:val="000000"/>
          <w:sz w:val="24"/>
        </w:rPr>
        <w:t>。</w:t>
      </w:r>
      <w:r w:rsidRPr="00093B42">
        <w:rPr>
          <w:color w:val="000000"/>
          <w:sz w:val="24"/>
        </w:rPr>
        <w:br/>
      </w:r>
    </w:p>
    <w:p w:rsidR="00357C8A" w:rsidRPr="00093B42" w:rsidRDefault="00357C8A" w:rsidP="001D0A07">
      <w:pPr>
        <w:numPr>
          <w:ilvl w:val="0"/>
          <w:numId w:val="12"/>
        </w:numPr>
        <w:tabs>
          <w:tab w:val="clear" w:pos="900"/>
        </w:tabs>
        <w:adjustRightInd w:val="0"/>
        <w:snapToGrid w:val="0"/>
        <w:ind w:leftChars="400" w:left="1680" w:hangingChars="350" w:hanging="840"/>
        <w:jc w:val="left"/>
        <w:rPr>
          <w:color w:val="000000"/>
          <w:sz w:val="24"/>
        </w:rPr>
      </w:pPr>
      <w:r w:rsidRPr="00093B42">
        <w:rPr>
          <w:rFonts w:hAnsi="宋体"/>
          <w:color w:val="000000"/>
          <w:sz w:val="24"/>
        </w:rPr>
        <w:t>在符合上述</w:t>
      </w:r>
      <w:r w:rsidRPr="00093B42">
        <w:rPr>
          <w:b/>
          <w:color w:val="000000"/>
          <w:sz w:val="24"/>
        </w:rPr>
        <w:t>8.1</w:t>
      </w:r>
      <w:r w:rsidRPr="00093B42">
        <w:rPr>
          <w:rFonts w:hAnsi="宋体"/>
          <w:b/>
          <w:color w:val="000000"/>
          <w:sz w:val="24"/>
        </w:rPr>
        <w:t>（</w:t>
      </w:r>
      <w:r w:rsidRPr="00093B42">
        <w:rPr>
          <w:b/>
          <w:color w:val="000000"/>
          <w:sz w:val="24"/>
        </w:rPr>
        <w:t>1</w:t>
      </w:r>
      <w:r w:rsidRPr="00093B42">
        <w:rPr>
          <w:rFonts w:hAnsi="宋体"/>
          <w:b/>
          <w:color w:val="000000"/>
          <w:sz w:val="24"/>
        </w:rPr>
        <w:t>）</w:t>
      </w:r>
      <w:r w:rsidRPr="00093B42">
        <w:rPr>
          <w:rFonts w:hAnsi="宋体"/>
          <w:color w:val="000000"/>
          <w:sz w:val="24"/>
        </w:rPr>
        <w:t>所列第</w:t>
      </w:r>
      <w:r w:rsidRPr="00093B42">
        <w:rPr>
          <w:rFonts w:hAnsi="宋体"/>
          <w:b/>
          <w:color w:val="000000"/>
          <w:sz w:val="24"/>
        </w:rPr>
        <w:t>（</w:t>
      </w:r>
      <w:r w:rsidRPr="00093B42">
        <w:rPr>
          <w:b/>
          <w:color w:val="000000"/>
          <w:sz w:val="24"/>
        </w:rPr>
        <w:t>a</w:t>
      </w:r>
      <w:r w:rsidRPr="00093B42">
        <w:rPr>
          <w:rFonts w:hAnsi="宋体"/>
          <w:b/>
          <w:color w:val="000000"/>
          <w:sz w:val="24"/>
        </w:rPr>
        <w:t>）</w:t>
      </w:r>
      <w:r w:rsidRPr="00093B42">
        <w:rPr>
          <w:rFonts w:hAnsi="宋体"/>
          <w:color w:val="000000"/>
          <w:sz w:val="24"/>
        </w:rPr>
        <w:t>至</w:t>
      </w:r>
      <w:r w:rsidRPr="00093B42">
        <w:rPr>
          <w:rFonts w:hAnsi="宋体"/>
          <w:b/>
          <w:color w:val="000000"/>
          <w:sz w:val="24"/>
        </w:rPr>
        <w:t>（</w:t>
      </w:r>
      <w:r w:rsidRPr="00093B42">
        <w:rPr>
          <w:b/>
          <w:color w:val="000000"/>
          <w:sz w:val="24"/>
        </w:rPr>
        <w:t>c</w:t>
      </w:r>
      <w:r w:rsidRPr="00093B42">
        <w:rPr>
          <w:rFonts w:hAnsi="宋体"/>
          <w:b/>
          <w:color w:val="000000"/>
          <w:sz w:val="24"/>
        </w:rPr>
        <w:t>）</w:t>
      </w:r>
      <w:r w:rsidRPr="00093B42">
        <w:rPr>
          <w:rFonts w:hAnsi="宋体"/>
          <w:color w:val="000000"/>
          <w:sz w:val="24"/>
        </w:rPr>
        <w:t>项约定的，转让方应首先向其他有限合伙人（</w:t>
      </w:r>
      <w:r w:rsidRPr="00093B42">
        <w:rPr>
          <w:color w:val="000000"/>
          <w:sz w:val="24"/>
        </w:rPr>
        <w:t>“</w:t>
      </w:r>
      <w:r w:rsidRPr="00093B42">
        <w:rPr>
          <w:rFonts w:hAnsi="宋体"/>
          <w:color w:val="000000"/>
          <w:sz w:val="24"/>
        </w:rPr>
        <w:t>非转让方</w:t>
      </w:r>
      <w:r w:rsidRPr="00093B42">
        <w:rPr>
          <w:color w:val="000000"/>
          <w:sz w:val="24"/>
        </w:rPr>
        <w:t>”</w:t>
      </w:r>
      <w:r w:rsidRPr="00093B42">
        <w:rPr>
          <w:rFonts w:hAnsi="宋体"/>
          <w:color w:val="000000"/>
          <w:sz w:val="24"/>
        </w:rPr>
        <w:t>）发出一份书面通知（</w:t>
      </w:r>
      <w:r w:rsidRPr="00093B42">
        <w:rPr>
          <w:color w:val="000000"/>
          <w:sz w:val="24"/>
        </w:rPr>
        <w:t>“</w:t>
      </w:r>
      <w:r w:rsidRPr="00093B42">
        <w:rPr>
          <w:rFonts w:hAnsi="宋体"/>
          <w:color w:val="000000"/>
          <w:sz w:val="24"/>
        </w:rPr>
        <w:t>转让通知</w:t>
      </w:r>
      <w:r w:rsidRPr="00093B42">
        <w:rPr>
          <w:color w:val="000000"/>
          <w:sz w:val="24"/>
        </w:rPr>
        <w:t>”</w:t>
      </w:r>
      <w:r w:rsidRPr="00093B42">
        <w:rPr>
          <w:rFonts w:hAnsi="宋体"/>
          <w:color w:val="000000"/>
          <w:sz w:val="24"/>
        </w:rPr>
        <w:t>），列明：</w:t>
      </w:r>
    </w:p>
    <w:p w:rsidR="00357C8A" w:rsidRPr="00093B42" w:rsidRDefault="00357C8A" w:rsidP="00357C8A">
      <w:pPr>
        <w:adjustRightInd w:val="0"/>
        <w:snapToGrid w:val="0"/>
        <w:ind w:left="1680"/>
        <w:jc w:val="left"/>
        <w:rPr>
          <w:color w:val="000000"/>
          <w:sz w:val="24"/>
        </w:rPr>
      </w:pPr>
    </w:p>
    <w:p w:rsidR="00357C8A" w:rsidRPr="00093B42" w:rsidRDefault="00357C8A" w:rsidP="001D0A07">
      <w:pPr>
        <w:numPr>
          <w:ilvl w:val="1"/>
          <w:numId w:val="79"/>
        </w:numPr>
        <w:adjustRightInd w:val="0"/>
        <w:snapToGrid w:val="0"/>
        <w:ind w:leftChars="800" w:left="2040" w:hangingChars="150" w:hanging="360"/>
        <w:jc w:val="left"/>
        <w:rPr>
          <w:color w:val="000000"/>
          <w:sz w:val="24"/>
        </w:rPr>
      </w:pPr>
      <w:r w:rsidRPr="00093B42">
        <w:rPr>
          <w:rFonts w:hAnsi="宋体"/>
          <w:color w:val="000000"/>
          <w:sz w:val="24"/>
        </w:rPr>
        <w:t>拟转让的</w:t>
      </w:r>
      <w:r w:rsidR="006F4EC0">
        <w:rPr>
          <w:rFonts w:hAnsi="宋体"/>
          <w:color w:val="000000"/>
          <w:sz w:val="24"/>
        </w:rPr>
        <w:t>合伙企业</w:t>
      </w:r>
      <w:r w:rsidRPr="00093B42">
        <w:rPr>
          <w:rFonts w:hAnsi="宋体"/>
          <w:color w:val="000000"/>
          <w:sz w:val="24"/>
        </w:rPr>
        <w:t>权益（</w:t>
      </w:r>
      <w:r w:rsidRPr="00093B42">
        <w:rPr>
          <w:color w:val="000000"/>
          <w:sz w:val="24"/>
        </w:rPr>
        <w:t>“</w:t>
      </w:r>
      <w:r w:rsidRPr="00093B42">
        <w:rPr>
          <w:rFonts w:hAnsi="宋体"/>
          <w:color w:val="000000"/>
          <w:sz w:val="24"/>
        </w:rPr>
        <w:t>要约权益</w:t>
      </w:r>
      <w:r w:rsidRPr="00093B42">
        <w:rPr>
          <w:color w:val="000000"/>
          <w:sz w:val="24"/>
        </w:rPr>
        <w:t>”</w:t>
      </w:r>
      <w:r w:rsidRPr="00093B42">
        <w:rPr>
          <w:rFonts w:hAnsi="宋体"/>
          <w:color w:val="000000"/>
          <w:sz w:val="24"/>
        </w:rPr>
        <w:t>）；</w:t>
      </w:r>
    </w:p>
    <w:p w:rsidR="00357C8A" w:rsidRPr="00093B42" w:rsidRDefault="00357C8A" w:rsidP="001D0A07">
      <w:pPr>
        <w:numPr>
          <w:ilvl w:val="1"/>
          <w:numId w:val="79"/>
        </w:numPr>
        <w:adjustRightInd w:val="0"/>
        <w:snapToGrid w:val="0"/>
        <w:ind w:leftChars="800" w:left="2040" w:hangingChars="150" w:hanging="360"/>
        <w:jc w:val="left"/>
        <w:rPr>
          <w:color w:val="000000"/>
          <w:sz w:val="24"/>
        </w:rPr>
      </w:pPr>
      <w:r w:rsidRPr="00093B42">
        <w:rPr>
          <w:rFonts w:hAnsi="宋体"/>
          <w:color w:val="000000"/>
          <w:sz w:val="24"/>
        </w:rPr>
        <w:t>拟转让价格；</w:t>
      </w:r>
    </w:p>
    <w:p w:rsidR="00357C8A" w:rsidRPr="00093B42" w:rsidRDefault="00357C8A" w:rsidP="001D0A07">
      <w:pPr>
        <w:numPr>
          <w:ilvl w:val="1"/>
          <w:numId w:val="79"/>
        </w:numPr>
        <w:adjustRightInd w:val="0"/>
        <w:snapToGrid w:val="0"/>
        <w:ind w:leftChars="800" w:left="2040" w:hangingChars="150" w:hanging="360"/>
        <w:jc w:val="left"/>
        <w:rPr>
          <w:color w:val="000000"/>
          <w:sz w:val="24"/>
        </w:rPr>
      </w:pPr>
      <w:r w:rsidRPr="00093B42">
        <w:rPr>
          <w:rFonts w:hAnsi="宋体"/>
          <w:color w:val="000000"/>
          <w:sz w:val="24"/>
        </w:rPr>
        <w:t>其他条款和条件；及</w:t>
      </w:r>
    </w:p>
    <w:p w:rsidR="00357C8A" w:rsidRPr="00093B42" w:rsidRDefault="00357C8A" w:rsidP="001D0A07">
      <w:pPr>
        <w:numPr>
          <w:ilvl w:val="1"/>
          <w:numId w:val="79"/>
        </w:numPr>
        <w:adjustRightInd w:val="0"/>
        <w:snapToGrid w:val="0"/>
        <w:ind w:leftChars="800" w:left="2040" w:hangingChars="150" w:hanging="360"/>
        <w:jc w:val="left"/>
        <w:rPr>
          <w:color w:val="000000"/>
          <w:sz w:val="24"/>
        </w:rPr>
      </w:pPr>
      <w:r w:rsidRPr="00093B42">
        <w:rPr>
          <w:rFonts w:hAnsi="宋体"/>
          <w:color w:val="000000"/>
          <w:sz w:val="24"/>
        </w:rPr>
        <w:t>拟受让方的身份。</w:t>
      </w:r>
    </w:p>
    <w:p w:rsidR="00357C8A" w:rsidRPr="00093B42" w:rsidRDefault="00357C8A" w:rsidP="00357C8A">
      <w:pPr>
        <w:adjustRightInd w:val="0"/>
        <w:snapToGrid w:val="0"/>
        <w:ind w:left="2041"/>
        <w:jc w:val="left"/>
        <w:rPr>
          <w:color w:val="000000"/>
          <w:sz w:val="24"/>
        </w:rPr>
      </w:pPr>
    </w:p>
    <w:p w:rsidR="00357C8A" w:rsidRPr="00093B42" w:rsidRDefault="00357C8A" w:rsidP="001D0A07">
      <w:pPr>
        <w:numPr>
          <w:ilvl w:val="0"/>
          <w:numId w:val="12"/>
        </w:numPr>
        <w:tabs>
          <w:tab w:val="clear" w:pos="900"/>
        </w:tabs>
        <w:adjustRightInd w:val="0"/>
        <w:snapToGrid w:val="0"/>
        <w:ind w:leftChars="400" w:left="1680" w:hangingChars="350" w:hanging="840"/>
        <w:jc w:val="left"/>
        <w:rPr>
          <w:color w:val="000000"/>
          <w:sz w:val="24"/>
        </w:rPr>
      </w:pPr>
      <w:r w:rsidRPr="00093B42">
        <w:rPr>
          <w:rFonts w:hAnsi="宋体"/>
          <w:color w:val="000000"/>
          <w:sz w:val="24"/>
        </w:rPr>
        <w:t>非转让方享有购买全部或部分要约权益的优先购买权（</w:t>
      </w:r>
      <w:r w:rsidRPr="00093B42">
        <w:rPr>
          <w:color w:val="000000"/>
          <w:sz w:val="24"/>
        </w:rPr>
        <w:t>“</w:t>
      </w:r>
      <w:r w:rsidRPr="00093B42">
        <w:rPr>
          <w:rFonts w:hAnsi="宋体"/>
          <w:color w:val="000000"/>
          <w:sz w:val="24"/>
        </w:rPr>
        <w:t>优先购买权</w:t>
      </w:r>
      <w:r w:rsidRPr="00093B42">
        <w:rPr>
          <w:color w:val="000000"/>
          <w:sz w:val="24"/>
        </w:rPr>
        <w:t>”</w:t>
      </w:r>
      <w:r w:rsidRPr="00093B42">
        <w:rPr>
          <w:rFonts w:hAnsi="宋体"/>
          <w:color w:val="000000"/>
          <w:sz w:val="24"/>
        </w:rPr>
        <w:t>）。如果在转让方发出转让通知的十五天内，非转让方书面通知转让方其选择购买全部或部分要约权益（</w:t>
      </w:r>
      <w:r w:rsidRPr="00093B42">
        <w:rPr>
          <w:color w:val="000000"/>
          <w:sz w:val="24"/>
        </w:rPr>
        <w:t>“</w:t>
      </w:r>
      <w:r w:rsidRPr="00093B42">
        <w:rPr>
          <w:rFonts w:hAnsi="宋体"/>
          <w:color w:val="000000"/>
          <w:sz w:val="24"/>
        </w:rPr>
        <w:t>购买通知</w:t>
      </w:r>
      <w:r w:rsidRPr="00093B42">
        <w:rPr>
          <w:color w:val="000000"/>
          <w:sz w:val="24"/>
        </w:rPr>
        <w:t>”</w:t>
      </w:r>
      <w:r w:rsidRPr="00093B42">
        <w:rPr>
          <w:rFonts w:hAnsi="宋体"/>
          <w:color w:val="000000"/>
          <w:sz w:val="24"/>
        </w:rPr>
        <w:t>），则转让方及非转让方应按以下方式完成对要约权益的购买和出售：</w:t>
      </w:r>
    </w:p>
    <w:p w:rsidR="00357C8A" w:rsidRPr="00093B42" w:rsidRDefault="00357C8A" w:rsidP="00357C8A">
      <w:pPr>
        <w:adjustRightInd w:val="0"/>
        <w:snapToGrid w:val="0"/>
        <w:ind w:left="1680"/>
        <w:jc w:val="left"/>
        <w:rPr>
          <w:color w:val="000000"/>
          <w:sz w:val="24"/>
        </w:rPr>
      </w:pPr>
    </w:p>
    <w:p w:rsidR="00357C8A" w:rsidRPr="00093B42" w:rsidRDefault="00357C8A" w:rsidP="001D0A07">
      <w:pPr>
        <w:numPr>
          <w:ilvl w:val="0"/>
          <w:numId w:val="63"/>
        </w:numPr>
        <w:adjustRightInd w:val="0"/>
        <w:snapToGrid w:val="0"/>
        <w:ind w:leftChars="800" w:left="2040" w:hangingChars="150" w:hanging="360"/>
        <w:jc w:val="left"/>
        <w:rPr>
          <w:color w:val="000000"/>
          <w:sz w:val="24"/>
        </w:rPr>
      </w:pPr>
      <w:r w:rsidRPr="00093B42">
        <w:rPr>
          <w:rFonts w:hAnsi="宋体"/>
          <w:color w:val="000000"/>
          <w:sz w:val="24"/>
        </w:rPr>
        <w:t>在收到非转让方的购买通知后的十天内，转让方应将约定的要约权益买卖的交割日（</w:t>
      </w:r>
      <w:r w:rsidRPr="00093B42">
        <w:rPr>
          <w:color w:val="000000"/>
          <w:sz w:val="24"/>
        </w:rPr>
        <w:t>“</w:t>
      </w:r>
      <w:r w:rsidRPr="00093B42">
        <w:rPr>
          <w:rFonts w:hAnsi="宋体"/>
          <w:color w:val="000000"/>
          <w:sz w:val="24"/>
        </w:rPr>
        <w:t>交割日</w:t>
      </w:r>
      <w:r w:rsidRPr="00093B42">
        <w:rPr>
          <w:color w:val="000000"/>
          <w:sz w:val="24"/>
        </w:rPr>
        <w:t>”</w:t>
      </w:r>
      <w:r w:rsidRPr="00093B42">
        <w:rPr>
          <w:rFonts w:hAnsi="宋体"/>
          <w:color w:val="000000"/>
          <w:sz w:val="24"/>
        </w:rPr>
        <w:t>）通知非转让方，但交割日在任何情况下均不得超过转让通知发出后的</w:t>
      </w:r>
      <w:r w:rsidR="00661602" w:rsidRPr="00093B42">
        <w:rPr>
          <w:rFonts w:hAnsi="宋体" w:hint="eastAsia"/>
          <w:color w:val="000000"/>
          <w:sz w:val="24"/>
        </w:rPr>
        <w:t>【</w:t>
      </w:r>
      <w:r w:rsidRPr="00093B42">
        <w:rPr>
          <w:rFonts w:hAnsi="宋体"/>
          <w:color w:val="000000"/>
          <w:sz w:val="24"/>
        </w:rPr>
        <w:t>七十五天</w:t>
      </w:r>
      <w:r w:rsidR="00661602" w:rsidRPr="00093B42">
        <w:rPr>
          <w:rFonts w:hAnsi="宋体" w:hint="eastAsia"/>
          <w:color w:val="000000"/>
          <w:sz w:val="24"/>
        </w:rPr>
        <w:t>】</w:t>
      </w:r>
      <w:r w:rsidRPr="00093B42">
        <w:rPr>
          <w:rFonts w:hAnsi="宋体"/>
          <w:color w:val="000000"/>
          <w:sz w:val="24"/>
        </w:rPr>
        <w:t>。但是，上述</w:t>
      </w:r>
      <w:r w:rsidR="00661602" w:rsidRPr="00093B42">
        <w:rPr>
          <w:rFonts w:hAnsi="宋体" w:hint="eastAsia"/>
          <w:color w:val="000000"/>
          <w:sz w:val="24"/>
        </w:rPr>
        <w:t>【</w:t>
      </w:r>
      <w:r w:rsidRPr="00093B42">
        <w:rPr>
          <w:rFonts w:hAnsi="宋体"/>
          <w:color w:val="000000"/>
          <w:sz w:val="24"/>
        </w:rPr>
        <w:t>七十五天</w:t>
      </w:r>
      <w:r w:rsidR="00661602" w:rsidRPr="00093B42">
        <w:rPr>
          <w:rFonts w:hAnsi="宋体" w:hint="eastAsia"/>
          <w:color w:val="000000"/>
          <w:sz w:val="24"/>
        </w:rPr>
        <w:t>】</w:t>
      </w:r>
      <w:r w:rsidRPr="00093B42">
        <w:rPr>
          <w:rFonts w:hAnsi="宋体"/>
          <w:color w:val="000000"/>
          <w:sz w:val="24"/>
        </w:rPr>
        <w:t>的期限不包括获得所需获得政府审批登记的时间（如适用）。该项买卖的交割应在</w:t>
      </w:r>
      <w:r w:rsidR="006F4EC0">
        <w:rPr>
          <w:rFonts w:hAnsi="宋体"/>
          <w:color w:val="000000"/>
          <w:sz w:val="24"/>
        </w:rPr>
        <w:t>合伙企业</w:t>
      </w:r>
      <w:r w:rsidRPr="00093B42">
        <w:rPr>
          <w:rFonts w:hAnsi="宋体"/>
          <w:color w:val="000000"/>
          <w:sz w:val="24"/>
        </w:rPr>
        <w:t>的主要营业场所进行。</w:t>
      </w:r>
    </w:p>
    <w:p w:rsidR="00357C8A" w:rsidRPr="00093B42" w:rsidRDefault="00357C8A" w:rsidP="001D0A07">
      <w:pPr>
        <w:numPr>
          <w:ilvl w:val="0"/>
          <w:numId w:val="63"/>
        </w:numPr>
        <w:adjustRightInd w:val="0"/>
        <w:snapToGrid w:val="0"/>
        <w:ind w:leftChars="800" w:left="2040" w:hangingChars="150" w:hanging="360"/>
        <w:jc w:val="left"/>
        <w:rPr>
          <w:color w:val="000000"/>
          <w:sz w:val="24"/>
        </w:rPr>
      </w:pPr>
      <w:r w:rsidRPr="00093B42">
        <w:rPr>
          <w:rFonts w:hAnsi="宋体"/>
          <w:color w:val="000000"/>
          <w:sz w:val="24"/>
        </w:rPr>
        <w:t>在交割日，非转让方应按转让通知中列明的价格购买其在书面通知中向转让方提出选择购买的那部分要约权益。</w:t>
      </w:r>
      <w:r w:rsidRPr="00093B42">
        <w:rPr>
          <w:color w:val="000000"/>
          <w:sz w:val="24"/>
        </w:rPr>
        <w:br/>
      </w:r>
    </w:p>
    <w:p w:rsidR="00357C8A" w:rsidRPr="00093B42" w:rsidRDefault="00357C8A" w:rsidP="001D0A07">
      <w:pPr>
        <w:numPr>
          <w:ilvl w:val="0"/>
          <w:numId w:val="12"/>
        </w:numPr>
        <w:tabs>
          <w:tab w:val="clear" w:pos="900"/>
        </w:tabs>
        <w:adjustRightInd w:val="0"/>
        <w:snapToGrid w:val="0"/>
        <w:ind w:leftChars="400" w:left="1680" w:hangingChars="350" w:hanging="840"/>
        <w:jc w:val="left"/>
        <w:rPr>
          <w:color w:val="000000"/>
          <w:sz w:val="24"/>
        </w:rPr>
      </w:pPr>
      <w:r w:rsidRPr="00093B42">
        <w:rPr>
          <w:rFonts w:hAnsi="宋体"/>
          <w:color w:val="000000"/>
          <w:sz w:val="24"/>
        </w:rPr>
        <w:t>如果：</w:t>
      </w:r>
    </w:p>
    <w:p w:rsidR="00357C8A" w:rsidRPr="00093B42" w:rsidRDefault="00357C8A" w:rsidP="00357C8A">
      <w:pPr>
        <w:adjustRightInd w:val="0"/>
        <w:snapToGrid w:val="0"/>
        <w:ind w:left="1680"/>
        <w:jc w:val="left"/>
        <w:rPr>
          <w:color w:val="000000"/>
          <w:sz w:val="24"/>
        </w:rPr>
      </w:pPr>
    </w:p>
    <w:p w:rsidR="00357C8A" w:rsidRPr="00093B42" w:rsidRDefault="00357C8A" w:rsidP="001D0A07">
      <w:pPr>
        <w:numPr>
          <w:ilvl w:val="0"/>
          <w:numId w:val="61"/>
        </w:numPr>
        <w:tabs>
          <w:tab w:val="left" w:pos="3544"/>
        </w:tabs>
        <w:adjustRightInd w:val="0"/>
        <w:snapToGrid w:val="0"/>
        <w:ind w:leftChars="800" w:left="2040" w:hangingChars="150" w:hanging="360"/>
        <w:jc w:val="left"/>
        <w:rPr>
          <w:color w:val="000000"/>
          <w:sz w:val="24"/>
        </w:rPr>
      </w:pPr>
      <w:r w:rsidRPr="00093B42">
        <w:rPr>
          <w:rFonts w:hAnsi="宋体"/>
          <w:color w:val="000000"/>
          <w:sz w:val="24"/>
        </w:rPr>
        <w:t>对该部分要约权益的买卖未能按上面第</w:t>
      </w:r>
      <w:r w:rsidRPr="00093B42">
        <w:rPr>
          <w:b/>
          <w:color w:val="000000"/>
          <w:sz w:val="24"/>
        </w:rPr>
        <w:t>8.1</w:t>
      </w:r>
      <w:r w:rsidRPr="00093B42">
        <w:rPr>
          <w:rFonts w:hAnsi="宋体"/>
          <w:b/>
          <w:color w:val="000000"/>
          <w:sz w:val="24"/>
        </w:rPr>
        <w:t>（</w:t>
      </w:r>
      <w:r w:rsidRPr="00093B42">
        <w:rPr>
          <w:b/>
          <w:color w:val="000000"/>
          <w:sz w:val="24"/>
        </w:rPr>
        <w:t>1</w:t>
      </w:r>
      <w:r w:rsidRPr="00093B42">
        <w:rPr>
          <w:rFonts w:hAnsi="宋体"/>
          <w:b/>
          <w:color w:val="000000"/>
          <w:sz w:val="24"/>
        </w:rPr>
        <w:t>）（</w:t>
      </w:r>
      <w:r w:rsidRPr="00093B42">
        <w:rPr>
          <w:rFonts w:hint="eastAsia"/>
          <w:b/>
          <w:color w:val="000000"/>
          <w:sz w:val="24"/>
        </w:rPr>
        <w:t>e</w:t>
      </w:r>
      <w:r w:rsidRPr="00093B42">
        <w:rPr>
          <w:rFonts w:hAnsi="宋体"/>
          <w:b/>
          <w:color w:val="000000"/>
          <w:sz w:val="24"/>
        </w:rPr>
        <w:t>）</w:t>
      </w:r>
      <w:r w:rsidRPr="00093B42">
        <w:rPr>
          <w:rFonts w:hAnsi="宋体"/>
          <w:color w:val="000000"/>
          <w:sz w:val="24"/>
        </w:rPr>
        <w:t>项约定的时间完成，且交易未能完成完全是由于非转让方的作为或不作为导致的；和</w:t>
      </w:r>
      <w:r w:rsidRPr="00093B42">
        <w:rPr>
          <w:color w:val="000000"/>
          <w:sz w:val="24"/>
        </w:rPr>
        <w:t>/</w:t>
      </w:r>
      <w:r w:rsidRPr="00093B42">
        <w:rPr>
          <w:rFonts w:hAnsi="宋体"/>
          <w:color w:val="000000"/>
          <w:sz w:val="24"/>
        </w:rPr>
        <w:t>或</w:t>
      </w:r>
    </w:p>
    <w:p w:rsidR="00357C8A" w:rsidRPr="00093B42" w:rsidRDefault="00357C8A" w:rsidP="001D0A07">
      <w:pPr>
        <w:numPr>
          <w:ilvl w:val="0"/>
          <w:numId w:val="61"/>
        </w:numPr>
        <w:adjustRightInd w:val="0"/>
        <w:snapToGrid w:val="0"/>
        <w:ind w:leftChars="800" w:left="2040" w:hangingChars="150" w:hanging="360"/>
        <w:jc w:val="left"/>
        <w:rPr>
          <w:color w:val="000000"/>
          <w:sz w:val="24"/>
        </w:rPr>
      </w:pPr>
      <w:r w:rsidRPr="00093B42">
        <w:rPr>
          <w:rFonts w:hAnsi="宋体"/>
          <w:color w:val="000000"/>
          <w:sz w:val="24"/>
        </w:rPr>
        <w:t>任何非转让方未接受转让方的要约，或者如果非转让方选择购买部分要约权益</w:t>
      </w:r>
    </w:p>
    <w:p w:rsidR="00357C8A" w:rsidRPr="00093B42" w:rsidRDefault="00357C8A" w:rsidP="00357C8A">
      <w:pPr>
        <w:adjustRightInd w:val="0"/>
        <w:snapToGrid w:val="0"/>
        <w:ind w:left="2040"/>
        <w:jc w:val="left"/>
        <w:rPr>
          <w:rFonts w:hAnsi="宋体"/>
          <w:color w:val="000000"/>
          <w:sz w:val="24"/>
        </w:rPr>
      </w:pPr>
    </w:p>
    <w:p w:rsidR="00357C8A" w:rsidRPr="00093B42" w:rsidRDefault="00357C8A" w:rsidP="00357C8A">
      <w:pPr>
        <w:adjustRightInd w:val="0"/>
        <w:snapToGrid w:val="0"/>
        <w:ind w:left="1680"/>
        <w:jc w:val="left"/>
        <w:rPr>
          <w:color w:val="000000"/>
          <w:sz w:val="24"/>
        </w:rPr>
      </w:pPr>
      <w:r w:rsidRPr="00093B42">
        <w:rPr>
          <w:rFonts w:hAnsi="宋体"/>
          <w:color w:val="000000"/>
          <w:sz w:val="24"/>
        </w:rPr>
        <w:t>则转让方可以以不优于转让通知中规定的条款和条件，向拟受让方转让要约权益。</w:t>
      </w:r>
      <w:r w:rsidRPr="00093B42">
        <w:rPr>
          <w:color w:val="000000"/>
          <w:sz w:val="24"/>
        </w:rPr>
        <w:br/>
      </w:r>
    </w:p>
    <w:p w:rsidR="00357C8A" w:rsidRPr="00093B42" w:rsidRDefault="00357C8A" w:rsidP="001D0A07">
      <w:pPr>
        <w:numPr>
          <w:ilvl w:val="0"/>
          <w:numId w:val="12"/>
        </w:numPr>
        <w:tabs>
          <w:tab w:val="clear" w:pos="900"/>
        </w:tabs>
        <w:adjustRightInd w:val="0"/>
        <w:snapToGrid w:val="0"/>
        <w:ind w:leftChars="400" w:left="1680" w:hangingChars="350" w:hanging="840"/>
        <w:jc w:val="left"/>
        <w:rPr>
          <w:color w:val="000000"/>
          <w:sz w:val="24"/>
        </w:rPr>
      </w:pPr>
      <w:r w:rsidRPr="00093B42">
        <w:rPr>
          <w:rFonts w:hAnsi="宋体"/>
          <w:color w:val="000000"/>
          <w:sz w:val="24"/>
        </w:rPr>
        <w:t>依据上述</w:t>
      </w:r>
      <w:r w:rsidRPr="00093B42">
        <w:rPr>
          <w:b/>
          <w:color w:val="000000"/>
          <w:sz w:val="24"/>
        </w:rPr>
        <w:t>8.1</w:t>
      </w:r>
      <w:r w:rsidRPr="00093B42">
        <w:rPr>
          <w:rFonts w:hAnsi="宋体"/>
          <w:b/>
          <w:color w:val="000000"/>
          <w:sz w:val="24"/>
        </w:rPr>
        <w:t>（</w:t>
      </w:r>
      <w:r w:rsidRPr="00093B42">
        <w:rPr>
          <w:b/>
          <w:color w:val="000000"/>
          <w:sz w:val="24"/>
        </w:rPr>
        <w:t>1</w:t>
      </w:r>
      <w:r w:rsidRPr="00093B42">
        <w:rPr>
          <w:rFonts w:hAnsi="宋体"/>
          <w:b/>
          <w:color w:val="000000"/>
          <w:sz w:val="24"/>
        </w:rPr>
        <w:t>）</w:t>
      </w:r>
      <w:r w:rsidRPr="00093B42">
        <w:rPr>
          <w:rFonts w:hAnsi="宋体"/>
          <w:color w:val="000000"/>
          <w:sz w:val="24"/>
        </w:rPr>
        <w:t>所列第</w:t>
      </w:r>
      <w:r w:rsidRPr="00093B42">
        <w:rPr>
          <w:rFonts w:hAnsi="宋体"/>
          <w:b/>
          <w:color w:val="000000"/>
          <w:sz w:val="24"/>
        </w:rPr>
        <w:t>（</w:t>
      </w:r>
      <w:r w:rsidRPr="00093B42">
        <w:rPr>
          <w:b/>
          <w:color w:val="000000"/>
          <w:sz w:val="24"/>
        </w:rPr>
        <w:t>a</w:t>
      </w:r>
      <w:r w:rsidRPr="00093B42">
        <w:rPr>
          <w:rFonts w:hAnsi="宋体"/>
          <w:b/>
          <w:color w:val="000000"/>
          <w:sz w:val="24"/>
        </w:rPr>
        <w:t>）</w:t>
      </w:r>
      <w:r w:rsidRPr="00093B42">
        <w:rPr>
          <w:rFonts w:hAnsi="宋体"/>
          <w:color w:val="000000"/>
          <w:sz w:val="24"/>
        </w:rPr>
        <w:t>至</w:t>
      </w:r>
      <w:r w:rsidRPr="00093B42">
        <w:rPr>
          <w:rFonts w:hAnsi="宋体"/>
          <w:b/>
          <w:color w:val="000000"/>
          <w:sz w:val="24"/>
        </w:rPr>
        <w:t>（</w:t>
      </w:r>
      <w:r w:rsidRPr="00093B42">
        <w:rPr>
          <w:rFonts w:hint="eastAsia"/>
          <w:b/>
          <w:color w:val="000000"/>
          <w:sz w:val="24"/>
        </w:rPr>
        <w:t>f</w:t>
      </w:r>
      <w:r w:rsidRPr="00093B42">
        <w:rPr>
          <w:rFonts w:hAnsi="宋体"/>
          <w:b/>
          <w:color w:val="000000"/>
          <w:sz w:val="24"/>
        </w:rPr>
        <w:t>）</w:t>
      </w:r>
      <w:r w:rsidRPr="00093B42">
        <w:rPr>
          <w:rFonts w:hAnsi="宋体"/>
          <w:color w:val="000000"/>
          <w:sz w:val="24"/>
        </w:rPr>
        <w:t>项约定受让</w:t>
      </w:r>
      <w:r w:rsidR="006F4EC0">
        <w:rPr>
          <w:rFonts w:hAnsi="宋体"/>
          <w:color w:val="000000"/>
          <w:sz w:val="24"/>
        </w:rPr>
        <w:t>合伙企业</w:t>
      </w:r>
      <w:r w:rsidRPr="00093B42">
        <w:rPr>
          <w:rFonts w:hAnsi="宋体"/>
          <w:color w:val="000000"/>
          <w:sz w:val="24"/>
        </w:rPr>
        <w:t>权益的当事方（</w:t>
      </w:r>
      <w:r w:rsidRPr="00093B42">
        <w:rPr>
          <w:color w:val="000000"/>
          <w:sz w:val="24"/>
        </w:rPr>
        <w:t>“</w:t>
      </w:r>
      <w:r w:rsidRPr="00093B42">
        <w:rPr>
          <w:rFonts w:hAnsi="宋体"/>
          <w:color w:val="000000"/>
          <w:sz w:val="24"/>
        </w:rPr>
        <w:t>受让方</w:t>
      </w:r>
      <w:r w:rsidRPr="00093B42">
        <w:rPr>
          <w:color w:val="000000"/>
          <w:sz w:val="24"/>
        </w:rPr>
        <w:t>”</w:t>
      </w:r>
      <w:r w:rsidRPr="00093B42">
        <w:rPr>
          <w:rFonts w:hAnsi="宋体"/>
          <w:color w:val="000000"/>
          <w:sz w:val="24"/>
        </w:rPr>
        <w:t>），签署本协议附件所列格式和内容的确认函（</w:t>
      </w:r>
      <w:r w:rsidRPr="00093B42">
        <w:rPr>
          <w:color w:val="000000"/>
          <w:sz w:val="24"/>
        </w:rPr>
        <w:t>“</w:t>
      </w:r>
      <w:r w:rsidRPr="00093B42">
        <w:rPr>
          <w:rFonts w:hAnsi="宋体"/>
          <w:color w:val="000000"/>
          <w:sz w:val="24"/>
        </w:rPr>
        <w:t>受让确认函</w:t>
      </w:r>
      <w:r w:rsidRPr="00093B42">
        <w:rPr>
          <w:color w:val="000000"/>
          <w:sz w:val="24"/>
        </w:rPr>
        <w:t>”</w:t>
      </w:r>
      <w:r w:rsidRPr="00093B42">
        <w:rPr>
          <w:rFonts w:hAnsi="宋体"/>
          <w:color w:val="000000"/>
          <w:sz w:val="24"/>
        </w:rPr>
        <w:t>），并经普通合伙人认定后成为</w:t>
      </w:r>
      <w:r w:rsidR="006F4EC0">
        <w:rPr>
          <w:rFonts w:hAnsi="宋体"/>
          <w:color w:val="000000"/>
          <w:sz w:val="24"/>
        </w:rPr>
        <w:t>合伙企业</w:t>
      </w:r>
      <w:r w:rsidRPr="00093B42">
        <w:rPr>
          <w:rFonts w:hAnsi="宋体"/>
          <w:color w:val="000000"/>
          <w:sz w:val="24"/>
        </w:rPr>
        <w:t>的</w:t>
      </w:r>
      <w:r w:rsidRPr="00093B42">
        <w:rPr>
          <w:color w:val="000000"/>
          <w:sz w:val="24"/>
        </w:rPr>
        <w:t>“</w:t>
      </w:r>
      <w:r w:rsidRPr="00093B42">
        <w:rPr>
          <w:rFonts w:hAnsi="宋体"/>
          <w:color w:val="000000"/>
          <w:sz w:val="24"/>
        </w:rPr>
        <w:t>有限合伙人</w:t>
      </w:r>
      <w:r w:rsidRPr="00093B42">
        <w:rPr>
          <w:color w:val="000000"/>
          <w:sz w:val="24"/>
        </w:rPr>
        <w:t>”</w:t>
      </w:r>
      <w:r w:rsidRPr="00093B42">
        <w:rPr>
          <w:rFonts w:hAnsi="宋体"/>
          <w:color w:val="000000"/>
          <w:sz w:val="24"/>
        </w:rPr>
        <w:t>，普通合伙人应在本协议附件一有限合伙人名册上登记、依法办理相应的企业变更登记手续。</w:t>
      </w:r>
      <w:r w:rsidRPr="00093B42">
        <w:rPr>
          <w:color w:val="000000"/>
          <w:sz w:val="24"/>
        </w:rPr>
        <w:br/>
      </w:r>
    </w:p>
    <w:p w:rsidR="00357C8A" w:rsidRPr="00093B42" w:rsidRDefault="00357C8A" w:rsidP="001D0A07">
      <w:pPr>
        <w:numPr>
          <w:ilvl w:val="0"/>
          <w:numId w:val="7"/>
        </w:numPr>
        <w:tabs>
          <w:tab w:val="clear" w:pos="360"/>
        </w:tabs>
        <w:adjustRightInd w:val="0"/>
        <w:snapToGrid w:val="0"/>
        <w:ind w:leftChars="200" w:left="1260" w:hangingChars="350" w:hanging="840"/>
        <w:jc w:val="left"/>
        <w:rPr>
          <w:color w:val="000000"/>
          <w:sz w:val="24"/>
        </w:rPr>
      </w:pPr>
      <w:r w:rsidRPr="00093B42">
        <w:rPr>
          <w:rFonts w:hAnsi="宋体"/>
          <w:color w:val="000000"/>
          <w:sz w:val="24"/>
        </w:rPr>
        <w:t>普通合伙人的权益转让</w:t>
      </w:r>
      <w:r w:rsidRPr="00093B42">
        <w:rPr>
          <w:color w:val="000000"/>
          <w:sz w:val="24"/>
        </w:rPr>
        <w:br/>
      </w:r>
    </w:p>
    <w:p w:rsidR="00357C8A" w:rsidRPr="00093B42" w:rsidRDefault="00357C8A" w:rsidP="001D0A07">
      <w:pPr>
        <w:numPr>
          <w:ilvl w:val="0"/>
          <w:numId w:val="8"/>
        </w:numPr>
        <w:tabs>
          <w:tab w:val="clear" w:pos="1200"/>
        </w:tabs>
        <w:adjustRightInd w:val="0"/>
        <w:snapToGrid w:val="0"/>
        <w:ind w:leftChars="400" w:left="1680" w:hangingChars="350" w:hanging="840"/>
        <w:jc w:val="left"/>
        <w:rPr>
          <w:color w:val="000000"/>
          <w:sz w:val="24"/>
        </w:rPr>
      </w:pPr>
      <w:r w:rsidRPr="00093B42">
        <w:rPr>
          <w:rFonts w:hAnsi="宋体"/>
          <w:color w:val="000000"/>
          <w:sz w:val="24"/>
        </w:rPr>
        <w:t>除依照本协议之明确约定进行的转让，普通合伙人不应以其他任</w:t>
      </w:r>
      <w:r w:rsidRPr="00093B42">
        <w:rPr>
          <w:color w:val="000000"/>
          <w:sz w:val="24"/>
        </w:rPr>
        <w:t xml:space="preserve"> </w:t>
      </w:r>
      <w:r w:rsidRPr="00093B42">
        <w:rPr>
          <w:rFonts w:hAnsi="宋体"/>
          <w:color w:val="000000"/>
          <w:sz w:val="24"/>
        </w:rPr>
        <w:t>何方式</w:t>
      </w:r>
      <w:r w:rsidR="00361E1B" w:rsidRPr="00093B42">
        <w:rPr>
          <w:rFonts w:hAnsi="宋体" w:hint="eastAsia"/>
          <w:color w:val="000000"/>
          <w:sz w:val="24"/>
        </w:rPr>
        <w:t>转</w:t>
      </w:r>
      <w:r w:rsidRPr="00093B42">
        <w:rPr>
          <w:rFonts w:hAnsi="宋体"/>
          <w:color w:val="000000"/>
          <w:sz w:val="24"/>
        </w:rPr>
        <w:t>让其拥有的</w:t>
      </w:r>
      <w:r w:rsidR="006F4EC0">
        <w:rPr>
          <w:rFonts w:hAnsi="宋体"/>
          <w:color w:val="000000"/>
          <w:sz w:val="24"/>
        </w:rPr>
        <w:t>合伙企业</w:t>
      </w:r>
      <w:r w:rsidRPr="00093B42">
        <w:rPr>
          <w:rFonts w:hAnsi="宋体"/>
          <w:color w:val="000000"/>
          <w:sz w:val="24"/>
        </w:rPr>
        <w:t>权益。</w:t>
      </w:r>
      <w:r w:rsidRPr="00093B42">
        <w:rPr>
          <w:color w:val="000000"/>
          <w:sz w:val="24"/>
        </w:rPr>
        <w:br/>
      </w:r>
    </w:p>
    <w:p w:rsidR="00357C8A" w:rsidRPr="00093B42" w:rsidRDefault="00357C8A" w:rsidP="001D0A07">
      <w:pPr>
        <w:numPr>
          <w:ilvl w:val="0"/>
          <w:numId w:val="8"/>
        </w:numPr>
        <w:tabs>
          <w:tab w:val="clear" w:pos="1200"/>
        </w:tabs>
        <w:adjustRightInd w:val="0"/>
        <w:snapToGrid w:val="0"/>
        <w:ind w:leftChars="400" w:left="1680" w:hangingChars="350" w:hanging="840"/>
        <w:jc w:val="left"/>
        <w:rPr>
          <w:color w:val="000000"/>
          <w:sz w:val="24"/>
        </w:rPr>
      </w:pPr>
      <w:r w:rsidRPr="00093B42">
        <w:rPr>
          <w:rFonts w:hAnsi="宋体"/>
          <w:color w:val="000000"/>
          <w:sz w:val="24"/>
        </w:rPr>
        <w:t>若出现以下情形，为使</w:t>
      </w:r>
      <w:r w:rsidR="006F4EC0">
        <w:rPr>
          <w:rFonts w:hAnsi="宋体"/>
          <w:color w:val="000000"/>
          <w:sz w:val="24"/>
        </w:rPr>
        <w:t>合伙企业</w:t>
      </w:r>
      <w:r w:rsidRPr="00093B42">
        <w:rPr>
          <w:rFonts w:hAnsi="宋体"/>
          <w:color w:val="000000"/>
          <w:sz w:val="24"/>
        </w:rPr>
        <w:t>继续存续确需转让普通合伙人持有的</w:t>
      </w:r>
      <w:r w:rsidR="006F4EC0">
        <w:rPr>
          <w:rFonts w:hAnsi="宋体"/>
          <w:color w:val="000000"/>
          <w:sz w:val="24"/>
        </w:rPr>
        <w:t>合伙企业</w:t>
      </w:r>
      <w:r w:rsidRPr="00093B42">
        <w:rPr>
          <w:rFonts w:hAnsi="宋体"/>
          <w:color w:val="000000"/>
          <w:sz w:val="24"/>
        </w:rPr>
        <w:t>权益，且受让人承诺承担原普通合伙人之全部责任和义务，经其他合伙人依据本协议第</w:t>
      </w:r>
      <w:r w:rsidRPr="00093B42">
        <w:rPr>
          <w:b/>
          <w:color w:val="000000"/>
          <w:sz w:val="24"/>
        </w:rPr>
        <w:t>8.2</w:t>
      </w:r>
      <w:r w:rsidRPr="00093B42">
        <w:rPr>
          <w:rFonts w:hAnsi="宋体"/>
          <w:b/>
          <w:color w:val="000000"/>
          <w:sz w:val="24"/>
        </w:rPr>
        <w:t>（</w:t>
      </w:r>
      <w:r w:rsidRPr="00093B42">
        <w:rPr>
          <w:b/>
          <w:color w:val="000000"/>
          <w:sz w:val="24"/>
        </w:rPr>
        <w:t>2</w:t>
      </w:r>
      <w:r w:rsidRPr="00093B42">
        <w:rPr>
          <w:rFonts w:hAnsi="宋体"/>
          <w:b/>
          <w:color w:val="000000"/>
          <w:sz w:val="24"/>
        </w:rPr>
        <w:t>）</w:t>
      </w:r>
      <w:r w:rsidRPr="00093B42">
        <w:rPr>
          <w:rFonts w:hAnsi="宋体"/>
          <w:color w:val="000000"/>
          <w:sz w:val="24"/>
        </w:rPr>
        <w:t>项约定作出决议，普通合伙人方可转让其持有的</w:t>
      </w:r>
      <w:r w:rsidR="006F4EC0">
        <w:rPr>
          <w:rFonts w:hAnsi="宋体"/>
          <w:color w:val="000000"/>
          <w:sz w:val="24"/>
        </w:rPr>
        <w:t>合伙企业</w:t>
      </w:r>
      <w:r w:rsidRPr="00093B42">
        <w:rPr>
          <w:rFonts w:hAnsi="宋体"/>
          <w:color w:val="000000"/>
          <w:sz w:val="24"/>
        </w:rPr>
        <w:t>权益，否则</w:t>
      </w:r>
      <w:r w:rsidR="006F4EC0">
        <w:rPr>
          <w:rFonts w:hAnsi="宋体"/>
          <w:color w:val="000000"/>
          <w:sz w:val="24"/>
        </w:rPr>
        <w:t>合伙企业</w:t>
      </w:r>
      <w:r w:rsidRPr="00093B42">
        <w:rPr>
          <w:rFonts w:hAnsi="宋体"/>
          <w:color w:val="000000"/>
          <w:sz w:val="24"/>
        </w:rPr>
        <w:t>进入清算程序：</w:t>
      </w:r>
      <w:r w:rsidRPr="00093B42">
        <w:rPr>
          <w:color w:val="000000"/>
          <w:sz w:val="24"/>
        </w:rPr>
        <w:br/>
      </w:r>
    </w:p>
    <w:p w:rsidR="00357C8A" w:rsidRPr="00093B42" w:rsidRDefault="00357C8A" w:rsidP="001D0A07">
      <w:pPr>
        <w:numPr>
          <w:ilvl w:val="0"/>
          <w:numId w:val="62"/>
        </w:numPr>
        <w:adjustRightInd w:val="0"/>
        <w:snapToGrid w:val="0"/>
        <w:ind w:leftChars="800" w:left="2040" w:hangingChars="150" w:hanging="360"/>
        <w:jc w:val="left"/>
        <w:rPr>
          <w:color w:val="000000"/>
          <w:sz w:val="24"/>
        </w:rPr>
      </w:pPr>
      <w:r w:rsidRPr="00093B42">
        <w:rPr>
          <w:rFonts w:hAnsi="宋体"/>
          <w:color w:val="000000"/>
          <w:sz w:val="24"/>
        </w:rPr>
        <w:t>普通合伙人依据本协议约定或相关法律规定的当然退伙，并且有限合伙人决定接纳新的普通合伙人；和</w:t>
      </w:r>
      <w:r w:rsidRPr="00093B42">
        <w:rPr>
          <w:color w:val="000000"/>
          <w:sz w:val="24"/>
        </w:rPr>
        <w:t>/</w:t>
      </w:r>
      <w:r w:rsidRPr="00093B42">
        <w:rPr>
          <w:rFonts w:hAnsi="宋体"/>
          <w:color w:val="000000"/>
          <w:sz w:val="24"/>
        </w:rPr>
        <w:t>或</w:t>
      </w:r>
      <w:r w:rsidRPr="00093B42">
        <w:rPr>
          <w:color w:val="000000"/>
          <w:sz w:val="24"/>
        </w:rPr>
        <w:br/>
      </w:r>
    </w:p>
    <w:p w:rsidR="00357C8A" w:rsidRPr="00093B42" w:rsidRDefault="00357C8A" w:rsidP="001D0A07">
      <w:pPr>
        <w:numPr>
          <w:ilvl w:val="0"/>
          <w:numId w:val="62"/>
        </w:numPr>
        <w:adjustRightInd w:val="0"/>
        <w:snapToGrid w:val="0"/>
        <w:ind w:leftChars="800" w:left="2040" w:hangingChars="150" w:hanging="360"/>
        <w:jc w:val="left"/>
        <w:rPr>
          <w:color w:val="000000"/>
          <w:sz w:val="24"/>
        </w:rPr>
      </w:pPr>
      <w:r w:rsidRPr="00093B42">
        <w:rPr>
          <w:rFonts w:hAnsi="宋体"/>
          <w:color w:val="000000"/>
          <w:sz w:val="24"/>
        </w:rPr>
        <w:t>有限合伙人依据本协议约定将普通合伙人除名并决定接纳新的普通合伙人。</w:t>
      </w:r>
      <w:r w:rsidRPr="00093B42">
        <w:rPr>
          <w:color w:val="000000"/>
          <w:sz w:val="24"/>
        </w:rPr>
        <w:br/>
      </w:r>
    </w:p>
    <w:p w:rsidR="00357C8A" w:rsidRPr="00093B42" w:rsidRDefault="00357C8A" w:rsidP="0019007B">
      <w:pPr>
        <w:numPr>
          <w:ilvl w:val="0"/>
          <w:numId w:val="8"/>
        </w:numPr>
        <w:tabs>
          <w:tab w:val="clear" w:pos="1200"/>
        </w:tabs>
        <w:adjustRightInd w:val="0"/>
        <w:snapToGrid w:val="0"/>
        <w:ind w:leftChars="400" w:left="1680" w:hangingChars="350" w:hanging="840"/>
        <w:jc w:val="left"/>
        <w:rPr>
          <w:color w:val="000000"/>
          <w:sz w:val="24"/>
        </w:rPr>
      </w:pPr>
      <w:r w:rsidRPr="00093B42">
        <w:rPr>
          <w:rFonts w:hAnsi="宋体"/>
          <w:color w:val="000000"/>
          <w:sz w:val="24"/>
        </w:rPr>
        <w:t>若经合计持有</w:t>
      </w:r>
      <w:r w:rsidR="006F4EC0">
        <w:rPr>
          <w:rFonts w:hAnsi="宋体"/>
          <w:color w:val="000000"/>
          <w:sz w:val="24"/>
        </w:rPr>
        <w:t>合伙企业</w:t>
      </w:r>
      <w:r w:rsidRPr="00093B42">
        <w:rPr>
          <w:rFonts w:hAnsi="宋体"/>
          <w:color w:val="000000"/>
          <w:sz w:val="24"/>
        </w:rPr>
        <w:t>【</w:t>
      </w:r>
      <w:r w:rsidRPr="00093B42">
        <w:rPr>
          <w:rFonts w:hAnsi="宋体"/>
          <w:b/>
          <w:color w:val="000000"/>
          <w:sz w:val="24"/>
        </w:rPr>
        <w:t>三分之二】</w:t>
      </w:r>
      <w:r w:rsidRPr="00093B42">
        <w:rPr>
          <w:rFonts w:hAnsi="宋体"/>
          <w:color w:val="000000"/>
          <w:sz w:val="24"/>
        </w:rPr>
        <w:t>以上实缴出资额的合伙人同意，普通合伙人可将其持有的</w:t>
      </w:r>
      <w:r w:rsidR="006F4EC0">
        <w:rPr>
          <w:rFonts w:hAnsi="宋体"/>
          <w:color w:val="000000"/>
          <w:sz w:val="24"/>
        </w:rPr>
        <w:t>合伙企业</w:t>
      </w:r>
      <w:r w:rsidRPr="00093B42">
        <w:rPr>
          <w:rFonts w:hAnsi="宋体"/>
          <w:color w:val="000000"/>
          <w:sz w:val="24"/>
        </w:rPr>
        <w:t>权益转让给</w:t>
      </w:r>
      <w:r w:rsidR="00361E1B" w:rsidRPr="00093B42">
        <w:rPr>
          <w:rFonts w:hAnsi="宋体" w:hint="eastAsia"/>
          <w:color w:val="000000"/>
          <w:sz w:val="24"/>
        </w:rPr>
        <w:t>其他第三方</w:t>
      </w:r>
      <w:r w:rsidR="0019007B" w:rsidRPr="00093B42">
        <w:rPr>
          <w:rFonts w:hAnsi="宋体" w:hint="eastAsia"/>
          <w:color w:val="000000"/>
          <w:sz w:val="24"/>
        </w:rPr>
        <w:t>。</w:t>
      </w:r>
      <w:r w:rsidRPr="00093B42">
        <w:rPr>
          <w:color w:val="000000"/>
          <w:sz w:val="24"/>
        </w:rPr>
        <w:br/>
      </w:r>
    </w:p>
    <w:p w:rsidR="00357C8A" w:rsidRPr="00093B42" w:rsidRDefault="00751DAC" w:rsidP="001D0A07">
      <w:pPr>
        <w:numPr>
          <w:ilvl w:val="0"/>
          <w:numId w:val="7"/>
        </w:numPr>
        <w:tabs>
          <w:tab w:val="clear" w:pos="360"/>
        </w:tabs>
        <w:adjustRightInd w:val="0"/>
        <w:snapToGrid w:val="0"/>
        <w:ind w:leftChars="200" w:left="1260" w:hangingChars="350" w:hanging="840"/>
        <w:jc w:val="left"/>
        <w:rPr>
          <w:color w:val="000000"/>
          <w:sz w:val="24"/>
        </w:rPr>
      </w:pPr>
      <w:r w:rsidRPr="00093B42">
        <w:rPr>
          <w:rFonts w:hAnsi="宋体" w:hint="eastAsia"/>
          <w:color w:val="000000"/>
          <w:sz w:val="24"/>
        </w:rPr>
        <w:t>出质</w:t>
      </w:r>
      <w:r w:rsidR="00357C8A" w:rsidRPr="00093B42">
        <w:rPr>
          <w:rFonts w:hAnsi="宋体"/>
          <w:color w:val="000000"/>
          <w:sz w:val="24"/>
        </w:rPr>
        <w:t>禁止</w:t>
      </w:r>
      <w:r w:rsidR="00357C8A" w:rsidRPr="00093B42">
        <w:rPr>
          <w:color w:val="000000"/>
          <w:sz w:val="24"/>
        </w:rPr>
        <w:br/>
      </w:r>
    </w:p>
    <w:p w:rsidR="00357C8A" w:rsidRDefault="00751DAC" w:rsidP="0021281D">
      <w:pPr>
        <w:adjustRightInd w:val="0"/>
        <w:snapToGrid w:val="0"/>
        <w:ind w:leftChars="200" w:left="420" w:firstLineChars="200" w:firstLine="480"/>
        <w:jc w:val="left"/>
        <w:rPr>
          <w:rFonts w:hAnsi="宋体" w:hint="eastAsia"/>
          <w:color w:val="000000"/>
          <w:sz w:val="24"/>
        </w:rPr>
      </w:pPr>
      <w:r w:rsidRPr="00093B42">
        <w:rPr>
          <w:rFonts w:hAnsi="宋体" w:hint="eastAsia"/>
          <w:color w:val="000000"/>
          <w:sz w:val="24"/>
        </w:rPr>
        <w:t>未经普通合伙人事先书面同意，任何合伙人均不得将其持有的</w:t>
      </w:r>
      <w:r w:rsidR="006F4EC0">
        <w:rPr>
          <w:rFonts w:hAnsi="宋体" w:hint="eastAsia"/>
          <w:color w:val="000000"/>
          <w:sz w:val="24"/>
        </w:rPr>
        <w:t>合伙企业</w:t>
      </w:r>
      <w:r w:rsidRPr="00093B42">
        <w:rPr>
          <w:rFonts w:hAnsi="宋体" w:hint="eastAsia"/>
          <w:color w:val="000000"/>
          <w:sz w:val="24"/>
        </w:rPr>
        <w:t>权益出质。</w:t>
      </w:r>
    </w:p>
    <w:p w:rsidR="003C4D25" w:rsidRPr="00093B42" w:rsidRDefault="003C4D25" w:rsidP="0021281D">
      <w:pPr>
        <w:adjustRightInd w:val="0"/>
        <w:snapToGrid w:val="0"/>
        <w:ind w:leftChars="200" w:left="420" w:firstLineChars="200" w:firstLine="480"/>
        <w:jc w:val="left"/>
        <w:rPr>
          <w:color w:val="000000"/>
          <w:sz w:val="24"/>
        </w:rPr>
      </w:pPr>
    </w:p>
    <w:p w:rsidR="00357C8A" w:rsidRPr="00093B42" w:rsidRDefault="00357C8A" w:rsidP="001D0A07">
      <w:pPr>
        <w:numPr>
          <w:ilvl w:val="0"/>
          <w:numId w:val="78"/>
        </w:numPr>
        <w:adjustRightInd w:val="0"/>
        <w:snapToGrid w:val="0"/>
        <w:ind w:leftChars="200" w:left="959" w:hanging="539"/>
        <w:jc w:val="left"/>
        <w:rPr>
          <w:b/>
          <w:color w:val="000000"/>
          <w:sz w:val="24"/>
        </w:rPr>
      </w:pPr>
      <w:r w:rsidRPr="00093B42">
        <w:rPr>
          <w:rFonts w:hAnsi="宋体"/>
          <w:b/>
          <w:color w:val="000000"/>
          <w:sz w:val="24"/>
        </w:rPr>
        <w:t>退伙</w:t>
      </w:r>
    </w:p>
    <w:p w:rsidR="00357C8A" w:rsidRPr="00093B42" w:rsidRDefault="00357C8A" w:rsidP="00357C8A">
      <w:pPr>
        <w:ind w:left="959"/>
        <w:jc w:val="left"/>
        <w:rPr>
          <w:b/>
          <w:color w:val="000000"/>
          <w:sz w:val="24"/>
        </w:rPr>
      </w:pPr>
    </w:p>
    <w:p w:rsidR="00357C8A" w:rsidRPr="00093B42" w:rsidRDefault="00357C8A" w:rsidP="001D0A07">
      <w:pPr>
        <w:numPr>
          <w:ilvl w:val="0"/>
          <w:numId w:val="9"/>
        </w:numPr>
        <w:tabs>
          <w:tab w:val="clear" w:pos="720"/>
        </w:tabs>
        <w:adjustRightInd w:val="0"/>
        <w:snapToGrid w:val="0"/>
        <w:ind w:leftChars="200" w:left="1260" w:hangingChars="350" w:hanging="840"/>
        <w:jc w:val="left"/>
        <w:rPr>
          <w:color w:val="000000"/>
          <w:sz w:val="24"/>
        </w:rPr>
      </w:pPr>
      <w:r w:rsidRPr="00093B42">
        <w:rPr>
          <w:rFonts w:hAnsi="宋体"/>
          <w:color w:val="000000"/>
          <w:sz w:val="24"/>
        </w:rPr>
        <w:t>有限合伙人退伙</w:t>
      </w:r>
      <w:r w:rsidRPr="00093B42">
        <w:rPr>
          <w:color w:val="000000"/>
          <w:sz w:val="24"/>
        </w:rPr>
        <w:br/>
      </w:r>
    </w:p>
    <w:p w:rsidR="0031176C" w:rsidRPr="00093B42" w:rsidRDefault="00D0241E" w:rsidP="001D0A07">
      <w:pPr>
        <w:numPr>
          <w:ilvl w:val="0"/>
          <w:numId w:val="56"/>
        </w:numPr>
        <w:tabs>
          <w:tab w:val="clear" w:pos="1200"/>
        </w:tabs>
        <w:adjustRightInd w:val="0"/>
        <w:snapToGrid w:val="0"/>
        <w:ind w:leftChars="400" w:left="1680" w:hangingChars="350" w:hanging="840"/>
        <w:jc w:val="left"/>
        <w:rPr>
          <w:color w:val="000000"/>
          <w:sz w:val="24"/>
        </w:rPr>
      </w:pPr>
      <w:r w:rsidRPr="00093B42">
        <w:rPr>
          <w:rFonts w:hAnsi="宋体" w:hint="eastAsia"/>
          <w:color w:val="000000"/>
          <w:sz w:val="24"/>
        </w:rPr>
        <w:t>有限合伙人可依本协议约定转让其持有的</w:t>
      </w:r>
      <w:r w:rsidR="006F4EC0">
        <w:rPr>
          <w:rFonts w:hAnsi="宋体" w:hint="eastAsia"/>
          <w:color w:val="000000"/>
          <w:sz w:val="24"/>
        </w:rPr>
        <w:t>合伙企业</w:t>
      </w:r>
      <w:r w:rsidRPr="00093B42">
        <w:rPr>
          <w:rFonts w:hAnsi="宋体" w:hint="eastAsia"/>
          <w:color w:val="000000"/>
          <w:sz w:val="24"/>
        </w:rPr>
        <w:t>权益从而退出</w:t>
      </w:r>
      <w:r w:rsidR="006F4EC0">
        <w:rPr>
          <w:rFonts w:hAnsi="宋体" w:hint="eastAsia"/>
          <w:color w:val="000000"/>
          <w:sz w:val="24"/>
        </w:rPr>
        <w:t>合伙企业</w:t>
      </w:r>
      <w:r w:rsidRPr="00093B42">
        <w:rPr>
          <w:rFonts w:hAnsi="宋体" w:hint="eastAsia"/>
          <w:color w:val="000000"/>
          <w:sz w:val="24"/>
        </w:rPr>
        <w:t>，有限合伙人不得要求退伙或提前收回其实缴出资。</w:t>
      </w:r>
    </w:p>
    <w:p w:rsidR="00357C8A" w:rsidRPr="00093B42" w:rsidRDefault="00357C8A" w:rsidP="00D0241E">
      <w:pPr>
        <w:adjustRightInd w:val="0"/>
        <w:snapToGrid w:val="0"/>
        <w:ind w:left="1680"/>
        <w:jc w:val="left"/>
        <w:rPr>
          <w:color w:val="000000"/>
          <w:sz w:val="24"/>
        </w:rPr>
      </w:pPr>
      <w:r w:rsidRPr="00093B42">
        <w:rPr>
          <w:color w:val="000000"/>
          <w:sz w:val="24"/>
        </w:rPr>
        <w:br/>
      </w:r>
    </w:p>
    <w:p w:rsidR="00357C8A" w:rsidRPr="00093B42" w:rsidRDefault="00357C8A" w:rsidP="001D0A07">
      <w:pPr>
        <w:numPr>
          <w:ilvl w:val="0"/>
          <w:numId w:val="56"/>
        </w:numPr>
        <w:tabs>
          <w:tab w:val="clear" w:pos="1200"/>
          <w:tab w:val="left" w:pos="1985"/>
        </w:tabs>
        <w:adjustRightInd w:val="0"/>
        <w:snapToGrid w:val="0"/>
        <w:ind w:leftChars="400" w:left="1680" w:hangingChars="350" w:hanging="840"/>
        <w:jc w:val="left"/>
        <w:rPr>
          <w:color w:val="000000"/>
          <w:sz w:val="24"/>
        </w:rPr>
      </w:pPr>
      <w:r w:rsidRPr="00093B42">
        <w:rPr>
          <w:rFonts w:hAnsi="宋体"/>
          <w:color w:val="000000"/>
          <w:sz w:val="24"/>
        </w:rPr>
        <w:t>有限合伙人发生下列情形时，当然退伙：</w:t>
      </w:r>
      <w:r w:rsidRPr="00093B42">
        <w:rPr>
          <w:color w:val="000000"/>
          <w:sz w:val="24"/>
        </w:rPr>
        <w:br/>
      </w:r>
    </w:p>
    <w:p w:rsidR="00357C8A" w:rsidRPr="00093B42" w:rsidRDefault="00357C8A" w:rsidP="001D0A07">
      <w:pPr>
        <w:numPr>
          <w:ilvl w:val="0"/>
          <w:numId w:val="80"/>
        </w:numPr>
        <w:adjustRightInd w:val="0"/>
        <w:snapToGrid w:val="0"/>
        <w:ind w:leftChars="800" w:left="2040" w:hangingChars="150" w:hanging="360"/>
        <w:jc w:val="left"/>
        <w:rPr>
          <w:color w:val="000000"/>
          <w:sz w:val="24"/>
        </w:rPr>
      </w:pPr>
      <w:r w:rsidRPr="00093B42">
        <w:rPr>
          <w:rFonts w:hAnsi="宋体"/>
          <w:color w:val="000000"/>
          <w:sz w:val="24"/>
        </w:rPr>
        <w:t>依法被吊销营业执照、责令关闭撤销，或者被宣告破产；</w:t>
      </w:r>
    </w:p>
    <w:p w:rsidR="00357C8A" w:rsidRPr="00093B42" w:rsidRDefault="00357C8A" w:rsidP="001D0A07">
      <w:pPr>
        <w:numPr>
          <w:ilvl w:val="0"/>
          <w:numId w:val="80"/>
        </w:numPr>
        <w:adjustRightInd w:val="0"/>
        <w:snapToGrid w:val="0"/>
        <w:ind w:leftChars="800" w:left="2040" w:hangingChars="150" w:hanging="360"/>
        <w:jc w:val="left"/>
        <w:rPr>
          <w:color w:val="000000"/>
          <w:sz w:val="24"/>
        </w:rPr>
      </w:pPr>
      <w:r w:rsidRPr="00093B42">
        <w:rPr>
          <w:rFonts w:hAnsi="宋体"/>
          <w:color w:val="000000"/>
          <w:sz w:val="24"/>
        </w:rPr>
        <w:t>持有的</w:t>
      </w:r>
      <w:r w:rsidR="006F4EC0">
        <w:rPr>
          <w:rFonts w:hAnsi="宋体"/>
          <w:color w:val="000000"/>
          <w:sz w:val="24"/>
        </w:rPr>
        <w:t>合伙企业</w:t>
      </w:r>
      <w:r w:rsidRPr="00093B42">
        <w:rPr>
          <w:rFonts w:hAnsi="宋体"/>
          <w:color w:val="000000"/>
          <w:sz w:val="24"/>
        </w:rPr>
        <w:t>权益被法院强制执行；</w:t>
      </w:r>
    </w:p>
    <w:p w:rsidR="00357C8A" w:rsidRPr="00093B42" w:rsidRDefault="00357C8A" w:rsidP="001D0A07">
      <w:pPr>
        <w:numPr>
          <w:ilvl w:val="0"/>
          <w:numId w:val="80"/>
        </w:numPr>
        <w:adjustRightInd w:val="0"/>
        <w:snapToGrid w:val="0"/>
        <w:ind w:leftChars="800" w:left="2040" w:hangingChars="150" w:hanging="360"/>
        <w:jc w:val="left"/>
        <w:rPr>
          <w:color w:val="000000"/>
          <w:sz w:val="24"/>
        </w:rPr>
      </w:pPr>
      <w:r w:rsidRPr="00093B42">
        <w:rPr>
          <w:rFonts w:hAnsi="宋体"/>
          <w:color w:val="000000"/>
          <w:sz w:val="24"/>
        </w:rPr>
        <w:t>作为有限合伙人的自然人死亡、被依法宣告死亡；</w:t>
      </w:r>
    </w:p>
    <w:p w:rsidR="00357C8A" w:rsidRPr="00093B42" w:rsidRDefault="00357C8A" w:rsidP="001D0A07">
      <w:pPr>
        <w:numPr>
          <w:ilvl w:val="0"/>
          <w:numId w:val="80"/>
        </w:numPr>
        <w:adjustRightInd w:val="0"/>
        <w:snapToGrid w:val="0"/>
        <w:ind w:leftChars="800" w:left="2040" w:hangingChars="150" w:hanging="360"/>
        <w:jc w:val="left"/>
        <w:rPr>
          <w:color w:val="000000"/>
          <w:sz w:val="24"/>
        </w:rPr>
      </w:pPr>
      <w:r w:rsidRPr="00093B42">
        <w:rPr>
          <w:rFonts w:hAnsi="宋体"/>
          <w:color w:val="000000"/>
          <w:sz w:val="24"/>
        </w:rPr>
        <w:t>发生根据《合伙企业法》规定被视为当然退伙的其他情形。</w:t>
      </w:r>
    </w:p>
    <w:p w:rsidR="00357C8A" w:rsidRPr="00093B42" w:rsidRDefault="00357C8A" w:rsidP="00357C8A">
      <w:pPr>
        <w:adjustRightInd w:val="0"/>
        <w:snapToGrid w:val="0"/>
        <w:ind w:left="2520"/>
        <w:jc w:val="left"/>
        <w:rPr>
          <w:color w:val="000000"/>
          <w:sz w:val="24"/>
        </w:rPr>
      </w:pPr>
    </w:p>
    <w:p w:rsidR="00357C8A" w:rsidRPr="00093B42" w:rsidRDefault="00357C8A" w:rsidP="001D0A07">
      <w:pPr>
        <w:numPr>
          <w:ilvl w:val="0"/>
          <w:numId w:val="56"/>
        </w:numPr>
        <w:tabs>
          <w:tab w:val="clear" w:pos="1200"/>
        </w:tabs>
        <w:adjustRightInd w:val="0"/>
        <w:snapToGrid w:val="0"/>
        <w:ind w:leftChars="400" w:left="1680" w:hangingChars="350" w:hanging="840"/>
        <w:jc w:val="left"/>
        <w:rPr>
          <w:color w:val="000000"/>
          <w:sz w:val="24"/>
        </w:rPr>
      </w:pPr>
      <w:r w:rsidRPr="00093B42">
        <w:rPr>
          <w:rFonts w:hAnsi="宋体"/>
          <w:color w:val="000000"/>
          <w:sz w:val="24"/>
        </w:rPr>
        <w:t>除名退伙：若出现第</w:t>
      </w:r>
      <w:r w:rsidRPr="00093B42">
        <w:rPr>
          <w:b/>
          <w:color w:val="000000"/>
          <w:sz w:val="24"/>
        </w:rPr>
        <w:t>2.4</w:t>
      </w:r>
      <w:r w:rsidRPr="00093B42">
        <w:rPr>
          <w:rFonts w:hAnsi="宋体"/>
          <w:b/>
          <w:color w:val="000000"/>
          <w:sz w:val="24"/>
        </w:rPr>
        <w:t>（</w:t>
      </w:r>
      <w:r w:rsidRPr="00093B42">
        <w:rPr>
          <w:b/>
          <w:color w:val="000000"/>
          <w:sz w:val="24"/>
        </w:rPr>
        <w:t>2</w:t>
      </w:r>
      <w:r w:rsidRPr="00093B42">
        <w:rPr>
          <w:rFonts w:hAnsi="宋体"/>
          <w:b/>
          <w:color w:val="000000"/>
          <w:sz w:val="24"/>
        </w:rPr>
        <w:t>）</w:t>
      </w:r>
      <w:r w:rsidRPr="00093B42">
        <w:rPr>
          <w:rFonts w:hAnsi="宋体"/>
          <w:color w:val="000000"/>
          <w:sz w:val="24"/>
        </w:rPr>
        <w:t>款约定的逾期合伙人被认定为违约合伙人的情形，普通合伙人有权在违约发生后【</w:t>
      </w:r>
      <w:r w:rsidRPr="00093B42">
        <w:rPr>
          <w:b/>
          <w:color w:val="000000"/>
          <w:sz w:val="24"/>
        </w:rPr>
        <w:t>1</w:t>
      </w:r>
      <w:r w:rsidRPr="00093B42">
        <w:rPr>
          <w:rFonts w:hAnsi="宋体"/>
          <w:b/>
          <w:color w:val="000000"/>
          <w:sz w:val="24"/>
        </w:rPr>
        <w:t>】</w:t>
      </w:r>
      <w:r w:rsidRPr="00093B42">
        <w:rPr>
          <w:rFonts w:hAnsi="宋体"/>
          <w:color w:val="000000"/>
          <w:sz w:val="24"/>
        </w:rPr>
        <w:t>年内将该违约合伙人除名。</w:t>
      </w:r>
    </w:p>
    <w:p w:rsidR="00357C8A" w:rsidRPr="00093B42" w:rsidRDefault="00357C8A" w:rsidP="00357C8A">
      <w:pPr>
        <w:adjustRightInd w:val="0"/>
        <w:snapToGrid w:val="0"/>
        <w:ind w:left="1680"/>
        <w:jc w:val="left"/>
        <w:rPr>
          <w:color w:val="000000"/>
          <w:sz w:val="24"/>
        </w:rPr>
      </w:pPr>
    </w:p>
    <w:p w:rsidR="00357C8A" w:rsidRPr="00093B42" w:rsidRDefault="00357C8A" w:rsidP="001D0A07">
      <w:pPr>
        <w:numPr>
          <w:ilvl w:val="0"/>
          <w:numId w:val="56"/>
        </w:numPr>
        <w:tabs>
          <w:tab w:val="clear" w:pos="1200"/>
        </w:tabs>
        <w:adjustRightInd w:val="0"/>
        <w:snapToGrid w:val="0"/>
        <w:ind w:leftChars="400" w:left="1680" w:hangingChars="350" w:hanging="840"/>
        <w:jc w:val="left"/>
        <w:rPr>
          <w:color w:val="000000"/>
          <w:sz w:val="24"/>
        </w:rPr>
      </w:pPr>
      <w:r w:rsidRPr="00093B42">
        <w:rPr>
          <w:rFonts w:hAnsi="宋体"/>
          <w:color w:val="000000"/>
          <w:sz w:val="24"/>
        </w:rPr>
        <w:t>有限合伙人依上述约定退伙时，</w:t>
      </w:r>
      <w:r w:rsidR="006F4EC0">
        <w:rPr>
          <w:rFonts w:hAnsi="宋体"/>
          <w:color w:val="000000"/>
          <w:sz w:val="24"/>
        </w:rPr>
        <w:t>合伙企业</w:t>
      </w:r>
      <w:r w:rsidRPr="00093B42">
        <w:rPr>
          <w:rFonts w:hAnsi="宋体"/>
          <w:color w:val="000000"/>
          <w:sz w:val="24"/>
        </w:rPr>
        <w:t>不应因此解散。</w:t>
      </w:r>
      <w:r w:rsidRPr="00093B42">
        <w:rPr>
          <w:color w:val="000000"/>
          <w:sz w:val="24"/>
        </w:rPr>
        <w:br/>
      </w:r>
    </w:p>
    <w:p w:rsidR="00357C8A" w:rsidRPr="00093B42" w:rsidRDefault="00357C8A" w:rsidP="001D0A07">
      <w:pPr>
        <w:numPr>
          <w:ilvl w:val="0"/>
          <w:numId w:val="9"/>
        </w:numPr>
        <w:tabs>
          <w:tab w:val="clear" w:pos="720"/>
          <w:tab w:val="num" w:pos="360"/>
        </w:tabs>
        <w:ind w:leftChars="200" w:left="1140" w:hanging="720"/>
        <w:jc w:val="left"/>
        <w:rPr>
          <w:color w:val="000000"/>
          <w:sz w:val="24"/>
        </w:rPr>
      </w:pPr>
      <w:r w:rsidRPr="00093B42">
        <w:rPr>
          <w:rFonts w:hAnsi="宋体"/>
          <w:color w:val="000000"/>
          <w:sz w:val="24"/>
        </w:rPr>
        <w:t>普通合伙人退伙</w:t>
      </w:r>
      <w:r w:rsidRPr="00093B42">
        <w:rPr>
          <w:color w:val="000000"/>
          <w:sz w:val="24"/>
        </w:rPr>
        <w:br/>
      </w:r>
    </w:p>
    <w:p w:rsidR="00357C8A" w:rsidRPr="00093B42" w:rsidRDefault="00357C8A" w:rsidP="001D0A07">
      <w:pPr>
        <w:numPr>
          <w:ilvl w:val="2"/>
          <w:numId w:val="54"/>
        </w:numPr>
        <w:adjustRightInd w:val="0"/>
        <w:snapToGrid w:val="0"/>
        <w:ind w:leftChars="400" w:left="1680" w:hangingChars="350" w:hanging="840"/>
        <w:jc w:val="left"/>
        <w:rPr>
          <w:color w:val="000000"/>
          <w:sz w:val="24"/>
        </w:rPr>
      </w:pPr>
      <w:r w:rsidRPr="00093B42">
        <w:rPr>
          <w:rFonts w:hAnsi="宋体"/>
          <w:color w:val="000000"/>
          <w:sz w:val="24"/>
        </w:rPr>
        <w:t>除非本协议另有明确约定，在</w:t>
      </w:r>
      <w:r w:rsidR="006F4EC0">
        <w:rPr>
          <w:rFonts w:hAnsi="宋体"/>
          <w:color w:val="000000"/>
          <w:sz w:val="24"/>
        </w:rPr>
        <w:t>合伙企业</w:t>
      </w:r>
      <w:r w:rsidRPr="00093B42">
        <w:rPr>
          <w:rFonts w:hAnsi="宋体"/>
          <w:color w:val="000000"/>
          <w:sz w:val="24"/>
        </w:rPr>
        <w:t>按照本协议约定解散或清算之前，普通合伙人应始终履行本协议项下的职责，不得要求退伙，不得转让其持有的</w:t>
      </w:r>
      <w:r w:rsidR="006F4EC0">
        <w:rPr>
          <w:rFonts w:hAnsi="宋体"/>
          <w:color w:val="000000"/>
          <w:sz w:val="24"/>
        </w:rPr>
        <w:t>合伙企业</w:t>
      </w:r>
      <w:r w:rsidRPr="00093B42">
        <w:rPr>
          <w:rFonts w:hAnsi="宋体"/>
          <w:color w:val="000000"/>
          <w:sz w:val="24"/>
        </w:rPr>
        <w:t>权益，也不得采取任何行动解散或终止</w:t>
      </w:r>
      <w:r w:rsidRPr="00093B42">
        <w:rPr>
          <w:rFonts w:hAnsi="宋体"/>
          <w:b/>
          <w:color w:val="000000"/>
          <w:sz w:val="24"/>
        </w:rPr>
        <w:t>。</w:t>
      </w:r>
    </w:p>
    <w:p w:rsidR="00357C8A" w:rsidRPr="00093B42" w:rsidRDefault="00357C8A" w:rsidP="00357C8A">
      <w:pPr>
        <w:adjustRightInd w:val="0"/>
        <w:snapToGrid w:val="0"/>
        <w:ind w:left="1683"/>
        <w:jc w:val="left"/>
        <w:rPr>
          <w:color w:val="000000"/>
          <w:sz w:val="24"/>
        </w:rPr>
      </w:pPr>
    </w:p>
    <w:p w:rsidR="00357C8A" w:rsidRPr="00093B42" w:rsidRDefault="00357C8A" w:rsidP="001D0A07">
      <w:pPr>
        <w:numPr>
          <w:ilvl w:val="2"/>
          <w:numId w:val="54"/>
        </w:numPr>
        <w:adjustRightInd w:val="0"/>
        <w:snapToGrid w:val="0"/>
        <w:ind w:leftChars="400" w:left="1680" w:hangingChars="350" w:hanging="840"/>
        <w:jc w:val="left"/>
        <w:rPr>
          <w:color w:val="000000"/>
          <w:sz w:val="24"/>
        </w:rPr>
      </w:pPr>
      <w:r w:rsidRPr="00093B42">
        <w:rPr>
          <w:rFonts w:hAnsi="宋体"/>
          <w:color w:val="000000"/>
          <w:sz w:val="24"/>
        </w:rPr>
        <w:t>当然退伙：</w:t>
      </w:r>
    </w:p>
    <w:p w:rsidR="00357C8A" w:rsidRPr="00093B42" w:rsidRDefault="00357C8A" w:rsidP="00357C8A">
      <w:pPr>
        <w:tabs>
          <w:tab w:val="left" w:pos="1800"/>
        </w:tabs>
        <w:ind w:firstLineChars="397" w:firstLine="953"/>
        <w:jc w:val="left"/>
        <w:rPr>
          <w:color w:val="000000"/>
          <w:sz w:val="24"/>
        </w:rPr>
      </w:pPr>
    </w:p>
    <w:p w:rsidR="00357C8A" w:rsidRPr="00093B42" w:rsidRDefault="00357C8A" w:rsidP="001D0A07">
      <w:pPr>
        <w:numPr>
          <w:ilvl w:val="0"/>
          <w:numId w:val="59"/>
        </w:numPr>
        <w:adjustRightInd w:val="0"/>
        <w:snapToGrid w:val="0"/>
        <w:ind w:leftChars="800" w:left="2040" w:hangingChars="150" w:hanging="360"/>
        <w:jc w:val="left"/>
        <w:rPr>
          <w:color w:val="000000"/>
          <w:sz w:val="24"/>
        </w:rPr>
      </w:pPr>
      <w:r w:rsidRPr="00093B42">
        <w:rPr>
          <w:rFonts w:hAnsi="宋体"/>
          <w:color w:val="000000"/>
          <w:sz w:val="24"/>
        </w:rPr>
        <w:t>依法被吊销营业执照、责令关闭撤销，或者被宣告破产；</w:t>
      </w:r>
    </w:p>
    <w:p w:rsidR="00357C8A" w:rsidRPr="00093B42" w:rsidRDefault="00357C8A" w:rsidP="001D0A07">
      <w:pPr>
        <w:numPr>
          <w:ilvl w:val="0"/>
          <w:numId w:val="59"/>
        </w:numPr>
        <w:adjustRightInd w:val="0"/>
        <w:snapToGrid w:val="0"/>
        <w:ind w:leftChars="800" w:left="2040" w:hangingChars="150" w:hanging="360"/>
        <w:jc w:val="left"/>
        <w:rPr>
          <w:color w:val="000000"/>
          <w:sz w:val="24"/>
        </w:rPr>
      </w:pPr>
      <w:r w:rsidRPr="00093B42">
        <w:rPr>
          <w:rFonts w:hAnsi="宋体"/>
          <w:color w:val="000000"/>
          <w:sz w:val="24"/>
        </w:rPr>
        <w:t>持有的全部</w:t>
      </w:r>
      <w:r w:rsidR="006F4EC0">
        <w:rPr>
          <w:rFonts w:hAnsi="宋体"/>
          <w:color w:val="000000"/>
          <w:sz w:val="24"/>
        </w:rPr>
        <w:t>合伙企业</w:t>
      </w:r>
      <w:r w:rsidRPr="00093B42">
        <w:rPr>
          <w:rFonts w:hAnsi="宋体"/>
          <w:color w:val="000000"/>
          <w:sz w:val="24"/>
        </w:rPr>
        <w:t>权益被法院强制执行；</w:t>
      </w:r>
    </w:p>
    <w:p w:rsidR="00357C8A" w:rsidRPr="00093B42" w:rsidRDefault="00357C8A" w:rsidP="001D0A07">
      <w:pPr>
        <w:numPr>
          <w:ilvl w:val="0"/>
          <w:numId w:val="59"/>
        </w:numPr>
        <w:adjustRightInd w:val="0"/>
        <w:snapToGrid w:val="0"/>
        <w:ind w:leftChars="800" w:left="2040" w:hangingChars="150" w:hanging="360"/>
        <w:jc w:val="left"/>
        <w:rPr>
          <w:color w:val="000000"/>
          <w:sz w:val="24"/>
        </w:rPr>
      </w:pPr>
      <w:r w:rsidRPr="00093B42">
        <w:rPr>
          <w:rFonts w:hAnsi="宋体"/>
          <w:color w:val="000000"/>
          <w:sz w:val="24"/>
        </w:rPr>
        <w:t>发生根据《合伙企业法》适用于普通合伙人的规定被视为当然退伙的其他情形。</w:t>
      </w:r>
      <w:r w:rsidRPr="00093B42">
        <w:rPr>
          <w:color w:val="000000"/>
          <w:sz w:val="24"/>
        </w:rPr>
        <w:br/>
      </w:r>
    </w:p>
    <w:p w:rsidR="00357C8A" w:rsidRPr="00093B42" w:rsidRDefault="00357C8A" w:rsidP="001D0A07">
      <w:pPr>
        <w:numPr>
          <w:ilvl w:val="2"/>
          <w:numId w:val="54"/>
        </w:numPr>
        <w:adjustRightInd w:val="0"/>
        <w:snapToGrid w:val="0"/>
        <w:ind w:leftChars="400" w:left="1680" w:hangingChars="350" w:hanging="840"/>
        <w:jc w:val="left"/>
        <w:rPr>
          <w:color w:val="000000"/>
          <w:sz w:val="24"/>
        </w:rPr>
      </w:pPr>
      <w:r w:rsidRPr="00093B42">
        <w:rPr>
          <w:rFonts w:hAnsi="宋体"/>
          <w:color w:val="000000"/>
          <w:sz w:val="24"/>
        </w:rPr>
        <w:t>除名退伙</w:t>
      </w:r>
      <w:r w:rsidRPr="00093B42">
        <w:rPr>
          <w:color w:val="000000"/>
          <w:sz w:val="24"/>
        </w:rPr>
        <w:br/>
      </w:r>
    </w:p>
    <w:p w:rsidR="00357C8A" w:rsidRPr="00093B42" w:rsidRDefault="00357C8A" w:rsidP="001D0A07">
      <w:pPr>
        <w:numPr>
          <w:ilvl w:val="0"/>
          <w:numId w:val="57"/>
        </w:numPr>
        <w:adjustRightInd w:val="0"/>
        <w:snapToGrid w:val="0"/>
        <w:ind w:leftChars="800" w:left="2040" w:hangingChars="150" w:hanging="360"/>
        <w:jc w:val="left"/>
        <w:rPr>
          <w:color w:val="000000"/>
          <w:sz w:val="24"/>
        </w:rPr>
      </w:pPr>
      <w:r w:rsidRPr="00093B42">
        <w:rPr>
          <w:rFonts w:hAnsi="宋体"/>
          <w:color w:val="000000"/>
          <w:sz w:val="24"/>
        </w:rPr>
        <w:t>若因普通合伙人存在故意或重大过失行为，致使</w:t>
      </w:r>
      <w:r w:rsidR="006F4EC0">
        <w:rPr>
          <w:rFonts w:hAnsi="宋体"/>
          <w:color w:val="000000"/>
          <w:sz w:val="24"/>
        </w:rPr>
        <w:t>合伙企业</w:t>
      </w:r>
      <w:r w:rsidRPr="00093B42">
        <w:rPr>
          <w:rFonts w:hAnsi="宋体"/>
          <w:color w:val="000000"/>
          <w:sz w:val="24"/>
        </w:rPr>
        <w:t>受到重大经济损失或承担</w:t>
      </w:r>
      <w:r w:rsidR="006F4EC0">
        <w:rPr>
          <w:rFonts w:hAnsi="宋体"/>
          <w:color w:val="000000"/>
          <w:sz w:val="24"/>
        </w:rPr>
        <w:t>合伙企业</w:t>
      </w:r>
      <w:r w:rsidRPr="00093B42">
        <w:rPr>
          <w:rFonts w:hAnsi="宋体"/>
          <w:color w:val="000000"/>
          <w:sz w:val="24"/>
        </w:rPr>
        <w:t>无力偿还或解决的重大债务、责任时，经合计持有本</w:t>
      </w:r>
      <w:r w:rsidR="006F4EC0">
        <w:rPr>
          <w:rFonts w:hAnsi="宋体"/>
          <w:color w:val="000000"/>
          <w:sz w:val="24"/>
        </w:rPr>
        <w:t>合伙企业</w:t>
      </w:r>
      <w:r w:rsidRPr="00093B42">
        <w:rPr>
          <w:rFonts w:hAnsi="宋体"/>
          <w:color w:val="000000"/>
          <w:sz w:val="24"/>
        </w:rPr>
        <w:t>【</w:t>
      </w:r>
      <w:r w:rsidR="00145B8B">
        <w:rPr>
          <w:rFonts w:hint="eastAsia"/>
          <w:b/>
          <w:color w:val="000000"/>
          <w:sz w:val="24"/>
        </w:rPr>
        <w:t>80</w:t>
      </w:r>
      <w:r w:rsidRPr="00093B42">
        <w:rPr>
          <w:b/>
          <w:color w:val="000000"/>
          <w:sz w:val="24"/>
        </w:rPr>
        <w:t>%</w:t>
      </w:r>
      <w:r w:rsidRPr="00093B42">
        <w:rPr>
          <w:rFonts w:hAnsi="宋体"/>
          <w:b/>
          <w:color w:val="000000"/>
          <w:sz w:val="24"/>
        </w:rPr>
        <w:t>】</w:t>
      </w:r>
      <w:r w:rsidRPr="00093B42">
        <w:rPr>
          <w:rFonts w:hAnsi="宋体"/>
          <w:color w:val="000000"/>
          <w:sz w:val="24"/>
        </w:rPr>
        <w:t>以上实缴出资额的有限合伙人同意，</w:t>
      </w:r>
      <w:r w:rsidR="006F4EC0">
        <w:rPr>
          <w:rFonts w:hAnsi="宋体"/>
          <w:color w:val="000000"/>
          <w:sz w:val="24"/>
        </w:rPr>
        <w:t>合伙企业</w:t>
      </w:r>
      <w:r w:rsidRPr="00093B42">
        <w:rPr>
          <w:rFonts w:hAnsi="宋体"/>
          <w:color w:val="000000"/>
          <w:sz w:val="24"/>
        </w:rPr>
        <w:t>可将普通合伙人除名。</w:t>
      </w:r>
    </w:p>
    <w:p w:rsidR="00357C8A" w:rsidRPr="00093B42" w:rsidRDefault="00357C8A" w:rsidP="001D0A07">
      <w:pPr>
        <w:numPr>
          <w:ilvl w:val="0"/>
          <w:numId w:val="57"/>
        </w:numPr>
        <w:adjustRightInd w:val="0"/>
        <w:snapToGrid w:val="0"/>
        <w:ind w:leftChars="800" w:left="2040" w:hangingChars="150" w:hanging="360"/>
        <w:jc w:val="left"/>
        <w:rPr>
          <w:color w:val="000000"/>
          <w:sz w:val="24"/>
        </w:rPr>
      </w:pPr>
      <w:r w:rsidRPr="00093B42">
        <w:rPr>
          <w:rFonts w:hAnsi="宋体"/>
          <w:color w:val="000000"/>
          <w:sz w:val="24"/>
        </w:rPr>
        <w:t>如普通合伙人在执行合伙事务时有下列不正当行为：</w:t>
      </w:r>
    </w:p>
    <w:p w:rsidR="00357C8A" w:rsidRPr="00093B42" w:rsidRDefault="00357C8A" w:rsidP="000512F9">
      <w:pPr>
        <w:adjustRightInd w:val="0"/>
        <w:snapToGrid w:val="0"/>
        <w:jc w:val="left"/>
        <w:rPr>
          <w:color w:val="000000"/>
          <w:sz w:val="24"/>
        </w:rPr>
      </w:pPr>
    </w:p>
    <w:p w:rsidR="00357C8A" w:rsidRPr="00093B42" w:rsidRDefault="00357C8A" w:rsidP="001D0A07">
      <w:pPr>
        <w:numPr>
          <w:ilvl w:val="5"/>
          <w:numId w:val="55"/>
        </w:numPr>
        <w:adjustRightInd w:val="0"/>
        <w:snapToGrid w:val="0"/>
        <w:ind w:leftChars="1000" w:left="2460" w:hangingChars="150" w:hanging="360"/>
        <w:jc w:val="left"/>
        <w:rPr>
          <w:color w:val="000000"/>
          <w:sz w:val="24"/>
        </w:rPr>
      </w:pPr>
      <w:r w:rsidRPr="00093B42">
        <w:rPr>
          <w:rFonts w:hAnsi="宋体"/>
          <w:color w:val="000000"/>
          <w:sz w:val="24"/>
        </w:rPr>
        <w:t>因其行为致使其自身或</w:t>
      </w:r>
      <w:r w:rsidR="006F4EC0">
        <w:rPr>
          <w:rFonts w:hAnsi="宋体"/>
          <w:color w:val="000000"/>
          <w:sz w:val="24"/>
        </w:rPr>
        <w:t>合伙企业</w:t>
      </w:r>
      <w:r w:rsidRPr="00093B42">
        <w:rPr>
          <w:rFonts w:hAnsi="宋体"/>
          <w:color w:val="000000"/>
          <w:sz w:val="24"/>
        </w:rPr>
        <w:t>被吊销营业执照；</w:t>
      </w:r>
    </w:p>
    <w:p w:rsidR="00357C8A" w:rsidRPr="00093B42" w:rsidRDefault="00357C8A" w:rsidP="001D0A07">
      <w:pPr>
        <w:numPr>
          <w:ilvl w:val="5"/>
          <w:numId w:val="55"/>
        </w:numPr>
        <w:adjustRightInd w:val="0"/>
        <w:snapToGrid w:val="0"/>
        <w:ind w:leftChars="1000" w:left="2460" w:hangingChars="150" w:hanging="360"/>
        <w:jc w:val="left"/>
        <w:rPr>
          <w:color w:val="000000"/>
          <w:sz w:val="24"/>
        </w:rPr>
      </w:pPr>
      <w:r w:rsidRPr="00093B42">
        <w:rPr>
          <w:rFonts w:hAnsi="宋体"/>
          <w:color w:val="000000"/>
          <w:sz w:val="24"/>
        </w:rPr>
        <w:t>致使</w:t>
      </w:r>
      <w:r w:rsidR="006F4EC0">
        <w:rPr>
          <w:rFonts w:hAnsi="宋体"/>
          <w:color w:val="000000"/>
          <w:sz w:val="24"/>
        </w:rPr>
        <w:t>合伙企业</w:t>
      </w:r>
      <w:r w:rsidRPr="00093B42">
        <w:rPr>
          <w:rFonts w:hAnsi="宋体"/>
          <w:color w:val="000000"/>
          <w:sz w:val="24"/>
        </w:rPr>
        <w:t>受到其他重大行政处罚以致无法继续营业；</w:t>
      </w:r>
    </w:p>
    <w:p w:rsidR="00357C8A" w:rsidRPr="00093B42" w:rsidRDefault="00357C8A" w:rsidP="001D0A07">
      <w:pPr>
        <w:numPr>
          <w:ilvl w:val="5"/>
          <w:numId w:val="55"/>
        </w:numPr>
        <w:adjustRightInd w:val="0"/>
        <w:snapToGrid w:val="0"/>
        <w:ind w:leftChars="1000" w:left="2460" w:hangingChars="150" w:hanging="360"/>
        <w:jc w:val="left"/>
        <w:rPr>
          <w:color w:val="000000"/>
          <w:sz w:val="24"/>
        </w:rPr>
      </w:pPr>
      <w:r w:rsidRPr="00093B42">
        <w:rPr>
          <w:rFonts w:hAnsi="宋体"/>
          <w:color w:val="000000"/>
          <w:sz w:val="24"/>
        </w:rPr>
        <w:t>其他违反本协议、《合伙企业法》和相关法律法规的规定，造成</w:t>
      </w:r>
      <w:r w:rsidR="006F4EC0">
        <w:rPr>
          <w:rFonts w:hAnsi="宋体"/>
          <w:color w:val="000000"/>
          <w:sz w:val="24"/>
        </w:rPr>
        <w:t>合伙企业</w:t>
      </w:r>
      <w:r w:rsidRPr="00093B42">
        <w:rPr>
          <w:rFonts w:hAnsi="宋体"/>
          <w:color w:val="000000"/>
          <w:sz w:val="24"/>
        </w:rPr>
        <w:t>的损失超过合伙人总实缴出资额【</w:t>
      </w:r>
      <w:r w:rsidRPr="00093B42">
        <w:rPr>
          <w:b/>
          <w:color w:val="000000"/>
          <w:sz w:val="24"/>
        </w:rPr>
        <w:t>50%</w:t>
      </w:r>
      <w:r w:rsidRPr="00093B42">
        <w:rPr>
          <w:rFonts w:hAnsi="宋体"/>
          <w:b/>
          <w:color w:val="000000"/>
          <w:sz w:val="24"/>
        </w:rPr>
        <w:t>】</w:t>
      </w:r>
      <w:r w:rsidRPr="00093B42">
        <w:rPr>
          <w:rFonts w:hAnsi="宋体"/>
          <w:color w:val="000000"/>
          <w:sz w:val="24"/>
        </w:rPr>
        <w:t>的行为。</w:t>
      </w:r>
    </w:p>
    <w:p w:rsidR="00357C8A" w:rsidRPr="00093B42" w:rsidRDefault="00357C8A" w:rsidP="00357C8A">
      <w:pPr>
        <w:adjustRightInd w:val="0"/>
        <w:snapToGrid w:val="0"/>
        <w:ind w:left="2461"/>
        <w:jc w:val="left"/>
        <w:rPr>
          <w:color w:val="000000"/>
          <w:sz w:val="24"/>
        </w:rPr>
      </w:pPr>
    </w:p>
    <w:p w:rsidR="00357C8A" w:rsidRPr="00093B42" w:rsidRDefault="00357C8A" w:rsidP="00357C8A">
      <w:pPr>
        <w:adjustRightInd w:val="0"/>
        <w:snapToGrid w:val="0"/>
        <w:ind w:left="2040"/>
        <w:jc w:val="left"/>
        <w:rPr>
          <w:color w:val="000000"/>
          <w:sz w:val="24"/>
        </w:rPr>
      </w:pPr>
      <w:r w:rsidRPr="00093B42">
        <w:rPr>
          <w:rFonts w:hAnsi="宋体"/>
          <w:color w:val="000000"/>
          <w:sz w:val="24"/>
        </w:rPr>
        <w:t>经持有本</w:t>
      </w:r>
      <w:r w:rsidR="006F4EC0">
        <w:rPr>
          <w:rFonts w:hAnsi="宋体"/>
          <w:color w:val="000000"/>
          <w:sz w:val="24"/>
        </w:rPr>
        <w:t>合伙企业</w:t>
      </w:r>
      <w:r w:rsidRPr="00093B42">
        <w:rPr>
          <w:rFonts w:hAnsi="宋体"/>
          <w:color w:val="000000"/>
          <w:sz w:val="24"/>
        </w:rPr>
        <w:t>【</w:t>
      </w:r>
      <w:r w:rsidR="000512F9" w:rsidRPr="00093B42">
        <w:rPr>
          <w:color w:val="000000"/>
          <w:sz w:val="24"/>
        </w:rPr>
        <w:t>8</w:t>
      </w:r>
      <w:r w:rsidR="00145B8B">
        <w:rPr>
          <w:rFonts w:hint="eastAsia"/>
          <w:color w:val="000000"/>
          <w:sz w:val="24"/>
        </w:rPr>
        <w:t>5</w:t>
      </w:r>
      <w:r w:rsidRPr="00093B42">
        <w:rPr>
          <w:color w:val="000000"/>
          <w:sz w:val="24"/>
        </w:rPr>
        <w:t>%</w:t>
      </w:r>
      <w:r w:rsidRPr="00093B42">
        <w:rPr>
          <w:rFonts w:hAnsi="宋体"/>
          <w:color w:val="000000"/>
          <w:sz w:val="24"/>
        </w:rPr>
        <w:t>】以上实缴出资额的有限合伙人就将普通合伙人除名达成一致同意的书面决定，可将普通合伙人除名。在此情况下，如</w:t>
      </w:r>
      <w:r w:rsidR="006F4EC0">
        <w:rPr>
          <w:rFonts w:hAnsi="宋体"/>
          <w:color w:val="000000"/>
          <w:sz w:val="24"/>
        </w:rPr>
        <w:t>合伙企业</w:t>
      </w:r>
      <w:r w:rsidRPr="00093B42">
        <w:rPr>
          <w:rFonts w:hAnsi="宋体"/>
          <w:color w:val="000000"/>
          <w:sz w:val="24"/>
        </w:rPr>
        <w:t>未能同时安排他人担任新的普通合伙人，则</w:t>
      </w:r>
      <w:r w:rsidR="006F4EC0">
        <w:rPr>
          <w:rFonts w:hAnsi="宋体"/>
          <w:color w:val="000000"/>
          <w:sz w:val="24"/>
        </w:rPr>
        <w:t>合伙企业</w:t>
      </w:r>
      <w:r w:rsidRPr="00093B42">
        <w:rPr>
          <w:rFonts w:hAnsi="宋体"/>
          <w:color w:val="000000"/>
          <w:sz w:val="24"/>
        </w:rPr>
        <w:t>即应终止，进入清算程序。</w:t>
      </w:r>
      <w:r w:rsidRPr="00093B42">
        <w:rPr>
          <w:color w:val="000000"/>
          <w:sz w:val="24"/>
        </w:rPr>
        <w:br/>
      </w:r>
    </w:p>
    <w:p w:rsidR="00357C8A" w:rsidRPr="00093B42" w:rsidRDefault="00357C8A" w:rsidP="001D0A07">
      <w:pPr>
        <w:numPr>
          <w:ilvl w:val="2"/>
          <w:numId w:val="54"/>
        </w:numPr>
        <w:adjustRightInd w:val="0"/>
        <w:snapToGrid w:val="0"/>
        <w:ind w:leftChars="400" w:left="1680" w:hangingChars="350" w:hanging="840"/>
        <w:jc w:val="left"/>
        <w:rPr>
          <w:color w:val="000000"/>
          <w:sz w:val="24"/>
        </w:rPr>
      </w:pPr>
      <w:r w:rsidRPr="00093B42">
        <w:rPr>
          <w:rFonts w:hAnsi="宋体"/>
          <w:color w:val="000000"/>
          <w:sz w:val="24"/>
        </w:rPr>
        <w:t>更换普通合伙人应履行如下程序：</w:t>
      </w:r>
      <w:r w:rsidRPr="00093B42">
        <w:rPr>
          <w:color w:val="000000"/>
          <w:sz w:val="24"/>
        </w:rPr>
        <w:br/>
      </w:r>
    </w:p>
    <w:p w:rsidR="00357C8A" w:rsidRPr="00093B42" w:rsidRDefault="00357C8A" w:rsidP="001D0A07">
      <w:pPr>
        <w:numPr>
          <w:ilvl w:val="0"/>
          <w:numId w:val="58"/>
        </w:numPr>
        <w:adjustRightInd w:val="0"/>
        <w:snapToGrid w:val="0"/>
        <w:ind w:leftChars="800" w:left="2040" w:hangingChars="150" w:hanging="360"/>
        <w:jc w:val="left"/>
        <w:rPr>
          <w:color w:val="000000"/>
          <w:sz w:val="24"/>
        </w:rPr>
      </w:pPr>
      <w:r w:rsidRPr="00093B42">
        <w:rPr>
          <w:rFonts w:hAnsi="宋体"/>
          <w:color w:val="000000"/>
          <w:sz w:val="24"/>
        </w:rPr>
        <w:t>合伙人在决定将普通合伙人除名之同时作出接纳新的普通合伙人之决定；</w:t>
      </w:r>
    </w:p>
    <w:p w:rsidR="00357C8A" w:rsidRPr="00093B42" w:rsidRDefault="00357C8A" w:rsidP="001D0A07">
      <w:pPr>
        <w:numPr>
          <w:ilvl w:val="0"/>
          <w:numId w:val="58"/>
        </w:numPr>
        <w:adjustRightInd w:val="0"/>
        <w:snapToGrid w:val="0"/>
        <w:ind w:leftChars="800" w:left="2040" w:hangingChars="150" w:hanging="360"/>
        <w:jc w:val="left"/>
        <w:rPr>
          <w:color w:val="000000"/>
          <w:sz w:val="24"/>
        </w:rPr>
      </w:pPr>
      <w:r w:rsidRPr="00093B42">
        <w:rPr>
          <w:rFonts w:hAnsi="宋体"/>
          <w:color w:val="000000"/>
          <w:sz w:val="24"/>
        </w:rPr>
        <w:t>新的普通合伙人签署书面文件确认同意受本协议约束并履行本协议约定的应由普通合伙人履行的职责和义务。</w:t>
      </w:r>
    </w:p>
    <w:p w:rsidR="00357C8A" w:rsidRPr="00093B42" w:rsidRDefault="00357C8A" w:rsidP="001D0A07">
      <w:pPr>
        <w:numPr>
          <w:ilvl w:val="0"/>
          <w:numId w:val="58"/>
        </w:numPr>
        <w:adjustRightInd w:val="0"/>
        <w:snapToGrid w:val="0"/>
        <w:ind w:leftChars="800" w:left="2040" w:hangingChars="150" w:hanging="360"/>
        <w:jc w:val="left"/>
        <w:rPr>
          <w:color w:val="000000"/>
          <w:sz w:val="24"/>
        </w:rPr>
      </w:pPr>
      <w:r w:rsidRPr="00093B42">
        <w:rPr>
          <w:rFonts w:hAnsi="宋体"/>
          <w:color w:val="000000"/>
          <w:sz w:val="24"/>
        </w:rPr>
        <w:t>自上述程序全部履行完毕之日起，普通合伙人退出</w:t>
      </w:r>
      <w:r w:rsidR="006F4EC0">
        <w:rPr>
          <w:rFonts w:hAnsi="宋体"/>
          <w:color w:val="000000"/>
          <w:sz w:val="24"/>
        </w:rPr>
        <w:t>合伙企业</w:t>
      </w:r>
      <w:r w:rsidRPr="00093B42">
        <w:rPr>
          <w:rFonts w:hAnsi="宋体"/>
          <w:color w:val="000000"/>
          <w:sz w:val="24"/>
        </w:rPr>
        <w:t>，停止执行</w:t>
      </w:r>
      <w:r w:rsidR="006F4EC0">
        <w:rPr>
          <w:rFonts w:hAnsi="宋体"/>
          <w:color w:val="000000"/>
          <w:sz w:val="24"/>
        </w:rPr>
        <w:t>合伙企业</w:t>
      </w:r>
      <w:r w:rsidRPr="00093B42">
        <w:rPr>
          <w:rFonts w:hAnsi="宋体"/>
          <w:color w:val="000000"/>
          <w:sz w:val="24"/>
        </w:rPr>
        <w:t>合伙事务并向合伙人同意接纳的新的普通合伙人交接</w:t>
      </w:r>
      <w:r w:rsidR="006F4EC0">
        <w:rPr>
          <w:rFonts w:hAnsi="宋体"/>
          <w:color w:val="000000"/>
          <w:sz w:val="24"/>
        </w:rPr>
        <w:t>合伙企业</w:t>
      </w:r>
      <w:r w:rsidRPr="00093B42">
        <w:rPr>
          <w:rFonts w:hAnsi="宋体"/>
          <w:color w:val="000000"/>
          <w:sz w:val="24"/>
        </w:rPr>
        <w:t>合伙事务。</w:t>
      </w:r>
    </w:p>
    <w:p w:rsidR="00357C8A" w:rsidRPr="00093B42" w:rsidRDefault="00357C8A" w:rsidP="00357C8A">
      <w:pPr>
        <w:ind w:left="2269"/>
        <w:jc w:val="left"/>
        <w:rPr>
          <w:color w:val="000000"/>
          <w:sz w:val="24"/>
        </w:rPr>
      </w:pPr>
    </w:p>
    <w:p w:rsidR="00357C8A" w:rsidRPr="00093B42" w:rsidRDefault="00357C8A" w:rsidP="001D0A07">
      <w:pPr>
        <w:numPr>
          <w:ilvl w:val="2"/>
          <w:numId w:val="54"/>
        </w:numPr>
        <w:adjustRightInd w:val="0"/>
        <w:snapToGrid w:val="0"/>
        <w:ind w:leftChars="400" w:left="1680" w:hangingChars="350" w:hanging="840"/>
        <w:jc w:val="left"/>
        <w:rPr>
          <w:color w:val="000000"/>
          <w:sz w:val="24"/>
        </w:rPr>
      </w:pPr>
      <w:r w:rsidRPr="00093B42">
        <w:rPr>
          <w:rFonts w:hAnsi="宋体"/>
          <w:color w:val="000000"/>
          <w:sz w:val="24"/>
        </w:rPr>
        <w:t>被除名的普通合伙人仍有权获得其被除名之前因管理</w:t>
      </w:r>
      <w:r w:rsidR="006F4EC0">
        <w:rPr>
          <w:rFonts w:hAnsi="宋体"/>
          <w:color w:val="000000"/>
          <w:sz w:val="24"/>
        </w:rPr>
        <w:t>合伙企业</w:t>
      </w:r>
      <w:r w:rsidRPr="00093B42">
        <w:rPr>
          <w:rFonts w:hAnsi="宋体"/>
          <w:color w:val="000000"/>
          <w:sz w:val="24"/>
        </w:rPr>
        <w:t>合伙事务而应获得的报酬及应分配的收益；如</w:t>
      </w:r>
      <w:r w:rsidR="006F4EC0">
        <w:rPr>
          <w:rFonts w:hAnsi="宋体"/>
          <w:color w:val="000000"/>
          <w:sz w:val="24"/>
        </w:rPr>
        <w:t>合伙企业</w:t>
      </w:r>
      <w:r w:rsidRPr="00093B42">
        <w:rPr>
          <w:rFonts w:hAnsi="宋体"/>
          <w:color w:val="000000"/>
          <w:sz w:val="24"/>
        </w:rPr>
        <w:t>在除名执行事务合伙人同时接纳了新的普通合伙人，普通合伙人亦有权选择以其可接受的第三方评估价值为依据向新的普通合伙人转让其获得上述报酬和分配的权益。</w:t>
      </w:r>
    </w:p>
    <w:p w:rsidR="00357C8A" w:rsidRPr="00093B42" w:rsidRDefault="00357C8A" w:rsidP="00357C8A">
      <w:pPr>
        <w:adjustRightInd w:val="0"/>
        <w:snapToGrid w:val="0"/>
        <w:ind w:left="1683"/>
        <w:jc w:val="left"/>
        <w:rPr>
          <w:color w:val="000000"/>
          <w:sz w:val="24"/>
        </w:rPr>
      </w:pPr>
    </w:p>
    <w:p w:rsidR="00357C8A" w:rsidRPr="00093B42" w:rsidRDefault="00357C8A" w:rsidP="001D0A07">
      <w:pPr>
        <w:numPr>
          <w:ilvl w:val="2"/>
          <w:numId w:val="54"/>
        </w:numPr>
        <w:adjustRightInd w:val="0"/>
        <w:snapToGrid w:val="0"/>
        <w:ind w:leftChars="400" w:left="1680" w:hangingChars="350" w:hanging="840"/>
        <w:jc w:val="left"/>
        <w:rPr>
          <w:color w:val="000000"/>
          <w:sz w:val="24"/>
        </w:rPr>
      </w:pPr>
      <w:r w:rsidRPr="00093B42">
        <w:rPr>
          <w:rFonts w:hAnsi="宋体"/>
          <w:color w:val="000000"/>
          <w:sz w:val="24"/>
        </w:rPr>
        <w:t>普通合伙人以上述约定退伙时，除非</w:t>
      </w:r>
      <w:r w:rsidR="006F4EC0">
        <w:rPr>
          <w:rFonts w:hAnsi="宋体"/>
          <w:color w:val="000000"/>
          <w:sz w:val="24"/>
        </w:rPr>
        <w:t>合伙企业</w:t>
      </w:r>
      <w:r w:rsidRPr="00093B42">
        <w:rPr>
          <w:rFonts w:hAnsi="宋体"/>
          <w:color w:val="000000"/>
          <w:sz w:val="24"/>
        </w:rPr>
        <w:t>立即接纳了新的普通合</w:t>
      </w:r>
      <w:r w:rsidRPr="00093B42">
        <w:rPr>
          <w:color w:val="000000"/>
          <w:sz w:val="24"/>
        </w:rPr>
        <w:t xml:space="preserve"> </w:t>
      </w:r>
      <w:r w:rsidRPr="00093B42">
        <w:rPr>
          <w:rFonts w:hAnsi="宋体"/>
          <w:color w:val="000000"/>
          <w:sz w:val="24"/>
        </w:rPr>
        <w:t>伙人，否则</w:t>
      </w:r>
      <w:r w:rsidR="006F4EC0">
        <w:rPr>
          <w:rFonts w:hAnsi="宋体"/>
          <w:color w:val="000000"/>
          <w:sz w:val="24"/>
        </w:rPr>
        <w:t>合伙企业</w:t>
      </w:r>
      <w:r w:rsidRPr="00093B42">
        <w:rPr>
          <w:rFonts w:hAnsi="宋体"/>
          <w:color w:val="000000"/>
          <w:sz w:val="24"/>
        </w:rPr>
        <w:t>进入清算程序。</w:t>
      </w:r>
    </w:p>
    <w:p w:rsidR="00357C8A" w:rsidRPr="00093B42" w:rsidRDefault="00357C8A" w:rsidP="00357C8A">
      <w:pPr>
        <w:tabs>
          <w:tab w:val="left" w:pos="1800"/>
        </w:tabs>
        <w:jc w:val="left"/>
        <w:rPr>
          <w:color w:val="000000"/>
          <w:sz w:val="24"/>
        </w:rPr>
      </w:pPr>
    </w:p>
    <w:p w:rsidR="00357C8A" w:rsidRPr="00093B42" w:rsidRDefault="00357C8A" w:rsidP="00357C8A">
      <w:pPr>
        <w:tabs>
          <w:tab w:val="left" w:pos="1800"/>
        </w:tabs>
        <w:jc w:val="left"/>
        <w:rPr>
          <w:color w:val="000000"/>
          <w:sz w:val="24"/>
        </w:rPr>
      </w:pPr>
    </w:p>
    <w:p w:rsidR="00357C8A" w:rsidRPr="00093B42" w:rsidRDefault="00357C8A" w:rsidP="00357C8A">
      <w:pPr>
        <w:numPr>
          <w:ilvl w:val="0"/>
          <w:numId w:val="2"/>
        </w:numPr>
        <w:tabs>
          <w:tab w:val="clear" w:pos="720"/>
        </w:tabs>
        <w:jc w:val="left"/>
        <w:outlineLvl w:val="0"/>
        <w:rPr>
          <w:b/>
          <w:color w:val="000000"/>
          <w:sz w:val="24"/>
        </w:rPr>
      </w:pPr>
      <w:bookmarkStart w:id="7" w:name="_Toc335733269"/>
      <w:r w:rsidRPr="00093B42">
        <w:rPr>
          <w:rFonts w:hAnsi="宋体"/>
          <w:b/>
          <w:color w:val="000000"/>
          <w:sz w:val="24"/>
        </w:rPr>
        <w:t>合伙人的权利义务</w:t>
      </w:r>
      <w:bookmarkEnd w:id="7"/>
    </w:p>
    <w:p w:rsidR="00357C8A" w:rsidRPr="00093B42" w:rsidRDefault="00357C8A" w:rsidP="00357C8A">
      <w:pPr>
        <w:ind w:left="720"/>
        <w:jc w:val="left"/>
        <w:rPr>
          <w:b/>
          <w:color w:val="000000"/>
          <w:sz w:val="24"/>
        </w:rPr>
      </w:pPr>
    </w:p>
    <w:p w:rsidR="00357C8A" w:rsidRPr="00093B42" w:rsidRDefault="00357C8A" w:rsidP="001D0A07">
      <w:pPr>
        <w:numPr>
          <w:ilvl w:val="0"/>
          <w:numId w:val="22"/>
        </w:numPr>
        <w:ind w:leftChars="200" w:left="959" w:hanging="539"/>
        <w:jc w:val="left"/>
        <w:rPr>
          <w:b/>
          <w:color w:val="000000"/>
          <w:sz w:val="24"/>
        </w:rPr>
      </w:pPr>
      <w:r w:rsidRPr="00093B42">
        <w:rPr>
          <w:rFonts w:hAnsi="宋体"/>
          <w:b/>
          <w:color w:val="000000"/>
          <w:sz w:val="24"/>
        </w:rPr>
        <w:t>有限合伙人的权利</w:t>
      </w:r>
    </w:p>
    <w:p w:rsidR="00357C8A" w:rsidRPr="00093B42" w:rsidRDefault="00357C8A" w:rsidP="00357C8A">
      <w:pPr>
        <w:ind w:left="840"/>
        <w:jc w:val="left"/>
        <w:rPr>
          <w:b/>
          <w:color w:val="000000"/>
          <w:sz w:val="24"/>
        </w:rPr>
      </w:pPr>
    </w:p>
    <w:p w:rsidR="00357C8A" w:rsidRPr="00093B42" w:rsidRDefault="00357C8A" w:rsidP="001D0A07">
      <w:pPr>
        <w:numPr>
          <w:ilvl w:val="0"/>
          <w:numId w:val="30"/>
        </w:numPr>
        <w:adjustRightInd w:val="0"/>
        <w:snapToGrid w:val="0"/>
        <w:ind w:leftChars="200" w:left="1260" w:hangingChars="350" w:hanging="840"/>
        <w:jc w:val="left"/>
        <w:rPr>
          <w:color w:val="000000"/>
          <w:sz w:val="24"/>
        </w:rPr>
      </w:pPr>
      <w:r w:rsidRPr="00093B42">
        <w:rPr>
          <w:rFonts w:hAnsi="宋体"/>
          <w:color w:val="000000"/>
          <w:sz w:val="24"/>
        </w:rPr>
        <w:t>有限合伙人的权利</w:t>
      </w:r>
    </w:p>
    <w:p w:rsidR="00357C8A" w:rsidRPr="00093B42" w:rsidRDefault="00357C8A" w:rsidP="00357C8A">
      <w:pPr>
        <w:ind w:left="709"/>
        <w:jc w:val="left"/>
        <w:rPr>
          <w:color w:val="000000"/>
          <w:sz w:val="24"/>
        </w:rPr>
      </w:pPr>
    </w:p>
    <w:p w:rsidR="000F69F4" w:rsidRPr="00CB17AF" w:rsidRDefault="000F69F4" w:rsidP="00CB17AF">
      <w:pPr>
        <w:pStyle w:val="a6"/>
        <w:numPr>
          <w:ilvl w:val="0"/>
          <w:numId w:val="13"/>
        </w:numPr>
        <w:adjustRightInd w:val="0"/>
        <w:snapToGrid w:val="0"/>
        <w:ind w:leftChars="400" w:left="1680" w:hangingChars="350" w:hanging="840"/>
        <w:jc w:val="left"/>
        <w:rPr>
          <w:rFonts w:ascii="Times New Roman" w:hAnsi="Times New Roman"/>
          <w:color w:val="000000"/>
          <w:sz w:val="24"/>
          <w:szCs w:val="24"/>
        </w:rPr>
      </w:pPr>
      <w:r w:rsidRPr="00093B42">
        <w:rPr>
          <w:rFonts w:ascii="Times New Roman" w:hAnsi="宋体"/>
          <w:color w:val="000000"/>
          <w:sz w:val="24"/>
          <w:szCs w:val="24"/>
        </w:rPr>
        <w:t>依据本协议第</w:t>
      </w:r>
      <w:r w:rsidRPr="00093B42">
        <w:rPr>
          <w:rFonts w:ascii="Times New Roman" w:hAnsi="Times New Roman"/>
          <w:b/>
          <w:color w:val="000000"/>
          <w:sz w:val="24"/>
          <w:szCs w:val="24"/>
        </w:rPr>
        <w:t>4.1</w:t>
      </w:r>
      <w:r w:rsidRPr="00093B42">
        <w:rPr>
          <w:rFonts w:ascii="Times New Roman" w:hAnsi="宋体"/>
          <w:b/>
          <w:color w:val="000000"/>
          <w:sz w:val="24"/>
          <w:szCs w:val="24"/>
        </w:rPr>
        <w:t>（</w:t>
      </w:r>
      <w:r w:rsidRPr="00093B42">
        <w:rPr>
          <w:rFonts w:ascii="Times New Roman" w:hAnsi="Times New Roman"/>
          <w:b/>
          <w:color w:val="000000"/>
          <w:sz w:val="24"/>
          <w:szCs w:val="24"/>
        </w:rPr>
        <w:t>5</w:t>
      </w:r>
      <w:r w:rsidRPr="00093B42">
        <w:rPr>
          <w:rFonts w:ascii="Times New Roman" w:hAnsi="宋体"/>
          <w:b/>
          <w:color w:val="000000"/>
          <w:sz w:val="24"/>
          <w:szCs w:val="24"/>
        </w:rPr>
        <w:t>）</w:t>
      </w:r>
      <w:r w:rsidRPr="00093B42">
        <w:rPr>
          <w:rFonts w:ascii="Times New Roman" w:hAnsi="宋体"/>
          <w:color w:val="000000"/>
          <w:sz w:val="24"/>
          <w:szCs w:val="24"/>
        </w:rPr>
        <w:t>项约定确认普通合伙人更换的关键人士</w:t>
      </w:r>
      <w:r w:rsidR="00357C8A" w:rsidRPr="00093B42">
        <w:rPr>
          <w:rFonts w:ascii="Times New Roman" w:hAnsi="宋体"/>
          <w:color w:val="000000"/>
          <w:sz w:val="24"/>
          <w:szCs w:val="24"/>
        </w:rPr>
        <w:t>；</w:t>
      </w:r>
    </w:p>
    <w:p w:rsidR="00357C8A" w:rsidRPr="00093B42" w:rsidRDefault="00357C8A" w:rsidP="00357C8A">
      <w:pPr>
        <w:pStyle w:val="a6"/>
        <w:adjustRightInd w:val="0"/>
        <w:snapToGrid w:val="0"/>
        <w:ind w:left="1680" w:firstLineChars="0" w:firstLine="0"/>
        <w:jc w:val="left"/>
        <w:rPr>
          <w:rFonts w:ascii="Times New Roman" w:hAnsi="Times New Roman"/>
          <w:color w:val="000000"/>
          <w:sz w:val="24"/>
          <w:szCs w:val="24"/>
        </w:rPr>
      </w:pPr>
    </w:p>
    <w:p w:rsidR="00357C8A" w:rsidRPr="00093B42" w:rsidRDefault="000F69F4" w:rsidP="001D0A07">
      <w:pPr>
        <w:pStyle w:val="a6"/>
        <w:numPr>
          <w:ilvl w:val="0"/>
          <w:numId w:val="13"/>
        </w:numPr>
        <w:adjustRightInd w:val="0"/>
        <w:snapToGrid w:val="0"/>
        <w:ind w:leftChars="400" w:left="1680" w:hangingChars="350" w:hanging="840"/>
        <w:jc w:val="left"/>
        <w:rPr>
          <w:rFonts w:ascii="Times New Roman" w:hAnsi="Times New Roman"/>
          <w:color w:val="000000"/>
          <w:sz w:val="24"/>
          <w:szCs w:val="24"/>
        </w:rPr>
      </w:pPr>
      <w:r w:rsidRPr="00093B42">
        <w:rPr>
          <w:rFonts w:ascii="Times New Roman" w:hAnsi="宋体"/>
          <w:color w:val="000000"/>
          <w:sz w:val="24"/>
          <w:szCs w:val="24"/>
        </w:rPr>
        <w:t>依据本协议第</w:t>
      </w:r>
      <w:r w:rsidRPr="00093B42">
        <w:rPr>
          <w:rFonts w:ascii="Times New Roman" w:hAnsi="Times New Roman"/>
          <w:b/>
          <w:color w:val="000000"/>
          <w:sz w:val="24"/>
          <w:szCs w:val="24"/>
        </w:rPr>
        <w:t>4.3</w:t>
      </w:r>
      <w:r w:rsidRPr="00093B42">
        <w:rPr>
          <w:rFonts w:ascii="Times New Roman" w:hAnsi="宋体"/>
          <w:color w:val="000000"/>
          <w:sz w:val="24"/>
          <w:szCs w:val="24"/>
        </w:rPr>
        <w:t>款约定参加合伙人会议</w:t>
      </w:r>
      <w:r w:rsidR="00357C8A" w:rsidRPr="00093B42">
        <w:rPr>
          <w:rFonts w:ascii="Times New Roman" w:hAnsi="宋体"/>
          <w:color w:val="000000"/>
          <w:sz w:val="24"/>
          <w:szCs w:val="24"/>
        </w:rPr>
        <w:t>；</w:t>
      </w:r>
    </w:p>
    <w:p w:rsidR="00357C8A" w:rsidRPr="00093B42" w:rsidRDefault="00357C8A" w:rsidP="00357C8A">
      <w:pPr>
        <w:pStyle w:val="a6"/>
        <w:adjustRightInd w:val="0"/>
        <w:snapToGrid w:val="0"/>
        <w:ind w:firstLineChars="0" w:firstLine="0"/>
        <w:jc w:val="left"/>
        <w:rPr>
          <w:rFonts w:ascii="Times New Roman" w:hAnsi="Times New Roman"/>
          <w:color w:val="000000"/>
          <w:sz w:val="24"/>
          <w:szCs w:val="24"/>
        </w:rPr>
      </w:pPr>
    </w:p>
    <w:p w:rsidR="00357C8A" w:rsidRPr="00093B42" w:rsidRDefault="000F69F4" w:rsidP="001D0A07">
      <w:pPr>
        <w:pStyle w:val="a6"/>
        <w:numPr>
          <w:ilvl w:val="0"/>
          <w:numId w:val="13"/>
        </w:numPr>
        <w:adjustRightInd w:val="0"/>
        <w:snapToGrid w:val="0"/>
        <w:ind w:leftChars="400" w:left="1680" w:hangingChars="350" w:hanging="840"/>
        <w:jc w:val="left"/>
        <w:rPr>
          <w:rFonts w:ascii="Times New Roman" w:hAnsi="Times New Roman"/>
          <w:color w:val="000000"/>
          <w:sz w:val="24"/>
          <w:szCs w:val="24"/>
        </w:rPr>
      </w:pPr>
      <w:r w:rsidRPr="00093B42">
        <w:rPr>
          <w:rFonts w:ascii="Times New Roman" w:hAnsi="宋体"/>
          <w:color w:val="000000"/>
          <w:sz w:val="24"/>
          <w:szCs w:val="24"/>
        </w:rPr>
        <w:t>依据本协议第</w:t>
      </w:r>
      <w:r w:rsidRPr="00093B42">
        <w:rPr>
          <w:rFonts w:ascii="Times New Roman" w:hAnsi="Times New Roman"/>
          <w:b/>
          <w:color w:val="000000"/>
          <w:sz w:val="24"/>
          <w:szCs w:val="24"/>
        </w:rPr>
        <w:t>6.1</w:t>
      </w:r>
      <w:r w:rsidRPr="00093B42">
        <w:rPr>
          <w:rFonts w:ascii="Times New Roman" w:hAnsi="宋体"/>
          <w:color w:val="000000"/>
          <w:sz w:val="24"/>
          <w:szCs w:val="24"/>
        </w:rPr>
        <w:t>款约定获取收益分配</w:t>
      </w:r>
      <w:r w:rsidR="00357C8A" w:rsidRPr="00093B42">
        <w:rPr>
          <w:rFonts w:ascii="Times New Roman" w:hAnsi="宋体"/>
          <w:color w:val="000000"/>
          <w:sz w:val="24"/>
          <w:szCs w:val="24"/>
        </w:rPr>
        <w:t>；</w:t>
      </w:r>
    </w:p>
    <w:p w:rsidR="00357C8A" w:rsidRPr="00093B42" w:rsidRDefault="00357C8A" w:rsidP="00357C8A">
      <w:pPr>
        <w:pStyle w:val="a6"/>
        <w:adjustRightInd w:val="0"/>
        <w:snapToGrid w:val="0"/>
        <w:ind w:left="1680" w:firstLineChars="0" w:firstLine="0"/>
        <w:jc w:val="left"/>
        <w:rPr>
          <w:rFonts w:ascii="Times New Roman" w:hAnsi="Times New Roman"/>
          <w:color w:val="000000"/>
          <w:sz w:val="24"/>
          <w:szCs w:val="24"/>
        </w:rPr>
      </w:pPr>
    </w:p>
    <w:p w:rsidR="00357C8A" w:rsidRPr="00093B42" w:rsidRDefault="00357C8A" w:rsidP="001D0A07">
      <w:pPr>
        <w:pStyle w:val="a6"/>
        <w:numPr>
          <w:ilvl w:val="0"/>
          <w:numId w:val="13"/>
        </w:numPr>
        <w:adjustRightInd w:val="0"/>
        <w:snapToGrid w:val="0"/>
        <w:ind w:leftChars="400" w:left="1680" w:hangingChars="350" w:hanging="840"/>
        <w:jc w:val="left"/>
        <w:rPr>
          <w:rFonts w:ascii="Times New Roman" w:hAnsi="Times New Roman"/>
          <w:color w:val="000000"/>
          <w:sz w:val="24"/>
          <w:szCs w:val="24"/>
        </w:rPr>
      </w:pPr>
      <w:r w:rsidRPr="00093B42">
        <w:rPr>
          <w:rFonts w:ascii="Times New Roman" w:hAnsi="宋体"/>
          <w:color w:val="000000"/>
          <w:sz w:val="24"/>
          <w:szCs w:val="24"/>
        </w:rPr>
        <w:t>依据本协议第</w:t>
      </w:r>
      <w:r w:rsidRPr="00093B42">
        <w:rPr>
          <w:rFonts w:ascii="Times New Roman" w:hAnsi="Times New Roman"/>
          <w:b/>
          <w:color w:val="000000"/>
          <w:sz w:val="24"/>
          <w:szCs w:val="24"/>
        </w:rPr>
        <w:t>7.4</w:t>
      </w:r>
      <w:r w:rsidRPr="00093B42">
        <w:rPr>
          <w:rFonts w:ascii="Times New Roman" w:hAnsi="宋体"/>
          <w:color w:val="000000"/>
          <w:sz w:val="24"/>
          <w:szCs w:val="24"/>
        </w:rPr>
        <w:t>款约定提议和讨论审计机构更换事宜；</w:t>
      </w:r>
    </w:p>
    <w:p w:rsidR="00357C8A" w:rsidRPr="00093B42" w:rsidRDefault="00357C8A" w:rsidP="00357C8A">
      <w:pPr>
        <w:pStyle w:val="a6"/>
        <w:adjustRightInd w:val="0"/>
        <w:snapToGrid w:val="0"/>
        <w:ind w:left="1680" w:firstLineChars="0" w:firstLine="0"/>
        <w:jc w:val="left"/>
        <w:rPr>
          <w:rFonts w:ascii="Times New Roman" w:hAnsi="Times New Roman"/>
          <w:color w:val="000000"/>
          <w:sz w:val="24"/>
          <w:szCs w:val="24"/>
        </w:rPr>
      </w:pPr>
    </w:p>
    <w:p w:rsidR="00357C8A" w:rsidRPr="00093B42" w:rsidRDefault="00357C8A" w:rsidP="002B0188">
      <w:pPr>
        <w:pStyle w:val="a6"/>
        <w:numPr>
          <w:ilvl w:val="0"/>
          <w:numId w:val="13"/>
        </w:numPr>
        <w:adjustRightInd w:val="0"/>
        <w:snapToGrid w:val="0"/>
        <w:ind w:leftChars="400" w:left="1680" w:hangingChars="350" w:hanging="840"/>
        <w:jc w:val="left"/>
        <w:rPr>
          <w:rFonts w:ascii="Times New Roman" w:hAnsi="Times New Roman"/>
          <w:color w:val="000000"/>
          <w:sz w:val="24"/>
          <w:szCs w:val="24"/>
        </w:rPr>
      </w:pPr>
      <w:r w:rsidRPr="00093B42">
        <w:rPr>
          <w:rFonts w:ascii="Times New Roman" w:hAnsi="宋体"/>
          <w:color w:val="000000"/>
          <w:sz w:val="24"/>
          <w:szCs w:val="24"/>
        </w:rPr>
        <w:t>依据本协议第</w:t>
      </w:r>
      <w:r w:rsidRPr="00093B42">
        <w:rPr>
          <w:rFonts w:ascii="Times New Roman" w:hAnsi="Times New Roman"/>
          <w:b/>
          <w:color w:val="000000"/>
          <w:sz w:val="24"/>
          <w:szCs w:val="24"/>
        </w:rPr>
        <w:t>7.5</w:t>
      </w:r>
      <w:r w:rsidRPr="00093B42">
        <w:rPr>
          <w:rFonts w:ascii="Times New Roman" w:hAnsi="宋体"/>
          <w:color w:val="000000"/>
          <w:sz w:val="24"/>
          <w:szCs w:val="24"/>
        </w:rPr>
        <w:t>款约定获取</w:t>
      </w:r>
      <w:r w:rsidR="006F4EC0">
        <w:rPr>
          <w:rFonts w:ascii="Times New Roman" w:hAnsi="宋体"/>
          <w:color w:val="000000"/>
          <w:sz w:val="24"/>
          <w:szCs w:val="24"/>
        </w:rPr>
        <w:t>合伙企业</w:t>
      </w:r>
      <w:r w:rsidRPr="00093B42">
        <w:rPr>
          <w:rFonts w:ascii="Times New Roman" w:hAnsi="宋体"/>
          <w:color w:val="000000"/>
          <w:sz w:val="24"/>
          <w:szCs w:val="24"/>
        </w:rPr>
        <w:t>财务报告；</w:t>
      </w:r>
    </w:p>
    <w:p w:rsidR="00357C8A" w:rsidRPr="00093B42" w:rsidRDefault="00357C8A" w:rsidP="00357C8A">
      <w:pPr>
        <w:pStyle w:val="a6"/>
        <w:adjustRightInd w:val="0"/>
        <w:snapToGrid w:val="0"/>
        <w:ind w:left="1680" w:firstLineChars="0" w:firstLine="0"/>
        <w:jc w:val="left"/>
        <w:rPr>
          <w:rFonts w:ascii="Times New Roman" w:hAnsi="Times New Roman"/>
          <w:color w:val="000000"/>
          <w:sz w:val="24"/>
          <w:szCs w:val="24"/>
        </w:rPr>
      </w:pPr>
    </w:p>
    <w:p w:rsidR="00357C8A" w:rsidRPr="00093B42" w:rsidRDefault="00357C8A" w:rsidP="001D0A07">
      <w:pPr>
        <w:pStyle w:val="a6"/>
        <w:numPr>
          <w:ilvl w:val="0"/>
          <w:numId w:val="13"/>
        </w:numPr>
        <w:adjustRightInd w:val="0"/>
        <w:snapToGrid w:val="0"/>
        <w:ind w:leftChars="400" w:left="1680" w:hangingChars="350" w:hanging="840"/>
        <w:jc w:val="left"/>
        <w:rPr>
          <w:rFonts w:ascii="Times New Roman" w:hAnsi="Times New Roman"/>
          <w:color w:val="000000"/>
          <w:sz w:val="24"/>
          <w:szCs w:val="24"/>
        </w:rPr>
      </w:pPr>
      <w:r w:rsidRPr="00093B42">
        <w:rPr>
          <w:rFonts w:ascii="Times New Roman" w:hAnsi="宋体"/>
          <w:color w:val="000000"/>
          <w:sz w:val="24"/>
          <w:szCs w:val="24"/>
        </w:rPr>
        <w:t>依据本协议第</w:t>
      </w:r>
      <w:r w:rsidRPr="00093B42">
        <w:rPr>
          <w:rFonts w:ascii="Times New Roman" w:hAnsi="Times New Roman"/>
          <w:b/>
          <w:color w:val="000000"/>
          <w:sz w:val="24"/>
          <w:szCs w:val="24"/>
        </w:rPr>
        <w:t>8.1</w:t>
      </w:r>
      <w:r w:rsidRPr="00093B42">
        <w:rPr>
          <w:rFonts w:ascii="Times New Roman" w:hAnsi="宋体"/>
          <w:color w:val="000000"/>
          <w:sz w:val="24"/>
          <w:szCs w:val="24"/>
        </w:rPr>
        <w:t>款约定对有限合伙人拟转让的</w:t>
      </w:r>
      <w:r w:rsidR="006F4EC0">
        <w:rPr>
          <w:rFonts w:ascii="Times New Roman" w:hAnsi="宋体"/>
          <w:color w:val="000000"/>
          <w:sz w:val="24"/>
          <w:szCs w:val="24"/>
        </w:rPr>
        <w:t>合伙企业</w:t>
      </w:r>
      <w:r w:rsidRPr="00093B42">
        <w:rPr>
          <w:rFonts w:ascii="Times New Roman" w:hAnsi="宋体"/>
          <w:color w:val="000000"/>
          <w:sz w:val="24"/>
          <w:szCs w:val="24"/>
        </w:rPr>
        <w:t>权益享有优先购买权；</w:t>
      </w:r>
    </w:p>
    <w:p w:rsidR="00357C8A" w:rsidRPr="00093B42" w:rsidRDefault="00357C8A" w:rsidP="00357C8A">
      <w:pPr>
        <w:pStyle w:val="a6"/>
        <w:adjustRightInd w:val="0"/>
        <w:snapToGrid w:val="0"/>
        <w:ind w:left="1680" w:firstLineChars="0" w:firstLine="0"/>
        <w:jc w:val="left"/>
        <w:rPr>
          <w:rFonts w:ascii="Times New Roman" w:hAnsi="Times New Roman"/>
          <w:color w:val="000000"/>
          <w:sz w:val="24"/>
          <w:szCs w:val="24"/>
        </w:rPr>
      </w:pPr>
    </w:p>
    <w:p w:rsidR="00357C8A" w:rsidRPr="00093B42" w:rsidRDefault="00357C8A" w:rsidP="001D0A07">
      <w:pPr>
        <w:pStyle w:val="a6"/>
        <w:numPr>
          <w:ilvl w:val="0"/>
          <w:numId w:val="13"/>
        </w:numPr>
        <w:adjustRightInd w:val="0"/>
        <w:snapToGrid w:val="0"/>
        <w:ind w:leftChars="400" w:left="1680" w:hangingChars="350" w:hanging="840"/>
        <w:jc w:val="left"/>
        <w:rPr>
          <w:rFonts w:ascii="Times New Roman" w:hAnsi="Times New Roman"/>
          <w:color w:val="000000"/>
          <w:sz w:val="24"/>
          <w:szCs w:val="24"/>
        </w:rPr>
      </w:pPr>
      <w:r w:rsidRPr="00093B42">
        <w:rPr>
          <w:rFonts w:ascii="Times New Roman" w:hAnsi="宋体"/>
          <w:color w:val="000000"/>
          <w:sz w:val="24"/>
          <w:szCs w:val="24"/>
        </w:rPr>
        <w:t>依据本协议第</w:t>
      </w:r>
      <w:r w:rsidRPr="00093B42">
        <w:rPr>
          <w:rFonts w:ascii="Times New Roman" w:hAnsi="Times New Roman"/>
          <w:b/>
          <w:color w:val="000000"/>
          <w:sz w:val="24"/>
          <w:szCs w:val="24"/>
        </w:rPr>
        <w:t>11.2</w:t>
      </w:r>
      <w:r w:rsidRPr="00093B42">
        <w:rPr>
          <w:rFonts w:ascii="Times New Roman" w:hAnsi="宋体"/>
          <w:color w:val="000000"/>
          <w:sz w:val="24"/>
          <w:szCs w:val="24"/>
        </w:rPr>
        <w:t>款约定分配</w:t>
      </w:r>
      <w:r w:rsidR="006F4EC0">
        <w:rPr>
          <w:rFonts w:ascii="Times New Roman" w:hAnsi="宋体"/>
          <w:color w:val="000000"/>
          <w:sz w:val="24"/>
          <w:szCs w:val="24"/>
        </w:rPr>
        <w:t>合伙企业</w:t>
      </w:r>
      <w:r w:rsidRPr="00093B42">
        <w:rPr>
          <w:rFonts w:ascii="Times New Roman" w:hAnsi="宋体"/>
          <w:color w:val="000000"/>
          <w:sz w:val="24"/>
          <w:szCs w:val="24"/>
        </w:rPr>
        <w:t>清算的剩余财产；</w:t>
      </w:r>
    </w:p>
    <w:p w:rsidR="00357C8A" w:rsidRPr="00093B42" w:rsidRDefault="00357C8A" w:rsidP="00357C8A">
      <w:pPr>
        <w:pStyle w:val="a6"/>
        <w:adjustRightInd w:val="0"/>
        <w:snapToGrid w:val="0"/>
        <w:ind w:left="1680" w:firstLineChars="0" w:firstLine="0"/>
        <w:jc w:val="left"/>
        <w:rPr>
          <w:rFonts w:ascii="Times New Roman" w:hAnsi="Times New Roman"/>
          <w:color w:val="000000"/>
          <w:sz w:val="24"/>
          <w:szCs w:val="24"/>
        </w:rPr>
      </w:pPr>
    </w:p>
    <w:p w:rsidR="00357C8A" w:rsidRPr="00093B42" w:rsidRDefault="00357C8A" w:rsidP="001D0A07">
      <w:pPr>
        <w:pStyle w:val="a6"/>
        <w:numPr>
          <w:ilvl w:val="0"/>
          <w:numId w:val="13"/>
        </w:numPr>
        <w:adjustRightInd w:val="0"/>
        <w:snapToGrid w:val="0"/>
        <w:ind w:leftChars="400" w:left="1680" w:hangingChars="350" w:hanging="840"/>
        <w:jc w:val="left"/>
        <w:rPr>
          <w:rFonts w:ascii="Times New Roman" w:hAnsi="Times New Roman"/>
          <w:color w:val="000000"/>
          <w:sz w:val="24"/>
          <w:szCs w:val="24"/>
        </w:rPr>
      </w:pPr>
      <w:r w:rsidRPr="00093B42">
        <w:rPr>
          <w:rFonts w:ascii="Times New Roman" w:hAnsi="宋体"/>
          <w:color w:val="000000"/>
          <w:sz w:val="24"/>
          <w:szCs w:val="24"/>
        </w:rPr>
        <w:t>依据本协议约定应享有的其他权利；</w:t>
      </w:r>
    </w:p>
    <w:p w:rsidR="00357C8A" w:rsidRPr="00093B42" w:rsidRDefault="00357C8A" w:rsidP="00357C8A">
      <w:pPr>
        <w:pStyle w:val="a6"/>
        <w:adjustRightInd w:val="0"/>
        <w:snapToGrid w:val="0"/>
        <w:ind w:left="1680" w:firstLineChars="0" w:firstLine="0"/>
        <w:jc w:val="left"/>
        <w:rPr>
          <w:rFonts w:ascii="Times New Roman" w:hAnsi="Times New Roman"/>
          <w:color w:val="000000"/>
          <w:sz w:val="24"/>
          <w:szCs w:val="24"/>
        </w:rPr>
      </w:pPr>
    </w:p>
    <w:p w:rsidR="00357C8A" w:rsidRPr="00093B42" w:rsidRDefault="00357C8A" w:rsidP="00357C8A">
      <w:pPr>
        <w:pStyle w:val="a6"/>
        <w:ind w:firstLineChars="0" w:firstLine="0"/>
        <w:jc w:val="left"/>
        <w:rPr>
          <w:rFonts w:ascii="Times New Roman" w:hAnsi="Times New Roman"/>
          <w:color w:val="000000"/>
          <w:sz w:val="24"/>
          <w:szCs w:val="24"/>
        </w:rPr>
      </w:pPr>
    </w:p>
    <w:p w:rsidR="00357C8A" w:rsidRPr="00093B42" w:rsidRDefault="00357C8A" w:rsidP="001D0A07">
      <w:pPr>
        <w:numPr>
          <w:ilvl w:val="0"/>
          <w:numId w:val="30"/>
        </w:numPr>
        <w:adjustRightInd w:val="0"/>
        <w:snapToGrid w:val="0"/>
        <w:ind w:leftChars="200" w:left="1260" w:hangingChars="350" w:hanging="840"/>
        <w:jc w:val="left"/>
        <w:rPr>
          <w:color w:val="000000"/>
          <w:sz w:val="24"/>
        </w:rPr>
      </w:pPr>
      <w:r w:rsidRPr="00093B42">
        <w:rPr>
          <w:rFonts w:hAnsi="宋体"/>
          <w:color w:val="000000"/>
          <w:sz w:val="24"/>
        </w:rPr>
        <w:t>有限合伙人的义务</w:t>
      </w:r>
    </w:p>
    <w:p w:rsidR="00357C8A" w:rsidRPr="00093B42" w:rsidRDefault="00357C8A" w:rsidP="00357C8A">
      <w:pPr>
        <w:ind w:left="709"/>
        <w:jc w:val="left"/>
        <w:rPr>
          <w:color w:val="000000"/>
          <w:sz w:val="24"/>
        </w:rPr>
      </w:pPr>
    </w:p>
    <w:p w:rsidR="00357C8A" w:rsidRPr="00093B42" w:rsidRDefault="00357C8A" w:rsidP="001D0A07">
      <w:pPr>
        <w:pStyle w:val="a6"/>
        <w:numPr>
          <w:ilvl w:val="0"/>
          <w:numId w:val="31"/>
        </w:numPr>
        <w:adjustRightInd w:val="0"/>
        <w:snapToGrid w:val="0"/>
        <w:ind w:leftChars="400" w:left="1680" w:hangingChars="350" w:hanging="840"/>
        <w:jc w:val="left"/>
        <w:rPr>
          <w:rFonts w:ascii="Times New Roman" w:hAnsi="Times New Roman"/>
          <w:color w:val="000000"/>
          <w:sz w:val="24"/>
          <w:szCs w:val="24"/>
        </w:rPr>
      </w:pPr>
      <w:r w:rsidRPr="00093B42">
        <w:rPr>
          <w:rFonts w:ascii="Times New Roman" w:hAnsi="宋体"/>
          <w:color w:val="000000"/>
          <w:sz w:val="24"/>
          <w:szCs w:val="24"/>
        </w:rPr>
        <w:t>按照本协议第</w:t>
      </w:r>
      <w:r w:rsidRPr="00093B42">
        <w:rPr>
          <w:rFonts w:ascii="Times New Roman" w:hAnsi="Times New Roman"/>
          <w:b/>
          <w:color w:val="000000"/>
          <w:sz w:val="24"/>
          <w:szCs w:val="24"/>
        </w:rPr>
        <w:t>2.3</w:t>
      </w:r>
      <w:r w:rsidRPr="00093B42">
        <w:rPr>
          <w:rFonts w:ascii="Times New Roman" w:hAnsi="宋体"/>
          <w:color w:val="000000"/>
          <w:sz w:val="24"/>
          <w:szCs w:val="24"/>
        </w:rPr>
        <w:t>款约定向</w:t>
      </w:r>
      <w:r w:rsidR="006F4EC0">
        <w:rPr>
          <w:rFonts w:ascii="Times New Roman" w:hAnsi="宋体"/>
          <w:color w:val="000000"/>
          <w:sz w:val="24"/>
          <w:szCs w:val="24"/>
        </w:rPr>
        <w:t>合伙企业</w:t>
      </w:r>
      <w:r w:rsidRPr="00093B42">
        <w:rPr>
          <w:rFonts w:ascii="Times New Roman" w:hAnsi="宋体"/>
          <w:color w:val="000000"/>
          <w:sz w:val="24"/>
          <w:szCs w:val="24"/>
        </w:rPr>
        <w:t>缴付出资；</w:t>
      </w:r>
    </w:p>
    <w:p w:rsidR="00357C8A" w:rsidRPr="00093B42" w:rsidRDefault="00357C8A" w:rsidP="00357C8A">
      <w:pPr>
        <w:pStyle w:val="a6"/>
        <w:adjustRightInd w:val="0"/>
        <w:snapToGrid w:val="0"/>
        <w:ind w:left="1680" w:firstLineChars="0" w:firstLine="0"/>
        <w:jc w:val="left"/>
        <w:rPr>
          <w:rFonts w:ascii="Times New Roman" w:hAnsi="Times New Roman"/>
          <w:color w:val="000000"/>
          <w:sz w:val="24"/>
          <w:szCs w:val="24"/>
        </w:rPr>
      </w:pPr>
    </w:p>
    <w:p w:rsidR="00357C8A" w:rsidRPr="00093B42" w:rsidRDefault="00357C8A" w:rsidP="001D0A07">
      <w:pPr>
        <w:pStyle w:val="a6"/>
        <w:numPr>
          <w:ilvl w:val="0"/>
          <w:numId w:val="31"/>
        </w:numPr>
        <w:adjustRightInd w:val="0"/>
        <w:snapToGrid w:val="0"/>
        <w:ind w:leftChars="400" w:left="1680" w:hangingChars="350" w:hanging="840"/>
        <w:jc w:val="left"/>
        <w:rPr>
          <w:rFonts w:ascii="Times New Roman" w:hAnsi="Times New Roman"/>
          <w:color w:val="000000"/>
          <w:sz w:val="24"/>
          <w:szCs w:val="24"/>
        </w:rPr>
      </w:pPr>
      <w:r w:rsidRPr="00093B42">
        <w:rPr>
          <w:rFonts w:ascii="Times New Roman" w:hAnsi="宋体"/>
          <w:color w:val="000000"/>
          <w:sz w:val="24"/>
          <w:szCs w:val="24"/>
        </w:rPr>
        <w:t>有限合伙人不执行</w:t>
      </w:r>
      <w:r w:rsidR="006F4EC0">
        <w:rPr>
          <w:rFonts w:ascii="Times New Roman" w:hAnsi="宋体"/>
          <w:color w:val="000000"/>
          <w:sz w:val="24"/>
          <w:szCs w:val="24"/>
        </w:rPr>
        <w:t>合伙企业</w:t>
      </w:r>
      <w:r w:rsidRPr="00093B42">
        <w:rPr>
          <w:rFonts w:ascii="Times New Roman" w:hAnsi="宋体"/>
          <w:color w:val="000000"/>
          <w:sz w:val="24"/>
          <w:szCs w:val="24"/>
        </w:rPr>
        <w:t>合伙事务，不得对外代表</w:t>
      </w:r>
      <w:r w:rsidR="006F4EC0">
        <w:rPr>
          <w:rFonts w:ascii="Times New Roman" w:hAnsi="宋体"/>
          <w:color w:val="000000"/>
          <w:sz w:val="24"/>
          <w:szCs w:val="24"/>
        </w:rPr>
        <w:t>合伙企业</w:t>
      </w:r>
      <w:r w:rsidRPr="00093B42">
        <w:rPr>
          <w:rFonts w:ascii="Times New Roman" w:hAnsi="宋体"/>
          <w:color w:val="000000"/>
          <w:sz w:val="24"/>
          <w:szCs w:val="24"/>
        </w:rPr>
        <w:t>。任何有限合伙人均不得参与管理或控制</w:t>
      </w:r>
      <w:r w:rsidR="006F4EC0">
        <w:rPr>
          <w:rFonts w:ascii="Times New Roman" w:hAnsi="宋体"/>
          <w:color w:val="000000"/>
          <w:sz w:val="24"/>
          <w:szCs w:val="24"/>
        </w:rPr>
        <w:t>合伙企业</w:t>
      </w:r>
      <w:r w:rsidRPr="00093B42">
        <w:rPr>
          <w:rFonts w:ascii="Times New Roman" w:hAnsi="宋体"/>
          <w:color w:val="000000"/>
          <w:sz w:val="24"/>
          <w:szCs w:val="24"/>
        </w:rPr>
        <w:t>的投资业务及其他以</w:t>
      </w:r>
      <w:r w:rsidR="006F4EC0">
        <w:rPr>
          <w:rFonts w:ascii="Times New Roman" w:hAnsi="宋体"/>
          <w:color w:val="000000"/>
          <w:sz w:val="24"/>
          <w:szCs w:val="24"/>
        </w:rPr>
        <w:t>合伙企业</w:t>
      </w:r>
      <w:r w:rsidRPr="00093B42">
        <w:rPr>
          <w:rFonts w:ascii="Times New Roman" w:hAnsi="宋体"/>
          <w:color w:val="000000"/>
          <w:sz w:val="24"/>
          <w:szCs w:val="24"/>
        </w:rPr>
        <w:t>名义进行的活动、交易和业务，或代表</w:t>
      </w:r>
      <w:r w:rsidR="006F4EC0">
        <w:rPr>
          <w:rFonts w:ascii="Times New Roman" w:hAnsi="宋体"/>
          <w:color w:val="000000"/>
          <w:sz w:val="24"/>
          <w:szCs w:val="24"/>
        </w:rPr>
        <w:t>合伙企业</w:t>
      </w:r>
      <w:r w:rsidRPr="00093B42">
        <w:rPr>
          <w:rFonts w:ascii="Times New Roman" w:hAnsi="宋体"/>
          <w:color w:val="000000"/>
          <w:sz w:val="24"/>
          <w:szCs w:val="24"/>
        </w:rPr>
        <w:t>签署文件，或从事其他对</w:t>
      </w:r>
      <w:r w:rsidR="006F4EC0">
        <w:rPr>
          <w:rFonts w:ascii="Times New Roman" w:hAnsi="宋体"/>
          <w:color w:val="000000"/>
          <w:sz w:val="24"/>
          <w:szCs w:val="24"/>
        </w:rPr>
        <w:t>合伙企业</w:t>
      </w:r>
      <w:r w:rsidRPr="00093B42">
        <w:rPr>
          <w:rFonts w:ascii="Times New Roman" w:hAnsi="宋体"/>
          <w:color w:val="000000"/>
          <w:sz w:val="24"/>
          <w:szCs w:val="24"/>
        </w:rPr>
        <w:t>形成约束的行为；</w:t>
      </w:r>
    </w:p>
    <w:p w:rsidR="00357C8A" w:rsidRPr="00093B42" w:rsidRDefault="00357C8A" w:rsidP="00357C8A">
      <w:pPr>
        <w:pStyle w:val="a6"/>
        <w:adjustRightInd w:val="0"/>
        <w:snapToGrid w:val="0"/>
        <w:ind w:left="1680" w:firstLineChars="0" w:firstLine="0"/>
        <w:jc w:val="left"/>
        <w:rPr>
          <w:rFonts w:ascii="Times New Roman" w:hAnsi="Times New Roman"/>
          <w:color w:val="000000"/>
          <w:sz w:val="24"/>
          <w:szCs w:val="24"/>
        </w:rPr>
      </w:pPr>
    </w:p>
    <w:p w:rsidR="00357C8A" w:rsidRPr="00093B42" w:rsidRDefault="00357C8A" w:rsidP="001D0A07">
      <w:pPr>
        <w:pStyle w:val="a6"/>
        <w:numPr>
          <w:ilvl w:val="0"/>
          <w:numId w:val="31"/>
        </w:numPr>
        <w:adjustRightInd w:val="0"/>
        <w:snapToGrid w:val="0"/>
        <w:ind w:leftChars="400" w:left="1680" w:hangingChars="350" w:hanging="840"/>
        <w:jc w:val="left"/>
        <w:rPr>
          <w:rFonts w:ascii="Times New Roman" w:hAnsi="Times New Roman"/>
          <w:color w:val="000000"/>
          <w:sz w:val="24"/>
          <w:szCs w:val="24"/>
        </w:rPr>
      </w:pPr>
      <w:r w:rsidRPr="00093B42">
        <w:rPr>
          <w:rFonts w:ascii="Times New Roman" w:hAnsi="宋体"/>
          <w:color w:val="000000"/>
          <w:sz w:val="24"/>
          <w:szCs w:val="24"/>
        </w:rPr>
        <w:t>有限合伙人行使除名、更换、选定普通合伙人权利时，应遵守本协议的明确约定；</w:t>
      </w:r>
    </w:p>
    <w:p w:rsidR="00357C8A" w:rsidRPr="00093B42" w:rsidRDefault="00357C8A" w:rsidP="00357C8A">
      <w:pPr>
        <w:pStyle w:val="a6"/>
        <w:adjustRightInd w:val="0"/>
        <w:snapToGrid w:val="0"/>
        <w:ind w:left="1680" w:firstLineChars="0" w:firstLine="0"/>
        <w:jc w:val="left"/>
        <w:rPr>
          <w:rFonts w:ascii="Times New Roman" w:hAnsi="Times New Roman"/>
          <w:color w:val="000000"/>
          <w:sz w:val="24"/>
          <w:szCs w:val="24"/>
        </w:rPr>
      </w:pPr>
    </w:p>
    <w:p w:rsidR="00357C8A" w:rsidRPr="00093B42" w:rsidRDefault="00357C8A" w:rsidP="001D0A07">
      <w:pPr>
        <w:pStyle w:val="a6"/>
        <w:numPr>
          <w:ilvl w:val="0"/>
          <w:numId w:val="31"/>
        </w:numPr>
        <w:adjustRightInd w:val="0"/>
        <w:snapToGrid w:val="0"/>
        <w:ind w:leftChars="400" w:left="1680" w:hangingChars="350" w:hanging="840"/>
        <w:jc w:val="left"/>
        <w:rPr>
          <w:rFonts w:ascii="Times New Roman" w:hAnsi="Times New Roman"/>
          <w:color w:val="000000"/>
          <w:sz w:val="24"/>
          <w:szCs w:val="24"/>
        </w:rPr>
      </w:pPr>
      <w:r w:rsidRPr="00093B42">
        <w:rPr>
          <w:rFonts w:ascii="Times New Roman" w:hAnsi="宋体"/>
          <w:color w:val="000000"/>
          <w:sz w:val="24"/>
          <w:szCs w:val="24"/>
        </w:rPr>
        <w:t>依据本协议约定应履行的其他义务。</w:t>
      </w:r>
    </w:p>
    <w:p w:rsidR="00357C8A" w:rsidRPr="00093B42" w:rsidRDefault="00357C8A" w:rsidP="00357C8A">
      <w:pPr>
        <w:pStyle w:val="a6"/>
        <w:ind w:left="1288" w:firstLineChars="0" w:firstLine="0"/>
        <w:jc w:val="left"/>
        <w:rPr>
          <w:rFonts w:ascii="Times New Roman" w:hAnsi="Times New Roman"/>
          <w:color w:val="000000"/>
          <w:sz w:val="24"/>
          <w:szCs w:val="24"/>
        </w:rPr>
      </w:pPr>
    </w:p>
    <w:p w:rsidR="00357C8A" w:rsidRPr="00093B42" w:rsidRDefault="00357C8A" w:rsidP="001D0A07">
      <w:pPr>
        <w:numPr>
          <w:ilvl w:val="0"/>
          <w:numId w:val="22"/>
        </w:numPr>
        <w:ind w:leftChars="200" w:left="959" w:hanging="539"/>
        <w:jc w:val="left"/>
        <w:rPr>
          <w:b/>
          <w:color w:val="000000"/>
          <w:sz w:val="24"/>
        </w:rPr>
      </w:pPr>
      <w:r w:rsidRPr="00093B42">
        <w:rPr>
          <w:rFonts w:hAnsi="宋体"/>
          <w:b/>
          <w:color w:val="000000"/>
          <w:sz w:val="24"/>
        </w:rPr>
        <w:t>普通合伙人的权利和义务</w:t>
      </w:r>
    </w:p>
    <w:p w:rsidR="00357C8A" w:rsidRPr="00093B42" w:rsidRDefault="00357C8A" w:rsidP="00357C8A">
      <w:pPr>
        <w:ind w:left="840"/>
        <w:jc w:val="left"/>
        <w:rPr>
          <w:b/>
          <w:color w:val="000000"/>
          <w:sz w:val="24"/>
        </w:rPr>
      </w:pPr>
    </w:p>
    <w:p w:rsidR="00357C8A" w:rsidRPr="00093B42" w:rsidRDefault="00357C8A" w:rsidP="001D0A07">
      <w:pPr>
        <w:numPr>
          <w:ilvl w:val="0"/>
          <w:numId w:val="32"/>
        </w:numPr>
        <w:ind w:leftChars="200" w:left="1260" w:hangingChars="350" w:hanging="840"/>
        <w:jc w:val="left"/>
        <w:rPr>
          <w:color w:val="000000"/>
          <w:sz w:val="24"/>
        </w:rPr>
      </w:pPr>
      <w:r w:rsidRPr="00093B42">
        <w:rPr>
          <w:color w:val="000000"/>
          <w:sz w:val="24"/>
        </w:rPr>
        <w:t xml:space="preserve"> </w:t>
      </w:r>
      <w:r w:rsidRPr="00093B42">
        <w:rPr>
          <w:rFonts w:hAnsi="宋体"/>
          <w:color w:val="000000"/>
          <w:sz w:val="24"/>
        </w:rPr>
        <w:t>普通合伙人的权利</w:t>
      </w:r>
    </w:p>
    <w:p w:rsidR="00357C8A" w:rsidRPr="00093B42" w:rsidRDefault="00357C8A" w:rsidP="00357C8A">
      <w:pPr>
        <w:ind w:left="290"/>
        <w:jc w:val="left"/>
        <w:rPr>
          <w:color w:val="000000"/>
          <w:sz w:val="24"/>
        </w:rPr>
      </w:pPr>
    </w:p>
    <w:p w:rsidR="00357C8A" w:rsidRPr="00093B42" w:rsidRDefault="00357C8A" w:rsidP="001D0A07">
      <w:pPr>
        <w:pStyle w:val="a6"/>
        <w:numPr>
          <w:ilvl w:val="0"/>
          <w:numId w:val="14"/>
        </w:numPr>
        <w:adjustRightInd w:val="0"/>
        <w:snapToGrid w:val="0"/>
        <w:ind w:leftChars="400" w:left="1680" w:hangingChars="350" w:hanging="840"/>
        <w:jc w:val="left"/>
        <w:rPr>
          <w:rFonts w:ascii="Times New Roman" w:hAnsi="Times New Roman"/>
          <w:color w:val="000000"/>
          <w:sz w:val="24"/>
          <w:szCs w:val="24"/>
        </w:rPr>
      </w:pPr>
      <w:r w:rsidRPr="00093B42">
        <w:rPr>
          <w:rFonts w:ascii="Times New Roman" w:hAnsi="宋体"/>
          <w:color w:val="000000"/>
          <w:sz w:val="24"/>
          <w:szCs w:val="24"/>
        </w:rPr>
        <w:t>普通合伙人对于其认缴的出资，享有与有限合伙人相同的财产权利以及按照本协议约定取得收益分配的权利；</w:t>
      </w:r>
    </w:p>
    <w:p w:rsidR="00357C8A" w:rsidRPr="00093B42" w:rsidRDefault="00357C8A" w:rsidP="00357C8A">
      <w:pPr>
        <w:pStyle w:val="a6"/>
        <w:adjustRightInd w:val="0"/>
        <w:snapToGrid w:val="0"/>
        <w:ind w:left="1680" w:firstLineChars="0" w:firstLine="0"/>
        <w:jc w:val="left"/>
        <w:rPr>
          <w:rFonts w:ascii="Times New Roman" w:hAnsi="Times New Roman"/>
          <w:color w:val="000000"/>
          <w:sz w:val="24"/>
          <w:szCs w:val="24"/>
        </w:rPr>
      </w:pPr>
    </w:p>
    <w:p w:rsidR="00357C8A" w:rsidRPr="00093B42" w:rsidRDefault="00357C8A" w:rsidP="001D0A07">
      <w:pPr>
        <w:pStyle w:val="a6"/>
        <w:numPr>
          <w:ilvl w:val="0"/>
          <w:numId w:val="14"/>
        </w:numPr>
        <w:adjustRightInd w:val="0"/>
        <w:snapToGrid w:val="0"/>
        <w:ind w:leftChars="400" w:left="1680" w:hangingChars="350" w:hanging="840"/>
        <w:jc w:val="left"/>
        <w:rPr>
          <w:rFonts w:ascii="Times New Roman" w:hAnsi="Times New Roman"/>
          <w:color w:val="000000"/>
          <w:sz w:val="24"/>
          <w:szCs w:val="24"/>
        </w:rPr>
      </w:pPr>
      <w:r w:rsidRPr="00093B42">
        <w:rPr>
          <w:rFonts w:ascii="Times New Roman" w:hAnsi="宋体"/>
          <w:color w:val="000000"/>
          <w:sz w:val="24"/>
          <w:szCs w:val="24"/>
        </w:rPr>
        <w:t>依据本协议第</w:t>
      </w:r>
      <w:r w:rsidRPr="00093B42">
        <w:rPr>
          <w:rFonts w:ascii="Times New Roman" w:hAnsi="Times New Roman"/>
          <w:b/>
          <w:color w:val="000000"/>
          <w:sz w:val="24"/>
          <w:szCs w:val="24"/>
        </w:rPr>
        <w:t>3</w:t>
      </w:r>
      <w:r w:rsidRPr="00093B42">
        <w:rPr>
          <w:rFonts w:ascii="Times New Roman" w:hAnsi="宋体"/>
          <w:color w:val="000000"/>
          <w:sz w:val="24"/>
          <w:szCs w:val="24"/>
        </w:rPr>
        <w:t>条及第</w:t>
      </w:r>
      <w:r w:rsidRPr="00093B42">
        <w:rPr>
          <w:rFonts w:ascii="Times New Roman" w:hAnsi="Times New Roman"/>
          <w:b/>
          <w:color w:val="000000"/>
          <w:sz w:val="24"/>
          <w:szCs w:val="24"/>
        </w:rPr>
        <w:t>4</w:t>
      </w:r>
      <w:r w:rsidRPr="00093B42">
        <w:rPr>
          <w:rFonts w:ascii="Times New Roman" w:hAnsi="宋体"/>
          <w:color w:val="000000"/>
          <w:sz w:val="24"/>
          <w:szCs w:val="24"/>
        </w:rPr>
        <w:t>条约定享有对</w:t>
      </w:r>
      <w:r w:rsidR="006F4EC0">
        <w:rPr>
          <w:rFonts w:ascii="Times New Roman" w:hAnsi="宋体"/>
          <w:color w:val="000000"/>
          <w:sz w:val="24"/>
          <w:szCs w:val="24"/>
        </w:rPr>
        <w:t>合伙企业</w:t>
      </w:r>
      <w:r w:rsidRPr="00093B42">
        <w:rPr>
          <w:rFonts w:ascii="Times New Roman" w:hAnsi="宋体"/>
          <w:color w:val="000000"/>
          <w:sz w:val="24"/>
          <w:szCs w:val="24"/>
        </w:rPr>
        <w:t>合伙事务（包括</w:t>
      </w:r>
      <w:r w:rsidR="006F4EC0">
        <w:rPr>
          <w:rFonts w:ascii="Times New Roman" w:hAnsi="宋体"/>
          <w:color w:val="000000"/>
          <w:sz w:val="24"/>
          <w:szCs w:val="24"/>
        </w:rPr>
        <w:t>合伙企业</w:t>
      </w:r>
      <w:r w:rsidRPr="00093B42">
        <w:rPr>
          <w:rFonts w:ascii="Times New Roman" w:hAnsi="宋体"/>
          <w:color w:val="000000"/>
          <w:sz w:val="24"/>
          <w:szCs w:val="24"/>
        </w:rPr>
        <w:t>投资业务）的管理权、决策权及执行权；</w:t>
      </w:r>
    </w:p>
    <w:p w:rsidR="00357C8A" w:rsidRPr="00093B42" w:rsidRDefault="00357C8A" w:rsidP="00357C8A">
      <w:pPr>
        <w:pStyle w:val="a6"/>
        <w:adjustRightInd w:val="0"/>
        <w:snapToGrid w:val="0"/>
        <w:ind w:left="1680" w:firstLineChars="0" w:firstLine="0"/>
        <w:jc w:val="left"/>
        <w:rPr>
          <w:rFonts w:ascii="Times New Roman" w:hAnsi="Times New Roman"/>
          <w:color w:val="000000"/>
          <w:sz w:val="24"/>
          <w:szCs w:val="24"/>
        </w:rPr>
      </w:pPr>
    </w:p>
    <w:p w:rsidR="00357C8A" w:rsidRPr="00093B42" w:rsidRDefault="00EB2442" w:rsidP="001D0A07">
      <w:pPr>
        <w:pStyle w:val="a6"/>
        <w:numPr>
          <w:ilvl w:val="0"/>
          <w:numId w:val="14"/>
        </w:numPr>
        <w:adjustRightInd w:val="0"/>
        <w:snapToGrid w:val="0"/>
        <w:ind w:leftChars="400" w:left="1680" w:hangingChars="350" w:hanging="840"/>
        <w:jc w:val="left"/>
        <w:rPr>
          <w:rFonts w:ascii="Times New Roman" w:hAnsi="Times New Roman"/>
          <w:color w:val="000000"/>
          <w:sz w:val="24"/>
          <w:szCs w:val="24"/>
        </w:rPr>
      </w:pPr>
      <w:r w:rsidRPr="00093B42">
        <w:rPr>
          <w:rFonts w:ascii="Times New Roman" w:hAnsi="宋体"/>
          <w:color w:val="000000"/>
          <w:sz w:val="24"/>
          <w:szCs w:val="24"/>
        </w:rPr>
        <w:t>依据本协议第</w:t>
      </w:r>
      <w:r w:rsidRPr="00093B42">
        <w:rPr>
          <w:rFonts w:ascii="Times New Roman" w:hAnsi="Times New Roman"/>
          <w:b/>
          <w:color w:val="000000"/>
          <w:sz w:val="24"/>
          <w:szCs w:val="24"/>
        </w:rPr>
        <w:t>4.3</w:t>
      </w:r>
      <w:r w:rsidRPr="00093B42">
        <w:rPr>
          <w:rFonts w:ascii="Times New Roman" w:hAnsi="宋体"/>
          <w:color w:val="000000"/>
          <w:sz w:val="24"/>
          <w:szCs w:val="24"/>
        </w:rPr>
        <w:t>款约定召集并主持合伙人会议</w:t>
      </w:r>
      <w:r w:rsidR="00357C8A" w:rsidRPr="00093B42">
        <w:rPr>
          <w:rFonts w:ascii="Times New Roman" w:hAnsi="宋体"/>
          <w:color w:val="000000"/>
          <w:sz w:val="24"/>
          <w:szCs w:val="24"/>
        </w:rPr>
        <w:t>；</w:t>
      </w:r>
    </w:p>
    <w:p w:rsidR="00357C8A" w:rsidRPr="00093B42" w:rsidRDefault="00357C8A" w:rsidP="00357C8A">
      <w:pPr>
        <w:pStyle w:val="a6"/>
        <w:adjustRightInd w:val="0"/>
        <w:snapToGrid w:val="0"/>
        <w:ind w:left="1680" w:firstLineChars="0" w:firstLine="0"/>
        <w:jc w:val="left"/>
        <w:rPr>
          <w:rFonts w:ascii="Times New Roman" w:hAnsi="Times New Roman"/>
          <w:color w:val="000000"/>
          <w:sz w:val="24"/>
          <w:szCs w:val="24"/>
        </w:rPr>
      </w:pPr>
    </w:p>
    <w:p w:rsidR="00357C8A" w:rsidRPr="00093B42" w:rsidRDefault="00357C8A" w:rsidP="001D0A07">
      <w:pPr>
        <w:pStyle w:val="a6"/>
        <w:numPr>
          <w:ilvl w:val="0"/>
          <w:numId w:val="14"/>
        </w:numPr>
        <w:adjustRightInd w:val="0"/>
        <w:snapToGrid w:val="0"/>
        <w:ind w:leftChars="400" w:left="1680" w:hangingChars="350" w:hanging="840"/>
        <w:jc w:val="left"/>
        <w:rPr>
          <w:rFonts w:ascii="Times New Roman" w:hAnsi="Times New Roman"/>
          <w:color w:val="000000"/>
          <w:sz w:val="24"/>
          <w:szCs w:val="24"/>
        </w:rPr>
      </w:pPr>
      <w:r w:rsidRPr="00093B42">
        <w:rPr>
          <w:rFonts w:ascii="Times New Roman" w:hAnsi="宋体"/>
          <w:color w:val="000000"/>
          <w:sz w:val="24"/>
          <w:szCs w:val="24"/>
        </w:rPr>
        <w:t>依据本协议第</w:t>
      </w:r>
      <w:r w:rsidRPr="00093B42">
        <w:rPr>
          <w:rFonts w:ascii="Times New Roman" w:hAnsi="Times New Roman"/>
          <w:b/>
          <w:color w:val="000000"/>
          <w:sz w:val="24"/>
          <w:szCs w:val="24"/>
        </w:rPr>
        <w:t>11.2</w:t>
      </w:r>
      <w:r w:rsidRPr="00093B42">
        <w:rPr>
          <w:rFonts w:ascii="Times New Roman" w:hAnsi="宋体"/>
          <w:color w:val="000000"/>
          <w:sz w:val="24"/>
          <w:szCs w:val="24"/>
        </w:rPr>
        <w:t>款约定分配</w:t>
      </w:r>
      <w:r w:rsidR="006F4EC0">
        <w:rPr>
          <w:rFonts w:ascii="Times New Roman" w:hAnsi="宋体"/>
          <w:color w:val="000000"/>
          <w:sz w:val="24"/>
          <w:szCs w:val="24"/>
        </w:rPr>
        <w:t>合伙企业</w:t>
      </w:r>
      <w:r w:rsidRPr="00093B42">
        <w:rPr>
          <w:rFonts w:ascii="Times New Roman" w:hAnsi="宋体"/>
          <w:color w:val="000000"/>
          <w:sz w:val="24"/>
          <w:szCs w:val="24"/>
        </w:rPr>
        <w:t>清算的剩余财产；</w:t>
      </w:r>
    </w:p>
    <w:p w:rsidR="00357C8A" w:rsidRPr="00093B42" w:rsidRDefault="00357C8A" w:rsidP="00357C8A">
      <w:pPr>
        <w:pStyle w:val="a6"/>
        <w:adjustRightInd w:val="0"/>
        <w:snapToGrid w:val="0"/>
        <w:ind w:left="1680" w:firstLineChars="0" w:firstLine="0"/>
        <w:jc w:val="left"/>
        <w:rPr>
          <w:rFonts w:ascii="Times New Roman" w:hAnsi="Times New Roman"/>
          <w:color w:val="000000"/>
          <w:sz w:val="24"/>
          <w:szCs w:val="24"/>
        </w:rPr>
      </w:pPr>
    </w:p>
    <w:p w:rsidR="00357C8A" w:rsidRPr="00DE3149" w:rsidRDefault="00357C8A" w:rsidP="001D0A07">
      <w:pPr>
        <w:pStyle w:val="a6"/>
        <w:numPr>
          <w:ilvl w:val="0"/>
          <w:numId w:val="14"/>
        </w:numPr>
        <w:adjustRightInd w:val="0"/>
        <w:snapToGrid w:val="0"/>
        <w:ind w:leftChars="400" w:left="1680" w:hangingChars="350" w:hanging="840"/>
        <w:jc w:val="left"/>
        <w:rPr>
          <w:rFonts w:ascii="Times New Roman" w:hAnsi="Times New Roman" w:hint="eastAsia"/>
          <w:color w:val="000000"/>
          <w:sz w:val="24"/>
          <w:szCs w:val="24"/>
        </w:rPr>
      </w:pPr>
      <w:r w:rsidRPr="00093B42">
        <w:rPr>
          <w:rFonts w:ascii="Times New Roman" w:hAnsi="宋体"/>
          <w:color w:val="000000"/>
          <w:sz w:val="24"/>
          <w:szCs w:val="24"/>
        </w:rPr>
        <w:t>依据本协议约定应享有的其他权利。</w:t>
      </w:r>
    </w:p>
    <w:p w:rsidR="00DE3149" w:rsidRDefault="00DE3149" w:rsidP="00DE3149">
      <w:pPr>
        <w:pStyle w:val="a6"/>
        <w:ind w:firstLine="480"/>
        <w:rPr>
          <w:rFonts w:ascii="Times New Roman" w:hAnsi="Times New Roman" w:hint="eastAsia"/>
          <w:color w:val="000000"/>
          <w:sz w:val="24"/>
          <w:szCs w:val="24"/>
        </w:rPr>
      </w:pPr>
    </w:p>
    <w:p w:rsidR="00DE3149" w:rsidRPr="00093B42" w:rsidRDefault="00DE3149" w:rsidP="001D0A07">
      <w:pPr>
        <w:pStyle w:val="a6"/>
        <w:numPr>
          <w:ilvl w:val="0"/>
          <w:numId w:val="14"/>
        </w:numPr>
        <w:adjustRightInd w:val="0"/>
        <w:snapToGrid w:val="0"/>
        <w:ind w:leftChars="400" w:left="1680" w:hangingChars="350" w:hanging="840"/>
        <w:jc w:val="left"/>
        <w:rPr>
          <w:rFonts w:ascii="Times New Roman" w:hAnsi="Times New Roman"/>
          <w:color w:val="000000"/>
          <w:sz w:val="24"/>
          <w:szCs w:val="24"/>
        </w:rPr>
      </w:pPr>
      <w:r>
        <w:rPr>
          <w:rFonts w:ascii="Times New Roman" w:hAnsi="Times New Roman" w:hint="eastAsia"/>
          <w:color w:val="000000"/>
          <w:sz w:val="24"/>
          <w:szCs w:val="24"/>
        </w:rPr>
        <w:t>普通合伙人在基金募集期间，有权拒绝</w:t>
      </w:r>
      <w:r w:rsidR="000451C5">
        <w:rPr>
          <w:rFonts w:ascii="Times New Roman" w:hAnsi="Times New Roman" w:hint="eastAsia"/>
          <w:color w:val="000000"/>
          <w:sz w:val="24"/>
          <w:szCs w:val="24"/>
        </w:rPr>
        <w:t>拟出资投资人</w:t>
      </w:r>
      <w:r w:rsidR="00270CA8">
        <w:rPr>
          <w:rFonts w:ascii="Times New Roman" w:hAnsi="Times New Roman" w:hint="eastAsia"/>
          <w:color w:val="000000"/>
          <w:sz w:val="24"/>
          <w:szCs w:val="24"/>
        </w:rPr>
        <w:t>的出资及入伙，并退还其本金。</w:t>
      </w:r>
    </w:p>
    <w:p w:rsidR="00357C8A" w:rsidRPr="000451C5" w:rsidRDefault="00357C8A" w:rsidP="00357C8A">
      <w:pPr>
        <w:pStyle w:val="a6"/>
        <w:ind w:left="720" w:firstLineChars="0" w:firstLine="0"/>
        <w:jc w:val="left"/>
        <w:rPr>
          <w:rFonts w:ascii="Times New Roman" w:hAnsi="Times New Roman"/>
          <w:color w:val="000000"/>
          <w:sz w:val="24"/>
          <w:szCs w:val="24"/>
        </w:rPr>
      </w:pPr>
    </w:p>
    <w:p w:rsidR="00357C8A" w:rsidRPr="00093B42" w:rsidRDefault="00357C8A" w:rsidP="001D0A07">
      <w:pPr>
        <w:numPr>
          <w:ilvl w:val="0"/>
          <w:numId w:val="32"/>
        </w:numPr>
        <w:adjustRightInd w:val="0"/>
        <w:snapToGrid w:val="0"/>
        <w:ind w:leftChars="200" w:left="1260" w:hangingChars="350" w:hanging="840"/>
        <w:jc w:val="left"/>
        <w:rPr>
          <w:color w:val="000000"/>
          <w:sz w:val="24"/>
        </w:rPr>
      </w:pPr>
      <w:r w:rsidRPr="00093B42">
        <w:rPr>
          <w:rFonts w:hAnsi="宋体"/>
          <w:color w:val="000000"/>
          <w:sz w:val="24"/>
        </w:rPr>
        <w:t>普通合伙人的义务</w:t>
      </w:r>
    </w:p>
    <w:p w:rsidR="00357C8A" w:rsidRPr="00093B42" w:rsidRDefault="00357C8A" w:rsidP="00357C8A">
      <w:pPr>
        <w:ind w:left="426"/>
        <w:jc w:val="left"/>
        <w:rPr>
          <w:color w:val="000000"/>
          <w:sz w:val="24"/>
        </w:rPr>
      </w:pPr>
    </w:p>
    <w:p w:rsidR="00357C8A" w:rsidRPr="00093B42" w:rsidRDefault="00357C8A" w:rsidP="001D0A07">
      <w:pPr>
        <w:pStyle w:val="a6"/>
        <w:numPr>
          <w:ilvl w:val="0"/>
          <w:numId w:val="15"/>
        </w:numPr>
        <w:adjustRightInd w:val="0"/>
        <w:snapToGrid w:val="0"/>
        <w:ind w:leftChars="400" w:left="1680" w:hangingChars="350" w:hanging="840"/>
        <w:jc w:val="left"/>
        <w:rPr>
          <w:rFonts w:ascii="Times New Roman" w:hAnsi="Times New Roman"/>
          <w:color w:val="000000"/>
          <w:sz w:val="24"/>
          <w:szCs w:val="24"/>
        </w:rPr>
      </w:pPr>
      <w:r w:rsidRPr="00093B42">
        <w:rPr>
          <w:rFonts w:ascii="Times New Roman" w:hAnsi="宋体"/>
          <w:color w:val="000000"/>
          <w:sz w:val="24"/>
          <w:szCs w:val="24"/>
        </w:rPr>
        <w:t>依据本协议第</w:t>
      </w:r>
      <w:r w:rsidRPr="00093B42">
        <w:rPr>
          <w:rFonts w:ascii="Times New Roman" w:hAnsi="Times New Roman"/>
          <w:b/>
          <w:color w:val="000000"/>
          <w:sz w:val="24"/>
          <w:szCs w:val="24"/>
        </w:rPr>
        <w:t>2.3</w:t>
      </w:r>
      <w:r w:rsidRPr="00093B42">
        <w:rPr>
          <w:rFonts w:ascii="Times New Roman" w:hAnsi="宋体"/>
          <w:color w:val="000000"/>
          <w:sz w:val="24"/>
          <w:szCs w:val="24"/>
        </w:rPr>
        <w:t>款约定向</w:t>
      </w:r>
      <w:r w:rsidR="006F4EC0">
        <w:rPr>
          <w:rFonts w:ascii="Times New Roman" w:hAnsi="宋体"/>
          <w:color w:val="000000"/>
          <w:sz w:val="24"/>
          <w:szCs w:val="24"/>
        </w:rPr>
        <w:t>合伙企业</w:t>
      </w:r>
      <w:r w:rsidRPr="00093B42">
        <w:rPr>
          <w:rFonts w:ascii="Times New Roman" w:hAnsi="宋体"/>
          <w:color w:val="000000"/>
          <w:sz w:val="24"/>
          <w:szCs w:val="24"/>
        </w:rPr>
        <w:t>缴付出资；</w:t>
      </w:r>
    </w:p>
    <w:p w:rsidR="00357C8A" w:rsidRPr="00093B42" w:rsidRDefault="00357C8A" w:rsidP="00357C8A">
      <w:pPr>
        <w:pStyle w:val="a6"/>
        <w:adjustRightInd w:val="0"/>
        <w:snapToGrid w:val="0"/>
        <w:ind w:left="1680" w:firstLineChars="0" w:firstLine="0"/>
        <w:jc w:val="left"/>
        <w:rPr>
          <w:rFonts w:ascii="Times New Roman" w:hAnsi="Times New Roman"/>
          <w:color w:val="000000"/>
          <w:sz w:val="24"/>
          <w:szCs w:val="24"/>
        </w:rPr>
      </w:pPr>
    </w:p>
    <w:p w:rsidR="00357C8A" w:rsidRPr="00093B42" w:rsidRDefault="00357C8A" w:rsidP="001D0A07">
      <w:pPr>
        <w:pStyle w:val="a6"/>
        <w:numPr>
          <w:ilvl w:val="0"/>
          <w:numId w:val="15"/>
        </w:numPr>
        <w:adjustRightInd w:val="0"/>
        <w:snapToGrid w:val="0"/>
        <w:ind w:leftChars="400" w:left="1680" w:hangingChars="350" w:hanging="840"/>
        <w:jc w:val="left"/>
        <w:rPr>
          <w:rFonts w:ascii="Times New Roman" w:hAnsi="Times New Roman"/>
          <w:color w:val="000000"/>
          <w:sz w:val="24"/>
          <w:szCs w:val="24"/>
        </w:rPr>
      </w:pPr>
      <w:r w:rsidRPr="00093B42">
        <w:rPr>
          <w:rFonts w:ascii="Times New Roman" w:hAnsi="宋体"/>
          <w:color w:val="000000"/>
          <w:sz w:val="24"/>
          <w:szCs w:val="24"/>
        </w:rPr>
        <w:t>应基于诚实信用原则为</w:t>
      </w:r>
      <w:r w:rsidR="006F4EC0">
        <w:rPr>
          <w:rFonts w:ascii="Times New Roman" w:hAnsi="宋体"/>
          <w:color w:val="000000"/>
          <w:sz w:val="24"/>
          <w:szCs w:val="24"/>
        </w:rPr>
        <w:t>合伙企业</w:t>
      </w:r>
      <w:r w:rsidRPr="00093B42">
        <w:rPr>
          <w:rFonts w:ascii="Times New Roman" w:hAnsi="宋体"/>
          <w:color w:val="000000"/>
          <w:sz w:val="24"/>
          <w:szCs w:val="24"/>
        </w:rPr>
        <w:t>谋求最大利益；</w:t>
      </w:r>
    </w:p>
    <w:p w:rsidR="00357C8A" w:rsidRPr="00093B42" w:rsidRDefault="00357C8A" w:rsidP="00357C8A">
      <w:pPr>
        <w:pStyle w:val="a6"/>
        <w:adjustRightInd w:val="0"/>
        <w:snapToGrid w:val="0"/>
        <w:ind w:left="1680" w:firstLineChars="0" w:firstLine="0"/>
        <w:jc w:val="left"/>
        <w:rPr>
          <w:rFonts w:ascii="Times New Roman" w:hAnsi="Times New Roman"/>
          <w:color w:val="000000"/>
          <w:sz w:val="24"/>
          <w:szCs w:val="24"/>
        </w:rPr>
      </w:pPr>
    </w:p>
    <w:p w:rsidR="00357C8A" w:rsidRPr="00093B42" w:rsidRDefault="00357C8A" w:rsidP="001D0A07">
      <w:pPr>
        <w:pStyle w:val="a6"/>
        <w:numPr>
          <w:ilvl w:val="0"/>
          <w:numId w:val="15"/>
        </w:numPr>
        <w:adjustRightInd w:val="0"/>
        <w:snapToGrid w:val="0"/>
        <w:ind w:leftChars="400" w:left="1680" w:hangingChars="350" w:hanging="840"/>
        <w:jc w:val="left"/>
        <w:rPr>
          <w:rFonts w:ascii="Times New Roman" w:hAnsi="Times New Roman"/>
          <w:color w:val="000000"/>
          <w:sz w:val="24"/>
          <w:szCs w:val="24"/>
        </w:rPr>
      </w:pPr>
      <w:r w:rsidRPr="00093B42">
        <w:rPr>
          <w:rFonts w:ascii="Times New Roman" w:hAnsi="宋体"/>
          <w:color w:val="000000"/>
          <w:sz w:val="24"/>
          <w:szCs w:val="24"/>
        </w:rPr>
        <w:t>作为</w:t>
      </w:r>
      <w:r w:rsidR="006F4EC0">
        <w:rPr>
          <w:rFonts w:ascii="Times New Roman" w:hAnsi="宋体"/>
          <w:color w:val="000000"/>
          <w:sz w:val="24"/>
          <w:szCs w:val="24"/>
        </w:rPr>
        <w:t>合伙企业</w:t>
      </w:r>
      <w:r w:rsidRPr="00093B42">
        <w:rPr>
          <w:rFonts w:ascii="Times New Roman" w:hAnsi="宋体"/>
          <w:color w:val="000000"/>
          <w:sz w:val="24"/>
          <w:szCs w:val="24"/>
        </w:rPr>
        <w:t>的执行事务合伙人，全权负责</w:t>
      </w:r>
      <w:r w:rsidR="006F4EC0">
        <w:rPr>
          <w:rFonts w:ascii="Times New Roman" w:hAnsi="宋体"/>
          <w:color w:val="000000"/>
          <w:sz w:val="24"/>
          <w:szCs w:val="24"/>
        </w:rPr>
        <w:t>合伙企业</w:t>
      </w:r>
      <w:r w:rsidRPr="00093B42">
        <w:rPr>
          <w:rFonts w:ascii="Times New Roman" w:hAnsi="宋体"/>
          <w:color w:val="000000"/>
          <w:sz w:val="24"/>
          <w:szCs w:val="24"/>
        </w:rPr>
        <w:t>的运营、管理、控制、决策及其他所有合伙事务；</w:t>
      </w:r>
    </w:p>
    <w:p w:rsidR="00357C8A" w:rsidRPr="00093B42" w:rsidRDefault="00357C8A" w:rsidP="00357C8A">
      <w:pPr>
        <w:pStyle w:val="a6"/>
        <w:adjustRightInd w:val="0"/>
        <w:snapToGrid w:val="0"/>
        <w:ind w:left="1680" w:firstLineChars="0" w:firstLine="0"/>
        <w:jc w:val="left"/>
        <w:rPr>
          <w:rFonts w:ascii="Times New Roman" w:hAnsi="Times New Roman"/>
          <w:color w:val="000000"/>
          <w:sz w:val="24"/>
          <w:szCs w:val="24"/>
        </w:rPr>
      </w:pPr>
    </w:p>
    <w:p w:rsidR="00357C8A" w:rsidRPr="00093B42" w:rsidRDefault="00D77D2B" w:rsidP="001D0A07">
      <w:pPr>
        <w:pStyle w:val="a6"/>
        <w:numPr>
          <w:ilvl w:val="0"/>
          <w:numId w:val="15"/>
        </w:numPr>
        <w:adjustRightInd w:val="0"/>
        <w:snapToGrid w:val="0"/>
        <w:ind w:leftChars="400" w:left="1680" w:hangingChars="350" w:hanging="840"/>
        <w:jc w:val="left"/>
        <w:rPr>
          <w:rFonts w:ascii="Times New Roman" w:hAnsi="Times New Roman"/>
          <w:color w:val="000000"/>
          <w:sz w:val="24"/>
          <w:szCs w:val="24"/>
        </w:rPr>
      </w:pPr>
      <w:r w:rsidRPr="00093B42">
        <w:rPr>
          <w:rFonts w:ascii="Times New Roman" w:hAnsi="宋体"/>
          <w:color w:val="000000"/>
          <w:sz w:val="24"/>
          <w:szCs w:val="24"/>
        </w:rPr>
        <w:t>依据本协议第</w:t>
      </w:r>
      <w:r w:rsidRPr="00093B42">
        <w:rPr>
          <w:rFonts w:ascii="Times New Roman" w:hAnsi="Times New Roman"/>
          <w:b/>
          <w:color w:val="000000"/>
          <w:sz w:val="24"/>
          <w:szCs w:val="24"/>
        </w:rPr>
        <w:t>4.2</w:t>
      </w:r>
      <w:r w:rsidRPr="00093B42">
        <w:rPr>
          <w:rFonts w:ascii="Times New Roman" w:hAnsi="宋体"/>
          <w:color w:val="000000"/>
          <w:sz w:val="24"/>
          <w:szCs w:val="24"/>
        </w:rPr>
        <w:t>款</w:t>
      </w:r>
      <w:r w:rsidRPr="00093B42">
        <w:rPr>
          <w:rFonts w:ascii="Times New Roman" w:hAnsi="宋体" w:hint="eastAsia"/>
          <w:color w:val="000000"/>
          <w:sz w:val="24"/>
          <w:szCs w:val="24"/>
        </w:rPr>
        <w:t>款</w:t>
      </w:r>
      <w:r w:rsidRPr="00093B42">
        <w:rPr>
          <w:rFonts w:ascii="Times New Roman" w:hAnsi="宋体"/>
          <w:color w:val="000000"/>
          <w:sz w:val="24"/>
          <w:szCs w:val="24"/>
        </w:rPr>
        <w:t>邀请专业投资人士组建投资决策委员会；</w:t>
      </w:r>
    </w:p>
    <w:p w:rsidR="00357C8A" w:rsidRPr="00093B42" w:rsidRDefault="00357C8A" w:rsidP="00357C8A">
      <w:pPr>
        <w:pStyle w:val="a6"/>
        <w:adjustRightInd w:val="0"/>
        <w:snapToGrid w:val="0"/>
        <w:ind w:left="1680" w:firstLineChars="0" w:firstLine="0"/>
        <w:jc w:val="left"/>
        <w:rPr>
          <w:rFonts w:ascii="Times New Roman" w:hAnsi="Times New Roman"/>
          <w:color w:val="000000"/>
          <w:sz w:val="24"/>
          <w:szCs w:val="24"/>
        </w:rPr>
      </w:pPr>
    </w:p>
    <w:p w:rsidR="00357C8A" w:rsidRPr="00093B42" w:rsidRDefault="00357C8A" w:rsidP="001D0A07">
      <w:pPr>
        <w:pStyle w:val="a6"/>
        <w:numPr>
          <w:ilvl w:val="0"/>
          <w:numId w:val="15"/>
        </w:numPr>
        <w:adjustRightInd w:val="0"/>
        <w:snapToGrid w:val="0"/>
        <w:ind w:leftChars="400" w:left="1680" w:hangingChars="350" w:hanging="840"/>
        <w:jc w:val="left"/>
        <w:rPr>
          <w:rFonts w:ascii="Times New Roman" w:hAnsi="Times New Roman"/>
          <w:color w:val="000000"/>
          <w:sz w:val="24"/>
          <w:szCs w:val="24"/>
        </w:rPr>
      </w:pPr>
      <w:r w:rsidRPr="00093B42">
        <w:rPr>
          <w:rFonts w:ascii="Times New Roman" w:hAnsi="宋体"/>
          <w:color w:val="000000"/>
          <w:sz w:val="24"/>
          <w:szCs w:val="24"/>
        </w:rPr>
        <w:t>依据本协议第</w:t>
      </w:r>
      <w:r w:rsidRPr="00093B42">
        <w:rPr>
          <w:rFonts w:ascii="Times New Roman" w:hAnsi="Times New Roman"/>
          <w:b/>
          <w:color w:val="000000"/>
          <w:sz w:val="24"/>
          <w:szCs w:val="24"/>
        </w:rPr>
        <w:t>7.5</w:t>
      </w:r>
      <w:r w:rsidRPr="00093B42">
        <w:rPr>
          <w:rFonts w:ascii="Times New Roman" w:hAnsi="宋体"/>
          <w:color w:val="000000"/>
          <w:sz w:val="24"/>
          <w:szCs w:val="24"/>
        </w:rPr>
        <w:t>款约定向有限合伙人提交财务报告；</w:t>
      </w:r>
    </w:p>
    <w:p w:rsidR="00357C8A" w:rsidRPr="00093B42" w:rsidRDefault="00357C8A" w:rsidP="00357C8A">
      <w:pPr>
        <w:pStyle w:val="a6"/>
        <w:adjustRightInd w:val="0"/>
        <w:snapToGrid w:val="0"/>
        <w:ind w:left="1680" w:firstLineChars="0" w:firstLine="0"/>
        <w:jc w:val="left"/>
        <w:rPr>
          <w:rFonts w:ascii="Times New Roman" w:hAnsi="Times New Roman"/>
          <w:color w:val="000000"/>
          <w:sz w:val="24"/>
          <w:szCs w:val="24"/>
        </w:rPr>
      </w:pPr>
    </w:p>
    <w:p w:rsidR="00357C8A" w:rsidRPr="00093B42" w:rsidRDefault="00357C8A" w:rsidP="00357C8A">
      <w:pPr>
        <w:pStyle w:val="a6"/>
        <w:adjustRightInd w:val="0"/>
        <w:snapToGrid w:val="0"/>
        <w:ind w:left="1680" w:firstLineChars="0" w:firstLine="0"/>
        <w:jc w:val="left"/>
        <w:rPr>
          <w:rFonts w:ascii="Times New Roman" w:hAnsi="Times New Roman"/>
          <w:color w:val="000000"/>
          <w:sz w:val="24"/>
          <w:szCs w:val="24"/>
        </w:rPr>
      </w:pPr>
    </w:p>
    <w:p w:rsidR="00357C8A" w:rsidRPr="00093B42" w:rsidRDefault="00357C8A" w:rsidP="001D0A07">
      <w:pPr>
        <w:pStyle w:val="a6"/>
        <w:numPr>
          <w:ilvl w:val="0"/>
          <w:numId w:val="15"/>
        </w:numPr>
        <w:adjustRightInd w:val="0"/>
        <w:snapToGrid w:val="0"/>
        <w:ind w:leftChars="400" w:left="1680" w:hangingChars="350" w:hanging="840"/>
        <w:jc w:val="left"/>
        <w:rPr>
          <w:rFonts w:ascii="Times New Roman" w:hAnsi="Times New Roman"/>
          <w:color w:val="000000"/>
          <w:sz w:val="24"/>
          <w:szCs w:val="24"/>
        </w:rPr>
      </w:pPr>
      <w:r w:rsidRPr="00093B42">
        <w:rPr>
          <w:rFonts w:ascii="Times New Roman" w:hAnsi="宋体"/>
          <w:color w:val="000000"/>
          <w:sz w:val="24"/>
          <w:szCs w:val="24"/>
        </w:rPr>
        <w:t>依据本协议约定应履行的其他义务；</w:t>
      </w:r>
    </w:p>
    <w:p w:rsidR="00357C8A" w:rsidRPr="00093B42" w:rsidRDefault="00357C8A" w:rsidP="00357C8A">
      <w:pPr>
        <w:pStyle w:val="a6"/>
        <w:adjustRightInd w:val="0"/>
        <w:snapToGrid w:val="0"/>
        <w:ind w:left="1680" w:firstLineChars="0" w:firstLine="0"/>
        <w:jc w:val="left"/>
        <w:rPr>
          <w:rFonts w:ascii="Times New Roman" w:hAnsi="Times New Roman"/>
          <w:color w:val="000000"/>
          <w:sz w:val="24"/>
          <w:szCs w:val="24"/>
        </w:rPr>
      </w:pPr>
    </w:p>
    <w:p w:rsidR="00357C8A" w:rsidRPr="00093B42" w:rsidRDefault="00357C8A" w:rsidP="001D0A07">
      <w:pPr>
        <w:pStyle w:val="a6"/>
        <w:numPr>
          <w:ilvl w:val="0"/>
          <w:numId w:val="15"/>
        </w:numPr>
        <w:adjustRightInd w:val="0"/>
        <w:snapToGrid w:val="0"/>
        <w:ind w:leftChars="400" w:left="1680" w:hangingChars="350" w:hanging="840"/>
        <w:jc w:val="left"/>
        <w:rPr>
          <w:rFonts w:ascii="Times New Roman" w:hAnsi="Times New Roman"/>
          <w:color w:val="000000"/>
          <w:sz w:val="24"/>
          <w:szCs w:val="24"/>
        </w:rPr>
      </w:pPr>
      <w:r w:rsidRPr="00093B42">
        <w:rPr>
          <w:rFonts w:ascii="Times New Roman" w:hAnsi="宋体"/>
          <w:color w:val="000000"/>
          <w:sz w:val="24"/>
          <w:szCs w:val="24"/>
        </w:rPr>
        <w:t>普通合伙人及其关联人不应被要求返还任何有限合伙人的出资本金；所有出资返还及投资回报均应源自</w:t>
      </w:r>
      <w:r w:rsidR="006F4EC0">
        <w:rPr>
          <w:rFonts w:ascii="Times New Roman" w:hAnsi="宋体"/>
          <w:color w:val="000000"/>
          <w:sz w:val="24"/>
          <w:szCs w:val="24"/>
        </w:rPr>
        <w:t>合伙企业</w:t>
      </w:r>
      <w:r w:rsidRPr="00093B42">
        <w:rPr>
          <w:rFonts w:ascii="Times New Roman" w:hAnsi="宋体"/>
          <w:color w:val="000000"/>
          <w:sz w:val="24"/>
          <w:szCs w:val="24"/>
        </w:rPr>
        <w:t>的可用资产。</w:t>
      </w:r>
    </w:p>
    <w:p w:rsidR="00357C8A" w:rsidRPr="00093B42" w:rsidRDefault="00357C8A" w:rsidP="00357C8A">
      <w:pPr>
        <w:pStyle w:val="a6"/>
        <w:ind w:firstLineChars="0" w:firstLine="0"/>
        <w:jc w:val="left"/>
        <w:rPr>
          <w:rFonts w:ascii="Times New Roman" w:hAnsi="Times New Roman"/>
          <w:color w:val="000000"/>
          <w:sz w:val="24"/>
          <w:szCs w:val="24"/>
        </w:rPr>
      </w:pPr>
    </w:p>
    <w:p w:rsidR="00357C8A" w:rsidRPr="00093B42" w:rsidRDefault="00357C8A" w:rsidP="00357C8A">
      <w:pPr>
        <w:pStyle w:val="a6"/>
        <w:ind w:firstLineChars="0" w:firstLine="0"/>
        <w:jc w:val="left"/>
        <w:rPr>
          <w:rFonts w:ascii="Times New Roman" w:hAnsi="Times New Roman"/>
          <w:color w:val="000000"/>
          <w:sz w:val="24"/>
          <w:szCs w:val="24"/>
        </w:rPr>
      </w:pPr>
    </w:p>
    <w:p w:rsidR="00357C8A" w:rsidRPr="00093B42" w:rsidRDefault="00357C8A" w:rsidP="00357C8A">
      <w:pPr>
        <w:numPr>
          <w:ilvl w:val="0"/>
          <w:numId w:val="2"/>
        </w:numPr>
        <w:jc w:val="left"/>
        <w:outlineLvl w:val="0"/>
        <w:rPr>
          <w:b/>
          <w:color w:val="000000"/>
          <w:sz w:val="24"/>
        </w:rPr>
      </w:pPr>
      <w:bookmarkStart w:id="8" w:name="_Toc335733270"/>
      <w:r w:rsidRPr="00093B42">
        <w:rPr>
          <w:rFonts w:hAnsi="宋体"/>
          <w:b/>
          <w:color w:val="000000"/>
          <w:sz w:val="24"/>
        </w:rPr>
        <w:t>陈述与保证</w:t>
      </w:r>
      <w:bookmarkEnd w:id="8"/>
    </w:p>
    <w:p w:rsidR="00357C8A" w:rsidRPr="00093B42" w:rsidRDefault="00357C8A" w:rsidP="00357C8A">
      <w:pPr>
        <w:ind w:left="720"/>
        <w:jc w:val="left"/>
        <w:rPr>
          <w:b/>
          <w:color w:val="000000"/>
          <w:sz w:val="24"/>
        </w:rPr>
      </w:pPr>
    </w:p>
    <w:p w:rsidR="00357C8A" w:rsidRPr="00093B42" w:rsidRDefault="00357C8A" w:rsidP="001D0A07">
      <w:pPr>
        <w:numPr>
          <w:ilvl w:val="0"/>
          <w:numId w:val="23"/>
        </w:numPr>
        <w:ind w:leftChars="200" w:left="959" w:hanging="539"/>
        <w:jc w:val="left"/>
        <w:rPr>
          <w:b/>
          <w:color w:val="000000"/>
          <w:sz w:val="24"/>
        </w:rPr>
      </w:pPr>
      <w:r w:rsidRPr="00093B42">
        <w:rPr>
          <w:rFonts w:hAnsi="宋体"/>
          <w:b/>
          <w:color w:val="000000"/>
          <w:sz w:val="24"/>
        </w:rPr>
        <w:t>合伙人向</w:t>
      </w:r>
      <w:r w:rsidR="006F4EC0">
        <w:rPr>
          <w:rFonts w:hAnsi="宋体"/>
          <w:b/>
          <w:color w:val="000000"/>
          <w:sz w:val="24"/>
        </w:rPr>
        <w:t>合伙企业</w:t>
      </w:r>
      <w:r w:rsidRPr="00093B42">
        <w:rPr>
          <w:rFonts w:hAnsi="宋体"/>
          <w:b/>
          <w:color w:val="000000"/>
          <w:sz w:val="24"/>
        </w:rPr>
        <w:t>陈述与保证</w:t>
      </w:r>
    </w:p>
    <w:p w:rsidR="00357C8A" w:rsidRPr="00093B42" w:rsidRDefault="00357C8A" w:rsidP="00357C8A">
      <w:pPr>
        <w:ind w:left="840"/>
        <w:jc w:val="left"/>
        <w:rPr>
          <w:b/>
          <w:color w:val="000000"/>
          <w:sz w:val="24"/>
        </w:rPr>
      </w:pPr>
    </w:p>
    <w:p w:rsidR="00357C8A" w:rsidRPr="00093B42" w:rsidRDefault="00357C8A" w:rsidP="001D0A07">
      <w:pPr>
        <w:numPr>
          <w:ilvl w:val="0"/>
          <w:numId w:val="28"/>
        </w:numPr>
        <w:adjustRightInd w:val="0"/>
        <w:snapToGrid w:val="0"/>
        <w:ind w:leftChars="200" w:left="1260" w:hangingChars="350" w:hanging="840"/>
        <w:jc w:val="left"/>
        <w:rPr>
          <w:color w:val="000000"/>
          <w:sz w:val="24"/>
        </w:rPr>
      </w:pPr>
      <w:r w:rsidRPr="00093B42">
        <w:rPr>
          <w:rFonts w:hAnsi="宋体"/>
          <w:color w:val="000000"/>
          <w:sz w:val="24"/>
        </w:rPr>
        <w:t>该合伙人或者是依法成立并有效存续的实体，或者是有完全民事行</w:t>
      </w:r>
      <w:r w:rsidRPr="00093B42">
        <w:rPr>
          <w:color w:val="000000"/>
          <w:sz w:val="24"/>
        </w:rPr>
        <w:t xml:space="preserve">  </w:t>
      </w:r>
      <w:r w:rsidRPr="00093B42">
        <w:rPr>
          <w:rFonts w:hAnsi="宋体"/>
          <w:color w:val="000000"/>
          <w:sz w:val="24"/>
        </w:rPr>
        <w:t>为能力的自然人；</w:t>
      </w:r>
    </w:p>
    <w:p w:rsidR="00357C8A" w:rsidRPr="00093B42" w:rsidRDefault="00357C8A" w:rsidP="00357C8A">
      <w:pPr>
        <w:adjustRightInd w:val="0"/>
        <w:snapToGrid w:val="0"/>
        <w:ind w:leftChars="200" w:left="1260" w:hangingChars="350" w:hanging="840"/>
        <w:jc w:val="left"/>
        <w:rPr>
          <w:color w:val="000000"/>
          <w:sz w:val="24"/>
        </w:rPr>
      </w:pPr>
    </w:p>
    <w:p w:rsidR="00357C8A" w:rsidRPr="00093B42" w:rsidRDefault="00357C8A" w:rsidP="001D0A07">
      <w:pPr>
        <w:numPr>
          <w:ilvl w:val="0"/>
          <w:numId w:val="28"/>
        </w:numPr>
        <w:adjustRightInd w:val="0"/>
        <w:snapToGrid w:val="0"/>
        <w:ind w:leftChars="200" w:left="1260" w:hangingChars="350" w:hanging="840"/>
        <w:jc w:val="left"/>
        <w:rPr>
          <w:color w:val="000000"/>
          <w:sz w:val="24"/>
        </w:rPr>
      </w:pPr>
      <w:r w:rsidRPr="00093B42">
        <w:rPr>
          <w:rFonts w:hAnsi="宋体"/>
          <w:color w:val="000000"/>
          <w:sz w:val="24"/>
        </w:rPr>
        <w:t>该合伙人已获得充分授权签署本协议，代表该合伙人在本协议上签</w:t>
      </w:r>
      <w:r w:rsidRPr="00093B42">
        <w:rPr>
          <w:color w:val="000000"/>
          <w:sz w:val="24"/>
        </w:rPr>
        <w:t xml:space="preserve">  </w:t>
      </w:r>
      <w:r w:rsidRPr="00093B42">
        <w:rPr>
          <w:rFonts w:hAnsi="宋体"/>
          <w:color w:val="000000"/>
          <w:sz w:val="24"/>
        </w:rPr>
        <w:t>字的人为其合法有效代表；</w:t>
      </w:r>
    </w:p>
    <w:p w:rsidR="00357C8A" w:rsidRPr="00093B42" w:rsidRDefault="00357C8A" w:rsidP="00357C8A">
      <w:pPr>
        <w:pStyle w:val="a6"/>
        <w:adjustRightInd w:val="0"/>
        <w:snapToGrid w:val="0"/>
        <w:ind w:leftChars="200" w:left="1260" w:hangingChars="350" w:hanging="840"/>
        <w:jc w:val="left"/>
        <w:rPr>
          <w:rFonts w:ascii="Times New Roman" w:hAnsi="Times New Roman"/>
          <w:color w:val="000000"/>
          <w:sz w:val="24"/>
          <w:szCs w:val="24"/>
        </w:rPr>
      </w:pPr>
    </w:p>
    <w:p w:rsidR="00357C8A" w:rsidRPr="00093B42" w:rsidRDefault="00357C8A" w:rsidP="001D0A07">
      <w:pPr>
        <w:numPr>
          <w:ilvl w:val="0"/>
          <w:numId w:val="28"/>
        </w:numPr>
        <w:adjustRightInd w:val="0"/>
        <w:snapToGrid w:val="0"/>
        <w:ind w:leftChars="200" w:left="1260" w:hangingChars="350" w:hanging="840"/>
        <w:jc w:val="left"/>
        <w:rPr>
          <w:color w:val="000000"/>
          <w:sz w:val="24"/>
        </w:rPr>
      </w:pPr>
      <w:r w:rsidRPr="00093B42">
        <w:rPr>
          <w:rFonts w:hAnsi="宋体"/>
          <w:color w:val="000000"/>
          <w:sz w:val="24"/>
        </w:rPr>
        <w:t>该合伙人签订本协议不违反法律法规、其内部章程和对其具有法律约束力的任何规定或协议项下的义务；</w:t>
      </w:r>
    </w:p>
    <w:p w:rsidR="00357C8A" w:rsidRPr="00093B42" w:rsidRDefault="00357C8A" w:rsidP="00357C8A">
      <w:pPr>
        <w:pStyle w:val="a6"/>
        <w:adjustRightInd w:val="0"/>
        <w:snapToGrid w:val="0"/>
        <w:ind w:leftChars="200" w:left="1260" w:hangingChars="350" w:hanging="840"/>
        <w:jc w:val="left"/>
        <w:rPr>
          <w:rFonts w:ascii="Times New Roman" w:hAnsi="Times New Roman"/>
          <w:color w:val="000000"/>
          <w:sz w:val="24"/>
          <w:szCs w:val="24"/>
        </w:rPr>
      </w:pPr>
    </w:p>
    <w:p w:rsidR="00357C8A" w:rsidRPr="00093B42" w:rsidRDefault="00357C8A" w:rsidP="001D0A07">
      <w:pPr>
        <w:numPr>
          <w:ilvl w:val="0"/>
          <w:numId w:val="28"/>
        </w:numPr>
        <w:adjustRightInd w:val="0"/>
        <w:snapToGrid w:val="0"/>
        <w:ind w:leftChars="200" w:left="1260" w:hangingChars="350" w:hanging="840"/>
        <w:jc w:val="left"/>
        <w:rPr>
          <w:color w:val="000000"/>
          <w:sz w:val="24"/>
        </w:rPr>
      </w:pPr>
      <w:r w:rsidRPr="00093B42">
        <w:rPr>
          <w:rFonts w:hAnsi="宋体"/>
          <w:color w:val="000000"/>
          <w:sz w:val="24"/>
        </w:rPr>
        <w:t>该合伙人是为自己的利益持有</w:t>
      </w:r>
      <w:r w:rsidR="006F4EC0">
        <w:rPr>
          <w:rFonts w:hAnsi="宋体"/>
          <w:color w:val="000000"/>
          <w:sz w:val="24"/>
        </w:rPr>
        <w:t>合伙企业</w:t>
      </w:r>
      <w:r w:rsidRPr="00093B42">
        <w:rPr>
          <w:rFonts w:hAnsi="宋体"/>
          <w:color w:val="000000"/>
          <w:sz w:val="24"/>
        </w:rPr>
        <w:t>权益，没有且不会就该</w:t>
      </w:r>
      <w:r w:rsidR="006F4EC0">
        <w:rPr>
          <w:rFonts w:hAnsi="宋体"/>
          <w:color w:val="000000"/>
          <w:sz w:val="24"/>
        </w:rPr>
        <w:t>合伙企业</w:t>
      </w:r>
      <w:r w:rsidRPr="00093B42">
        <w:rPr>
          <w:rFonts w:hAnsi="宋体"/>
          <w:color w:val="000000"/>
          <w:sz w:val="24"/>
        </w:rPr>
        <w:t>权益设立委托、信托或代持等法律关系；</w:t>
      </w:r>
    </w:p>
    <w:p w:rsidR="00357C8A" w:rsidRPr="00093B42" w:rsidRDefault="00357C8A" w:rsidP="00357C8A">
      <w:pPr>
        <w:pStyle w:val="a6"/>
        <w:adjustRightInd w:val="0"/>
        <w:snapToGrid w:val="0"/>
        <w:ind w:leftChars="200" w:left="1260" w:hangingChars="350" w:hanging="840"/>
        <w:jc w:val="left"/>
        <w:rPr>
          <w:rFonts w:ascii="Times New Roman" w:hAnsi="Times New Roman"/>
          <w:color w:val="000000"/>
          <w:sz w:val="24"/>
          <w:szCs w:val="24"/>
        </w:rPr>
      </w:pPr>
    </w:p>
    <w:p w:rsidR="00357C8A" w:rsidRPr="00093B42" w:rsidRDefault="00357C8A" w:rsidP="001D0A07">
      <w:pPr>
        <w:numPr>
          <w:ilvl w:val="0"/>
          <w:numId w:val="28"/>
        </w:numPr>
        <w:adjustRightInd w:val="0"/>
        <w:snapToGrid w:val="0"/>
        <w:ind w:leftChars="200" w:left="1260" w:hangingChars="350" w:hanging="840"/>
        <w:jc w:val="left"/>
        <w:rPr>
          <w:color w:val="000000"/>
          <w:sz w:val="24"/>
        </w:rPr>
      </w:pPr>
      <w:r w:rsidRPr="00093B42">
        <w:rPr>
          <w:rFonts w:hAnsi="宋体"/>
          <w:color w:val="000000"/>
          <w:sz w:val="24"/>
        </w:rPr>
        <w:t>该合伙人已仔细阅读本协议条款，不存在重大误解情况；</w:t>
      </w:r>
    </w:p>
    <w:p w:rsidR="00357C8A" w:rsidRPr="00093B42" w:rsidRDefault="00357C8A" w:rsidP="00357C8A">
      <w:pPr>
        <w:pStyle w:val="a6"/>
        <w:adjustRightInd w:val="0"/>
        <w:snapToGrid w:val="0"/>
        <w:ind w:leftChars="200" w:left="1260" w:hangingChars="350" w:hanging="840"/>
        <w:jc w:val="left"/>
        <w:rPr>
          <w:rFonts w:ascii="Times New Roman" w:hAnsi="Times New Roman"/>
          <w:color w:val="000000"/>
          <w:sz w:val="24"/>
          <w:szCs w:val="24"/>
        </w:rPr>
      </w:pPr>
    </w:p>
    <w:p w:rsidR="00357C8A" w:rsidRPr="00093B42" w:rsidRDefault="00357C8A" w:rsidP="001D0A07">
      <w:pPr>
        <w:numPr>
          <w:ilvl w:val="0"/>
          <w:numId w:val="28"/>
        </w:numPr>
        <w:adjustRightInd w:val="0"/>
        <w:snapToGrid w:val="0"/>
        <w:ind w:leftChars="200" w:left="1260" w:hangingChars="350" w:hanging="840"/>
        <w:jc w:val="left"/>
        <w:rPr>
          <w:color w:val="000000"/>
          <w:sz w:val="24"/>
        </w:rPr>
      </w:pPr>
      <w:r w:rsidRPr="00093B42">
        <w:rPr>
          <w:rFonts w:hAnsi="宋体"/>
          <w:color w:val="000000"/>
          <w:sz w:val="24"/>
        </w:rPr>
        <w:t>缴付的出资来源合法；</w:t>
      </w:r>
    </w:p>
    <w:p w:rsidR="00357C8A" w:rsidRPr="00093B42" w:rsidRDefault="00357C8A" w:rsidP="00357C8A">
      <w:pPr>
        <w:pStyle w:val="a6"/>
        <w:adjustRightInd w:val="0"/>
        <w:snapToGrid w:val="0"/>
        <w:ind w:leftChars="200" w:left="1260" w:hangingChars="350" w:hanging="840"/>
        <w:jc w:val="left"/>
        <w:rPr>
          <w:rFonts w:ascii="Times New Roman" w:hAnsi="Times New Roman"/>
          <w:color w:val="000000"/>
          <w:sz w:val="24"/>
          <w:szCs w:val="24"/>
        </w:rPr>
      </w:pPr>
    </w:p>
    <w:p w:rsidR="00357C8A" w:rsidRPr="00093B42" w:rsidRDefault="00357C8A" w:rsidP="001D0A07">
      <w:pPr>
        <w:numPr>
          <w:ilvl w:val="0"/>
          <w:numId w:val="28"/>
        </w:numPr>
        <w:adjustRightInd w:val="0"/>
        <w:snapToGrid w:val="0"/>
        <w:ind w:leftChars="200" w:left="1260" w:hangingChars="350" w:hanging="840"/>
        <w:jc w:val="left"/>
        <w:rPr>
          <w:color w:val="000000"/>
          <w:sz w:val="24"/>
        </w:rPr>
      </w:pPr>
      <w:r w:rsidRPr="00093B42">
        <w:rPr>
          <w:rFonts w:hAnsi="宋体"/>
          <w:color w:val="000000"/>
          <w:sz w:val="24"/>
        </w:rPr>
        <w:t>该合伙人向</w:t>
      </w:r>
      <w:r w:rsidR="006F4EC0">
        <w:rPr>
          <w:rFonts w:hAnsi="宋体"/>
          <w:color w:val="000000"/>
          <w:sz w:val="24"/>
        </w:rPr>
        <w:t>合伙企业</w:t>
      </w:r>
      <w:r w:rsidRPr="00093B42">
        <w:rPr>
          <w:rFonts w:hAnsi="宋体"/>
          <w:color w:val="000000"/>
          <w:sz w:val="24"/>
        </w:rPr>
        <w:t>和执行事务合伙人提交的有关其主体资格和法律地位的资料或信息真实、准确，如有变化，会及时通知普通合伙人；</w:t>
      </w:r>
    </w:p>
    <w:p w:rsidR="00357C8A" w:rsidRPr="00093B42" w:rsidRDefault="00357C8A" w:rsidP="00357C8A">
      <w:pPr>
        <w:pStyle w:val="a6"/>
        <w:adjustRightInd w:val="0"/>
        <w:snapToGrid w:val="0"/>
        <w:ind w:leftChars="200" w:left="1260" w:hangingChars="350" w:hanging="840"/>
        <w:jc w:val="left"/>
        <w:rPr>
          <w:rFonts w:ascii="Times New Roman" w:hAnsi="Times New Roman"/>
          <w:color w:val="000000"/>
          <w:sz w:val="24"/>
          <w:szCs w:val="24"/>
        </w:rPr>
      </w:pPr>
    </w:p>
    <w:p w:rsidR="00357C8A" w:rsidRPr="00093B42" w:rsidRDefault="00357C8A" w:rsidP="001D0A07">
      <w:pPr>
        <w:numPr>
          <w:ilvl w:val="0"/>
          <w:numId w:val="28"/>
        </w:numPr>
        <w:adjustRightInd w:val="0"/>
        <w:snapToGrid w:val="0"/>
        <w:ind w:leftChars="200" w:left="1260" w:hangingChars="350" w:hanging="840"/>
        <w:jc w:val="left"/>
        <w:rPr>
          <w:color w:val="000000"/>
          <w:sz w:val="24"/>
        </w:rPr>
      </w:pPr>
      <w:r w:rsidRPr="00093B42">
        <w:rPr>
          <w:rFonts w:hAnsi="宋体"/>
          <w:color w:val="000000"/>
          <w:sz w:val="24"/>
        </w:rPr>
        <w:t>该合伙人不会导致</w:t>
      </w:r>
      <w:r w:rsidR="006F4EC0">
        <w:rPr>
          <w:rFonts w:hAnsi="宋体"/>
          <w:color w:val="000000"/>
          <w:sz w:val="24"/>
        </w:rPr>
        <w:t>合伙企业</w:t>
      </w:r>
      <w:r w:rsidRPr="00093B42">
        <w:rPr>
          <w:rFonts w:hAnsi="宋体"/>
          <w:color w:val="000000"/>
          <w:sz w:val="24"/>
        </w:rPr>
        <w:t>违反《合伙企业法》或其它有关法律法规的规定，不会导致</w:t>
      </w:r>
      <w:r w:rsidR="006F4EC0">
        <w:rPr>
          <w:rFonts w:hAnsi="宋体"/>
          <w:color w:val="000000"/>
          <w:sz w:val="24"/>
        </w:rPr>
        <w:t>合伙企业</w:t>
      </w:r>
      <w:r w:rsidRPr="00093B42">
        <w:rPr>
          <w:rFonts w:hAnsi="宋体"/>
          <w:color w:val="000000"/>
          <w:sz w:val="24"/>
        </w:rPr>
        <w:t>受到任何投资或退出的限制（包括投资组合公司公开发行上市的限制）。该项陈述保证在本</w:t>
      </w:r>
      <w:r w:rsidR="006F4EC0">
        <w:rPr>
          <w:rFonts w:hAnsi="宋体"/>
          <w:color w:val="000000"/>
          <w:sz w:val="24"/>
        </w:rPr>
        <w:t>合伙企业</w:t>
      </w:r>
      <w:r w:rsidRPr="00093B42">
        <w:rPr>
          <w:rFonts w:hAnsi="宋体"/>
          <w:color w:val="000000"/>
          <w:sz w:val="24"/>
        </w:rPr>
        <w:t>存续期间一直有效。</w:t>
      </w:r>
    </w:p>
    <w:p w:rsidR="00357C8A" w:rsidRPr="00093B42" w:rsidRDefault="00357C8A" w:rsidP="00357C8A">
      <w:pPr>
        <w:jc w:val="left"/>
        <w:rPr>
          <w:color w:val="000000"/>
          <w:sz w:val="24"/>
        </w:rPr>
      </w:pPr>
    </w:p>
    <w:p w:rsidR="00357C8A" w:rsidRPr="00093B42" w:rsidRDefault="00357C8A" w:rsidP="001D0A07">
      <w:pPr>
        <w:numPr>
          <w:ilvl w:val="0"/>
          <w:numId w:val="23"/>
        </w:numPr>
        <w:ind w:leftChars="200" w:left="959" w:hanging="539"/>
        <w:jc w:val="left"/>
        <w:rPr>
          <w:color w:val="000000"/>
          <w:sz w:val="24"/>
        </w:rPr>
      </w:pPr>
      <w:r w:rsidRPr="00093B42">
        <w:rPr>
          <w:rFonts w:hAnsi="宋体"/>
          <w:b/>
          <w:color w:val="000000"/>
          <w:sz w:val="24"/>
        </w:rPr>
        <w:t>普通合伙人的特别陈述与保证</w:t>
      </w:r>
    </w:p>
    <w:p w:rsidR="00357C8A" w:rsidRPr="00093B42" w:rsidRDefault="00357C8A" w:rsidP="00357C8A">
      <w:pPr>
        <w:ind w:left="840"/>
        <w:jc w:val="left"/>
        <w:rPr>
          <w:color w:val="000000"/>
          <w:sz w:val="24"/>
        </w:rPr>
      </w:pPr>
    </w:p>
    <w:p w:rsidR="00357C8A" w:rsidRPr="00093B42" w:rsidRDefault="00357C8A" w:rsidP="00357C8A">
      <w:pPr>
        <w:numPr>
          <w:ilvl w:val="1"/>
          <w:numId w:val="2"/>
        </w:numPr>
        <w:tabs>
          <w:tab w:val="clear" w:pos="1260"/>
        </w:tabs>
        <w:ind w:leftChars="200" w:hangingChars="350" w:hanging="840"/>
        <w:jc w:val="left"/>
        <w:rPr>
          <w:color w:val="000000"/>
          <w:sz w:val="24"/>
        </w:rPr>
      </w:pPr>
      <w:r w:rsidRPr="00093B42">
        <w:rPr>
          <w:rFonts w:hAnsi="宋体"/>
          <w:color w:val="000000"/>
          <w:sz w:val="24"/>
        </w:rPr>
        <w:t>普通合伙人为一家中华人民共和国内注册的有限责任公司；</w:t>
      </w:r>
    </w:p>
    <w:p w:rsidR="00357C8A" w:rsidRPr="00093B42" w:rsidRDefault="00357C8A" w:rsidP="00357C8A">
      <w:pPr>
        <w:ind w:leftChars="200" w:left="1260" w:hangingChars="350" w:hanging="840"/>
        <w:jc w:val="left"/>
        <w:rPr>
          <w:color w:val="000000"/>
          <w:sz w:val="24"/>
        </w:rPr>
      </w:pPr>
    </w:p>
    <w:p w:rsidR="00357C8A" w:rsidRPr="00093B42" w:rsidRDefault="00357C8A" w:rsidP="00357C8A">
      <w:pPr>
        <w:numPr>
          <w:ilvl w:val="1"/>
          <w:numId w:val="2"/>
        </w:numPr>
        <w:tabs>
          <w:tab w:val="clear" w:pos="1260"/>
        </w:tabs>
        <w:ind w:leftChars="200" w:hangingChars="350" w:hanging="840"/>
        <w:jc w:val="left"/>
        <w:rPr>
          <w:color w:val="000000"/>
          <w:sz w:val="24"/>
        </w:rPr>
      </w:pPr>
      <w:r w:rsidRPr="00093B42">
        <w:rPr>
          <w:rFonts w:hAnsi="宋体"/>
          <w:color w:val="000000"/>
          <w:sz w:val="24"/>
        </w:rPr>
        <w:t>普通合伙人</w:t>
      </w:r>
      <w:r w:rsidRPr="00093B42">
        <w:rPr>
          <w:rFonts w:hAnsi="宋体" w:hint="eastAsia"/>
          <w:color w:val="000000"/>
          <w:sz w:val="24"/>
        </w:rPr>
        <w:t>具备从事资产管理的相关经验</w:t>
      </w:r>
      <w:r w:rsidR="00BD2321" w:rsidRPr="00093B42">
        <w:rPr>
          <w:rFonts w:hAnsi="宋体" w:hint="eastAsia"/>
          <w:color w:val="000000"/>
          <w:sz w:val="24"/>
        </w:rPr>
        <w:t>；</w:t>
      </w:r>
    </w:p>
    <w:p w:rsidR="00BD2321" w:rsidRPr="00093B42" w:rsidRDefault="00BD2321" w:rsidP="00BD2321">
      <w:pPr>
        <w:pStyle w:val="a6"/>
        <w:ind w:firstLine="480"/>
        <w:rPr>
          <w:color w:val="000000"/>
          <w:sz w:val="24"/>
        </w:rPr>
      </w:pPr>
    </w:p>
    <w:p w:rsidR="00BD2321" w:rsidRPr="00093B42" w:rsidRDefault="00BD2321" w:rsidP="00357C8A">
      <w:pPr>
        <w:jc w:val="left"/>
        <w:rPr>
          <w:color w:val="000000"/>
          <w:sz w:val="24"/>
        </w:rPr>
      </w:pPr>
    </w:p>
    <w:p w:rsidR="00357C8A" w:rsidRPr="00093B42" w:rsidRDefault="00357C8A" w:rsidP="001D0A07">
      <w:pPr>
        <w:numPr>
          <w:ilvl w:val="0"/>
          <w:numId w:val="23"/>
        </w:numPr>
        <w:ind w:leftChars="200" w:left="959" w:hanging="539"/>
        <w:jc w:val="left"/>
        <w:rPr>
          <w:b/>
          <w:color w:val="000000"/>
          <w:sz w:val="24"/>
        </w:rPr>
      </w:pPr>
      <w:r w:rsidRPr="00093B42">
        <w:rPr>
          <w:rFonts w:hAnsi="宋体"/>
          <w:b/>
          <w:color w:val="000000"/>
          <w:sz w:val="24"/>
        </w:rPr>
        <w:t>有限合伙人的特别陈述与保证</w:t>
      </w:r>
    </w:p>
    <w:p w:rsidR="00357C8A" w:rsidRPr="00093B42" w:rsidRDefault="00357C8A" w:rsidP="00357C8A">
      <w:pPr>
        <w:ind w:left="840"/>
        <w:jc w:val="left"/>
        <w:rPr>
          <w:b/>
          <w:color w:val="000000"/>
          <w:sz w:val="24"/>
        </w:rPr>
      </w:pPr>
    </w:p>
    <w:p w:rsidR="00357C8A" w:rsidRPr="00093B42" w:rsidRDefault="00357C8A" w:rsidP="006C5528">
      <w:pPr>
        <w:adjustRightInd w:val="0"/>
        <w:snapToGrid w:val="0"/>
        <w:ind w:leftChars="405" w:left="850"/>
        <w:jc w:val="left"/>
        <w:rPr>
          <w:color w:val="000000"/>
          <w:sz w:val="24"/>
        </w:rPr>
      </w:pPr>
      <w:r w:rsidRPr="00093B42">
        <w:rPr>
          <w:rFonts w:hAnsi="宋体"/>
          <w:color w:val="000000"/>
          <w:sz w:val="24"/>
        </w:rPr>
        <w:t>该合伙人仔细阅读了普通合伙人提交的有关</w:t>
      </w:r>
      <w:r w:rsidR="006F4EC0">
        <w:rPr>
          <w:rFonts w:hAnsi="宋体"/>
          <w:color w:val="000000"/>
          <w:sz w:val="24"/>
        </w:rPr>
        <w:t>合伙企业</w:t>
      </w:r>
      <w:r w:rsidRPr="00093B42">
        <w:rPr>
          <w:rFonts w:hAnsi="宋体"/>
          <w:color w:val="000000"/>
          <w:sz w:val="24"/>
        </w:rPr>
        <w:t>及投资情况的募集资料，包括有关风险的内容，理解投资本</w:t>
      </w:r>
      <w:r w:rsidR="006F4EC0">
        <w:rPr>
          <w:rFonts w:hAnsi="宋体"/>
          <w:color w:val="000000"/>
          <w:sz w:val="24"/>
        </w:rPr>
        <w:t>合伙企业</w:t>
      </w:r>
      <w:r w:rsidRPr="00093B42">
        <w:rPr>
          <w:rFonts w:hAnsi="宋体"/>
          <w:color w:val="000000"/>
          <w:sz w:val="24"/>
        </w:rPr>
        <w:t>可能需要承担的风险并有相应的承担风险的能力；</w:t>
      </w:r>
    </w:p>
    <w:p w:rsidR="006E7D6B" w:rsidRPr="00093B42" w:rsidRDefault="006E7D6B" w:rsidP="006E7D6B">
      <w:pPr>
        <w:adjustRightInd w:val="0"/>
        <w:snapToGrid w:val="0"/>
        <w:ind w:left="420"/>
        <w:jc w:val="left"/>
        <w:rPr>
          <w:rFonts w:hAnsi="宋体"/>
          <w:color w:val="000000"/>
          <w:sz w:val="24"/>
        </w:rPr>
      </w:pPr>
    </w:p>
    <w:p w:rsidR="006E7D6B" w:rsidRPr="00093B42" w:rsidRDefault="00D77D2B" w:rsidP="006E7D6B">
      <w:pPr>
        <w:adjustRightInd w:val="0"/>
        <w:snapToGrid w:val="0"/>
        <w:ind w:left="420"/>
        <w:jc w:val="left"/>
        <w:rPr>
          <w:rFonts w:hAnsi="宋体"/>
          <w:b/>
          <w:color w:val="000000"/>
          <w:sz w:val="24"/>
        </w:rPr>
      </w:pPr>
      <w:r w:rsidRPr="00093B42">
        <w:rPr>
          <w:rFonts w:hAnsi="宋体"/>
          <w:b/>
          <w:color w:val="000000"/>
          <w:sz w:val="24"/>
        </w:rPr>
        <w:t xml:space="preserve">10.4 </w:t>
      </w:r>
      <w:r w:rsidRPr="00093B42">
        <w:rPr>
          <w:rFonts w:hAnsi="宋体" w:hint="eastAsia"/>
          <w:b/>
          <w:color w:val="000000"/>
          <w:sz w:val="24"/>
        </w:rPr>
        <w:t>第三方为有限合伙人提供的担保</w:t>
      </w:r>
    </w:p>
    <w:p w:rsidR="006E7D6B" w:rsidRPr="00093B42" w:rsidRDefault="00D77D2B" w:rsidP="006C5528">
      <w:pPr>
        <w:adjustRightInd w:val="0"/>
        <w:snapToGrid w:val="0"/>
        <w:ind w:left="851" w:hanging="1"/>
        <w:jc w:val="left"/>
        <w:rPr>
          <w:color w:val="000000"/>
          <w:sz w:val="24"/>
        </w:rPr>
      </w:pPr>
      <w:r w:rsidRPr="00093B42">
        <w:rPr>
          <w:rFonts w:hint="eastAsia"/>
          <w:color w:val="000000"/>
          <w:sz w:val="24"/>
        </w:rPr>
        <w:t>【嘉凯城</w:t>
      </w:r>
      <w:r w:rsidRPr="00093B42">
        <w:rPr>
          <w:color w:val="000000"/>
          <w:sz w:val="24"/>
        </w:rPr>
        <w:t>000918</w:t>
      </w:r>
      <w:r w:rsidRPr="00093B42">
        <w:rPr>
          <w:rFonts w:hint="eastAsia"/>
          <w:color w:val="000000"/>
          <w:sz w:val="24"/>
        </w:rPr>
        <w:t>】为</w:t>
      </w:r>
      <w:r w:rsidR="006F4EC0">
        <w:rPr>
          <w:rFonts w:hint="eastAsia"/>
          <w:color w:val="000000"/>
          <w:sz w:val="24"/>
        </w:rPr>
        <w:t>合伙企业</w:t>
      </w:r>
      <w:r w:rsidRPr="00093B42">
        <w:rPr>
          <w:rFonts w:hint="eastAsia"/>
          <w:color w:val="000000"/>
          <w:sz w:val="24"/>
        </w:rPr>
        <w:t>所有投资人的本次投资各项本金及收益提供连带责任担保并进行公告。如果进行担保需要履行相关批准或备案程序，普通合伙人应当促使并协助【嘉凯城</w:t>
      </w:r>
      <w:r w:rsidRPr="00093B42">
        <w:rPr>
          <w:color w:val="000000"/>
          <w:sz w:val="24"/>
        </w:rPr>
        <w:t>000918</w:t>
      </w:r>
      <w:r w:rsidRPr="00093B42">
        <w:rPr>
          <w:rFonts w:hint="eastAsia"/>
          <w:color w:val="000000"/>
          <w:sz w:val="24"/>
        </w:rPr>
        <w:t>】完成相关批准或备案程序，以保证【嘉凯城</w:t>
      </w:r>
      <w:r w:rsidRPr="00093B42">
        <w:rPr>
          <w:color w:val="000000"/>
          <w:sz w:val="24"/>
        </w:rPr>
        <w:t>000918</w:t>
      </w:r>
      <w:r w:rsidRPr="00093B42">
        <w:rPr>
          <w:rFonts w:hint="eastAsia"/>
          <w:color w:val="000000"/>
          <w:sz w:val="24"/>
        </w:rPr>
        <w:t>】的担保行为合法有效。</w:t>
      </w:r>
      <w:r w:rsidR="006C5528" w:rsidRPr="00093B42">
        <w:rPr>
          <w:rFonts w:hint="eastAsia"/>
          <w:color w:val="000000"/>
          <w:sz w:val="24"/>
        </w:rPr>
        <w:t>担保合同详见</w:t>
      </w:r>
      <w:r w:rsidR="00A27A00">
        <w:rPr>
          <w:rFonts w:hint="eastAsia"/>
          <w:color w:val="000000"/>
          <w:sz w:val="24"/>
        </w:rPr>
        <w:t>协议</w:t>
      </w:r>
      <w:r w:rsidR="006C5528" w:rsidRPr="00093B42">
        <w:rPr>
          <w:rFonts w:hint="eastAsia"/>
          <w:color w:val="000000"/>
          <w:sz w:val="24"/>
        </w:rPr>
        <w:t>附件。</w:t>
      </w:r>
    </w:p>
    <w:p w:rsidR="00357C8A" w:rsidRDefault="00357C8A" w:rsidP="00357C8A">
      <w:pPr>
        <w:jc w:val="left"/>
        <w:rPr>
          <w:rFonts w:hint="eastAsia"/>
          <w:color w:val="000000"/>
          <w:sz w:val="24"/>
        </w:rPr>
      </w:pPr>
    </w:p>
    <w:p w:rsidR="00253FE2" w:rsidRPr="00093B42" w:rsidRDefault="00253FE2" w:rsidP="00357C8A">
      <w:pPr>
        <w:jc w:val="left"/>
        <w:rPr>
          <w:color w:val="000000"/>
          <w:sz w:val="24"/>
        </w:rPr>
      </w:pPr>
    </w:p>
    <w:p w:rsidR="00357C8A" w:rsidRPr="00093B42" w:rsidRDefault="006F4EC0" w:rsidP="00357C8A">
      <w:pPr>
        <w:numPr>
          <w:ilvl w:val="0"/>
          <w:numId w:val="2"/>
        </w:numPr>
        <w:tabs>
          <w:tab w:val="clear" w:pos="720"/>
        </w:tabs>
        <w:jc w:val="left"/>
        <w:outlineLvl w:val="0"/>
        <w:rPr>
          <w:b/>
          <w:color w:val="000000"/>
          <w:sz w:val="24"/>
        </w:rPr>
      </w:pPr>
      <w:bookmarkStart w:id="9" w:name="_Toc335733271"/>
      <w:r>
        <w:rPr>
          <w:rFonts w:hAnsi="宋体"/>
          <w:b/>
          <w:color w:val="000000"/>
          <w:sz w:val="24"/>
        </w:rPr>
        <w:t>合伙企业</w:t>
      </w:r>
      <w:r w:rsidR="00357C8A" w:rsidRPr="00093B42">
        <w:rPr>
          <w:rFonts w:hAnsi="宋体"/>
          <w:b/>
          <w:color w:val="000000"/>
          <w:sz w:val="24"/>
        </w:rPr>
        <w:t>的解</w:t>
      </w:r>
      <w:r w:rsidR="00357C8A" w:rsidRPr="00093B42">
        <w:rPr>
          <w:rFonts w:hAnsi="宋体" w:hint="eastAsia"/>
          <w:b/>
          <w:color w:val="000000"/>
          <w:sz w:val="24"/>
        </w:rPr>
        <w:t>散</w:t>
      </w:r>
      <w:r w:rsidR="00357C8A" w:rsidRPr="00093B42">
        <w:rPr>
          <w:rFonts w:hAnsi="宋体"/>
          <w:b/>
          <w:color w:val="000000"/>
          <w:sz w:val="24"/>
        </w:rPr>
        <w:t>与清算</w:t>
      </w:r>
      <w:bookmarkEnd w:id="9"/>
    </w:p>
    <w:p w:rsidR="00357C8A" w:rsidRPr="00093B42" w:rsidRDefault="00357C8A" w:rsidP="00357C8A">
      <w:pPr>
        <w:ind w:left="720"/>
        <w:jc w:val="left"/>
        <w:rPr>
          <w:b/>
          <w:color w:val="000000"/>
          <w:sz w:val="24"/>
        </w:rPr>
      </w:pPr>
    </w:p>
    <w:p w:rsidR="00357C8A" w:rsidRPr="00093B42" w:rsidRDefault="00357C8A" w:rsidP="001D0A07">
      <w:pPr>
        <w:numPr>
          <w:ilvl w:val="0"/>
          <w:numId w:val="24"/>
        </w:numPr>
        <w:ind w:leftChars="200" w:left="959" w:hanging="539"/>
        <w:jc w:val="left"/>
        <w:rPr>
          <w:b/>
          <w:color w:val="000000"/>
          <w:sz w:val="24"/>
        </w:rPr>
      </w:pPr>
      <w:r w:rsidRPr="00093B42">
        <w:rPr>
          <w:rFonts w:hAnsi="宋体"/>
          <w:b/>
          <w:color w:val="000000"/>
          <w:sz w:val="24"/>
        </w:rPr>
        <w:t>解散</w:t>
      </w:r>
    </w:p>
    <w:p w:rsidR="00357C8A" w:rsidRPr="00093B42" w:rsidRDefault="00357C8A" w:rsidP="00357C8A">
      <w:pPr>
        <w:ind w:left="840"/>
        <w:jc w:val="left"/>
        <w:rPr>
          <w:b/>
          <w:color w:val="000000"/>
          <w:sz w:val="24"/>
        </w:rPr>
      </w:pPr>
    </w:p>
    <w:p w:rsidR="00357C8A" w:rsidRPr="00093B42" w:rsidRDefault="00357C8A" w:rsidP="00357C8A">
      <w:pPr>
        <w:adjustRightInd w:val="0"/>
        <w:snapToGrid w:val="0"/>
        <w:ind w:leftChars="200" w:left="420" w:firstLineChars="200" w:firstLine="480"/>
        <w:jc w:val="left"/>
        <w:rPr>
          <w:color w:val="000000"/>
          <w:sz w:val="24"/>
        </w:rPr>
      </w:pPr>
      <w:r w:rsidRPr="00093B42">
        <w:rPr>
          <w:rFonts w:hAnsi="宋体"/>
          <w:color w:val="000000"/>
          <w:sz w:val="24"/>
        </w:rPr>
        <w:t>当下列任何情形之一发生时，</w:t>
      </w:r>
      <w:r w:rsidR="006F4EC0">
        <w:rPr>
          <w:rFonts w:hAnsi="宋体"/>
          <w:color w:val="000000"/>
          <w:sz w:val="24"/>
        </w:rPr>
        <w:t>合伙企业</w:t>
      </w:r>
      <w:r w:rsidRPr="00093B42">
        <w:rPr>
          <w:rFonts w:hAnsi="宋体"/>
          <w:color w:val="000000"/>
          <w:sz w:val="24"/>
        </w:rPr>
        <w:t>应被解散并清算：</w:t>
      </w:r>
    </w:p>
    <w:p w:rsidR="00357C8A" w:rsidRPr="00093B42" w:rsidRDefault="00357C8A" w:rsidP="00357C8A">
      <w:pPr>
        <w:jc w:val="left"/>
        <w:rPr>
          <w:color w:val="000000"/>
          <w:sz w:val="24"/>
        </w:rPr>
      </w:pPr>
    </w:p>
    <w:p w:rsidR="00357C8A" w:rsidRPr="00093B42" w:rsidRDefault="006F4EC0" w:rsidP="001D0A07">
      <w:pPr>
        <w:pStyle w:val="a6"/>
        <w:numPr>
          <w:ilvl w:val="1"/>
          <w:numId w:val="53"/>
        </w:numPr>
        <w:adjustRightInd w:val="0"/>
        <w:snapToGrid w:val="0"/>
        <w:ind w:leftChars="200" w:left="1260" w:hangingChars="350" w:hanging="840"/>
        <w:jc w:val="left"/>
        <w:rPr>
          <w:rFonts w:ascii="Times New Roman" w:hAnsi="Times New Roman"/>
          <w:color w:val="000000"/>
          <w:sz w:val="24"/>
          <w:szCs w:val="24"/>
        </w:rPr>
      </w:pPr>
      <w:r>
        <w:rPr>
          <w:rFonts w:ascii="Times New Roman" w:hAnsi="宋体"/>
          <w:color w:val="000000"/>
          <w:sz w:val="24"/>
          <w:szCs w:val="24"/>
        </w:rPr>
        <w:t>合伙企业</w:t>
      </w:r>
      <w:r w:rsidR="00357C8A" w:rsidRPr="00093B42">
        <w:rPr>
          <w:rFonts w:ascii="Times New Roman" w:hAnsi="宋体"/>
          <w:color w:val="000000"/>
          <w:sz w:val="24"/>
          <w:szCs w:val="24"/>
        </w:rPr>
        <w:t>经营期限届满且未依据本协议获得延长，或者依据本协议约定经延长后的经营期限届满；</w:t>
      </w:r>
    </w:p>
    <w:p w:rsidR="00357C8A" w:rsidRPr="00093B42" w:rsidRDefault="00357C8A" w:rsidP="00357C8A">
      <w:pPr>
        <w:pStyle w:val="a6"/>
        <w:adjustRightInd w:val="0"/>
        <w:snapToGrid w:val="0"/>
        <w:ind w:leftChars="200" w:left="1260" w:hangingChars="350" w:hanging="840"/>
        <w:jc w:val="left"/>
        <w:rPr>
          <w:rFonts w:ascii="Times New Roman" w:hAnsi="Times New Roman"/>
          <w:color w:val="000000"/>
          <w:sz w:val="24"/>
          <w:szCs w:val="24"/>
        </w:rPr>
      </w:pPr>
    </w:p>
    <w:p w:rsidR="00357C8A" w:rsidRPr="00093B42" w:rsidRDefault="00357C8A" w:rsidP="001D0A07">
      <w:pPr>
        <w:pStyle w:val="a6"/>
        <w:numPr>
          <w:ilvl w:val="1"/>
          <w:numId w:val="53"/>
        </w:numPr>
        <w:adjustRightInd w:val="0"/>
        <w:snapToGrid w:val="0"/>
        <w:ind w:leftChars="200" w:left="1260" w:hangingChars="350" w:hanging="840"/>
        <w:jc w:val="left"/>
        <w:rPr>
          <w:rFonts w:ascii="Times New Roman" w:hAnsi="Times New Roman"/>
          <w:color w:val="000000"/>
          <w:sz w:val="24"/>
          <w:szCs w:val="24"/>
        </w:rPr>
      </w:pPr>
      <w:r w:rsidRPr="00093B42">
        <w:rPr>
          <w:rFonts w:ascii="Times New Roman" w:hAnsi="宋体"/>
          <w:color w:val="000000"/>
          <w:sz w:val="24"/>
          <w:szCs w:val="24"/>
        </w:rPr>
        <w:t>普通合伙人提议并经合计持有本</w:t>
      </w:r>
      <w:r w:rsidR="006F4EC0">
        <w:rPr>
          <w:rFonts w:ascii="Times New Roman" w:hAnsi="宋体"/>
          <w:color w:val="000000"/>
          <w:sz w:val="24"/>
          <w:szCs w:val="24"/>
        </w:rPr>
        <w:t>合伙企业</w:t>
      </w:r>
      <w:r w:rsidRPr="00093B42">
        <w:rPr>
          <w:rFonts w:ascii="Times New Roman" w:hAnsi="Times New Roman"/>
          <w:b/>
          <w:color w:val="000000"/>
          <w:sz w:val="24"/>
          <w:szCs w:val="24"/>
        </w:rPr>
        <w:t>100%</w:t>
      </w:r>
      <w:r w:rsidRPr="00093B42">
        <w:rPr>
          <w:rFonts w:ascii="Times New Roman" w:hAnsi="宋体"/>
          <w:color w:val="000000"/>
          <w:sz w:val="24"/>
          <w:szCs w:val="24"/>
        </w:rPr>
        <w:t>实缴出资额的守约合伙人表决同意解散；</w:t>
      </w:r>
    </w:p>
    <w:p w:rsidR="00357C8A" w:rsidRPr="00093B42" w:rsidRDefault="00357C8A" w:rsidP="00357C8A">
      <w:pPr>
        <w:pStyle w:val="a6"/>
        <w:adjustRightInd w:val="0"/>
        <w:snapToGrid w:val="0"/>
        <w:ind w:firstLineChars="0" w:firstLine="0"/>
        <w:jc w:val="left"/>
        <w:rPr>
          <w:rFonts w:ascii="Times New Roman" w:hAnsi="Times New Roman"/>
          <w:color w:val="000000"/>
          <w:sz w:val="24"/>
          <w:szCs w:val="24"/>
        </w:rPr>
      </w:pPr>
    </w:p>
    <w:p w:rsidR="00357C8A" w:rsidRPr="00093B42" w:rsidRDefault="00357C8A" w:rsidP="001D0A07">
      <w:pPr>
        <w:pStyle w:val="a6"/>
        <w:numPr>
          <w:ilvl w:val="1"/>
          <w:numId w:val="53"/>
        </w:numPr>
        <w:adjustRightInd w:val="0"/>
        <w:snapToGrid w:val="0"/>
        <w:ind w:leftChars="200" w:left="1260" w:hangingChars="350" w:hanging="840"/>
        <w:jc w:val="left"/>
        <w:rPr>
          <w:rFonts w:ascii="Times New Roman" w:hAnsi="Times New Roman"/>
          <w:color w:val="000000"/>
          <w:sz w:val="24"/>
          <w:szCs w:val="24"/>
        </w:rPr>
      </w:pPr>
      <w:r w:rsidRPr="00093B42">
        <w:rPr>
          <w:rFonts w:ascii="Times New Roman" w:hAnsi="宋体"/>
          <w:color w:val="000000"/>
          <w:sz w:val="24"/>
          <w:szCs w:val="24"/>
        </w:rPr>
        <w:t>普通合伙人依据本协议被除名或退伙且</w:t>
      </w:r>
      <w:r w:rsidR="006F4EC0">
        <w:rPr>
          <w:rFonts w:ascii="Times New Roman" w:hAnsi="宋体"/>
          <w:color w:val="000000"/>
          <w:sz w:val="24"/>
          <w:szCs w:val="24"/>
        </w:rPr>
        <w:t>合伙企业</w:t>
      </w:r>
      <w:r w:rsidRPr="00093B42">
        <w:rPr>
          <w:rFonts w:ascii="Times New Roman" w:hAnsi="宋体"/>
          <w:color w:val="000000"/>
          <w:sz w:val="24"/>
          <w:szCs w:val="24"/>
        </w:rPr>
        <w:t>未接纳新的普通合伙人；</w:t>
      </w:r>
    </w:p>
    <w:p w:rsidR="00357C8A" w:rsidRPr="00093B42" w:rsidRDefault="00357C8A" w:rsidP="00357C8A">
      <w:pPr>
        <w:pStyle w:val="a6"/>
        <w:adjustRightInd w:val="0"/>
        <w:snapToGrid w:val="0"/>
        <w:ind w:leftChars="200" w:left="1260" w:hangingChars="350" w:hanging="840"/>
        <w:jc w:val="left"/>
        <w:rPr>
          <w:rFonts w:ascii="Times New Roman" w:hAnsi="Times New Roman"/>
          <w:color w:val="000000"/>
          <w:sz w:val="24"/>
          <w:szCs w:val="24"/>
        </w:rPr>
      </w:pPr>
    </w:p>
    <w:p w:rsidR="00357C8A" w:rsidRPr="00093B42" w:rsidRDefault="00357C8A" w:rsidP="001D0A07">
      <w:pPr>
        <w:pStyle w:val="a6"/>
        <w:numPr>
          <w:ilvl w:val="1"/>
          <w:numId w:val="53"/>
        </w:numPr>
        <w:adjustRightInd w:val="0"/>
        <w:snapToGrid w:val="0"/>
        <w:ind w:leftChars="200" w:left="1260" w:hangingChars="350" w:hanging="840"/>
        <w:jc w:val="left"/>
        <w:rPr>
          <w:rFonts w:ascii="Times New Roman" w:hAnsi="Times New Roman"/>
          <w:color w:val="000000"/>
          <w:sz w:val="24"/>
          <w:szCs w:val="24"/>
        </w:rPr>
      </w:pPr>
      <w:r w:rsidRPr="00093B42">
        <w:rPr>
          <w:rFonts w:ascii="Times New Roman" w:hAnsi="宋体"/>
          <w:color w:val="000000"/>
          <w:sz w:val="24"/>
          <w:szCs w:val="24"/>
        </w:rPr>
        <w:t>有限合伙人一方或数方严重违约，致使普通合伙人判断</w:t>
      </w:r>
      <w:r w:rsidR="006F4EC0">
        <w:rPr>
          <w:rFonts w:ascii="Times New Roman" w:hAnsi="宋体"/>
          <w:color w:val="000000"/>
          <w:sz w:val="24"/>
          <w:szCs w:val="24"/>
        </w:rPr>
        <w:t>合伙企业</w:t>
      </w:r>
      <w:r w:rsidRPr="00093B42">
        <w:rPr>
          <w:rFonts w:ascii="Times New Roman" w:hAnsi="宋体"/>
          <w:color w:val="000000"/>
          <w:sz w:val="24"/>
          <w:szCs w:val="24"/>
        </w:rPr>
        <w:t>无法继续经营；</w:t>
      </w:r>
    </w:p>
    <w:p w:rsidR="00357C8A" w:rsidRPr="00093B42" w:rsidRDefault="00357C8A" w:rsidP="00357C8A">
      <w:pPr>
        <w:pStyle w:val="a6"/>
        <w:adjustRightInd w:val="0"/>
        <w:snapToGrid w:val="0"/>
        <w:ind w:leftChars="200" w:left="1260" w:hangingChars="350" w:hanging="840"/>
        <w:jc w:val="left"/>
        <w:rPr>
          <w:rFonts w:ascii="Times New Roman" w:hAnsi="Times New Roman"/>
          <w:color w:val="000000"/>
          <w:sz w:val="24"/>
          <w:szCs w:val="24"/>
        </w:rPr>
      </w:pPr>
    </w:p>
    <w:p w:rsidR="00357C8A" w:rsidRPr="00093B42" w:rsidRDefault="006F4EC0" w:rsidP="001D0A07">
      <w:pPr>
        <w:pStyle w:val="a6"/>
        <w:numPr>
          <w:ilvl w:val="1"/>
          <w:numId w:val="53"/>
        </w:numPr>
        <w:adjustRightInd w:val="0"/>
        <w:snapToGrid w:val="0"/>
        <w:ind w:leftChars="200" w:left="1260" w:hangingChars="350" w:hanging="840"/>
        <w:jc w:val="left"/>
        <w:rPr>
          <w:rFonts w:ascii="Times New Roman" w:hAnsi="Times New Roman"/>
          <w:color w:val="000000"/>
          <w:sz w:val="24"/>
          <w:szCs w:val="24"/>
        </w:rPr>
      </w:pPr>
      <w:r>
        <w:rPr>
          <w:rFonts w:ascii="Times New Roman" w:hAnsi="宋体"/>
          <w:color w:val="000000"/>
          <w:sz w:val="24"/>
          <w:szCs w:val="24"/>
        </w:rPr>
        <w:t>合伙企业</w:t>
      </w:r>
      <w:r w:rsidR="00357C8A" w:rsidRPr="00093B42">
        <w:rPr>
          <w:rFonts w:ascii="Times New Roman" w:hAnsi="宋体"/>
          <w:color w:val="000000"/>
          <w:sz w:val="24"/>
          <w:szCs w:val="24"/>
        </w:rPr>
        <w:t>被吊销营业执照；</w:t>
      </w:r>
    </w:p>
    <w:p w:rsidR="00357C8A" w:rsidRPr="00093B42" w:rsidRDefault="00357C8A" w:rsidP="00357C8A">
      <w:pPr>
        <w:pStyle w:val="a6"/>
        <w:adjustRightInd w:val="0"/>
        <w:snapToGrid w:val="0"/>
        <w:ind w:leftChars="200" w:left="1260" w:hangingChars="350" w:hanging="840"/>
        <w:jc w:val="left"/>
        <w:rPr>
          <w:rFonts w:ascii="Times New Roman" w:hAnsi="Times New Roman"/>
          <w:color w:val="000000"/>
          <w:sz w:val="24"/>
          <w:szCs w:val="24"/>
        </w:rPr>
      </w:pPr>
    </w:p>
    <w:p w:rsidR="00357C8A" w:rsidRPr="00093B42" w:rsidRDefault="00357C8A" w:rsidP="001D0A07">
      <w:pPr>
        <w:pStyle w:val="a6"/>
        <w:numPr>
          <w:ilvl w:val="1"/>
          <w:numId w:val="53"/>
        </w:numPr>
        <w:adjustRightInd w:val="0"/>
        <w:snapToGrid w:val="0"/>
        <w:ind w:leftChars="200" w:left="1260" w:hangingChars="350" w:hanging="840"/>
        <w:jc w:val="left"/>
        <w:rPr>
          <w:rFonts w:ascii="Times New Roman" w:hAnsi="Times New Roman"/>
          <w:color w:val="000000"/>
          <w:sz w:val="24"/>
          <w:szCs w:val="24"/>
        </w:rPr>
      </w:pPr>
      <w:r w:rsidRPr="00093B42">
        <w:rPr>
          <w:rFonts w:ascii="Times New Roman" w:hAnsi="宋体"/>
          <w:color w:val="000000"/>
          <w:sz w:val="24"/>
          <w:szCs w:val="24"/>
        </w:rPr>
        <w:t>出现《合伙企业法》规定或本协议约定的其他解散原因。</w:t>
      </w:r>
    </w:p>
    <w:p w:rsidR="00357C8A" w:rsidRPr="00093B42" w:rsidRDefault="00357C8A" w:rsidP="00357C8A">
      <w:pPr>
        <w:pStyle w:val="a6"/>
        <w:ind w:firstLineChars="0" w:firstLine="0"/>
        <w:jc w:val="left"/>
        <w:rPr>
          <w:rFonts w:ascii="Times New Roman" w:hAnsi="Times New Roman"/>
          <w:color w:val="000000"/>
          <w:sz w:val="24"/>
          <w:szCs w:val="24"/>
        </w:rPr>
      </w:pPr>
    </w:p>
    <w:p w:rsidR="00357C8A" w:rsidRPr="00093B42" w:rsidRDefault="00357C8A" w:rsidP="001D0A07">
      <w:pPr>
        <w:numPr>
          <w:ilvl w:val="0"/>
          <w:numId w:val="24"/>
        </w:numPr>
        <w:ind w:leftChars="200" w:left="959" w:hanging="539"/>
        <w:jc w:val="left"/>
        <w:rPr>
          <w:b/>
          <w:color w:val="000000"/>
          <w:sz w:val="24"/>
        </w:rPr>
      </w:pPr>
      <w:r w:rsidRPr="00093B42">
        <w:rPr>
          <w:rFonts w:hAnsi="宋体"/>
          <w:b/>
          <w:color w:val="000000"/>
          <w:sz w:val="24"/>
        </w:rPr>
        <w:t>清算</w:t>
      </w:r>
    </w:p>
    <w:p w:rsidR="00357C8A" w:rsidRPr="00093B42" w:rsidRDefault="00357C8A" w:rsidP="00357C8A">
      <w:pPr>
        <w:ind w:left="840"/>
        <w:jc w:val="left"/>
        <w:rPr>
          <w:b/>
          <w:color w:val="000000"/>
          <w:sz w:val="24"/>
        </w:rPr>
      </w:pPr>
    </w:p>
    <w:p w:rsidR="00357C8A" w:rsidRPr="00093B42" w:rsidRDefault="00357C8A" w:rsidP="001D0A07">
      <w:pPr>
        <w:numPr>
          <w:ilvl w:val="0"/>
          <w:numId w:val="52"/>
        </w:numPr>
        <w:tabs>
          <w:tab w:val="clear" w:pos="780"/>
        </w:tabs>
        <w:adjustRightInd w:val="0"/>
        <w:snapToGrid w:val="0"/>
        <w:ind w:leftChars="200" w:left="1260" w:hangingChars="350" w:hanging="840"/>
        <w:jc w:val="left"/>
        <w:rPr>
          <w:color w:val="000000"/>
          <w:sz w:val="24"/>
        </w:rPr>
      </w:pPr>
      <w:r w:rsidRPr="00093B42">
        <w:rPr>
          <w:rFonts w:hAnsi="宋体"/>
          <w:color w:val="000000"/>
          <w:sz w:val="24"/>
        </w:rPr>
        <w:t>清算人由</w:t>
      </w:r>
      <w:r w:rsidR="007518CB" w:rsidRPr="00093B42">
        <w:rPr>
          <w:rFonts w:hAnsi="宋体" w:hint="eastAsia"/>
          <w:color w:val="000000"/>
          <w:sz w:val="24"/>
        </w:rPr>
        <w:t>【</w:t>
      </w:r>
      <w:r w:rsidRPr="00093B42">
        <w:rPr>
          <w:rFonts w:hAnsi="宋体"/>
          <w:color w:val="000000"/>
          <w:sz w:val="24"/>
        </w:rPr>
        <w:t>普通合伙人</w:t>
      </w:r>
      <w:r w:rsidR="007518CB" w:rsidRPr="00093B42">
        <w:rPr>
          <w:rFonts w:hAnsi="宋体" w:hint="eastAsia"/>
          <w:color w:val="000000"/>
          <w:sz w:val="24"/>
        </w:rPr>
        <w:t>】</w:t>
      </w:r>
      <w:r w:rsidRPr="00093B42">
        <w:rPr>
          <w:rFonts w:hAnsi="宋体"/>
          <w:color w:val="000000"/>
          <w:sz w:val="24"/>
        </w:rPr>
        <w:t>担任，除非合计持有本</w:t>
      </w:r>
      <w:r w:rsidR="006F4EC0">
        <w:rPr>
          <w:rFonts w:hAnsi="宋体"/>
          <w:color w:val="000000"/>
          <w:sz w:val="24"/>
        </w:rPr>
        <w:t>合伙企业</w:t>
      </w:r>
      <w:r w:rsidRPr="00093B42">
        <w:rPr>
          <w:rFonts w:hAnsi="宋体" w:hint="eastAsia"/>
          <w:color w:val="000000"/>
          <w:sz w:val="24"/>
        </w:rPr>
        <w:t>【</w:t>
      </w:r>
      <w:r w:rsidRPr="00093B42">
        <w:rPr>
          <w:rFonts w:hint="eastAsia"/>
          <w:b/>
          <w:color w:val="000000"/>
          <w:sz w:val="24"/>
        </w:rPr>
        <w:t>三分之二】</w:t>
      </w:r>
      <w:r w:rsidRPr="00093B42">
        <w:rPr>
          <w:rFonts w:hAnsi="宋体"/>
          <w:color w:val="000000"/>
          <w:sz w:val="24"/>
        </w:rPr>
        <w:t>以上实缴出资额的合伙人决定由普通合伙人之外的人士担任。</w:t>
      </w:r>
    </w:p>
    <w:p w:rsidR="00357C8A" w:rsidRPr="00093B42" w:rsidRDefault="00357C8A" w:rsidP="00357C8A">
      <w:pPr>
        <w:adjustRightInd w:val="0"/>
        <w:snapToGrid w:val="0"/>
        <w:ind w:leftChars="200" w:left="1260" w:hangingChars="350" w:hanging="840"/>
        <w:jc w:val="left"/>
        <w:rPr>
          <w:color w:val="000000"/>
          <w:sz w:val="24"/>
        </w:rPr>
      </w:pPr>
    </w:p>
    <w:p w:rsidR="00357C8A" w:rsidRPr="00093B42" w:rsidRDefault="00357C8A" w:rsidP="001D0A07">
      <w:pPr>
        <w:numPr>
          <w:ilvl w:val="0"/>
          <w:numId w:val="52"/>
        </w:numPr>
        <w:tabs>
          <w:tab w:val="clear" w:pos="780"/>
        </w:tabs>
        <w:adjustRightInd w:val="0"/>
        <w:snapToGrid w:val="0"/>
        <w:ind w:leftChars="200" w:left="1260" w:hangingChars="350" w:hanging="840"/>
        <w:jc w:val="left"/>
        <w:rPr>
          <w:color w:val="000000"/>
          <w:sz w:val="24"/>
        </w:rPr>
      </w:pPr>
      <w:r w:rsidRPr="00093B42">
        <w:rPr>
          <w:rFonts w:hAnsi="宋体"/>
          <w:color w:val="000000"/>
          <w:sz w:val="24"/>
        </w:rPr>
        <w:t>在确定清算人以后，所有</w:t>
      </w:r>
      <w:r w:rsidR="006F4EC0">
        <w:rPr>
          <w:rFonts w:hAnsi="宋体"/>
          <w:color w:val="000000"/>
          <w:sz w:val="24"/>
        </w:rPr>
        <w:t>合伙企业</w:t>
      </w:r>
      <w:r w:rsidRPr="00093B42">
        <w:rPr>
          <w:rFonts w:hAnsi="宋体"/>
          <w:color w:val="000000"/>
          <w:sz w:val="24"/>
        </w:rPr>
        <w:t>未变现的资产由清算人负责管理，但如清算人并非普通合伙人，则普通合伙人有义务帮助清算人对未变现资产进行变现。</w:t>
      </w:r>
    </w:p>
    <w:p w:rsidR="00357C8A" w:rsidRPr="00093B42" w:rsidRDefault="00357C8A" w:rsidP="00357C8A">
      <w:pPr>
        <w:adjustRightInd w:val="0"/>
        <w:snapToGrid w:val="0"/>
        <w:ind w:leftChars="200" w:left="1260" w:hangingChars="350" w:hanging="840"/>
        <w:jc w:val="left"/>
        <w:rPr>
          <w:color w:val="000000"/>
          <w:sz w:val="24"/>
        </w:rPr>
      </w:pPr>
    </w:p>
    <w:p w:rsidR="00357C8A" w:rsidRPr="00093B42" w:rsidRDefault="00357C8A" w:rsidP="001D0A07">
      <w:pPr>
        <w:numPr>
          <w:ilvl w:val="0"/>
          <w:numId w:val="52"/>
        </w:numPr>
        <w:tabs>
          <w:tab w:val="clear" w:pos="780"/>
        </w:tabs>
        <w:adjustRightInd w:val="0"/>
        <w:snapToGrid w:val="0"/>
        <w:ind w:leftChars="200" w:left="1260" w:hangingChars="350" w:hanging="840"/>
        <w:jc w:val="left"/>
        <w:rPr>
          <w:color w:val="000000"/>
          <w:sz w:val="24"/>
        </w:rPr>
      </w:pPr>
      <w:r w:rsidRPr="00093B42">
        <w:rPr>
          <w:rFonts w:hAnsi="宋体"/>
          <w:color w:val="000000"/>
          <w:sz w:val="24"/>
        </w:rPr>
        <w:t>清算期不超过一年，清算期结束时未能变现的非现金资产按照本协议第</w:t>
      </w:r>
      <w:r w:rsidRPr="00093B42">
        <w:rPr>
          <w:b/>
          <w:color w:val="000000"/>
          <w:sz w:val="24"/>
        </w:rPr>
        <w:t>6</w:t>
      </w:r>
      <w:r w:rsidRPr="00093B42">
        <w:rPr>
          <w:rFonts w:hAnsi="宋体"/>
          <w:color w:val="000000"/>
          <w:sz w:val="24"/>
        </w:rPr>
        <w:t>条约定的分配原则进行分配。</w:t>
      </w:r>
    </w:p>
    <w:p w:rsidR="00357C8A" w:rsidRPr="00093B42" w:rsidRDefault="00357C8A" w:rsidP="00357C8A">
      <w:pPr>
        <w:jc w:val="left"/>
        <w:rPr>
          <w:color w:val="000000"/>
          <w:sz w:val="24"/>
        </w:rPr>
      </w:pPr>
    </w:p>
    <w:p w:rsidR="00357C8A" w:rsidRPr="00093B42" w:rsidRDefault="00357C8A" w:rsidP="001D0A07">
      <w:pPr>
        <w:numPr>
          <w:ilvl w:val="0"/>
          <w:numId w:val="24"/>
        </w:numPr>
        <w:ind w:leftChars="200" w:left="959" w:hanging="539"/>
        <w:jc w:val="left"/>
        <w:rPr>
          <w:b/>
          <w:color w:val="000000"/>
          <w:sz w:val="24"/>
        </w:rPr>
      </w:pPr>
      <w:r w:rsidRPr="00093B42">
        <w:rPr>
          <w:rFonts w:hAnsi="宋体"/>
          <w:b/>
          <w:color w:val="000000"/>
          <w:sz w:val="24"/>
        </w:rPr>
        <w:t>清算清偿顺序</w:t>
      </w:r>
    </w:p>
    <w:p w:rsidR="00357C8A" w:rsidRPr="00093B42" w:rsidRDefault="00357C8A" w:rsidP="00357C8A">
      <w:pPr>
        <w:ind w:left="840"/>
        <w:jc w:val="left"/>
        <w:rPr>
          <w:b/>
          <w:color w:val="000000"/>
          <w:sz w:val="24"/>
        </w:rPr>
      </w:pPr>
    </w:p>
    <w:p w:rsidR="00357C8A" w:rsidRPr="00093B42" w:rsidRDefault="006F4EC0" w:rsidP="001D0A07">
      <w:pPr>
        <w:numPr>
          <w:ilvl w:val="0"/>
          <w:numId w:val="51"/>
        </w:numPr>
        <w:adjustRightInd w:val="0"/>
        <w:snapToGrid w:val="0"/>
        <w:ind w:leftChars="200" w:left="1260" w:hangingChars="350" w:hanging="840"/>
        <w:jc w:val="left"/>
        <w:rPr>
          <w:color w:val="000000"/>
          <w:sz w:val="24"/>
        </w:rPr>
      </w:pPr>
      <w:r>
        <w:rPr>
          <w:rFonts w:hAnsi="宋体"/>
          <w:color w:val="000000"/>
          <w:sz w:val="24"/>
        </w:rPr>
        <w:t>合伙企业</w:t>
      </w:r>
      <w:r w:rsidR="00357C8A" w:rsidRPr="00093B42">
        <w:rPr>
          <w:rFonts w:hAnsi="宋体"/>
          <w:color w:val="000000"/>
          <w:sz w:val="24"/>
        </w:rPr>
        <w:t>到期或终止清算时，清算剩余财产根据本协议第</w:t>
      </w:r>
      <w:r w:rsidR="00357C8A" w:rsidRPr="00093B42">
        <w:rPr>
          <w:b/>
          <w:color w:val="000000"/>
          <w:sz w:val="24"/>
        </w:rPr>
        <w:t>6</w:t>
      </w:r>
      <w:r w:rsidR="00357C8A" w:rsidRPr="00093B42">
        <w:rPr>
          <w:rFonts w:hAnsi="宋体"/>
          <w:color w:val="000000"/>
          <w:sz w:val="24"/>
        </w:rPr>
        <w:t>条约定的分配原则和程序在所有合伙人之间进行分配。</w:t>
      </w:r>
    </w:p>
    <w:p w:rsidR="00357C8A" w:rsidRPr="00093B42" w:rsidRDefault="00357C8A" w:rsidP="00357C8A">
      <w:pPr>
        <w:adjustRightInd w:val="0"/>
        <w:snapToGrid w:val="0"/>
        <w:ind w:leftChars="200" w:left="1260" w:hangingChars="350" w:hanging="840"/>
        <w:jc w:val="left"/>
        <w:rPr>
          <w:color w:val="000000"/>
          <w:sz w:val="24"/>
        </w:rPr>
      </w:pPr>
    </w:p>
    <w:p w:rsidR="00357C8A" w:rsidRPr="00093B42" w:rsidRDefault="006F4EC0" w:rsidP="001D0A07">
      <w:pPr>
        <w:numPr>
          <w:ilvl w:val="0"/>
          <w:numId w:val="51"/>
        </w:numPr>
        <w:adjustRightInd w:val="0"/>
        <w:snapToGrid w:val="0"/>
        <w:ind w:leftChars="200" w:left="1260" w:hangingChars="350" w:hanging="840"/>
        <w:jc w:val="left"/>
        <w:rPr>
          <w:color w:val="000000"/>
          <w:sz w:val="24"/>
        </w:rPr>
      </w:pPr>
      <w:r>
        <w:rPr>
          <w:rFonts w:hAnsi="宋体"/>
          <w:color w:val="000000"/>
          <w:sz w:val="24"/>
        </w:rPr>
        <w:t>合伙企业</w:t>
      </w:r>
      <w:r w:rsidR="00357C8A" w:rsidRPr="00093B42">
        <w:rPr>
          <w:rFonts w:hAnsi="宋体"/>
          <w:color w:val="000000"/>
          <w:sz w:val="24"/>
        </w:rPr>
        <w:t>剩余财产不足以清偿债务时，由普通合伙人向债权人承担连带清偿责任。</w:t>
      </w:r>
    </w:p>
    <w:p w:rsidR="00357C8A" w:rsidRDefault="00357C8A" w:rsidP="00357C8A">
      <w:pPr>
        <w:jc w:val="left"/>
        <w:rPr>
          <w:rFonts w:hint="eastAsia"/>
          <w:color w:val="000000"/>
          <w:sz w:val="24"/>
        </w:rPr>
      </w:pPr>
    </w:p>
    <w:p w:rsidR="004B6A13" w:rsidRPr="00093B42" w:rsidRDefault="004B6A13" w:rsidP="00357C8A">
      <w:pPr>
        <w:jc w:val="left"/>
        <w:rPr>
          <w:color w:val="000000"/>
          <w:sz w:val="24"/>
        </w:rPr>
      </w:pPr>
    </w:p>
    <w:p w:rsidR="00357C8A" w:rsidRPr="00093B42" w:rsidRDefault="00357C8A" w:rsidP="00357C8A">
      <w:pPr>
        <w:numPr>
          <w:ilvl w:val="0"/>
          <w:numId w:val="2"/>
        </w:numPr>
        <w:tabs>
          <w:tab w:val="clear" w:pos="720"/>
        </w:tabs>
        <w:jc w:val="left"/>
        <w:outlineLvl w:val="0"/>
        <w:rPr>
          <w:b/>
          <w:color w:val="000000"/>
          <w:sz w:val="24"/>
        </w:rPr>
      </w:pPr>
      <w:bookmarkStart w:id="10" w:name="_Toc335733272"/>
      <w:r w:rsidRPr="00093B42">
        <w:rPr>
          <w:rFonts w:hAnsi="宋体"/>
          <w:b/>
          <w:color w:val="000000"/>
          <w:sz w:val="24"/>
        </w:rPr>
        <w:t>违约责任及免责</w:t>
      </w:r>
      <w:bookmarkEnd w:id="10"/>
    </w:p>
    <w:p w:rsidR="00357C8A" w:rsidRPr="00093B42" w:rsidRDefault="00357C8A" w:rsidP="00357C8A">
      <w:pPr>
        <w:ind w:left="720"/>
        <w:jc w:val="left"/>
        <w:rPr>
          <w:b/>
          <w:color w:val="000000"/>
          <w:sz w:val="24"/>
        </w:rPr>
      </w:pPr>
    </w:p>
    <w:p w:rsidR="00357C8A" w:rsidRPr="00093B42" w:rsidRDefault="00357C8A" w:rsidP="001D0A07">
      <w:pPr>
        <w:numPr>
          <w:ilvl w:val="0"/>
          <w:numId w:val="25"/>
        </w:numPr>
        <w:ind w:leftChars="200" w:left="959" w:hanging="539"/>
        <w:jc w:val="left"/>
        <w:rPr>
          <w:b/>
          <w:color w:val="000000"/>
          <w:sz w:val="24"/>
        </w:rPr>
      </w:pPr>
      <w:r w:rsidRPr="00093B42">
        <w:rPr>
          <w:rFonts w:hAnsi="宋体"/>
          <w:b/>
          <w:color w:val="000000"/>
          <w:sz w:val="24"/>
        </w:rPr>
        <w:t>违约责任</w:t>
      </w:r>
    </w:p>
    <w:p w:rsidR="00357C8A" w:rsidRPr="00093B42" w:rsidRDefault="000512F9" w:rsidP="000512F9">
      <w:pPr>
        <w:tabs>
          <w:tab w:val="left" w:pos="5085"/>
        </w:tabs>
        <w:ind w:left="840"/>
        <w:jc w:val="left"/>
        <w:rPr>
          <w:b/>
          <w:color w:val="000000"/>
          <w:sz w:val="24"/>
        </w:rPr>
      </w:pPr>
      <w:r w:rsidRPr="00093B42">
        <w:rPr>
          <w:b/>
          <w:color w:val="000000"/>
          <w:sz w:val="24"/>
        </w:rPr>
        <w:tab/>
      </w:r>
    </w:p>
    <w:p w:rsidR="00357C8A" w:rsidRPr="00093B42" w:rsidRDefault="00357C8A" w:rsidP="001D0A07">
      <w:pPr>
        <w:numPr>
          <w:ilvl w:val="1"/>
          <w:numId w:val="45"/>
        </w:numPr>
        <w:tabs>
          <w:tab w:val="clear" w:pos="1260"/>
        </w:tabs>
        <w:adjustRightInd w:val="0"/>
        <w:snapToGrid w:val="0"/>
        <w:ind w:leftChars="200" w:hangingChars="350" w:hanging="840"/>
        <w:jc w:val="left"/>
        <w:rPr>
          <w:color w:val="000000"/>
          <w:sz w:val="24"/>
        </w:rPr>
      </w:pPr>
      <w:r w:rsidRPr="00093B42">
        <w:rPr>
          <w:rFonts w:hAnsi="宋体"/>
          <w:color w:val="000000"/>
          <w:sz w:val="24"/>
        </w:rPr>
        <w:t>本协议签署后，任何一方未能按本协议的规定履行义务，或违反其做出的陈述与保证或承诺，应赔偿因其违约而给守约方造成的全部经济损失。</w:t>
      </w:r>
      <w:r w:rsidRPr="00093B42">
        <w:rPr>
          <w:color w:val="000000"/>
          <w:sz w:val="24"/>
        </w:rPr>
        <w:br/>
      </w:r>
    </w:p>
    <w:p w:rsidR="00357C8A" w:rsidRPr="00093B42" w:rsidRDefault="00357C8A" w:rsidP="001D0A07">
      <w:pPr>
        <w:numPr>
          <w:ilvl w:val="1"/>
          <w:numId w:val="45"/>
        </w:numPr>
        <w:tabs>
          <w:tab w:val="clear" w:pos="1260"/>
        </w:tabs>
        <w:adjustRightInd w:val="0"/>
        <w:snapToGrid w:val="0"/>
        <w:ind w:leftChars="200" w:hangingChars="350" w:hanging="840"/>
        <w:jc w:val="left"/>
        <w:rPr>
          <w:color w:val="000000"/>
          <w:sz w:val="24"/>
        </w:rPr>
      </w:pPr>
      <w:r w:rsidRPr="00093B42">
        <w:rPr>
          <w:rFonts w:hAnsi="宋体"/>
          <w:color w:val="000000"/>
          <w:sz w:val="24"/>
        </w:rPr>
        <w:t>合伙人如有下列情形，则按下述约定处理：</w:t>
      </w:r>
      <w:r w:rsidRPr="00093B42">
        <w:rPr>
          <w:color w:val="000000"/>
          <w:sz w:val="24"/>
        </w:rPr>
        <w:br/>
      </w:r>
    </w:p>
    <w:p w:rsidR="00357C8A" w:rsidRPr="00093B42" w:rsidRDefault="00357C8A" w:rsidP="001D0A07">
      <w:pPr>
        <w:numPr>
          <w:ilvl w:val="2"/>
          <w:numId w:val="46"/>
        </w:numPr>
        <w:tabs>
          <w:tab w:val="clear" w:pos="1560"/>
        </w:tabs>
        <w:adjustRightInd w:val="0"/>
        <w:snapToGrid w:val="0"/>
        <w:ind w:leftChars="400" w:left="1680" w:hangingChars="350" w:hanging="840"/>
        <w:jc w:val="left"/>
        <w:rPr>
          <w:color w:val="000000"/>
          <w:sz w:val="24"/>
        </w:rPr>
      </w:pPr>
      <w:r w:rsidRPr="00093B42">
        <w:rPr>
          <w:rFonts w:hAnsi="宋体"/>
          <w:color w:val="000000"/>
          <w:sz w:val="24"/>
        </w:rPr>
        <w:t>合伙人违反第</w:t>
      </w:r>
      <w:r w:rsidRPr="00093B42">
        <w:rPr>
          <w:b/>
          <w:color w:val="000000"/>
          <w:sz w:val="24"/>
        </w:rPr>
        <w:t>2.3</w:t>
      </w:r>
      <w:r w:rsidRPr="00093B42">
        <w:rPr>
          <w:rFonts w:hAnsi="宋体"/>
          <w:color w:val="000000"/>
          <w:sz w:val="24"/>
        </w:rPr>
        <w:t>款约定不足额或逾期缴付出资并根据第</w:t>
      </w:r>
      <w:r w:rsidRPr="00093B42">
        <w:rPr>
          <w:b/>
          <w:color w:val="000000"/>
          <w:sz w:val="24"/>
        </w:rPr>
        <w:t>2.4</w:t>
      </w:r>
      <w:r w:rsidRPr="00093B42">
        <w:rPr>
          <w:rFonts w:hAnsi="宋体"/>
          <w:b/>
          <w:color w:val="000000"/>
          <w:sz w:val="24"/>
        </w:rPr>
        <w:t>（</w:t>
      </w:r>
      <w:r w:rsidRPr="00093B42">
        <w:rPr>
          <w:b/>
          <w:color w:val="000000"/>
          <w:sz w:val="24"/>
        </w:rPr>
        <w:t>2</w:t>
      </w:r>
      <w:r w:rsidRPr="00093B42">
        <w:rPr>
          <w:rFonts w:hAnsi="宋体"/>
          <w:b/>
          <w:color w:val="000000"/>
          <w:sz w:val="24"/>
        </w:rPr>
        <w:t>）</w:t>
      </w:r>
      <w:r w:rsidRPr="00093B42">
        <w:rPr>
          <w:rFonts w:hAnsi="宋体"/>
          <w:color w:val="000000"/>
          <w:sz w:val="24"/>
        </w:rPr>
        <w:t>项被认定为违约合伙人的，应依下列约定承担违约责任：</w:t>
      </w:r>
    </w:p>
    <w:p w:rsidR="00357C8A" w:rsidRPr="00093B42" w:rsidRDefault="00357C8A" w:rsidP="00357C8A">
      <w:pPr>
        <w:ind w:left="1797"/>
        <w:jc w:val="left"/>
        <w:rPr>
          <w:color w:val="000000"/>
          <w:sz w:val="24"/>
        </w:rPr>
      </w:pPr>
    </w:p>
    <w:p w:rsidR="00357C8A" w:rsidRPr="00093B42" w:rsidRDefault="00357C8A" w:rsidP="001D0A07">
      <w:pPr>
        <w:numPr>
          <w:ilvl w:val="0"/>
          <w:numId w:val="60"/>
        </w:numPr>
        <w:adjustRightInd w:val="0"/>
        <w:snapToGrid w:val="0"/>
        <w:ind w:leftChars="800" w:left="2040" w:hangingChars="150" w:hanging="360"/>
        <w:jc w:val="left"/>
        <w:rPr>
          <w:color w:val="000000"/>
          <w:sz w:val="24"/>
        </w:rPr>
      </w:pPr>
      <w:r w:rsidRPr="00093B42">
        <w:rPr>
          <w:rFonts w:hAnsi="宋体"/>
          <w:color w:val="000000"/>
          <w:sz w:val="24"/>
        </w:rPr>
        <w:t>违约合伙人应就因其违约行为给</w:t>
      </w:r>
      <w:r w:rsidR="006F4EC0">
        <w:rPr>
          <w:rFonts w:hAnsi="宋体"/>
          <w:color w:val="000000"/>
          <w:sz w:val="24"/>
        </w:rPr>
        <w:t>合伙企业</w:t>
      </w:r>
      <w:r w:rsidRPr="00093B42">
        <w:rPr>
          <w:rFonts w:hAnsi="宋体"/>
          <w:color w:val="000000"/>
          <w:sz w:val="24"/>
        </w:rPr>
        <w:t>造成的全部损失承担赔偿责任；该等损失包括但不限于：</w:t>
      </w:r>
    </w:p>
    <w:p w:rsidR="00357C8A" w:rsidRPr="00093B42" w:rsidRDefault="00357C8A" w:rsidP="00357C8A">
      <w:pPr>
        <w:adjustRightInd w:val="0"/>
        <w:snapToGrid w:val="0"/>
        <w:ind w:left="2040"/>
        <w:jc w:val="left"/>
        <w:rPr>
          <w:color w:val="000000"/>
          <w:sz w:val="24"/>
        </w:rPr>
      </w:pPr>
    </w:p>
    <w:p w:rsidR="00357C8A" w:rsidRPr="00093B42" w:rsidRDefault="006F4EC0" w:rsidP="001D0A07">
      <w:pPr>
        <w:numPr>
          <w:ilvl w:val="1"/>
          <w:numId w:val="49"/>
        </w:numPr>
        <w:adjustRightInd w:val="0"/>
        <w:snapToGrid w:val="0"/>
        <w:ind w:leftChars="1000" w:left="2460" w:hangingChars="150" w:hanging="360"/>
        <w:jc w:val="left"/>
        <w:rPr>
          <w:color w:val="000000"/>
          <w:sz w:val="24"/>
        </w:rPr>
      </w:pPr>
      <w:r>
        <w:rPr>
          <w:rFonts w:hAnsi="宋体"/>
          <w:color w:val="000000"/>
          <w:sz w:val="24"/>
        </w:rPr>
        <w:t>合伙企业</w:t>
      </w:r>
      <w:r w:rsidR="00357C8A" w:rsidRPr="00093B42">
        <w:rPr>
          <w:rFonts w:hAnsi="宋体"/>
          <w:color w:val="000000"/>
          <w:sz w:val="24"/>
        </w:rPr>
        <w:t>因未能按期履行投资义务、支付费用和偿还债务而对第三方承担赔偿责任所受到的损失；</w:t>
      </w:r>
    </w:p>
    <w:p w:rsidR="00357C8A" w:rsidRPr="00093B42" w:rsidRDefault="006F4EC0" w:rsidP="001D0A07">
      <w:pPr>
        <w:numPr>
          <w:ilvl w:val="1"/>
          <w:numId w:val="49"/>
        </w:numPr>
        <w:adjustRightInd w:val="0"/>
        <w:snapToGrid w:val="0"/>
        <w:ind w:leftChars="1000" w:left="2460" w:hangingChars="150" w:hanging="360"/>
        <w:jc w:val="left"/>
        <w:rPr>
          <w:color w:val="000000"/>
          <w:sz w:val="24"/>
        </w:rPr>
      </w:pPr>
      <w:r>
        <w:rPr>
          <w:rFonts w:hAnsi="宋体"/>
          <w:color w:val="000000"/>
          <w:sz w:val="24"/>
        </w:rPr>
        <w:t>合伙企业</w:t>
      </w:r>
      <w:r w:rsidR="00357C8A" w:rsidRPr="00093B42">
        <w:rPr>
          <w:rFonts w:hAnsi="宋体"/>
          <w:color w:val="000000"/>
          <w:sz w:val="24"/>
        </w:rPr>
        <w:t>向违约合伙人追索违约金、赔偿金、滞纳金等所发生的仲裁等司法程序费用及合理的律师费。</w:t>
      </w:r>
    </w:p>
    <w:p w:rsidR="00357C8A" w:rsidRPr="00093B42" w:rsidRDefault="00357C8A" w:rsidP="00357C8A">
      <w:pPr>
        <w:adjustRightInd w:val="0"/>
        <w:snapToGrid w:val="0"/>
        <w:ind w:leftChars="800" w:left="2040" w:hangingChars="150" w:hanging="360"/>
        <w:jc w:val="left"/>
        <w:rPr>
          <w:color w:val="000000"/>
          <w:sz w:val="24"/>
        </w:rPr>
      </w:pPr>
    </w:p>
    <w:p w:rsidR="00357C8A" w:rsidRPr="00093B42" w:rsidRDefault="00357C8A" w:rsidP="001D0A07">
      <w:pPr>
        <w:numPr>
          <w:ilvl w:val="0"/>
          <w:numId w:val="60"/>
        </w:numPr>
        <w:adjustRightInd w:val="0"/>
        <w:snapToGrid w:val="0"/>
        <w:ind w:leftChars="800" w:left="2040" w:hangingChars="150" w:hanging="360"/>
        <w:jc w:val="left"/>
        <w:rPr>
          <w:color w:val="000000"/>
          <w:sz w:val="24"/>
        </w:rPr>
      </w:pPr>
      <w:r w:rsidRPr="00093B42">
        <w:rPr>
          <w:rFonts w:hAnsi="宋体"/>
          <w:color w:val="000000"/>
          <w:sz w:val="24"/>
        </w:rPr>
        <w:t>违约合伙人对合伙协议项下所有由有限合伙人同意的事项均失去表决权并不应被计入表决基数（但《合伙企业法》规定必须由所有合伙人全体一致同意的事项除外）。</w:t>
      </w:r>
    </w:p>
    <w:p w:rsidR="00357C8A" w:rsidRPr="00093B42" w:rsidRDefault="00357C8A" w:rsidP="00357C8A">
      <w:pPr>
        <w:pStyle w:val="a6"/>
        <w:adjustRightInd w:val="0"/>
        <w:snapToGrid w:val="0"/>
        <w:ind w:leftChars="800" w:left="2040" w:hangingChars="150" w:hanging="360"/>
        <w:jc w:val="left"/>
        <w:rPr>
          <w:rFonts w:ascii="Times New Roman" w:hAnsi="Times New Roman"/>
          <w:color w:val="000000"/>
          <w:sz w:val="24"/>
          <w:szCs w:val="24"/>
        </w:rPr>
      </w:pPr>
    </w:p>
    <w:p w:rsidR="00357C8A" w:rsidRPr="004B51ED" w:rsidRDefault="00357C8A" w:rsidP="004B51ED">
      <w:pPr>
        <w:numPr>
          <w:ilvl w:val="0"/>
          <w:numId w:val="60"/>
        </w:numPr>
        <w:adjustRightInd w:val="0"/>
        <w:snapToGrid w:val="0"/>
        <w:ind w:leftChars="800" w:left="2040" w:hangingChars="150" w:hanging="360"/>
        <w:jc w:val="left"/>
        <w:rPr>
          <w:color w:val="000000"/>
          <w:sz w:val="24"/>
        </w:rPr>
      </w:pPr>
      <w:r w:rsidRPr="00093B42">
        <w:rPr>
          <w:rFonts w:hAnsi="宋体"/>
          <w:color w:val="000000"/>
          <w:sz w:val="24"/>
        </w:rPr>
        <w:t>自违约合伙人发生违约行为之日起，如</w:t>
      </w:r>
      <w:r w:rsidR="006F4EC0">
        <w:rPr>
          <w:rFonts w:hAnsi="宋体"/>
          <w:color w:val="000000"/>
          <w:sz w:val="24"/>
        </w:rPr>
        <w:t>合伙企业</w:t>
      </w:r>
      <w:r w:rsidRPr="00093B42">
        <w:rPr>
          <w:rFonts w:hAnsi="宋体"/>
          <w:color w:val="000000"/>
          <w:sz w:val="24"/>
        </w:rPr>
        <w:t>有可分配收入，</w:t>
      </w:r>
      <w:r w:rsidR="006F4EC0">
        <w:rPr>
          <w:rFonts w:hAnsi="宋体"/>
          <w:color w:val="000000"/>
          <w:sz w:val="24"/>
        </w:rPr>
        <w:t>合伙企业</w:t>
      </w:r>
      <w:r w:rsidRPr="00093B42">
        <w:rPr>
          <w:rFonts w:hAnsi="宋体"/>
          <w:color w:val="000000"/>
          <w:sz w:val="24"/>
        </w:rPr>
        <w:t>仅支付应分配给违约合伙人的可分配收入的</w:t>
      </w:r>
      <w:r w:rsidRPr="00093B42">
        <w:rPr>
          <w:rFonts w:hAnsi="宋体" w:hint="eastAsia"/>
          <w:color w:val="000000"/>
          <w:sz w:val="24"/>
        </w:rPr>
        <w:t>【</w:t>
      </w:r>
      <w:r w:rsidRPr="00093B42">
        <w:rPr>
          <w:b/>
          <w:color w:val="000000"/>
          <w:sz w:val="24"/>
        </w:rPr>
        <w:t>50%</w:t>
      </w:r>
      <w:r w:rsidRPr="00093B42">
        <w:rPr>
          <w:rFonts w:hint="eastAsia"/>
          <w:b/>
          <w:color w:val="000000"/>
          <w:sz w:val="24"/>
        </w:rPr>
        <w:t>】</w:t>
      </w:r>
      <w:r w:rsidRPr="00093B42">
        <w:rPr>
          <w:rFonts w:hAnsi="宋体"/>
          <w:color w:val="000000"/>
          <w:sz w:val="24"/>
        </w:rPr>
        <w:t>，保留其余</w:t>
      </w:r>
      <w:r w:rsidRPr="00093B42">
        <w:rPr>
          <w:rFonts w:hAnsi="宋体" w:hint="eastAsia"/>
          <w:color w:val="000000"/>
          <w:sz w:val="24"/>
        </w:rPr>
        <w:t>【</w:t>
      </w:r>
      <w:r w:rsidRPr="00093B42">
        <w:rPr>
          <w:b/>
          <w:color w:val="000000"/>
          <w:sz w:val="24"/>
        </w:rPr>
        <w:t>50%</w:t>
      </w:r>
      <w:r w:rsidRPr="00093B42">
        <w:rPr>
          <w:rFonts w:hint="eastAsia"/>
          <w:b/>
          <w:color w:val="000000"/>
          <w:sz w:val="24"/>
        </w:rPr>
        <w:t>】</w:t>
      </w:r>
      <w:r w:rsidRPr="00093B42">
        <w:rPr>
          <w:rFonts w:hAnsi="宋体"/>
          <w:color w:val="000000"/>
          <w:sz w:val="24"/>
        </w:rPr>
        <w:t>的可分配收入。上述保留的可分配收入可用于支付违约合伙人违约日后应支付的合伙费用及其他因其违约行为导致的赔偿等费用，其中合伙费用仍须按违约合伙人违约前认缴出资额计算及承担。</w:t>
      </w:r>
    </w:p>
    <w:p w:rsidR="00357C8A" w:rsidRPr="00093B42" w:rsidRDefault="00357C8A" w:rsidP="001D0A07">
      <w:pPr>
        <w:numPr>
          <w:ilvl w:val="0"/>
          <w:numId w:val="60"/>
        </w:numPr>
        <w:adjustRightInd w:val="0"/>
        <w:snapToGrid w:val="0"/>
        <w:ind w:leftChars="800" w:left="2040" w:hangingChars="150" w:hanging="360"/>
        <w:jc w:val="left"/>
        <w:rPr>
          <w:color w:val="000000"/>
          <w:sz w:val="24"/>
        </w:rPr>
      </w:pPr>
      <w:r w:rsidRPr="00093B42">
        <w:rPr>
          <w:rFonts w:hAnsi="宋体"/>
          <w:color w:val="000000"/>
          <w:sz w:val="24"/>
        </w:rPr>
        <w:t>普通合伙人除采取上述措施之外，亦可选择采取下列措施：</w:t>
      </w:r>
    </w:p>
    <w:p w:rsidR="00357C8A" w:rsidRPr="00093B42" w:rsidRDefault="00357C8A" w:rsidP="00357C8A">
      <w:pPr>
        <w:ind w:left="1680"/>
        <w:jc w:val="left"/>
        <w:rPr>
          <w:color w:val="000000"/>
          <w:sz w:val="24"/>
        </w:rPr>
      </w:pPr>
    </w:p>
    <w:p w:rsidR="00357C8A" w:rsidRPr="00093B42" w:rsidRDefault="00357C8A" w:rsidP="001D0A07">
      <w:pPr>
        <w:pStyle w:val="a6"/>
        <w:numPr>
          <w:ilvl w:val="5"/>
          <w:numId w:val="50"/>
        </w:numPr>
        <w:adjustRightInd w:val="0"/>
        <w:snapToGrid w:val="0"/>
        <w:ind w:leftChars="1000" w:left="2460" w:hangingChars="150" w:hanging="360"/>
        <w:jc w:val="left"/>
        <w:rPr>
          <w:rFonts w:ascii="Times New Roman" w:hAnsi="Times New Roman"/>
          <w:color w:val="000000"/>
          <w:sz w:val="24"/>
          <w:szCs w:val="24"/>
        </w:rPr>
      </w:pPr>
      <w:r w:rsidRPr="00093B42">
        <w:rPr>
          <w:rFonts w:ascii="Times New Roman" w:hAnsi="宋体"/>
          <w:color w:val="000000"/>
          <w:sz w:val="24"/>
          <w:szCs w:val="24"/>
        </w:rPr>
        <w:t>申请仲裁向违约合伙人追索：</w:t>
      </w:r>
    </w:p>
    <w:p w:rsidR="00357C8A" w:rsidRPr="00093B42" w:rsidRDefault="00357C8A" w:rsidP="00357C8A">
      <w:pPr>
        <w:pStyle w:val="a6"/>
        <w:adjustRightInd w:val="0"/>
        <w:snapToGrid w:val="0"/>
        <w:ind w:leftChars="1200" w:left="2761" w:hangingChars="100" w:hanging="241"/>
        <w:jc w:val="left"/>
        <w:rPr>
          <w:rFonts w:ascii="Times New Roman" w:hAnsi="Times New Roman"/>
          <w:color w:val="000000"/>
          <w:sz w:val="24"/>
          <w:szCs w:val="24"/>
        </w:rPr>
      </w:pPr>
      <w:r w:rsidRPr="00093B42">
        <w:rPr>
          <w:rFonts w:ascii="宋体" w:hAnsi="宋体"/>
          <w:b/>
          <w:color w:val="000000"/>
          <w:sz w:val="24"/>
          <w:szCs w:val="24"/>
        </w:rPr>
        <w:t>①</w:t>
      </w:r>
      <w:r w:rsidRPr="00093B42">
        <w:rPr>
          <w:rFonts w:ascii="Times New Roman" w:hAnsi="宋体"/>
          <w:color w:val="000000"/>
          <w:sz w:val="24"/>
          <w:szCs w:val="24"/>
        </w:rPr>
        <w:t>应缴而未缴的出资额；</w:t>
      </w:r>
    </w:p>
    <w:p w:rsidR="00357C8A" w:rsidRPr="00093B42" w:rsidRDefault="00357C8A" w:rsidP="00357C8A">
      <w:pPr>
        <w:pStyle w:val="a6"/>
        <w:adjustRightInd w:val="0"/>
        <w:snapToGrid w:val="0"/>
        <w:ind w:leftChars="1200" w:left="2761" w:hangingChars="100" w:hanging="241"/>
        <w:jc w:val="left"/>
        <w:rPr>
          <w:rFonts w:ascii="Times New Roman" w:hAnsi="Times New Roman"/>
          <w:color w:val="000000"/>
          <w:sz w:val="24"/>
          <w:szCs w:val="24"/>
        </w:rPr>
      </w:pPr>
      <w:r w:rsidRPr="00093B42">
        <w:rPr>
          <w:rFonts w:ascii="宋体" w:hAnsi="宋体"/>
          <w:b/>
          <w:color w:val="000000"/>
          <w:sz w:val="24"/>
          <w:szCs w:val="24"/>
        </w:rPr>
        <w:t>②</w:t>
      </w:r>
      <w:r w:rsidRPr="00093B42">
        <w:rPr>
          <w:rFonts w:ascii="Times New Roman" w:hAnsi="宋体"/>
          <w:color w:val="000000"/>
          <w:sz w:val="24"/>
          <w:szCs w:val="24"/>
        </w:rPr>
        <w:t>自出资日起就应缴而未缴的出资额按【每日千分之一】计算的逾期出资违约金；以及</w:t>
      </w:r>
    </w:p>
    <w:p w:rsidR="00357C8A" w:rsidRPr="00093B42" w:rsidRDefault="00357C8A" w:rsidP="00357C8A">
      <w:pPr>
        <w:pStyle w:val="a6"/>
        <w:adjustRightInd w:val="0"/>
        <w:snapToGrid w:val="0"/>
        <w:ind w:leftChars="1200" w:left="2761" w:hangingChars="100" w:hanging="241"/>
        <w:jc w:val="left"/>
        <w:rPr>
          <w:rFonts w:ascii="Times New Roman" w:hAnsi="Times New Roman"/>
          <w:color w:val="000000"/>
          <w:sz w:val="24"/>
          <w:szCs w:val="24"/>
        </w:rPr>
      </w:pPr>
      <w:r w:rsidRPr="00093B42">
        <w:rPr>
          <w:rFonts w:ascii="宋体" w:hAnsi="宋体"/>
          <w:b/>
          <w:color w:val="000000"/>
          <w:sz w:val="24"/>
          <w:szCs w:val="24"/>
        </w:rPr>
        <w:t>③</w:t>
      </w:r>
      <w:r w:rsidR="006F4EC0">
        <w:rPr>
          <w:rFonts w:ascii="Times New Roman" w:hAnsi="宋体"/>
          <w:color w:val="000000"/>
          <w:sz w:val="24"/>
          <w:szCs w:val="24"/>
        </w:rPr>
        <w:t>合伙企业</w:t>
      </w:r>
      <w:r w:rsidRPr="00093B42">
        <w:rPr>
          <w:rFonts w:ascii="Times New Roman" w:hAnsi="宋体"/>
          <w:color w:val="000000"/>
          <w:sz w:val="24"/>
          <w:szCs w:val="24"/>
        </w:rPr>
        <w:t>因仲裁程序及其他司法程序所承担的所有费用，包括合理的律师费。</w:t>
      </w:r>
    </w:p>
    <w:p w:rsidR="00357C8A" w:rsidRPr="00093B42" w:rsidRDefault="00357C8A" w:rsidP="001D0A07">
      <w:pPr>
        <w:pStyle w:val="a6"/>
        <w:numPr>
          <w:ilvl w:val="5"/>
          <w:numId w:val="50"/>
        </w:numPr>
        <w:adjustRightInd w:val="0"/>
        <w:snapToGrid w:val="0"/>
        <w:ind w:firstLineChars="0"/>
        <w:jc w:val="left"/>
        <w:rPr>
          <w:rFonts w:ascii="Times New Roman" w:hAnsi="Times New Roman"/>
          <w:color w:val="000000"/>
          <w:sz w:val="24"/>
          <w:szCs w:val="24"/>
        </w:rPr>
      </w:pPr>
      <w:r w:rsidRPr="00093B42">
        <w:rPr>
          <w:rFonts w:ascii="Times New Roman" w:hAnsi="宋体"/>
          <w:color w:val="000000"/>
          <w:sz w:val="24"/>
          <w:szCs w:val="24"/>
        </w:rPr>
        <w:t>与违约合伙人就违约追责之事宜达成本协议所约定追责方式之外的和解方案。</w:t>
      </w:r>
    </w:p>
    <w:p w:rsidR="00357C8A" w:rsidRPr="00093B42" w:rsidRDefault="00357C8A" w:rsidP="00357C8A">
      <w:pPr>
        <w:pStyle w:val="a6"/>
        <w:ind w:firstLineChars="0" w:firstLine="0"/>
        <w:jc w:val="left"/>
        <w:rPr>
          <w:rFonts w:ascii="Times New Roman" w:hAnsi="Times New Roman"/>
          <w:color w:val="000000"/>
          <w:sz w:val="24"/>
          <w:szCs w:val="24"/>
        </w:rPr>
      </w:pPr>
    </w:p>
    <w:p w:rsidR="00357C8A" w:rsidRPr="00093B42" w:rsidRDefault="00357C8A" w:rsidP="001D0A07">
      <w:pPr>
        <w:numPr>
          <w:ilvl w:val="0"/>
          <w:numId w:val="47"/>
        </w:numPr>
        <w:tabs>
          <w:tab w:val="clear" w:pos="1560"/>
        </w:tabs>
        <w:adjustRightInd w:val="0"/>
        <w:snapToGrid w:val="0"/>
        <w:ind w:leftChars="400" w:left="1680" w:hangingChars="350" w:hanging="840"/>
        <w:jc w:val="left"/>
        <w:rPr>
          <w:color w:val="000000"/>
          <w:sz w:val="24"/>
        </w:rPr>
      </w:pPr>
      <w:r w:rsidRPr="00093B42">
        <w:rPr>
          <w:rFonts w:hAnsi="宋体"/>
          <w:color w:val="000000"/>
          <w:sz w:val="24"/>
        </w:rPr>
        <w:t>合伙人违反本协议第</w:t>
      </w:r>
      <w:r w:rsidRPr="00093B42">
        <w:rPr>
          <w:b/>
          <w:color w:val="000000"/>
          <w:sz w:val="24"/>
        </w:rPr>
        <w:t>10</w:t>
      </w:r>
      <w:r w:rsidRPr="00093B42">
        <w:rPr>
          <w:rFonts w:hAnsi="宋体"/>
          <w:color w:val="000000"/>
          <w:sz w:val="24"/>
        </w:rPr>
        <w:t>条规定，作出虚假或不准确的陈述和保证，导致</w:t>
      </w:r>
      <w:r w:rsidR="006F4EC0">
        <w:rPr>
          <w:rFonts w:hAnsi="宋体"/>
          <w:color w:val="000000"/>
          <w:sz w:val="24"/>
        </w:rPr>
        <w:t>合伙企业</w:t>
      </w:r>
      <w:r w:rsidRPr="00093B42">
        <w:rPr>
          <w:rFonts w:hAnsi="宋体"/>
          <w:color w:val="000000"/>
          <w:sz w:val="24"/>
        </w:rPr>
        <w:t>受到任何投资或退出的限制，遭受损失或索赔、支付费用或承担责任，普通合伙人有权认定该合伙人为违约合伙人，并追究其违约责任，包括要求该合伙人承担赔偿责任、使</w:t>
      </w:r>
      <w:r w:rsidR="006F4EC0">
        <w:rPr>
          <w:rFonts w:hAnsi="宋体"/>
          <w:color w:val="000000"/>
          <w:sz w:val="24"/>
        </w:rPr>
        <w:t>合伙企业</w:t>
      </w:r>
      <w:r w:rsidRPr="00093B42">
        <w:rPr>
          <w:rFonts w:hAnsi="宋体"/>
          <w:color w:val="000000"/>
          <w:sz w:val="24"/>
        </w:rPr>
        <w:t>免受损害，及要求该合伙人将其</w:t>
      </w:r>
      <w:r w:rsidR="006F4EC0">
        <w:rPr>
          <w:rFonts w:hAnsi="宋体"/>
          <w:color w:val="000000"/>
          <w:sz w:val="24"/>
        </w:rPr>
        <w:t>合伙企业</w:t>
      </w:r>
      <w:r w:rsidRPr="00093B42">
        <w:rPr>
          <w:rFonts w:hAnsi="宋体"/>
          <w:color w:val="000000"/>
          <w:sz w:val="24"/>
        </w:rPr>
        <w:t>权益转让给其自选的合格投资人或按照普通合伙人确定的合理价格将其</w:t>
      </w:r>
      <w:r w:rsidR="006F4EC0">
        <w:rPr>
          <w:rFonts w:hAnsi="宋体"/>
          <w:color w:val="000000"/>
          <w:sz w:val="24"/>
        </w:rPr>
        <w:t>合伙企业</w:t>
      </w:r>
      <w:r w:rsidRPr="00093B42">
        <w:rPr>
          <w:rFonts w:hAnsi="宋体"/>
          <w:color w:val="000000"/>
          <w:sz w:val="24"/>
        </w:rPr>
        <w:t>权益转让给普通合伙人指定的合格投资人。为本条之目的，合格投资人是指符合本条项下陈述与保证事项、受让权益不会导致</w:t>
      </w:r>
      <w:r w:rsidR="006F4EC0">
        <w:rPr>
          <w:rFonts w:hAnsi="宋体"/>
          <w:color w:val="000000"/>
          <w:sz w:val="24"/>
        </w:rPr>
        <w:t>合伙企业</w:t>
      </w:r>
      <w:r w:rsidRPr="00093B42">
        <w:rPr>
          <w:rFonts w:hAnsi="宋体"/>
          <w:color w:val="000000"/>
          <w:sz w:val="24"/>
        </w:rPr>
        <w:t>违反《合伙企业法》或其它有关法律法规的规定的投资人。</w:t>
      </w:r>
    </w:p>
    <w:p w:rsidR="00357C8A" w:rsidRPr="00093B42" w:rsidRDefault="00357C8A" w:rsidP="00357C8A">
      <w:pPr>
        <w:ind w:left="1140"/>
        <w:jc w:val="left"/>
        <w:rPr>
          <w:color w:val="000000"/>
          <w:sz w:val="24"/>
        </w:rPr>
      </w:pPr>
    </w:p>
    <w:p w:rsidR="00357C8A" w:rsidRPr="00093B42" w:rsidRDefault="00357C8A" w:rsidP="001D0A07">
      <w:pPr>
        <w:numPr>
          <w:ilvl w:val="0"/>
          <w:numId w:val="25"/>
        </w:numPr>
        <w:ind w:leftChars="200" w:left="959" w:hanging="539"/>
        <w:jc w:val="left"/>
        <w:rPr>
          <w:b/>
          <w:color w:val="000000"/>
          <w:sz w:val="24"/>
        </w:rPr>
      </w:pPr>
      <w:r w:rsidRPr="00093B42">
        <w:rPr>
          <w:rFonts w:hAnsi="宋体"/>
          <w:b/>
          <w:color w:val="000000"/>
          <w:sz w:val="24"/>
        </w:rPr>
        <w:t>免责保证</w:t>
      </w:r>
    </w:p>
    <w:p w:rsidR="00357C8A" w:rsidRPr="00093B42" w:rsidRDefault="00357C8A" w:rsidP="00357C8A">
      <w:pPr>
        <w:ind w:left="840"/>
        <w:jc w:val="left"/>
        <w:rPr>
          <w:b/>
          <w:color w:val="000000"/>
          <w:sz w:val="24"/>
        </w:rPr>
      </w:pPr>
    </w:p>
    <w:p w:rsidR="00357C8A" w:rsidRPr="00093B42" w:rsidRDefault="00357C8A" w:rsidP="001D0A07">
      <w:pPr>
        <w:numPr>
          <w:ilvl w:val="0"/>
          <w:numId w:val="44"/>
        </w:numPr>
        <w:tabs>
          <w:tab w:val="clear" w:pos="1260"/>
        </w:tabs>
        <w:adjustRightInd w:val="0"/>
        <w:snapToGrid w:val="0"/>
        <w:ind w:leftChars="200" w:hangingChars="350" w:hanging="840"/>
        <w:jc w:val="left"/>
        <w:rPr>
          <w:color w:val="000000"/>
          <w:sz w:val="24"/>
        </w:rPr>
      </w:pPr>
      <w:r w:rsidRPr="00093B42">
        <w:rPr>
          <w:rFonts w:hAnsi="宋体"/>
          <w:color w:val="000000"/>
          <w:sz w:val="24"/>
        </w:rPr>
        <w:t>普通合伙人及其管理人员不应对因其作为或不作为所导致的</w:t>
      </w:r>
      <w:r w:rsidR="006F4EC0">
        <w:rPr>
          <w:rFonts w:hAnsi="宋体"/>
          <w:color w:val="000000"/>
          <w:sz w:val="24"/>
        </w:rPr>
        <w:t>合伙企业</w:t>
      </w:r>
      <w:r w:rsidRPr="00093B42">
        <w:rPr>
          <w:rFonts w:hAnsi="宋体"/>
          <w:color w:val="000000"/>
          <w:sz w:val="24"/>
        </w:rPr>
        <w:t>或任何有限合伙人的损失负责，但普通合伙人或其管理人员因存在法律规定的故意、重大过失行为而应依法承担赔偿责任的情形除外。</w:t>
      </w:r>
    </w:p>
    <w:p w:rsidR="00357C8A" w:rsidRPr="00093B42" w:rsidRDefault="00357C8A" w:rsidP="00357C8A">
      <w:pPr>
        <w:adjustRightInd w:val="0"/>
        <w:snapToGrid w:val="0"/>
        <w:ind w:leftChars="200" w:left="1260" w:hangingChars="350" w:hanging="840"/>
        <w:jc w:val="left"/>
        <w:rPr>
          <w:color w:val="000000"/>
          <w:sz w:val="24"/>
        </w:rPr>
      </w:pPr>
    </w:p>
    <w:p w:rsidR="00357C8A" w:rsidRPr="00093B42" w:rsidRDefault="00357C8A" w:rsidP="001D0A07">
      <w:pPr>
        <w:numPr>
          <w:ilvl w:val="0"/>
          <w:numId w:val="44"/>
        </w:numPr>
        <w:tabs>
          <w:tab w:val="clear" w:pos="1260"/>
        </w:tabs>
        <w:adjustRightInd w:val="0"/>
        <w:snapToGrid w:val="0"/>
        <w:ind w:leftChars="200" w:hangingChars="350" w:hanging="840"/>
        <w:jc w:val="left"/>
        <w:rPr>
          <w:color w:val="000000"/>
          <w:sz w:val="24"/>
        </w:rPr>
      </w:pPr>
      <w:r w:rsidRPr="00093B42">
        <w:rPr>
          <w:rFonts w:hAnsi="宋体"/>
          <w:color w:val="000000"/>
          <w:sz w:val="24"/>
        </w:rPr>
        <w:t>各合伙人同意，普通合伙人、管理团队、及普通合伙人的股东、合伙人、董事、雇员、关联人、代理人、顾问等人士为履行其对</w:t>
      </w:r>
      <w:r w:rsidR="006F4EC0">
        <w:rPr>
          <w:rFonts w:hAnsi="宋体"/>
          <w:color w:val="000000"/>
          <w:sz w:val="24"/>
        </w:rPr>
        <w:t>合伙企业</w:t>
      </w:r>
      <w:r w:rsidRPr="00093B42">
        <w:rPr>
          <w:rFonts w:hAnsi="宋体"/>
          <w:color w:val="000000"/>
          <w:sz w:val="24"/>
        </w:rPr>
        <w:t>或普通合伙人在本协议项下的各项职责、处理</w:t>
      </w:r>
      <w:r w:rsidR="006F4EC0">
        <w:rPr>
          <w:rFonts w:hAnsi="宋体"/>
          <w:color w:val="000000"/>
          <w:sz w:val="24"/>
        </w:rPr>
        <w:t>合伙企业</w:t>
      </w:r>
      <w:r w:rsidRPr="00093B42">
        <w:rPr>
          <w:rFonts w:hAnsi="宋体"/>
          <w:color w:val="000000"/>
          <w:sz w:val="24"/>
        </w:rPr>
        <w:t>委托事项而产生的责任及义务由</w:t>
      </w:r>
      <w:r w:rsidR="006F4EC0">
        <w:rPr>
          <w:rFonts w:hAnsi="宋体"/>
          <w:color w:val="000000"/>
          <w:sz w:val="24"/>
        </w:rPr>
        <w:t>合伙企业</w:t>
      </w:r>
      <w:r w:rsidRPr="00093B42">
        <w:rPr>
          <w:rFonts w:hAnsi="宋体"/>
          <w:color w:val="000000"/>
          <w:sz w:val="24"/>
        </w:rPr>
        <w:t>承担。如普通合伙人及上述人士因履行职责或办理受托事项遭致任何索赔、诉讼、仲裁、调查或其他法律程序，或遭受损失、承担费用、罚款，</w:t>
      </w:r>
      <w:r w:rsidR="006F4EC0">
        <w:rPr>
          <w:rFonts w:hAnsi="宋体"/>
          <w:color w:val="000000"/>
          <w:sz w:val="24"/>
        </w:rPr>
        <w:t>合伙企业</w:t>
      </w:r>
      <w:r w:rsidRPr="00093B42">
        <w:rPr>
          <w:rFonts w:hAnsi="宋体"/>
          <w:color w:val="000000"/>
          <w:sz w:val="24"/>
        </w:rPr>
        <w:t>应补偿各该人士因此产生的所有损失和费用，除非有证据证明该等损失、费用以及相关的法律程序是由于各该人士存在法律规定的故意或重大过失行为所引起。</w:t>
      </w:r>
    </w:p>
    <w:p w:rsidR="00357C8A" w:rsidRDefault="00357C8A" w:rsidP="00357C8A">
      <w:pPr>
        <w:jc w:val="left"/>
        <w:rPr>
          <w:ins w:id="11" w:author="User" w:date="2012-09-17T19:10:00Z"/>
          <w:rFonts w:hint="eastAsia"/>
          <w:color w:val="000000"/>
          <w:sz w:val="24"/>
        </w:rPr>
      </w:pPr>
    </w:p>
    <w:p w:rsidR="004B51ED" w:rsidRPr="00093B42" w:rsidRDefault="004B51ED" w:rsidP="00357C8A">
      <w:pPr>
        <w:jc w:val="left"/>
        <w:rPr>
          <w:color w:val="000000"/>
          <w:sz w:val="24"/>
        </w:rPr>
      </w:pPr>
    </w:p>
    <w:p w:rsidR="00357C8A" w:rsidRPr="00093B42" w:rsidRDefault="00357C8A" w:rsidP="00357C8A">
      <w:pPr>
        <w:numPr>
          <w:ilvl w:val="0"/>
          <w:numId w:val="2"/>
        </w:numPr>
        <w:tabs>
          <w:tab w:val="clear" w:pos="720"/>
        </w:tabs>
        <w:jc w:val="left"/>
        <w:outlineLvl w:val="0"/>
        <w:rPr>
          <w:b/>
          <w:color w:val="000000"/>
          <w:sz w:val="24"/>
        </w:rPr>
      </w:pPr>
      <w:bookmarkStart w:id="12" w:name="_Toc335733273"/>
      <w:r w:rsidRPr="00093B42">
        <w:rPr>
          <w:rFonts w:hAnsi="宋体"/>
          <w:b/>
          <w:color w:val="000000"/>
          <w:sz w:val="24"/>
        </w:rPr>
        <w:t>其他条款</w:t>
      </w:r>
      <w:bookmarkEnd w:id="12"/>
    </w:p>
    <w:p w:rsidR="00357C8A" w:rsidRPr="00093B42" w:rsidRDefault="00357C8A" w:rsidP="00357C8A">
      <w:pPr>
        <w:ind w:left="720"/>
        <w:jc w:val="left"/>
        <w:rPr>
          <w:b/>
          <w:color w:val="000000"/>
          <w:sz w:val="24"/>
        </w:rPr>
      </w:pPr>
    </w:p>
    <w:p w:rsidR="00357C8A" w:rsidRPr="00093B42" w:rsidRDefault="00357C8A" w:rsidP="001D0A07">
      <w:pPr>
        <w:numPr>
          <w:ilvl w:val="0"/>
          <w:numId w:val="26"/>
        </w:numPr>
        <w:ind w:leftChars="200" w:left="959" w:hanging="539"/>
        <w:jc w:val="left"/>
        <w:rPr>
          <w:b/>
          <w:color w:val="000000"/>
          <w:sz w:val="24"/>
        </w:rPr>
      </w:pPr>
      <w:r w:rsidRPr="00093B42">
        <w:rPr>
          <w:rFonts w:hAnsi="宋体"/>
          <w:b/>
          <w:color w:val="000000"/>
          <w:sz w:val="24"/>
        </w:rPr>
        <w:t>争议解决</w:t>
      </w:r>
    </w:p>
    <w:p w:rsidR="00357C8A" w:rsidRPr="00093B42" w:rsidRDefault="00357C8A" w:rsidP="00357C8A">
      <w:pPr>
        <w:ind w:left="840"/>
        <w:jc w:val="left"/>
        <w:rPr>
          <w:b/>
          <w:color w:val="000000"/>
          <w:sz w:val="24"/>
        </w:rPr>
      </w:pPr>
    </w:p>
    <w:p w:rsidR="00357C8A" w:rsidRPr="00093B42" w:rsidRDefault="00357C8A" w:rsidP="00357C8A">
      <w:pPr>
        <w:adjustRightInd w:val="0"/>
        <w:snapToGrid w:val="0"/>
        <w:ind w:leftChars="200" w:left="420" w:firstLineChars="200" w:firstLine="480"/>
        <w:jc w:val="left"/>
        <w:rPr>
          <w:color w:val="000000"/>
          <w:sz w:val="24"/>
        </w:rPr>
      </w:pPr>
      <w:r w:rsidRPr="00093B42">
        <w:rPr>
          <w:rFonts w:hAnsi="宋体"/>
          <w:color w:val="000000"/>
          <w:sz w:val="24"/>
        </w:rPr>
        <w:t>因本协议引起的及与本协议有关的一切争议，首先应由相关各方之间通过友好协商解决，如相关各方不能协商解决，则应提交</w:t>
      </w:r>
      <w:r w:rsidRPr="00093B42">
        <w:rPr>
          <w:rFonts w:hAnsi="宋体" w:hint="eastAsia"/>
          <w:color w:val="000000"/>
          <w:sz w:val="24"/>
        </w:rPr>
        <w:t>上海</w:t>
      </w:r>
      <w:r w:rsidRPr="00093B42">
        <w:rPr>
          <w:rFonts w:hAnsi="宋体"/>
          <w:color w:val="000000"/>
          <w:sz w:val="24"/>
        </w:rPr>
        <w:t>仲裁委员会，按该会当时有效的仲裁规则适用中国法律在</w:t>
      </w:r>
      <w:r w:rsidRPr="00093B42">
        <w:rPr>
          <w:rFonts w:hAnsi="宋体" w:hint="eastAsia"/>
          <w:color w:val="000000"/>
          <w:sz w:val="24"/>
        </w:rPr>
        <w:t>上海</w:t>
      </w:r>
      <w:r w:rsidRPr="00093B42">
        <w:rPr>
          <w:rFonts w:hAnsi="宋体"/>
          <w:color w:val="000000"/>
          <w:sz w:val="24"/>
        </w:rPr>
        <w:t>仲裁解决。仲裁裁决是终局的，对相关各方均有约束力。除非仲裁庭有裁决，仲裁费应由败诉一方负担。败诉方还应补偿胜诉方的律师费等支出。</w:t>
      </w:r>
    </w:p>
    <w:p w:rsidR="00357C8A" w:rsidRPr="00093B42" w:rsidRDefault="00357C8A" w:rsidP="00357C8A">
      <w:pPr>
        <w:ind w:firstLine="480"/>
        <w:jc w:val="left"/>
        <w:rPr>
          <w:color w:val="000000"/>
          <w:sz w:val="24"/>
        </w:rPr>
      </w:pPr>
    </w:p>
    <w:p w:rsidR="00357C8A" w:rsidRPr="00093B42" w:rsidRDefault="00357C8A" w:rsidP="001D0A07">
      <w:pPr>
        <w:numPr>
          <w:ilvl w:val="0"/>
          <w:numId w:val="26"/>
        </w:numPr>
        <w:ind w:leftChars="200" w:left="959" w:hanging="539"/>
        <w:jc w:val="left"/>
        <w:rPr>
          <w:b/>
          <w:color w:val="000000"/>
          <w:sz w:val="24"/>
        </w:rPr>
      </w:pPr>
      <w:r w:rsidRPr="00093B42">
        <w:rPr>
          <w:rFonts w:hAnsi="宋体"/>
          <w:b/>
          <w:color w:val="000000"/>
          <w:sz w:val="24"/>
        </w:rPr>
        <w:t>保密</w:t>
      </w:r>
    </w:p>
    <w:p w:rsidR="00357C8A" w:rsidRPr="00093B42" w:rsidRDefault="00357C8A" w:rsidP="00357C8A">
      <w:pPr>
        <w:ind w:left="840"/>
        <w:jc w:val="left"/>
        <w:rPr>
          <w:b/>
          <w:color w:val="000000"/>
          <w:sz w:val="24"/>
        </w:rPr>
      </w:pPr>
    </w:p>
    <w:p w:rsidR="00357C8A" w:rsidRPr="00093B42" w:rsidRDefault="00357C8A" w:rsidP="00357C8A">
      <w:pPr>
        <w:adjustRightInd w:val="0"/>
        <w:snapToGrid w:val="0"/>
        <w:ind w:leftChars="200" w:left="420" w:firstLineChars="200" w:firstLine="480"/>
        <w:jc w:val="left"/>
        <w:rPr>
          <w:color w:val="000000"/>
          <w:sz w:val="24"/>
        </w:rPr>
      </w:pPr>
      <w:r w:rsidRPr="00093B42">
        <w:rPr>
          <w:rFonts w:hAnsi="宋体"/>
          <w:color w:val="000000"/>
          <w:sz w:val="24"/>
        </w:rPr>
        <w:t>本协议各方均应对因协商、签署及执行本协议而了解的其他各方的商业秘密承担最高级别的保密责任。有限合伙人并应对其通过报告、合伙人会议及其他方式所了解到的</w:t>
      </w:r>
      <w:r w:rsidR="006F4EC0">
        <w:rPr>
          <w:rFonts w:hAnsi="宋体"/>
          <w:color w:val="000000"/>
          <w:sz w:val="24"/>
        </w:rPr>
        <w:t>合伙企业</w:t>
      </w:r>
      <w:r w:rsidRPr="00093B42">
        <w:rPr>
          <w:rFonts w:hAnsi="宋体"/>
          <w:color w:val="000000"/>
          <w:sz w:val="24"/>
        </w:rPr>
        <w:t>及其普通合伙人、项目投资的商业、法律、财务等信息承担最高级别的保密责任，未经普通合伙人事先书面许可，不得向任何第三人或公众泄露也不得从中牟利。该保密义务不因本协议的终止或者</w:t>
      </w:r>
      <w:r w:rsidR="006F4EC0">
        <w:rPr>
          <w:rFonts w:hAnsi="宋体"/>
          <w:color w:val="000000"/>
          <w:sz w:val="24"/>
        </w:rPr>
        <w:t>合伙企业</w:t>
      </w:r>
      <w:r w:rsidRPr="00093B42">
        <w:rPr>
          <w:rFonts w:hAnsi="宋体"/>
          <w:color w:val="000000"/>
          <w:sz w:val="24"/>
        </w:rPr>
        <w:t>的解散而失效。</w:t>
      </w:r>
    </w:p>
    <w:p w:rsidR="00357C8A" w:rsidRPr="00093B42" w:rsidRDefault="00357C8A" w:rsidP="00357C8A">
      <w:pPr>
        <w:jc w:val="left"/>
        <w:rPr>
          <w:color w:val="000000"/>
          <w:sz w:val="24"/>
        </w:rPr>
      </w:pPr>
    </w:p>
    <w:p w:rsidR="00357C8A" w:rsidRPr="00093B42" w:rsidRDefault="00357C8A" w:rsidP="001D0A07">
      <w:pPr>
        <w:numPr>
          <w:ilvl w:val="0"/>
          <w:numId w:val="26"/>
        </w:numPr>
        <w:ind w:leftChars="200" w:left="959" w:hanging="539"/>
        <w:jc w:val="left"/>
        <w:rPr>
          <w:b/>
          <w:color w:val="000000"/>
          <w:sz w:val="24"/>
        </w:rPr>
      </w:pPr>
      <w:r w:rsidRPr="00093B42">
        <w:rPr>
          <w:rFonts w:hAnsi="宋体"/>
          <w:b/>
          <w:color w:val="000000"/>
          <w:sz w:val="24"/>
        </w:rPr>
        <w:t>通知</w:t>
      </w:r>
    </w:p>
    <w:p w:rsidR="00357C8A" w:rsidRPr="00093B42" w:rsidRDefault="00357C8A" w:rsidP="00357C8A">
      <w:pPr>
        <w:ind w:left="840"/>
        <w:jc w:val="left"/>
        <w:rPr>
          <w:b/>
          <w:color w:val="000000"/>
          <w:sz w:val="24"/>
        </w:rPr>
      </w:pPr>
    </w:p>
    <w:p w:rsidR="00357C8A" w:rsidRPr="00093B42" w:rsidRDefault="00357C8A" w:rsidP="001D0A07">
      <w:pPr>
        <w:numPr>
          <w:ilvl w:val="0"/>
          <w:numId w:val="41"/>
        </w:numPr>
        <w:ind w:leftChars="200" w:left="1260" w:hangingChars="350" w:hanging="840"/>
        <w:jc w:val="left"/>
        <w:rPr>
          <w:color w:val="000000"/>
          <w:sz w:val="24"/>
        </w:rPr>
      </w:pPr>
      <w:r w:rsidRPr="00093B42">
        <w:rPr>
          <w:rFonts w:hAnsi="宋体"/>
          <w:color w:val="000000"/>
          <w:sz w:val="24"/>
        </w:rPr>
        <w:t>本协议项下任何通知、要求或信息传达均应采用书面形式，交付或发送至下列地址，即为完成发送或送达：</w:t>
      </w:r>
    </w:p>
    <w:p w:rsidR="00357C8A" w:rsidRPr="00093B42" w:rsidRDefault="00357C8A" w:rsidP="00357C8A">
      <w:pPr>
        <w:ind w:left="480"/>
        <w:jc w:val="left"/>
        <w:rPr>
          <w:color w:val="000000"/>
          <w:sz w:val="24"/>
        </w:rPr>
      </w:pPr>
    </w:p>
    <w:p w:rsidR="00357C8A" w:rsidRPr="00093B42" w:rsidRDefault="00357C8A" w:rsidP="001D0A07">
      <w:pPr>
        <w:numPr>
          <w:ilvl w:val="0"/>
          <w:numId w:val="42"/>
        </w:numPr>
        <w:adjustRightInd w:val="0"/>
        <w:snapToGrid w:val="0"/>
        <w:ind w:leftChars="400" w:left="1680" w:hangingChars="350" w:hanging="840"/>
        <w:jc w:val="left"/>
        <w:rPr>
          <w:color w:val="000000"/>
          <w:sz w:val="24"/>
        </w:rPr>
      </w:pPr>
      <w:r w:rsidRPr="00093B42">
        <w:rPr>
          <w:rFonts w:hAnsi="宋体"/>
          <w:color w:val="000000"/>
          <w:sz w:val="24"/>
        </w:rPr>
        <w:t>给</w:t>
      </w:r>
      <w:r w:rsidR="006F4EC0">
        <w:rPr>
          <w:rFonts w:hAnsi="宋体"/>
          <w:color w:val="000000"/>
          <w:sz w:val="24"/>
        </w:rPr>
        <w:t>合伙企业</w:t>
      </w:r>
      <w:r w:rsidRPr="00093B42">
        <w:rPr>
          <w:rFonts w:hAnsi="宋体"/>
          <w:color w:val="000000"/>
          <w:sz w:val="24"/>
        </w:rPr>
        <w:t>的通知发送至：</w:t>
      </w:r>
    </w:p>
    <w:p w:rsidR="00357C8A" w:rsidRPr="00093B42" w:rsidRDefault="00357C8A" w:rsidP="00357C8A">
      <w:pPr>
        <w:ind w:left="780"/>
        <w:jc w:val="left"/>
        <w:rPr>
          <w:color w:val="000000"/>
          <w:sz w:val="24"/>
        </w:rPr>
      </w:pPr>
    </w:p>
    <w:p w:rsidR="00357C8A" w:rsidRPr="00093B42" w:rsidRDefault="00357C8A" w:rsidP="00357C8A">
      <w:pPr>
        <w:adjustRightInd w:val="0"/>
        <w:snapToGrid w:val="0"/>
        <w:ind w:leftChars="800" w:left="1680"/>
        <w:jc w:val="left"/>
        <w:rPr>
          <w:color w:val="000000"/>
          <w:sz w:val="24"/>
        </w:rPr>
      </w:pPr>
      <w:r w:rsidRPr="00093B42">
        <w:rPr>
          <w:rFonts w:hAnsi="宋体"/>
          <w:color w:val="000000"/>
          <w:sz w:val="24"/>
        </w:rPr>
        <w:t>地址：</w:t>
      </w:r>
      <w:r w:rsidR="00650C93" w:rsidRPr="00093B42">
        <w:rPr>
          <w:rFonts w:hAnsi="宋体" w:hint="eastAsia"/>
          <w:color w:val="000000"/>
          <w:sz w:val="24"/>
        </w:rPr>
        <w:t>【</w:t>
      </w:r>
      <w:r w:rsidR="00C417BA">
        <w:rPr>
          <w:rFonts w:hAnsi="宋体" w:hint="eastAsia"/>
          <w:color w:val="000000"/>
          <w:sz w:val="24"/>
        </w:rPr>
        <w:t>上海市浦东新区浦东南路</w:t>
      </w:r>
      <w:r w:rsidR="00C417BA">
        <w:rPr>
          <w:rFonts w:hAnsi="宋体" w:hint="eastAsia"/>
          <w:color w:val="000000"/>
          <w:sz w:val="24"/>
        </w:rPr>
        <w:t>500</w:t>
      </w:r>
      <w:r w:rsidR="00C417BA">
        <w:rPr>
          <w:rFonts w:hAnsi="宋体" w:hint="eastAsia"/>
          <w:color w:val="000000"/>
          <w:sz w:val="24"/>
        </w:rPr>
        <w:t>号国家开发银行大厦</w:t>
      </w:r>
      <w:r w:rsidR="00C417BA">
        <w:rPr>
          <w:rFonts w:hAnsi="宋体" w:hint="eastAsia"/>
          <w:color w:val="000000"/>
          <w:sz w:val="24"/>
        </w:rPr>
        <w:t>26</w:t>
      </w:r>
      <w:r w:rsidR="00C417BA">
        <w:rPr>
          <w:rFonts w:hAnsi="宋体" w:hint="eastAsia"/>
          <w:color w:val="000000"/>
          <w:sz w:val="24"/>
        </w:rPr>
        <w:t>楼</w:t>
      </w:r>
      <w:r w:rsidR="00C417BA">
        <w:rPr>
          <w:rFonts w:hAnsi="宋体" w:hint="eastAsia"/>
          <w:color w:val="000000"/>
          <w:sz w:val="24"/>
        </w:rPr>
        <w:t>F</w:t>
      </w:r>
      <w:r w:rsidR="00C417BA">
        <w:rPr>
          <w:rFonts w:hAnsi="宋体" w:hint="eastAsia"/>
          <w:color w:val="000000"/>
          <w:sz w:val="24"/>
        </w:rPr>
        <w:t>座</w:t>
      </w:r>
      <w:r w:rsidR="00650C93" w:rsidRPr="00093B42">
        <w:rPr>
          <w:rFonts w:hAnsi="宋体" w:hint="eastAsia"/>
          <w:color w:val="000000"/>
          <w:sz w:val="24"/>
        </w:rPr>
        <w:t>】</w:t>
      </w:r>
    </w:p>
    <w:p w:rsidR="00357C8A" w:rsidRPr="00093B42" w:rsidRDefault="00C417BA" w:rsidP="00357C8A">
      <w:pPr>
        <w:adjustRightInd w:val="0"/>
        <w:snapToGrid w:val="0"/>
        <w:ind w:leftChars="800" w:left="1680"/>
        <w:jc w:val="left"/>
        <w:rPr>
          <w:color w:val="000000"/>
          <w:sz w:val="24"/>
        </w:rPr>
      </w:pPr>
      <w:r>
        <w:rPr>
          <w:rFonts w:hAnsi="宋体" w:hint="eastAsia"/>
          <w:color w:val="000000"/>
          <w:sz w:val="24"/>
        </w:rPr>
        <w:t>邮箱</w:t>
      </w:r>
      <w:r w:rsidR="00357C8A" w:rsidRPr="00093B42">
        <w:rPr>
          <w:rFonts w:hAnsi="宋体"/>
          <w:color w:val="000000"/>
          <w:sz w:val="24"/>
        </w:rPr>
        <w:t>：</w:t>
      </w:r>
      <w:r w:rsidR="00650C93" w:rsidRPr="00093B42">
        <w:rPr>
          <w:rFonts w:hAnsi="宋体" w:hint="eastAsia"/>
          <w:color w:val="000000"/>
          <w:sz w:val="24"/>
        </w:rPr>
        <w:t>【</w:t>
      </w:r>
      <w:r w:rsidR="00650C93" w:rsidRPr="00093B42">
        <w:rPr>
          <w:rFonts w:hAnsi="宋体" w:hint="eastAsia"/>
          <w:color w:val="000000"/>
          <w:sz w:val="24"/>
        </w:rPr>
        <w:t xml:space="preserve"> </w:t>
      </w:r>
      <w:r w:rsidR="00CA2A6E">
        <w:rPr>
          <w:rFonts w:hAnsi="宋体" w:hint="eastAsia"/>
          <w:color w:val="000000"/>
          <w:sz w:val="24"/>
        </w:rPr>
        <w:t>servicec</w:t>
      </w:r>
      <w:r w:rsidR="00D7302D">
        <w:rPr>
          <w:rFonts w:hAnsi="宋体" w:hint="eastAsia"/>
          <w:color w:val="000000"/>
          <w:sz w:val="24"/>
        </w:rPr>
        <w:t>entre</w:t>
      </w:r>
      <w:r w:rsidR="00DE58A7">
        <w:rPr>
          <w:rFonts w:hAnsi="宋体" w:hint="eastAsia"/>
          <w:color w:val="000000"/>
          <w:sz w:val="24"/>
        </w:rPr>
        <w:t>@85</w:t>
      </w:r>
      <w:r w:rsidR="00D7302D">
        <w:rPr>
          <w:rFonts w:hAnsi="宋体" w:hint="eastAsia"/>
          <w:color w:val="000000"/>
          <w:sz w:val="24"/>
        </w:rPr>
        <w:t xml:space="preserve">invest.com </w:t>
      </w:r>
      <w:r w:rsidR="00650C93" w:rsidRPr="00093B42">
        <w:rPr>
          <w:rFonts w:hAnsi="宋体" w:hint="eastAsia"/>
          <w:color w:val="000000"/>
          <w:sz w:val="24"/>
        </w:rPr>
        <w:t>】</w:t>
      </w:r>
    </w:p>
    <w:p w:rsidR="00357C8A" w:rsidRPr="00093B42" w:rsidRDefault="00357C8A" w:rsidP="00357C8A">
      <w:pPr>
        <w:adjustRightInd w:val="0"/>
        <w:snapToGrid w:val="0"/>
        <w:ind w:leftChars="800" w:left="1680"/>
        <w:jc w:val="left"/>
        <w:rPr>
          <w:color w:val="000000"/>
          <w:sz w:val="24"/>
        </w:rPr>
      </w:pPr>
      <w:r w:rsidRPr="00093B42">
        <w:rPr>
          <w:rFonts w:hAnsi="宋体"/>
          <w:color w:val="000000"/>
          <w:sz w:val="24"/>
        </w:rPr>
        <w:t>电话：</w:t>
      </w:r>
      <w:r w:rsidR="00650C93" w:rsidRPr="00093B42">
        <w:rPr>
          <w:rFonts w:hAnsi="宋体" w:hint="eastAsia"/>
          <w:color w:val="000000"/>
          <w:sz w:val="24"/>
        </w:rPr>
        <w:t>【</w:t>
      </w:r>
      <w:r w:rsidR="00C417BA">
        <w:rPr>
          <w:rFonts w:hAnsi="宋体" w:hint="eastAsia"/>
          <w:color w:val="000000"/>
          <w:sz w:val="24"/>
        </w:rPr>
        <w:t xml:space="preserve"> 021-61531076 </w:t>
      </w:r>
      <w:r w:rsidR="00650C93" w:rsidRPr="00093B42">
        <w:rPr>
          <w:rFonts w:hAnsi="宋体" w:hint="eastAsia"/>
          <w:color w:val="000000"/>
          <w:sz w:val="24"/>
        </w:rPr>
        <w:t>】</w:t>
      </w:r>
    </w:p>
    <w:p w:rsidR="00357C8A" w:rsidRPr="00093B42" w:rsidRDefault="00357C8A" w:rsidP="00357C8A">
      <w:pPr>
        <w:adjustRightInd w:val="0"/>
        <w:snapToGrid w:val="0"/>
        <w:ind w:leftChars="800" w:left="1680"/>
        <w:jc w:val="left"/>
        <w:rPr>
          <w:color w:val="000000"/>
          <w:sz w:val="24"/>
        </w:rPr>
      </w:pPr>
      <w:r w:rsidRPr="00093B42">
        <w:rPr>
          <w:rFonts w:hAnsi="宋体"/>
          <w:color w:val="000000"/>
          <w:sz w:val="24"/>
        </w:rPr>
        <w:t>收件人：</w:t>
      </w:r>
      <w:r w:rsidR="00650C93" w:rsidRPr="00093B42">
        <w:rPr>
          <w:rFonts w:hAnsi="宋体" w:hint="eastAsia"/>
          <w:color w:val="000000"/>
          <w:sz w:val="24"/>
        </w:rPr>
        <w:t>【</w:t>
      </w:r>
      <w:r w:rsidR="0039788C">
        <w:rPr>
          <w:rFonts w:hAnsi="宋体" w:hint="eastAsia"/>
          <w:color w:val="000000"/>
          <w:sz w:val="24"/>
        </w:rPr>
        <w:t>有限</w:t>
      </w:r>
      <w:r w:rsidR="00464D1D">
        <w:rPr>
          <w:rFonts w:hAnsi="宋体" w:hint="eastAsia"/>
          <w:color w:val="000000"/>
          <w:sz w:val="24"/>
        </w:rPr>
        <w:t>合伙企业</w:t>
      </w:r>
      <w:r w:rsidR="0039788C">
        <w:rPr>
          <w:rFonts w:hAnsi="宋体" w:hint="eastAsia"/>
          <w:color w:val="000000"/>
          <w:sz w:val="24"/>
        </w:rPr>
        <w:t xml:space="preserve"> </w:t>
      </w:r>
      <w:r w:rsidR="00464D1D">
        <w:rPr>
          <w:rFonts w:hAnsi="宋体" w:hint="eastAsia"/>
          <w:color w:val="000000"/>
          <w:sz w:val="24"/>
        </w:rPr>
        <w:t>投资决策委员会</w:t>
      </w:r>
      <w:r w:rsidR="00464D1D">
        <w:rPr>
          <w:rFonts w:hAnsi="宋体" w:hint="eastAsia"/>
          <w:color w:val="000000"/>
          <w:sz w:val="24"/>
        </w:rPr>
        <w:t xml:space="preserve"> </w:t>
      </w:r>
      <w:r w:rsidR="00650C93" w:rsidRPr="00093B42">
        <w:rPr>
          <w:rFonts w:hAnsi="宋体" w:hint="eastAsia"/>
          <w:color w:val="000000"/>
          <w:sz w:val="24"/>
        </w:rPr>
        <w:t>】</w:t>
      </w:r>
    </w:p>
    <w:p w:rsidR="00357C8A" w:rsidRPr="00DE58A7" w:rsidRDefault="00357C8A" w:rsidP="00357C8A">
      <w:pPr>
        <w:ind w:firstLineChars="200" w:firstLine="480"/>
        <w:jc w:val="left"/>
        <w:rPr>
          <w:color w:val="000000"/>
          <w:sz w:val="24"/>
        </w:rPr>
      </w:pPr>
    </w:p>
    <w:p w:rsidR="00357C8A" w:rsidRPr="00093B42" w:rsidRDefault="00357C8A" w:rsidP="001D0A07">
      <w:pPr>
        <w:numPr>
          <w:ilvl w:val="0"/>
          <w:numId w:val="43"/>
        </w:numPr>
        <w:adjustRightInd w:val="0"/>
        <w:snapToGrid w:val="0"/>
        <w:ind w:leftChars="400" w:left="1680" w:hangingChars="350" w:hanging="840"/>
        <w:jc w:val="left"/>
        <w:rPr>
          <w:color w:val="000000"/>
          <w:sz w:val="24"/>
        </w:rPr>
      </w:pPr>
      <w:r w:rsidRPr="00093B42">
        <w:rPr>
          <w:rFonts w:hAnsi="宋体"/>
          <w:color w:val="000000"/>
          <w:sz w:val="24"/>
        </w:rPr>
        <w:t>给普通合伙人的通知发送至：</w:t>
      </w:r>
    </w:p>
    <w:p w:rsidR="00357C8A" w:rsidRPr="00093B42" w:rsidRDefault="00357C8A" w:rsidP="00357C8A">
      <w:pPr>
        <w:adjustRightInd w:val="0"/>
        <w:snapToGrid w:val="0"/>
        <w:ind w:leftChars="800" w:left="1680"/>
        <w:jc w:val="left"/>
        <w:rPr>
          <w:color w:val="000000"/>
          <w:sz w:val="24"/>
        </w:rPr>
      </w:pPr>
    </w:p>
    <w:p w:rsidR="00357C8A" w:rsidRPr="00093B42" w:rsidRDefault="00357C8A" w:rsidP="00357C8A">
      <w:pPr>
        <w:adjustRightInd w:val="0"/>
        <w:snapToGrid w:val="0"/>
        <w:ind w:leftChars="800" w:left="1680"/>
        <w:jc w:val="left"/>
        <w:rPr>
          <w:color w:val="000000"/>
          <w:sz w:val="24"/>
        </w:rPr>
      </w:pPr>
      <w:r w:rsidRPr="00093B42">
        <w:rPr>
          <w:rFonts w:hAnsi="宋体"/>
          <w:color w:val="000000"/>
          <w:sz w:val="24"/>
        </w:rPr>
        <w:t>地址：</w:t>
      </w:r>
      <w:r w:rsidR="00650C93" w:rsidRPr="00093B42">
        <w:rPr>
          <w:rFonts w:hAnsi="宋体" w:hint="eastAsia"/>
          <w:color w:val="000000"/>
          <w:sz w:val="24"/>
        </w:rPr>
        <w:t>【</w:t>
      </w:r>
      <w:r w:rsidR="00D24614">
        <w:rPr>
          <w:rFonts w:hAnsi="宋体" w:hint="eastAsia"/>
          <w:color w:val="000000"/>
          <w:sz w:val="24"/>
        </w:rPr>
        <w:t>上海市浦东新区浦东南路</w:t>
      </w:r>
      <w:r w:rsidR="00D24614">
        <w:rPr>
          <w:rFonts w:hAnsi="宋体" w:hint="eastAsia"/>
          <w:color w:val="000000"/>
          <w:sz w:val="24"/>
        </w:rPr>
        <w:t>500</w:t>
      </w:r>
      <w:r w:rsidR="00D24614">
        <w:rPr>
          <w:rFonts w:hAnsi="宋体" w:hint="eastAsia"/>
          <w:color w:val="000000"/>
          <w:sz w:val="24"/>
        </w:rPr>
        <w:t>号国家开发银行大厦</w:t>
      </w:r>
      <w:r w:rsidR="00D24614">
        <w:rPr>
          <w:rFonts w:hAnsi="宋体" w:hint="eastAsia"/>
          <w:color w:val="000000"/>
          <w:sz w:val="24"/>
        </w:rPr>
        <w:t>26</w:t>
      </w:r>
      <w:r w:rsidR="00D24614">
        <w:rPr>
          <w:rFonts w:hAnsi="宋体" w:hint="eastAsia"/>
          <w:color w:val="000000"/>
          <w:sz w:val="24"/>
        </w:rPr>
        <w:t>楼</w:t>
      </w:r>
      <w:r w:rsidR="00D24614">
        <w:rPr>
          <w:rFonts w:hAnsi="宋体" w:hint="eastAsia"/>
          <w:color w:val="000000"/>
          <w:sz w:val="24"/>
        </w:rPr>
        <w:t>F</w:t>
      </w:r>
      <w:r w:rsidR="00D24614">
        <w:rPr>
          <w:rFonts w:hAnsi="宋体" w:hint="eastAsia"/>
          <w:color w:val="000000"/>
          <w:sz w:val="24"/>
        </w:rPr>
        <w:t>座</w:t>
      </w:r>
      <w:r w:rsidR="00650C93" w:rsidRPr="00093B42">
        <w:rPr>
          <w:rFonts w:hAnsi="宋体" w:hint="eastAsia"/>
          <w:color w:val="000000"/>
          <w:sz w:val="24"/>
        </w:rPr>
        <w:t>】</w:t>
      </w:r>
    </w:p>
    <w:p w:rsidR="00357C8A" w:rsidRPr="00093B42" w:rsidRDefault="00464D1D" w:rsidP="00357C8A">
      <w:pPr>
        <w:adjustRightInd w:val="0"/>
        <w:snapToGrid w:val="0"/>
        <w:ind w:leftChars="800" w:left="1680"/>
        <w:jc w:val="left"/>
        <w:rPr>
          <w:color w:val="000000"/>
          <w:sz w:val="24"/>
        </w:rPr>
      </w:pPr>
      <w:r>
        <w:rPr>
          <w:rFonts w:hAnsi="宋体" w:hint="eastAsia"/>
          <w:color w:val="000000"/>
          <w:sz w:val="24"/>
        </w:rPr>
        <w:t>邮箱</w:t>
      </w:r>
      <w:r w:rsidR="00357C8A" w:rsidRPr="00093B42">
        <w:rPr>
          <w:rFonts w:hAnsi="宋体"/>
          <w:color w:val="000000"/>
          <w:sz w:val="24"/>
        </w:rPr>
        <w:t>：</w:t>
      </w:r>
      <w:r w:rsidR="00650C93" w:rsidRPr="00093B42">
        <w:rPr>
          <w:rFonts w:hAnsi="宋体" w:hint="eastAsia"/>
          <w:color w:val="000000"/>
          <w:sz w:val="24"/>
        </w:rPr>
        <w:t>【</w:t>
      </w:r>
      <w:r w:rsidR="00D7302D">
        <w:rPr>
          <w:rFonts w:hAnsi="宋体" w:hint="eastAsia"/>
          <w:color w:val="000000"/>
          <w:sz w:val="24"/>
        </w:rPr>
        <w:t xml:space="preserve"> gp@85invest.com </w:t>
      </w:r>
      <w:r w:rsidR="00650C93" w:rsidRPr="00093B42">
        <w:rPr>
          <w:rFonts w:hAnsi="宋体" w:hint="eastAsia"/>
          <w:color w:val="000000"/>
          <w:sz w:val="24"/>
        </w:rPr>
        <w:t>】</w:t>
      </w:r>
    </w:p>
    <w:p w:rsidR="00357C8A" w:rsidRPr="00093B42" w:rsidRDefault="00357C8A" w:rsidP="00357C8A">
      <w:pPr>
        <w:adjustRightInd w:val="0"/>
        <w:snapToGrid w:val="0"/>
        <w:ind w:leftChars="800" w:left="1680"/>
        <w:jc w:val="left"/>
        <w:rPr>
          <w:color w:val="000000"/>
          <w:sz w:val="24"/>
        </w:rPr>
      </w:pPr>
      <w:r w:rsidRPr="00093B42">
        <w:rPr>
          <w:rFonts w:hAnsi="宋体"/>
          <w:color w:val="000000"/>
          <w:sz w:val="24"/>
        </w:rPr>
        <w:t>电话：</w:t>
      </w:r>
      <w:r w:rsidR="00650C93" w:rsidRPr="00093B42">
        <w:rPr>
          <w:rFonts w:hAnsi="宋体" w:hint="eastAsia"/>
          <w:color w:val="000000"/>
          <w:sz w:val="24"/>
        </w:rPr>
        <w:t>【</w:t>
      </w:r>
      <w:r w:rsidR="00D7302D">
        <w:rPr>
          <w:rFonts w:hAnsi="宋体" w:hint="eastAsia"/>
          <w:color w:val="000000"/>
          <w:sz w:val="24"/>
        </w:rPr>
        <w:t xml:space="preserve"> </w:t>
      </w:r>
      <w:r w:rsidR="00D24614">
        <w:rPr>
          <w:rFonts w:hAnsi="宋体" w:hint="eastAsia"/>
          <w:color w:val="000000"/>
          <w:sz w:val="24"/>
        </w:rPr>
        <w:t>021-61531076</w:t>
      </w:r>
      <w:r w:rsidR="00D7302D">
        <w:rPr>
          <w:rFonts w:hAnsi="宋体" w:hint="eastAsia"/>
          <w:color w:val="000000"/>
          <w:sz w:val="24"/>
        </w:rPr>
        <w:t xml:space="preserve"> </w:t>
      </w:r>
      <w:r w:rsidR="00650C93" w:rsidRPr="00093B42">
        <w:rPr>
          <w:rFonts w:hAnsi="宋体" w:hint="eastAsia"/>
          <w:color w:val="000000"/>
          <w:sz w:val="24"/>
        </w:rPr>
        <w:t>】</w:t>
      </w:r>
    </w:p>
    <w:p w:rsidR="00357C8A" w:rsidRPr="00093B42" w:rsidRDefault="00357C8A" w:rsidP="00357C8A">
      <w:pPr>
        <w:adjustRightInd w:val="0"/>
        <w:snapToGrid w:val="0"/>
        <w:ind w:left="1680"/>
        <w:jc w:val="left"/>
        <w:rPr>
          <w:color w:val="000000"/>
          <w:sz w:val="24"/>
        </w:rPr>
      </w:pPr>
      <w:r w:rsidRPr="00093B42">
        <w:rPr>
          <w:rFonts w:hAnsi="宋体"/>
          <w:color w:val="000000"/>
          <w:sz w:val="24"/>
        </w:rPr>
        <w:t>收件人：</w:t>
      </w:r>
      <w:r w:rsidR="00650C93" w:rsidRPr="00093B42">
        <w:rPr>
          <w:rFonts w:hAnsi="宋体" w:hint="eastAsia"/>
          <w:color w:val="000000"/>
          <w:sz w:val="24"/>
        </w:rPr>
        <w:t>【</w:t>
      </w:r>
      <w:r w:rsidR="00464D1D">
        <w:rPr>
          <w:rFonts w:hAnsi="宋体" w:hint="eastAsia"/>
          <w:color w:val="000000"/>
          <w:sz w:val="24"/>
        </w:rPr>
        <w:t>有限合伙企业</w:t>
      </w:r>
      <w:r w:rsidR="00650C93" w:rsidRPr="00093B42">
        <w:rPr>
          <w:rFonts w:hAnsi="宋体" w:hint="eastAsia"/>
          <w:color w:val="000000"/>
          <w:sz w:val="24"/>
        </w:rPr>
        <w:t xml:space="preserve"> </w:t>
      </w:r>
      <w:r w:rsidR="00464D1D">
        <w:rPr>
          <w:rFonts w:hAnsi="宋体" w:hint="eastAsia"/>
          <w:color w:val="000000"/>
          <w:sz w:val="24"/>
        </w:rPr>
        <w:t>普通合伙人</w:t>
      </w:r>
      <w:r w:rsidR="00650C93" w:rsidRPr="00093B42">
        <w:rPr>
          <w:rFonts w:hAnsi="宋体" w:hint="eastAsia"/>
          <w:color w:val="000000"/>
          <w:sz w:val="24"/>
        </w:rPr>
        <w:t>】</w:t>
      </w:r>
    </w:p>
    <w:p w:rsidR="00357C8A" w:rsidRPr="00093B42" w:rsidRDefault="00357C8A" w:rsidP="00357C8A">
      <w:pPr>
        <w:adjustRightInd w:val="0"/>
        <w:snapToGrid w:val="0"/>
        <w:ind w:left="1680"/>
        <w:jc w:val="left"/>
        <w:rPr>
          <w:color w:val="000000"/>
          <w:sz w:val="24"/>
        </w:rPr>
      </w:pPr>
    </w:p>
    <w:p w:rsidR="00357C8A" w:rsidRPr="00093B42" w:rsidRDefault="00357C8A" w:rsidP="001D0A07">
      <w:pPr>
        <w:numPr>
          <w:ilvl w:val="0"/>
          <w:numId w:val="43"/>
        </w:numPr>
        <w:adjustRightInd w:val="0"/>
        <w:snapToGrid w:val="0"/>
        <w:ind w:leftChars="400" w:left="1680" w:hangingChars="350" w:hanging="840"/>
        <w:jc w:val="left"/>
        <w:rPr>
          <w:color w:val="000000"/>
          <w:sz w:val="24"/>
        </w:rPr>
      </w:pPr>
      <w:r w:rsidRPr="00093B42">
        <w:rPr>
          <w:rFonts w:hAnsi="宋体"/>
          <w:color w:val="000000"/>
          <w:sz w:val="24"/>
        </w:rPr>
        <w:t>给各有限合伙人的通知发送至</w:t>
      </w:r>
      <w:r w:rsidR="00D24614">
        <w:rPr>
          <w:rFonts w:hAnsi="宋体" w:hint="eastAsia"/>
          <w:color w:val="000000"/>
          <w:sz w:val="24"/>
        </w:rPr>
        <w:t>登记地址</w:t>
      </w:r>
      <w:r w:rsidRPr="00093B42">
        <w:rPr>
          <w:rFonts w:hAnsi="宋体"/>
          <w:color w:val="000000"/>
          <w:sz w:val="24"/>
        </w:rPr>
        <w:t>的地址。</w:t>
      </w:r>
    </w:p>
    <w:p w:rsidR="00357C8A" w:rsidRPr="00093B42" w:rsidRDefault="00357C8A" w:rsidP="00357C8A">
      <w:pPr>
        <w:adjustRightInd w:val="0"/>
        <w:snapToGrid w:val="0"/>
        <w:ind w:left="1680"/>
        <w:jc w:val="left"/>
        <w:rPr>
          <w:color w:val="000000"/>
          <w:sz w:val="24"/>
        </w:rPr>
      </w:pPr>
    </w:p>
    <w:p w:rsidR="00357C8A" w:rsidRPr="00093B42" w:rsidRDefault="00357C8A" w:rsidP="00357C8A">
      <w:pPr>
        <w:adjustRightInd w:val="0"/>
        <w:snapToGrid w:val="0"/>
        <w:ind w:leftChars="200" w:left="420" w:firstLineChars="200" w:firstLine="480"/>
        <w:jc w:val="left"/>
        <w:rPr>
          <w:color w:val="000000"/>
          <w:sz w:val="24"/>
        </w:rPr>
      </w:pPr>
      <w:r w:rsidRPr="00093B42">
        <w:rPr>
          <w:rFonts w:hAnsi="宋体"/>
          <w:color w:val="000000"/>
          <w:sz w:val="24"/>
        </w:rPr>
        <w:t>任何人可随时经向</w:t>
      </w:r>
      <w:r w:rsidR="006F4EC0">
        <w:rPr>
          <w:rFonts w:hAnsi="宋体"/>
          <w:color w:val="000000"/>
          <w:sz w:val="24"/>
        </w:rPr>
        <w:t>合伙企业</w:t>
      </w:r>
      <w:r w:rsidRPr="00093B42">
        <w:rPr>
          <w:rFonts w:hAnsi="宋体"/>
          <w:color w:val="000000"/>
          <w:sz w:val="24"/>
        </w:rPr>
        <w:t>发出通知而变更地址。</w:t>
      </w:r>
    </w:p>
    <w:p w:rsidR="00357C8A" w:rsidRPr="00093B42" w:rsidRDefault="00357C8A" w:rsidP="00357C8A">
      <w:pPr>
        <w:ind w:firstLine="465"/>
        <w:jc w:val="left"/>
        <w:rPr>
          <w:color w:val="000000"/>
          <w:sz w:val="24"/>
        </w:rPr>
      </w:pPr>
    </w:p>
    <w:p w:rsidR="00357C8A" w:rsidRPr="00093B42" w:rsidRDefault="00357C8A" w:rsidP="001D0A07">
      <w:pPr>
        <w:numPr>
          <w:ilvl w:val="0"/>
          <w:numId w:val="40"/>
        </w:numPr>
        <w:adjustRightInd w:val="0"/>
        <w:snapToGrid w:val="0"/>
        <w:ind w:leftChars="200" w:left="1260" w:hangingChars="350" w:hanging="840"/>
        <w:jc w:val="left"/>
        <w:rPr>
          <w:color w:val="000000"/>
          <w:sz w:val="24"/>
        </w:rPr>
      </w:pPr>
      <w:r w:rsidRPr="00093B42">
        <w:rPr>
          <w:rFonts w:hAnsi="宋体"/>
          <w:color w:val="000000"/>
          <w:sz w:val="24"/>
        </w:rPr>
        <w:t>除非有证据证明其已提前收到，否则：</w:t>
      </w:r>
    </w:p>
    <w:p w:rsidR="00357C8A" w:rsidRPr="00093B42" w:rsidRDefault="00357C8A" w:rsidP="00357C8A">
      <w:pPr>
        <w:ind w:left="480"/>
        <w:jc w:val="left"/>
        <w:rPr>
          <w:color w:val="000000"/>
          <w:sz w:val="24"/>
        </w:rPr>
      </w:pPr>
    </w:p>
    <w:p w:rsidR="00357C8A" w:rsidRPr="00093B42" w:rsidRDefault="00357C8A" w:rsidP="001D0A07">
      <w:pPr>
        <w:numPr>
          <w:ilvl w:val="0"/>
          <w:numId w:val="39"/>
        </w:numPr>
        <w:ind w:leftChars="400" w:left="1680" w:hangingChars="350" w:hanging="840"/>
        <w:jc w:val="left"/>
        <w:rPr>
          <w:color w:val="000000"/>
          <w:sz w:val="24"/>
        </w:rPr>
      </w:pPr>
      <w:r w:rsidRPr="00093B42">
        <w:rPr>
          <w:rFonts w:hAnsi="宋体"/>
          <w:color w:val="000000"/>
          <w:sz w:val="24"/>
        </w:rPr>
        <w:t>在派专人交付的情况下，通知于送至第</w:t>
      </w:r>
      <w:r w:rsidRPr="00093B42">
        <w:rPr>
          <w:b/>
          <w:color w:val="000000"/>
          <w:sz w:val="24"/>
        </w:rPr>
        <w:t>13.3(1)</w:t>
      </w:r>
      <w:r w:rsidRPr="00093B42">
        <w:rPr>
          <w:rFonts w:hAnsi="宋体"/>
          <w:color w:val="000000"/>
          <w:sz w:val="24"/>
        </w:rPr>
        <w:t>项所述的地址之时视为送达；</w:t>
      </w:r>
    </w:p>
    <w:p w:rsidR="00357C8A" w:rsidRPr="00093B42" w:rsidRDefault="00357C8A" w:rsidP="00357C8A">
      <w:pPr>
        <w:ind w:left="1680"/>
        <w:jc w:val="left"/>
        <w:rPr>
          <w:color w:val="000000"/>
          <w:sz w:val="24"/>
        </w:rPr>
      </w:pPr>
    </w:p>
    <w:p w:rsidR="00357C8A" w:rsidRPr="00093B42" w:rsidRDefault="00357C8A" w:rsidP="001D0A07">
      <w:pPr>
        <w:numPr>
          <w:ilvl w:val="0"/>
          <w:numId w:val="39"/>
        </w:numPr>
        <w:ind w:leftChars="400" w:left="1680" w:hangingChars="350" w:hanging="840"/>
        <w:jc w:val="left"/>
        <w:rPr>
          <w:color w:val="000000"/>
          <w:sz w:val="24"/>
        </w:rPr>
      </w:pPr>
      <w:r w:rsidRPr="00093B42">
        <w:rPr>
          <w:rFonts w:hAnsi="宋体"/>
          <w:color w:val="000000"/>
          <w:sz w:val="24"/>
        </w:rPr>
        <w:t>在通过邮资预付的挂号邮件、航空邮件或快递发出的情况下，通知于邮寄后十个工作日视为送达；</w:t>
      </w:r>
    </w:p>
    <w:p w:rsidR="00357C8A" w:rsidRPr="00093B42" w:rsidRDefault="00357C8A" w:rsidP="00357C8A">
      <w:pPr>
        <w:ind w:left="1680"/>
        <w:jc w:val="left"/>
        <w:rPr>
          <w:color w:val="000000"/>
          <w:sz w:val="24"/>
        </w:rPr>
      </w:pPr>
    </w:p>
    <w:p w:rsidR="00357C8A" w:rsidRPr="00093B42" w:rsidRDefault="00357C8A" w:rsidP="001D0A07">
      <w:pPr>
        <w:numPr>
          <w:ilvl w:val="0"/>
          <w:numId w:val="39"/>
        </w:numPr>
        <w:ind w:leftChars="400" w:left="1680" w:hangingChars="350" w:hanging="840"/>
        <w:jc w:val="left"/>
        <w:rPr>
          <w:color w:val="000000"/>
          <w:sz w:val="24"/>
        </w:rPr>
      </w:pPr>
      <w:r w:rsidRPr="00093B42">
        <w:rPr>
          <w:rFonts w:hAnsi="宋体"/>
          <w:color w:val="000000"/>
          <w:sz w:val="24"/>
        </w:rPr>
        <w:t>在以传真发送的情况下，通知于发件人传真机记录传输确认时视为送达；及</w:t>
      </w:r>
    </w:p>
    <w:p w:rsidR="00357C8A" w:rsidRPr="00093B42" w:rsidRDefault="00357C8A" w:rsidP="00357C8A">
      <w:pPr>
        <w:ind w:left="1680"/>
        <w:jc w:val="left"/>
        <w:rPr>
          <w:color w:val="000000"/>
          <w:sz w:val="24"/>
        </w:rPr>
      </w:pPr>
    </w:p>
    <w:p w:rsidR="00357C8A" w:rsidRPr="00093B42" w:rsidRDefault="00357C8A" w:rsidP="001D0A07">
      <w:pPr>
        <w:numPr>
          <w:ilvl w:val="0"/>
          <w:numId w:val="39"/>
        </w:numPr>
        <w:ind w:leftChars="400" w:left="1680" w:hangingChars="350" w:hanging="840"/>
        <w:jc w:val="left"/>
        <w:rPr>
          <w:color w:val="000000"/>
          <w:sz w:val="24"/>
        </w:rPr>
      </w:pPr>
      <w:r w:rsidRPr="00093B42">
        <w:rPr>
          <w:rFonts w:hAnsi="宋体"/>
          <w:color w:val="000000"/>
          <w:sz w:val="24"/>
        </w:rPr>
        <w:t>以电子邮件发送的情况下，电子邮件进入收件人指定电子邮箱所在的服务器时视为送达。</w:t>
      </w:r>
    </w:p>
    <w:p w:rsidR="00357C8A" w:rsidRPr="00093B42" w:rsidRDefault="00357C8A" w:rsidP="00357C8A">
      <w:pPr>
        <w:jc w:val="left"/>
        <w:rPr>
          <w:color w:val="000000"/>
          <w:sz w:val="24"/>
        </w:rPr>
      </w:pPr>
    </w:p>
    <w:p w:rsidR="00357C8A" w:rsidRPr="00093B42" w:rsidRDefault="00357C8A" w:rsidP="001D0A07">
      <w:pPr>
        <w:numPr>
          <w:ilvl w:val="0"/>
          <w:numId w:val="26"/>
        </w:numPr>
        <w:ind w:leftChars="200" w:left="959" w:hanging="539"/>
        <w:jc w:val="left"/>
        <w:rPr>
          <w:b/>
          <w:color w:val="000000"/>
          <w:sz w:val="24"/>
        </w:rPr>
      </w:pPr>
      <w:r w:rsidRPr="00093B42">
        <w:rPr>
          <w:rFonts w:hAnsi="宋体"/>
          <w:b/>
          <w:color w:val="000000"/>
          <w:sz w:val="24"/>
        </w:rPr>
        <w:t>不可抗力</w:t>
      </w:r>
    </w:p>
    <w:p w:rsidR="00357C8A" w:rsidRPr="00093B42" w:rsidRDefault="00357C8A" w:rsidP="00357C8A">
      <w:pPr>
        <w:ind w:left="840"/>
        <w:jc w:val="left"/>
        <w:rPr>
          <w:b/>
          <w:color w:val="000000"/>
          <w:sz w:val="24"/>
        </w:rPr>
      </w:pPr>
    </w:p>
    <w:p w:rsidR="00357C8A" w:rsidRPr="00093B42" w:rsidRDefault="00357C8A" w:rsidP="001D0A07">
      <w:pPr>
        <w:numPr>
          <w:ilvl w:val="2"/>
          <w:numId w:val="38"/>
        </w:numPr>
        <w:adjustRightInd w:val="0"/>
        <w:snapToGrid w:val="0"/>
        <w:ind w:leftChars="200" w:left="1260" w:hangingChars="350" w:hanging="840"/>
        <w:jc w:val="left"/>
        <w:rPr>
          <w:color w:val="000000"/>
          <w:sz w:val="24"/>
        </w:rPr>
      </w:pPr>
      <w:r w:rsidRPr="00093B42">
        <w:rPr>
          <w:color w:val="000000"/>
          <w:sz w:val="24"/>
        </w:rPr>
        <w:t>“</w:t>
      </w:r>
      <w:r w:rsidRPr="00093B42">
        <w:rPr>
          <w:rFonts w:hAnsi="宋体"/>
          <w:color w:val="000000"/>
          <w:sz w:val="24"/>
        </w:rPr>
        <w:t>不可抗力</w:t>
      </w:r>
      <w:r w:rsidRPr="00093B42">
        <w:rPr>
          <w:color w:val="000000"/>
          <w:sz w:val="24"/>
        </w:rPr>
        <w:t>”</w:t>
      </w:r>
      <w:r w:rsidRPr="00093B42">
        <w:rPr>
          <w:rFonts w:hAnsi="宋体"/>
          <w:color w:val="000000"/>
          <w:sz w:val="24"/>
        </w:rPr>
        <w:t>指在本协议签署后发生的、本协议签署时不能预见的、其发生与后果无法避免或克服的、直接妨碍任何一方全部或部分履约的所有事件。上述事件包括地震、台风、水灾、火灾、战争、重大法律变更或政策调整。一方缺少资金非为不可抗力事件。</w:t>
      </w:r>
    </w:p>
    <w:p w:rsidR="00357C8A" w:rsidRPr="00093B42" w:rsidRDefault="00357C8A" w:rsidP="00357C8A">
      <w:pPr>
        <w:ind w:leftChars="200" w:left="1260" w:hangingChars="350" w:hanging="840"/>
        <w:jc w:val="left"/>
        <w:rPr>
          <w:color w:val="000000"/>
          <w:sz w:val="24"/>
        </w:rPr>
      </w:pPr>
    </w:p>
    <w:p w:rsidR="00357C8A" w:rsidRPr="00093B42" w:rsidRDefault="00357C8A" w:rsidP="001D0A07">
      <w:pPr>
        <w:numPr>
          <w:ilvl w:val="2"/>
          <w:numId w:val="38"/>
        </w:numPr>
        <w:ind w:leftChars="200" w:left="1260" w:hangingChars="350" w:hanging="840"/>
        <w:jc w:val="left"/>
        <w:rPr>
          <w:color w:val="000000"/>
          <w:sz w:val="24"/>
        </w:rPr>
      </w:pPr>
      <w:r w:rsidRPr="00093B42">
        <w:rPr>
          <w:rFonts w:hAnsi="宋体"/>
          <w:color w:val="000000"/>
          <w:sz w:val="24"/>
        </w:rPr>
        <w:t>如果发生不可抗力事件，影响一方履行其在本协议项下的义务，则在不可抗力造成的延误期内中止履行，而不视为违约。宣称发生不可抗力的一方应迅速书面通知另一方，并在其后的十五天内提供证明不可抗力发生及其持续的充分证据。</w:t>
      </w:r>
    </w:p>
    <w:p w:rsidR="00357C8A" w:rsidRPr="00093B42" w:rsidRDefault="00357C8A" w:rsidP="00357C8A">
      <w:pPr>
        <w:pStyle w:val="a6"/>
        <w:ind w:leftChars="200" w:left="1260" w:hangingChars="350" w:hanging="840"/>
        <w:jc w:val="left"/>
        <w:rPr>
          <w:rFonts w:ascii="Times New Roman" w:hAnsi="Times New Roman"/>
          <w:color w:val="000000"/>
          <w:sz w:val="24"/>
          <w:szCs w:val="24"/>
        </w:rPr>
      </w:pPr>
    </w:p>
    <w:p w:rsidR="00357C8A" w:rsidRPr="00093B42" w:rsidRDefault="00357C8A" w:rsidP="001D0A07">
      <w:pPr>
        <w:numPr>
          <w:ilvl w:val="2"/>
          <w:numId w:val="38"/>
        </w:numPr>
        <w:ind w:leftChars="200" w:left="1260" w:hangingChars="350" w:hanging="840"/>
        <w:jc w:val="left"/>
        <w:rPr>
          <w:color w:val="000000"/>
          <w:sz w:val="24"/>
        </w:rPr>
      </w:pPr>
      <w:r w:rsidRPr="00093B42">
        <w:rPr>
          <w:rFonts w:hAnsi="宋体"/>
          <w:color w:val="000000"/>
          <w:sz w:val="24"/>
        </w:rPr>
        <w:t>如果发生不可抗力事件，受影响的有限合伙人应立即与普通合伙人协商，如受影响的是普通合伙人，普通合伙人应立即与其他合伙人协商，以找到公平的解决办法，并且应尽一切合理努力将不可抗力的后果减小到最低限度。</w:t>
      </w:r>
    </w:p>
    <w:p w:rsidR="00357C8A" w:rsidRPr="00093B42" w:rsidRDefault="00357C8A" w:rsidP="00357C8A">
      <w:pPr>
        <w:jc w:val="left"/>
        <w:rPr>
          <w:color w:val="000000"/>
          <w:sz w:val="24"/>
        </w:rPr>
      </w:pPr>
    </w:p>
    <w:p w:rsidR="00357C8A" w:rsidRPr="00093B42" w:rsidRDefault="00357C8A" w:rsidP="001D0A07">
      <w:pPr>
        <w:numPr>
          <w:ilvl w:val="0"/>
          <w:numId w:val="26"/>
        </w:numPr>
        <w:ind w:leftChars="200" w:left="959" w:hanging="539"/>
        <w:jc w:val="left"/>
        <w:rPr>
          <w:b/>
          <w:color w:val="000000"/>
          <w:sz w:val="24"/>
        </w:rPr>
      </w:pPr>
      <w:r w:rsidRPr="00093B42">
        <w:rPr>
          <w:rFonts w:hAnsi="宋体"/>
          <w:b/>
          <w:color w:val="000000"/>
          <w:sz w:val="24"/>
        </w:rPr>
        <w:t>可分割性</w:t>
      </w:r>
    </w:p>
    <w:p w:rsidR="00357C8A" w:rsidRPr="00093B42" w:rsidRDefault="00357C8A" w:rsidP="00357C8A">
      <w:pPr>
        <w:ind w:left="840"/>
        <w:jc w:val="left"/>
        <w:rPr>
          <w:b/>
          <w:color w:val="000000"/>
          <w:sz w:val="24"/>
        </w:rPr>
      </w:pPr>
    </w:p>
    <w:p w:rsidR="00357C8A" w:rsidRPr="00093B42" w:rsidRDefault="00357C8A" w:rsidP="00357C8A">
      <w:pPr>
        <w:ind w:leftChars="200" w:left="420" w:firstLineChars="200" w:firstLine="480"/>
        <w:jc w:val="left"/>
        <w:rPr>
          <w:color w:val="000000"/>
          <w:sz w:val="24"/>
        </w:rPr>
      </w:pPr>
      <w:r w:rsidRPr="00093B42">
        <w:rPr>
          <w:rFonts w:hAnsi="宋体"/>
          <w:color w:val="000000"/>
          <w:sz w:val="24"/>
        </w:rPr>
        <w:t>如本协议的任何条款或该条款对任何人或情形适用时被认定无效，其余条款或该条款对其他人或情形适用时的有效性并不受影响。</w:t>
      </w:r>
    </w:p>
    <w:p w:rsidR="00357C8A" w:rsidRPr="00093B42" w:rsidRDefault="00357C8A" w:rsidP="00357C8A">
      <w:pPr>
        <w:jc w:val="left"/>
        <w:rPr>
          <w:color w:val="000000"/>
          <w:sz w:val="24"/>
        </w:rPr>
      </w:pPr>
    </w:p>
    <w:p w:rsidR="00357C8A" w:rsidRPr="00093B42" w:rsidRDefault="00357C8A" w:rsidP="001D0A07">
      <w:pPr>
        <w:numPr>
          <w:ilvl w:val="0"/>
          <w:numId w:val="26"/>
        </w:numPr>
        <w:ind w:leftChars="200" w:left="959" w:hanging="539"/>
        <w:jc w:val="left"/>
        <w:rPr>
          <w:b/>
          <w:color w:val="000000"/>
          <w:sz w:val="24"/>
        </w:rPr>
      </w:pPr>
      <w:r w:rsidRPr="00093B42">
        <w:rPr>
          <w:rFonts w:hAnsi="宋体"/>
          <w:b/>
          <w:color w:val="000000"/>
          <w:sz w:val="24"/>
        </w:rPr>
        <w:t>签署文本</w:t>
      </w:r>
    </w:p>
    <w:p w:rsidR="00357C8A" w:rsidRPr="00093B42" w:rsidRDefault="00357C8A" w:rsidP="00357C8A">
      <w:pPr>
        <w:ind w:left="840"/>
        <w:jc w:val="left"/>
        <w:rPr>
          <w:b/>
          <w:color w:val="000000"/>
          <w:sz w:val="24"/>
        </w:rPr>
      </w:pPr>
    </w:p>
    <w:p w:rsidR="00357C8A" w:rsidRPr="00093B42" w:rsidRDefault="00357C8A" w:rsidP="00357C8A">
      <w:pPr>
        <w:ind w:leftChars="200" w:left="420" w:firstLineChars="200" w:firstLine="480"/>
        <w:jc w:val="left"/>
        <w:rPr>
          <w:color w:val="000000"/>
          <w:sz w:val="24"/>
        </w:rPr>
      </w:pPr>
      <w:r w:rsidRPr="00093B42">
        <w:rPr>
          <w:rFonts w:hAnsi="宋体"/>
          <w:color w:val="000000"/>
          <w:sz w:val="24"/>
        </w:rPr>
        <w:t>本协议正本一式</w:t>
      </w:r>
      <w:r w:rsidR="00116B39">
        <w:rPr>
          <w:rFonts w:hint="eastAsia"/>
          <w:color w:val="000000"/>
          <w:sz w:val="24"/>
        </w:rPr>
        <w:t>肆</w:t>
      </w:r>
      <w:r w:rsidRPr="00093B42">
        <w:rPr>
          <w:rFonts w:hAnsi="宋体"/>
          <w:color w:val="000000"/>
          <w:sz w:val="24"/>
        </w:rPr>
        <w:t>份，各方各执壹份，</w:t>
      </w:r>
      <w:r w:rsidR="006F4EC0">
        <w:rPr>
          <w:rFonts w:hAnsi="宋体"/>
          <w:color w:val="000000"/>
          <w:sz w:val="24"/>
        </w:rPr>
        <w:t>合伙企业</w:t>
      </w:r>
      <w:r w:rsidR="00650C93" w:rsidRPr="00093B42">
        <w:rPr>
          <w:rFonts w:hAnsi="宋体"/>
          <w:color w:val="000000"/>
          <w:sz w:val="24"/>
        </w:rPr>
        <w:t>保存</w:t>
      </w:r>
      <w:r w:rsidR="00116B39">
        <w:rPr>
          <w:rFonts w:hAnsi="宋体" w:hint="eastAsia"/>
          <w:color w:val="000000"/>
          <w:sz w:val="24"/>
        </w:rPr>
        <w:t>壹</w:t>
      </w:r>
      <w:r w:rsidR="00650C93" w:rsidRPr="00093B42">
        <w:rPr>
          <w:rFonts w:hAnsi="宋体"/>
          <w:color w:val="000000"/>
          <w:sz w:val="24"/>
        </w:rPr>
        <w:t>份，提交企业登记机关</w:t>
      </w:r>
      <w:r w:rsidRPr="00093B42">
        <w:rPr>
          <w:rFonts w:hAnsi="宋体"/>
          <w:color w:val="000000"/>
          <w:sz w:val="24"/>
        </w:rPr>
        <w:t>壹份</w:t>
      </w:r>
      <w:r w:rsidR="00650C93" w:rsidRPr="00093B42">
        <w:rPr>
          <w:rFonts w:hAnsi="宋体" w:hint="eastAsia"/>
          <w:color w:val="000000"/>
          <w:sz w:val="24"/>
        </w:rPr>
        <w:t>，备案管理部门壹份</w:t>
      </w:r>
      <w:r w:rsidRPr="00093B42">
        <w:rPr>
          <w:rFonts w:hAnsi="宋体"/>
          <w:color w:val="000000"/>
          <w:sz w:val="24"/>
        </w:rPr>
        <w:t>。</w:t>
      </w:r>
    </w:p>
    <w:p w:rsidR="00357C8A" w:rsidRPr="00093B42" w:rsidRDefault="00357C8A" w:rsidP="00357C8A">
      <w:pPr>
        <w:jc w:val="left"/>
        <w:rPr>
          <w:color w:val="000000"/>
          <w:sz w:val="24"/>
        </w:rPr>
      </w:pPr>
    </w:p>
    <w:p w:rsidR="00357C8A" w:rsidRPr="00093B42" w:rsidRDefault="00357C8A" w:rsidP="001D0A07">
      <w:pPr>
        <w:numPr>
          <w:ilvl w:val="0"/>
          <w:numId w:val="26"/>
        </w:numPr>
        <w:ind w:leftChars="200" w:left="959" w:hanging="539"/>
        <w:jc w:val="left"/>
        <w:rPr>
          <w:b/>
          <w:color w:val="000000"/>
          <w:sz w:val="24"/>
        </w:rPr>
      </w:pPr>
      <w:r w:rsidRPr="00093B42">
        <w:rPr>
          <w:rFonts w:hAnsi="宋体"/>
          <w:b/>
          <w:color w:val="000000"/>
          <w:sz w:val="24"/>
        </w:rPr>
        <w:t>协议生效和终止</w:t>
      </w:r>
    </w:p>
    <w:p w:rsidR="00357C8A" w:rsidRPr="00093B42" w:rsidRDefault="00357C8A" w:rsidP="00357C8A">
      <w:pPr>
        <w:ind w:left="840"/>
        <w:jc w:val="left"/>
        <w:rPr>
          <w:b/>
          <w:color w:val="000000"/>
          <w:sz w:val="24"/>
        </w:rPr>
      </w:pPr>
    </w:p>
    <w:p w:rsidR="00357C8A" w:rsidRPr="00093B42" w:rsidRDefault="00357C8A" w:rsidP="001D0A07">
      <w:pPr>
        <w:numPr>
          <w:ilvl w:val="0"/>
          <w:numId w:val="37"/>
        </w:numPr>
        <w:adjustRightInd w:val="0"/>
        <w:snapToGrid w:val="0"/>
        <w:ind w:leftChars="200" w:left="1260" w:hangingChars="350" w:hanging="840"/>
        <w:jc w:val="left"/>
        <w:rPr>
          <w:color w:val="000000"/>
          <w:sz w:val="24"/>
        </w:rPr>
      </w:pPr>
      <w:r w:rsidRPr="00093B42">
        <w:rPr>
          <w:rFonts w:hAnsi="宋体"/>
          <w:color w:val="000000"/>
          <w:sz w:val="24"/>
        </w:rPr>
        <w:t>本协议经各方签署之日</w:t>
      </w:r>
      <w:r w:rsidR="00B41B95" w:rsidRPr="00093B42">
        <w:rPr>
          <w:rFonts w:hAnsi="宋体" w:hint="eastAsia"/>
          <w:color w:val="000000"/>
          <w:sz w:val="24"/>
        </w:rPr>
        <w:t>成立，自本协议第</w:t>
      </w:r>
      <w:r w:rsidR="00B41B95" w:rsidRPr="00093B42">
        <w:rPr>
          <w:rFonts w:hAnsi="宋体" w:hint="eastAsia"/>
          <w:color w:val="000000"/>
          <w:sz w:val="24"/>
        </w:rPr>
        <w:t>10.4</w:t>
      </w:r>
      <w:r w:rsidR="00B41B95" w:rsidRPr="00093B42">
        <w:rPr>
          <w:rFonts w:hAnsi="宋体" w:hint="eastAsia"/>
          <w:color w:val="000000"/>
          <w:sz w:val="24"/>
        </w:rPr>
        <w:t>条所涉担保合同签订之日</w:t>
      </w:r>
      <w:r w:rsidRPr="00093B42">
        <w:rPr>
          <w:rFonts w:hAnsi="宋体"/>
          <w:color w:val="000000"/>
          <w:sz w:val="24"/>
        </w:rPr>
        <w:t>生效，本协议签署后，对于通过后续募集或权益转让等方式加入本</w:t>
      </w:r>
      <w:r w:rsidR="006F4EC0">
        <w:rPr>
          <w:rFonts w:hAnsi="宋体"/>
          <w:color w:val="000000"/>
          <w:sz w:val="24"/>
        </w:rPr>
        <w:t>合伙企业</w:t>
      </w:r>
      <w:r w:rsidRPr="00093B42">
        <w:rPr>
          <w:rFonts w:hAnsi="宋体"/>
          <w:color w:val="000000"/>
          <w:sz w:val="24"/>
        </w:rPr>
        <w:t>的有限合伙人：自其书面确认受本协议约束时对该有限合伙人发生法律约束效力。</w:t>
      </w:r>
    </w:p>
    <w:p w:rsidR="00357C8A" w:rsidRPr="00093B42" w:rsidRDefault="00357C8A" w:rsidP="00357C8A">
      <w:pPr>
        <w:adjustRightInd w:val="0"/>
        <w:snapToGrid w:val="0"/>
        <w:ind w:leftChars="200" w:left="1260" w:hangingChars="350" w:hanging="840"/>
        <w:jc w:val="left"/>
        <w:rPr>
          <w:color w:val="000000"/>
          <w:sz w:val="24"/>
        </w:rPr>
      </w:pPr>
    </w:p>
    <w:p w:rsidR="00357C8A" w:rsidRPr="00093B42" w:rsidRDefault="00357C8A" w:rsidP="001D0A07">
      <w:pPr>
        <w:numPr>
          <w:ilvl w:val="0"/>
          <w:numId w:val="37"/>
        </w:numPr>
        <w:adjustRightInd w:val="0"/>
        <w:snapToGrid w:val="0"/>
        <w:ind w:leftChars="200" w:left="1260" w:hangingChars="350" w:hanging="840"/>
        <w:jc w:val="left"/>
        <w:rPr>
          <w:color w:val="000000"/>
          <w:sz w:val="24"/>
        </w:rPr>
      </w:pPr>
      <w:r w:rsidRPr="00093B42">
        <w:rPr>
          <w:rFonts w:hAnsi="宋体"/>
          <w:color w:val="000000"/>
          <w:sz w:val="24"/>
        </w:rPr>
        <w:t>本协议对于任何一方的效力及于其继承人、继任者、受让人、代理人；当有限合伙人存在委托、信托、代持情形时，并及于其委托人或受托人、名义持有人等。</w:t>
      </w:r>
    </w:p>
    <w:p w:rsidR="00357C8A" w:rsidRPr="00093B42" w:rsidRDefault="00357C8A" w:rsidP="00357C8A">
      <w:pPr>
        <w:pStyle w:val="a6"/>
        <w:adjustRightInd w:val="0"/>
        <w:snapToGrid w:val="0"/>
        <w:ind w:leftChars="200" w:left="1260" w:hangingChars="350" w:hanging="840"/>
        <w:jc w:val="left"/>
        <w:rPr>
          <w:rFonts w:ascii="Times New Roman" w:hAnsi="Times New Roman"/>
          <w:color w:val="000000"/>
          <w:sz w:val="24"/>
          <w:szCs w:val="24"/>
        </w:rPr>
      </w:pPr>
    </w:p>
    <w:p w:rsidR="00357C8A" w:rsidRPr="00093B42" w:rsidRDefault="00357C8A" w:rsidP="001D0A07">
      <w:pPr>
        <w:numPr>
          <w:ilvl w:val="0"/>
          <w:numId w:val="37"/>
        </w:numPr>
        <w:adjustRightInd w:val="0"/>
        <w:snapToGrid w:val="0"/>
        <w:ind w:leftChars="200" w:left="1260" w:hangingChars="350" w:hanging="840"/>
        <w:jc w:val="left"/>
        <w:rPr>
          <w:color w:val="000000"/>
          <w:sz w:val="24"/>
        </w:rPr>
      </w:pPr>
      <w:r w:rsidRPr="00093B42">
        <w:rPr>
          <w:rFonts w:hAnsi="宋体"/>
          <w:color w:val="000000"/>
          <w:sz w:val="24"/>
        </w:rPr>
        <w:t>本协议修订时，根据本协议约定的修订方式签署后生效。</w:t>
      </w:r>
    </w:p>
    <w:p w:rsidR="00357C8A" w:rsidRPr="00093B42" w:rsidRDefault="00357C8A" w:rsidP="00357C8A">
      <w:pPr>
        <w:jc w:val="left"/>
        <w:rPr>
          <w:color w:val="000000"/>
          <w:sz w:val="24"/>
        </w:rPr>
      </w:pPr>
    </w:p>
    <w:p w:rsidR="00357C8A" w:rsidRPr="00093B42" w:rsidRDefault="00357C8A" w:rsidP="00357C8A">
      <w:pPr>
        <w:jc w:val="left"/>
        <w:rPr>
          <w:color w:val="000000"/>
          <w:sz w:val="24"/>
        </w:rPr>
      </w:pPr>
    </w:p>
    <w:p w:rsidR="00357C8A" w:rsidRPr="00093B42" w:rsidRDefault="00357C8A" w:rsidP="00357C8A">
      <w:pPr>
        <w:numPr>
          <w:ilvl w:val="0"/>
          <w:numId w:val="2"/>
        </w:numPr>
        <w:tabs>
          <w:tab w:val="clear" w:pos="720"/>
        </w:tabs>
        <w:jc w:val="left"/>
        <w:outlineLvl w:val="0"/>
        <w:rPr>
          <w:b/>
          <w:color w:val="000000"/>
          <w:sz w:val="24"/>
        </w:rPr>
      </w:pPr>
      <w:bookmarkStart w:id="13" w:name="_Toc335733274"/>
      <w:r w:rsidRPr="00093B42">
        <w:rPr>
          <w:rFonts w:hAnsi="宋体"/>
          <w:b/>
          <w:color w:val="000000"/>
          <w:sz w:val="24"/>
        </w:rPr>
        <w:t>释义</w:t>
      </w:r>
      <w:bookmarkEnd w:id="13"/>
    </w:p>
    <w:p w:rsidR="00357C8A" w:rsidRPr="00093B42" w:rsidRDefault="00357C8A" w:rsidP="00357C8A">
      <w:pPr>
        <w:ind w:left="720"/>
        <w:jc w:val="left"/>
        <w:rPr>
          <w:b/>
          <w:color w:val="000000"/>
          <w:sz w:val="24"/>
        </w:rPr>
      </w:pPr>
    </w:p>
    <w:p w:rsidR="00357C8A" w:rsidRPr="00093B42" w:rsidRDefault="00357C8A" w:rsidP="001D0A07">
      <w:pPr>
        <w:numPr>
          <w:ilvl w:val="0"/>
          <w:numId w:val="27"/>
        </w:numPr>
        <w:ind w:leftChars="200" w:left="959" w:hanging="539"/>
        <w:jc w:val="left"/>
        <w:rPr>
          <w:b/>
          <w:color w:val="000000"/>
          <w:sz w:val="24"/>
        </w:rPr>
      </w:pPr>
      <w:r w:rsidRPr="00093B42">
        <w:rPr>
          <w:rFonts w:hAnsi="宋体"/>
          <w:b/>
          <w:color w:val="000000"/>
          <w:sz w:val="24"/>
        </w:rPr>
        <w:t>定义</w:t>
      </w:r>
    </w:p>
    <w:p w:rsidR="00357C8A" w:rsidRPr="00093B42" w:rsidRDefault="00357C8A" w:rsidP="00357C8A">
      <w:pPr>
        <w:ind w:left="840"/>
        <w:jc w:val="left"/>
        <w:rPr>
          <w:b/>
          <w:color w:val="000000"/>
          <w:sz w:val="24"/>
        </w:rPr>
      </w:pPr>
    </w:p>
    <w:p w:rsidR="00357C8A" w:rsidRPr="00093B42" w:rsidRDefault="00357C8A" w:rsidP="00357C8A">
      <w:pPr>
        <w:tabs>
          <w:tab w:val="left" w:pos="851"/>
        </w:tabs>
        <w:ind w:leftChars="200" w:left="420" w:firstLineChars="200" w:firstLine="480"/>
        <w:jc w:val="left"/>
        <w:rPr>
          <w:color w:val="000000"/>
          <w:sz w:val="24"/>
        </w:rPr>
      </w:pPr>
      <w:r w:rsidRPr="00093B42">
        <w:rPr>
          <w:rFonts w:hAnsi="宋体"/>
          <w:color w:val="000000"/>
          <w:sz w:val="24"/>
        </w:rPr>
        <w:t>如果在本协议中没有另外定义或说明，下列词语分别具有本条所指含义：</w:t>
      </w:r>
    </w:p>
    <w:p w:rsidR="00357C8A" w:rsidRPr="00093B42" w:rsidRDefault="00357C8A" w:rsidP="00357C8A">
      <w:pPr>
        <w:ind w:leftChars="200" w:left="1260" w:hangingChars="350" w:hanging="840"/>
        <w:jc w:val="left"/>
        <w:rPr>
          <w:color w:val="000000"/>
          <w:sz w:val="24"/>
        </w:rPr>
      </w:pPr>
    </w:p>
    <w:p w:rsidR="00357C8A" w:rsidRPr="00093B42" w:rsidRDefault="00357C8A" w:rsidP="001D0A07">
      <w:pPr>
        <w:numPr>
          <w:ilvl w:val="0"/>
          <w:numId w:val="36"/>
        </w:numPr>
        <w:ind w:leftChars="200" w:left="1260" w:hangingChars="350" w:hanging="840"/>
        <w:jc w:val="left"/>
        <w:rPr>
          <w:color w:val="000000"/>
          <w:sz w:val="24"/>
        </w:rPr>
      </w:pPr>
      <w:r w:rsidRPr="00093B42">
        <w:rPr>
          <w:rFonts w:hAnsi="宋体"/>
          <w:color w:val="000000"/>
          <w:sz w:val="24"/>
        </w:rPr>
        <w:t>本协议，指《</w:t>
      </w:r>
      <w:r w:rsidR="00E275B3">
        <w:rPr>
          <w:rFonts w:hAnsi="宋体" w:hint="eastAsia"/>
          <w:color w:val="000000"/>
          <w:sz w:val="24"/>
        </w:rPr>
        <w:t>上海</w:t>
      </w:r>
      <w:r w:rsidR="00CE77CB">
        <w:rPr>
          <w:rFonts w:hAnsi="宋体" w:hint="eastAsia"/>
          <w:color w:val="000000"/>
          <w:sz w:val="24"/>
        </w:rPr>
        <w:t>XXXXXXXXXXXX</w:t>
      </w:r>
      <w:r w:rsidR="00E275B3">
        <w:rPr>
          <w:rFonts w:hAnsi="宋体" w:hint="eastAsia"/>
          <w:color w:val="000000"/>
          <w:sz w:val="24"/>
        </w:rPr>
        <w:t>投资管理中心（有限合伙）</w:t>
      </w:r>
      <w:r w:rsidRPr="00093B42">
        <w:rPr>
          <w:rFonts w:hAnsi="宋体"/>
          <w:color w:val="000000"/>
          <w:sz w:val="24"/>
        </w:rPr>
        <w:t>合伙协议》及其修正案或修改后的版本。</w:t>
      </w:r>
    </w:p>
    <w:p w:rsidR="00357C8A" w:rsidRPr="00093B42" w:rsidRDefault="00357C8A" w:rsidP="00357C8A">
      <w:pPr>
        <w:ind w:left="1260"/>
        <w:jc w:val="left"/>
        <w:rPr>
          <w:color w:val="000000"/>
          <w:sz w:val="24"/>
        </w:rPr>
      </w:pPr>
    </w:p>
    <w:p w:rsidR="00357C8A" w:rsidRPr="00093B42" w:rsidRDefault="00357C8A" w:rsidP="001D0A07">
      <w:pPr>
        <w:numPr>
          <w:ilvl w:val="0"/>
          <w:numId w:val="36"/>
        </w:numPr>
        <w:ind w:leftChars="200" w:left="1260" w:hangingChars="350" w:hanging="840"/>
        <w:jc w:val="left"/>
        <w:rPr>
          <w:color w:val="000000"/>
          <w:sz w:val="24"/>
        </w:rPr>
      </w:pPr>
      <w:r w:rsidRPr="00093B42">
        <w:rPr>
          <w:rFonts w:hAnsi="宋体"/>
          <w:color w:val="000000"/>
          <w:sz w:val="24"/>
        </w:rPr>
        <w:t>半年度，指日历半年度。</w:t>
      </w:r>
    </w:p>
    <w:p w:rsidR="00357C8A" w:rsidRPr="00093B42" w:rsidRDefault="00357C8A" w:rsidP="00357C8A">
      <w:pPr>
        <w:ind w:leftChars="200" w:left="1260" w:hangingChars="350" w:hanging="840"/>
        <w:jc w:val="left"/>
        <w:rPr>
          <w:color w:val="000000"/>
          <w:sz w:val="24"/>
        </w:rPr>
      </w:pPr>
    </w:p>
    <w:p w:rsidR="00357C8A" w:rsidRPr="00093B42" w:rsidRDefault="00357C8A" w:rsidP="001D0A07">
      <w:pPr>
        <w:numPr>
          <w:ilvl w:val="0"/>
          <w:numId w:val="36"/>
        </w:numPr>
        <w:ind w:leftChars="200" w:left="1260" w:hangingChars="350" w:hanging="840"/>
        <w:jc w:val="left"/>
        <w:rPr>
          <w:color w:val="000000"/>
          <w:sz w:val="24"/>
        </w:rPr>
      </w:pPr>
      <w:r w:rsidRPr="00093B42">
        <w:rPr>
          <w:rFonts w:hAnsi="宋体"/>
          <w:color w:val="000000"/>
          <w:sz w:val="24"/>
        </w:rPr>
        <w:t>出资日，具有本协议第</w:t>
      </w:r>
      <w:r w:rsidRPr="00093B42">
        <w:rPr>
          <w:b/>
          <w:color w:val="000000"/>
          <w:sz w:val="24"/>
        </w:rPr>
        <w:t>2.3(2)</w:t>
      </w:r>
      <w:r w:rsidRPr="00093B42">
        <w:rPr>
          <w:rFonts w:hAnsi="宋体"/>
          <w:color w:val="000000"/>
          <w:sz w:val="24"/>
        </w:rPr>
        <w:t>项约定的含义。</w:t>
      </w:r>
    </w:p>
    <w:p w:rsidR="00357C8A" w:rsidRPr="00093B42" w:rsidRDefault="00357C8A" w:rsidP="00357C8A">
      <w:pPr>
        <w:pStyle w:val="a6"/>
        <w:ind w:firstLineChars="0" w:firstLine="0"/>
        <w:jc w:val="left"/>
        <w:rPr>
          <w:rFonts w:ascii="Times New Roman" w:hAnsi="Times New Roman"/>
          <w:color w:val="000000"/>
          <w:sz w:val="24"/>
          <w:szCs w:val="24"/>
        </w:rPr>
      </w:pPr>
    </w:p>
    <w:p w:rsidR="00357C8A" w:rsidRPr="00093B42" w:rsidRDefault="00357C8A" w:rsidP="001D0A07">
      <w:pPr>
        <w:numPr>
          <w:ilvl w:val="0"/>
          <w:numId w:val="36"/>
        </w:numPr>
        <w:ind w:leftChars="200" w:left="1260" w:hangingChars="350" w:hanging="840"/>
        <w:jc w:val="left"/>
        <w:rPr>
          <w:color w:val="000000"/>
          <w:sz w:val="24"/>
        </w:rPr>
      </w:pPr>
      <w:r w:rsidRPr="00093B42">
        <w:rPr>
          <w:rFonts w:hAnsi="宋体"/>
          <w:color w:val="000000"/>
          <w:sz w:val="24"/>
        </w:rPr>
        <w:t>合伙费用，指本协议第</w:t>
      </w:r>
      <w:r w:rsidRPr="00093B42">
        <w:rPr>
          <w:b/>
          <w:color w:val="000000"/>
          <w:sz w:val="24"/>
        </w:rPr>
        <w:t>5</w:t>
      </w:r>
      <w:r w:rsidRPr="00093B42">
        <w:rPr>
          <w:rFonts w:hAnsi="宋体"/>
          <w:color w:val="000000"/>
          <w:sz w:val="24"/>
        </w:rPr>
        <w:t>条约定的</w:t>
      </w:r>
      <w:r w:rsidR="006F4EC0">
        <w:rPr>
          <w:rFonts w:hAnsi="宋体"/>
          <w:color w:val="000000"/>
          <w:sz w:val="24"/>
        </w:rPr>
        <w:t>合伙企业</w:t>
      </w:r>
      <w:r w:rsidRPr="00093B42">
        <w:rPr>
          <w:rFonts w:hAnsi="宋体"/>
          <w:color w:val="000000"/>
          <w:sz w:val="24"/>
        </w:rPr>
        <w:t>的开办、设立、运营、管理、投资、终止、解散、清算及其他活动而发生的费用和支出。</w:t>
      </w:r>
    </w:p>
    <w:p w:rsidR="00357C8A" w:rsidRPr="00093B42" w:rsidRDefault="00357C8A" w:rsidP="00357C8A">
      <w:pPr>
        <w:ind w:leftChars="200" w:left="1260" w:hangingChars="350" w:hanging="840"/>
        <w:jc w:val="left"/>
        <w:rPr>
          <w:color w:val="000000"/>
          <w:sz w:val="24"/>
        </w:rPr>
      </w:pPr>
    </w:p>
    <w:p w:rsidR="00357C8A" w:rsidRPr="00093B42" w:rsidRDefault="00357C8A" w:rsidP="001D0A07">
      <w:pPr>
        <w:numPr>
          <w:ilvl w:val="0"/>
          <w:numId w:val="36"/>
        </w:numPr>
        <w:ind w:leftChars="200" w:left="1260" w:hangingChars="350" w:hanging="840"/>
        <w:jc w:val="left"/>
        <w:rPr>
          <w:color w:val="000000"/>
          <w:sz w:val="24"/>
        </w:rPr>
      </w:pPr>
      <w:r w:rsidRPr="00093B42">
        <w:rPr>
          <w:rFonts w:hAnsi="宋体"/>
          <w:color w:val="000000"/>
          <w:sz w:val="24"/>
        </w:rPr>
        <w:t>《合伙企业法》，指《中华人民共和国合伙企业法》，由中华人民共和国第十届全国人民代表大会常务委员会第二十三次会议于</w:t>
      </w:r>
      <w:smartTag w:uri="urn:schemas-microsoft-com:office:smarttags" w:element="chsdate">
        <w:smartTagPr>
          <w:attr w:name="Year" w:val="2006"/>
          <w:attr w:name="Month" w:val="8"/>
          <w:attr w:name="Day" w:val="27"/>
          <w:attr w:name="IsLunarDate" w:val="False"/>
          <w:attr w:name="IsROCDate" w:val="False"/>
        </w:smartTagPr>
        <w:r w:rsidRPr="00093B42">
          <w:rPr>
            <w:b/>
            <w:color w:val="000000"/>
            <w:sz w:val="24"/>
          </w:rPr>
          <w:t>2006</w:t>
        </w:r>
        <w:r w:rsidRPr="00093B42">
          <w:rPr>
            <w:rFonts w:hAnsi="宋体"/>
            <w:color w:val="000000"/>
            <w:sz w:val="24"/>
          </w:rPr>
          <w:t>年</w:t>
        </w:r>
        <w:r w:rsidRPr="00093B42">
          <w:rPr>
            <w:b/>
            <w:color w:val="000000"/>
            <w:sz w:val="24"/>
          </w:rPr>
          <w:t>8</w:t>
        </w:r>
        <w:r w:rsidRPr="00093B42">
          <w:rPr>
            <w:rFonts w:hAnsi="宋体"/>
            <w:color w:val="000000"/>
            <w:sz w:val="24"/>
          </w:rPr>
          <w:t>月</w:t>
        </w:r>
        <w:r w:rsidRPr="00093B42">
          <w:rPr>
            <w:b/>
            <w:color w:val="000000"/>
            <w:sz w:val="24"/>
          </w:rPr>
          <w:t>27</w:t>
        </w:r>
        <w:r w:rsidRPr="00093B42">
          <w:rPr>
            <w:rFonts w:hAnsi="宋体"/>
            <w:color w:val="000000"/>
            <w:sz w:val="24"/>
          </w:rPr>
          <w:t>日</w:t>
        </w:r>
      </w:smartTag>
      <w:r w:rsidRPr="00093B42">
        <w:rPr>
          <w:rFonts w:hAnsi="宋体"/>
          <w:color w:val="000000"/>
          <w:sz w:val="24"/>
        </w:rPr>
        <w:t>修订通过，自</w:t>
      </w:r>
      <w:smartTag w:uri="urn:schemas-microsoft-com:office:smarttags" w:element="chsdate">
        <w:smartTagPr>
          <w:attr w:name="Year" w:val="2007"/>
          <w:attr w:name="Month" w:val="6"/>
          <w:attr w:name="Day" w:val="1"/>
          <w:attr w:name="IsLunarDate" w:val="False"/>
          <w:attr w:name="IsROCDate" w:val="False"/>
        </w:smartTagPr>
        <w:smartTag w:uri="urn:schemas-microsoft-com:office:smarttags" w:element="chsdate">
          <w:smartTagPr>
            <w:attr w:name="Year" w:val="2007"/>
            <w:attr w:name="Month" w:val="6"/>
            <w:attr w:name="Day" w:val="1"/>
            <w:attr w:name="IsLunarDate" w:val="False"/>
            <w:attr w:name="IsROCDate" w:val="False"/>
          </w:smartTagPr>
          <w:r w:rsidRPr="00093B42">
            <w:rPr>
              <w:b/>
              <w:color w:val="000000"/>
              <w:sz w:val="24"/>
            </w:rPr>
            <w:t>2007</w:t>
          </w:r>
          <w:r w:rsidRPr="00093B42">
            <w:rPr>
              <w:rFonts w:hAnsi="宋体"/>
              <w:color w:val="000000"/>
              <w:sz w:val="24"/>
            </w:rPr>
            <w:t>年</w:t>
          </w:r>
          <w:r w:rsidRPr="00093B42">
            <w:rPr>
              <w:b/>
              <w:color w:val="000000"/>
              <w:sz w:val="24"/>
            </w:rPr>
            <w:t>6</w:t>
          </w:r>
          <w:r w:rsidRPr="00093B42">
            <w:rPr>
              <w:rFonts w:hAnsi="宋体"/>
              <w:color w:val="000000"/>
              <w:sz w:val="24"/>
            </w:rPr>
            <w:t>月</w:t>
          </w:r>
          <w:r w:rsidRPr="00093B42">
            <w:rPr>
              <w:b/>
              <w:color w:val="000000"/>
              <w:sz w:val="24"/>
            </w:rPr>
            <w:t>1</w:t>
          </w:r>
          <w:r w:rsidRPr="00093B42">
            <w:rPr>
              <w:rFonts w:hAnsi="宋体"/>
              <w:color w:val="000000"/>
              <w:sz w:val="24"/>
            </w:rPr>
            <w:t>日</w:t>
          </w:r>
        </w:smartTag>
        <w:r w:rsidRPr="00093B42">
          <w:rPr>
            <w:rFonts w:hAnsi="宋体"/>
            <w:color w:val="000000"/>
            <w:sz w:val="24"/>
          </w:rPr>
          <w:t>起</w:t>
        </w:r>
      </w:smartTag>
      <w:r w:rsidRPr="00093B42">
        <w:rPr>
          <w:rFonts w:hAnsi="宋体"/>
          <w:color w:val="000000"/>
          <w:sz w:val="24"/>
        </w:rPr>
        <w:t>施行。</w:t>
      </w:r>
    </w:p>
    <w:p w:rsidR="00357C8A" w:rsidRPr="00093B42" w:rsidRDefault="00357C8A" w:rsidP="00357C8A">
      <w:pPr>
        <w:ind w:leftChars="200" w:left="1260" w:hangingChars="350" w:hanging="840"/>
        <w:jc w:val="left"/>
        <w:rPr>
          <w:color w:val="000000"/>
          <w:sz w:val="24"/>
        </w:rPr>
      </w:pPr>
    </w:p>
    <w:p w:rsidR="00357C8A" w:rsidRPr="00093B42" w:rsidRDefault="00357C8A" w:rsidP="001D0A07">
      <w:pPr>
        <w:numPr>
          <w:ilvl w:val="0"/>
          <w:numId w:val="36"/>
        </w:numPr>
        <w:ind w:leftChars="200" w:left="1260" w:hangingChars="350" w:hanging="840"/>
        <w:jc w:val="left"/>
        <w:rPr>
          <w:color w:val="000000"/>
          <w:sz w:val="24"/>
        </w:rPr>
      </w:pPr>
      <w:r w:rsidRPr="00093B42">
        <w:rPr>
          <w:rFonts w:hAnsi="宋体"/>
          <w:color w:val="000000"/>
          <w:sz w:val="24"/>
        </w:rPr>
        <w:t>合伙人，除非另有说明，指普通合伙人和有限合伙人。</w:t>
      </w:r>
    </w:p>
    <w:p w:rsidR="00357C8A" w:rsidRPr="00093B42" w:rsidRDefault="00357C8A" w:rsidP="006C5528">
      <w:pPr>
        <w:pStyle w:val="a6"/>
        <w:ind w:leftChars="200" w:left="1260" w:hangingChars="350" w:hanging="840"/>
        <w:jc w:val="left"/>
        <w:rPr>
          <w:rFonts w:ascii="Times New Roman" w:hAnsi="Times New Roman"/>
          <w:color w:val="000000"/>
          <w:sz w:val="24"/>
          <w:szCs w:val="24"/>
        </w:rPr>
      </w:pPr>
    </w:p>
    <w:p w:rsidR="00357C8A" w:rsidRPr="00093B42" w:rsidRDefault="00357C8A" w:rsidP="001D0A07">
      <w:pPr>
        <w:numPr>
          <w:ilvl w:val="0"/>
          <w:numId w:val="36"/>
        </w:numPr>
        <w:ind w:leftChars="200" w:left="1260" w:hangingChars="350" w:hanging="840"/>
        <w:jc w:val="left"/>
        <w:rPr>
          <w:color w:val="000000"/>
          <w:sz w:val="24"/>
        </w:rPr>
      </w:pPr>
      <w:r w:rsidRPr="00093B42">
        <w:rPr>
          <w:rFonts w:hAnsi="宋体"/>
          <w:color w:val="000000"/>
          <w:sz w:val="24"/>
        </w:rPr>
        <w:t>工作日，指中国法定节假日、休息日之外的日期。</w:t>
      </w:r>
    </w:p>
    <w:p w:rsidR="00357C8A" w:rsidRPr="00093B42" w:rsidRDefault="00357C8A" w:rsidP="000512F9">
      <w:pPr>
        <w:jc w:val="left"/>
        <w:rPr>
          <w:color w:val="000000"/>
          <w:sz w:val="24"/>
        </w:rPr>
      </w:pPr>
    </w:p>
    <w:p w:rsidR="00357C8A" w:rsidRPr="00093B42" w:rsidRDefault="00357C8A" w:rsidP="001D0A07">
      <w:pPr>
        <w:numPr>
          <w:ilvl w:val="0"/>
          <w:numId w:val="36"/>
        </w:numPr>
        <w:ind w:leftChars="200" w:left="1260" w:hangingChars="350" w:hanging="840"/>
        <w:jc w:val="left"/>
        <w:rPr>
          <w:color w:val="000000"/>
          <w:sz w:val="24"/>
        </w:rPr>
      </w:pPr>
      <w:r w:rsidRPr="00093B42">
        <w:rPr>
          <w:rFonts w:hAnsi="宋体"/>
          <w:color w:val="000000"/>
          <w:sz w:val="24"/>
        </w:rPr>
        <w:t>关联</w:t>
      </w:r>
      <w:r w:rsidR="006F4EC0">
        <w:rPr>
          <w:rFonts w:hAnsi="宋体"/>
          <w:color w:val="000000"/>
          <w:sz w:val="24"/>
        </w:rPr>
        <w:t>合伙企业</w:t>
      </w:r>
      <w:r w:rsidRPr="00093B42">
        <w:rPr>
          <w:rFonts w:hAnsi="宋体"/>
          <w:color w:val="000000"/>
          <w:sz w:val="24"/>
        </w:rPr>
        <w:t>，指普通合伙人或其关联人管理的其他投资实体。</w:t>
      </w:r>
    </w:p>
    <w:p w:rsidR="00357C8A" w:rsidRPr="00093B42" w:rsidRDefault="00357C8A" w:rsidP="00357C8A">
      <w:pPr>
        <w:pStyle w:val="a6"/>
        <w:ind w:leftChars="200" w:left="1260" w:hangingChars="350" w:hanging="840"/>
        <w:jc w:val="left"/>
        <w:rPr>
          <w:rFonts w:ascii="Times New Roman" w:hAnsi="Times New Roman"/>
          <w:color w:val="000000"/>
          <w:sz w:val="24"/>
          <w:szCs w:val="24"/>
        </w:rPr>
      </w:pPr>
    </w:p>
    <w:p w:rsidR="00357C8A" w:rsidRPr="00093B42" w:rsidRDefault="00357C8A" w:rsidP="001D0A07">
      <w:pPr>
        <w:numPr>
          <w:ilvl w:val="0"/>
          <w:numId w:val="36"/>
        </w:numPr>
        <w:ind w:leftChars="200" w:left="1260" w:hangingChars="350" w:hanging="840"/>
        <w:jc w:val="left"/>
        <w:rPr>
          <w:color w:val="000000"/>
          <w:sz w:val="24"/>
        </w:rPr>
      </w:pPr>
      <w:r w:rsidRPr="00093B42">
        <w:rPr>
          <w:rFonts w:hAnsi="宋体"/>
          <w:color w:val="000000"/>
          <w:sz w:val="24"/>
        </w:rPr>
        <w:t>关联人，指对于任何人而言，包括受该等人士控制的人，控制该等人士的人以及与该等人士共同受控制于同一人的人。此处的</w:t>
      </w:r>
      <w:r w:rsidRPr="00093B42">
        <w:rPr>
          <w:color w:val="000000"/>
          <w:sz w:val="24"/>
        </w:rPr>
        <w:t>“</w:t>
      </w:r>
      <w:r w:rsidRPr="00093B42">
        <w:rPr>
          <w:rFonts w:hAnsi="宋体"/>
          <w:color w:val="000000"/>
          <w:sz w:val="24"/>
        </w:rPr>
        <w:t>控制</w:t>
      </w:r>
      <w:r w:rsidRPr="00093B42">
        <w:rPr>
          <w:color w:val="000000"/>
          <w:sz w:val="24"/>
        </w:rPr>
        <w:t>”</w:t>
      </w:r>
      <w:r w:rsidRPr="00093B42">
        <w:rPr>
          <w:rFonts w:hAnsi="宋体"/>
          <w:color w:val="000000"/>
          <w:sz w:val="24"/>
        </w:rPr>
        <w:t>是指一方支配另一方主要商业行为或个人活动的权力，这种权力的形成可以是基于股权、投票权以及其他通常认为有支配力或重大影响力的关系。</w:t>
      </w:r>
    </w:p>
    <w:p w:rsidR="00927852" w:rsidRPr="00093B42" w:rsidRDefault="00927852">
      <w:pPr>
        <w:pStyle w:val="a6"/>
        <w:ind w:firstLine="480"/>
        <w:rPr>
          <w:color w:val="000000"/>
          <w:sz w:val="24"/>
        </w:rPr>
      </w:pPr>
    </w:p>
    <w:p w:rsidR="004D2158" w:rsidRPr="00093B42" w:rsidRDefault="004D2158" w:rsidP="001D0A07">
      <w:pPr>
        <w:numPr>
          <w:ilvl w:val="0"/>
          <w:numId w:val="36"/>
        </w:numPr>
        <w:ind w:leftChars="200" w:left="1260" w:hangingChars="350" w:hanging="840"/>
        <w:jc w:val="left"/>
        <w:rPr>
          <w:color w:val="000000"/>
          <w:sz w:val="24"/>
        </w:rPr>
      </w:pPr>
      <w:r w:rsidRPr="00093B42">
        <w:rPr>
          <w:rFonts w:hint="eastAsia"/>
          <w:color w:val="000000"/>
          <w:sz w:val="24"/>
        </w:rPr>
        <w:t>管理公司：指普通合伙人，即</w:t>
      </w:r>
      <w:r w:rsidR="00CE77CB">
        <w:rPr>
          <w:rFonts w:hAnsi="宋体" w:hint="eastAsia"/>
          <w:color w:val="000000"/>
          <w:sz w:val="24"/>
        </w:rPr>
        <w:t>XXXXXXXXXXXX</w:t>
      </w:r>
      <w:r w:rsidRPr="00093B42">
        <w:rPr>
          <w:rFonts w:hAnsi="宋体" w:hint="eastAsia"/>
          <w:color w:val="000000"/>
          <w:sz w:val="24"/>
        </w:rPr>
        <w:t>（上海）股权投资管理有限公司。</w:t>
      </w:r>
    </w:p>
    <w:p w:rsidR="00357C8A" w:rsidRPr="00093B42" w:rsidRDefault="00357C8A" w:rsidP="00357C8A">
      <w:pPr>
        <w:pStyle w:val="a6"/>
        <w:ind w:firstLineChars="0" w:firstLine="0"/>
        <w:jc w:val="left"/>
        <w:rPr>
          <w:rFonts w:ascii="Times New Roman" w:hAnsi="Times New Roman"/>
          <w:color w:val="000000"/>
          <w:sz w:val="24"/>
          <w:szCs w:val="24"/>
        </w:rPr>
      </w:pPr>
    </w:p>
    <w:p w:rsidR="00357C8A" w:rsidRPr="00093B42" w:rsidRDefault="00357C8A" w:rsidP="001D0A07">
      <w:pPr>
        <w:numPr>
          <w:ilvl w:val="0"/>
          <w:numId w:val="36"/>
        </w:numPr>
        <w:ind w:leftChars="200" w:left="1260" w:hangingChars="350" w:hanging="840"/>
        <w:jc w:val="left"/>
        <w:rPr>
          <w:color w:val="000000"/>
          <w:sz w:val="24"/>
        </w:rPr>
      </w:pPr>
      <w:r w:rsidRPr="00093B42">
        <w:rPr>
          <w:rFonts w:hAnsi="宋体"/>
          <w:color w:val="000000"/>
          <w:sz w:val="24"/>
        </w:rPr>
        <w:t>管理费，指本协议第</w:t>
      </w:r>
      <w:r w:rsidRPr="00093B42">
        <w:rPr>
          <w:b/>
          <w:color w:val="000000"/>
          <w:sz w:val="24"/>
        </w:rPr>
        <w:t>5.2</w:t>
      </w:r>
      <w:r w:rsidRPr="00093B42">
        <w:rPr>
          <w:rFonts w:hAnsi="宋体"/>
          <w:color w:val="000000"/>
          <w:sz w:val="24"/>
        </w:rPr>
        <w:t>款约定的作为普通合伙人管理</w:t>
      </w:r>
      <w:r w:rsidR="006F4EC0">
        <w:rPr>
          <w:rFonts w:hAnsi="宋体"/>
          <w:color w:val="000000"/>
          <w:sz w:val="24"/>
        </w:rPr>
        <w:t>合伙企业</w:t>
      </w:r>
      <w:r w:rsidRPr="00093B42">
        <w:rPr>
          <w:rFonts w:hAnsi="宋体"/>
          <w:color w:val="000000"/>
          <w:sz w:val="24"/>
        </w:rPr>
        <w:t>及执行合伙事务的报酬。</w:t>
      </w:r>
    </w:p>
    <w:p w:rsidR="00357C8A" w:rsidRPr="00093B42" w:rsidRDefault="00357C8A" w:rsidP="00357C8A">
      <w:pPr>
        <w:pStyle w:val="a6"/>
        <w:ind w:leftChars="200" w:left="1260" w:hangingChars="350" w:hanging="840"/>
        <w:jc w:val="left"/>
        <w:rPr>
          <w:rFonts w:ascii="Times New Roman" w:hAnsi="Times New Roman"/>
          <w:color w:val="000000"/>
          <w:sz w:val="24"/>
          <w:szCs w:val="24"/>
        </w:rPr>
      </w:pPr>
    </w:p>
    <w:p w:rsidR="00357C8A" w:rsidRPr="00093B42" w:rsidRDefault="00357C8A" w:rsidP="001D0A07">
      <w:pPr>
        <w:numPr>
          <w:ilvl w:val="0"/>
          <w:numId w:val="36"/>
        </w:numPr>
        <w:ind w:leftChars="200" w:left="1260" w:hangingChars="350" w:hanging="840"/>
        <w:jc w:val="left"/>
        <w:rPr>
          <w:color w:val="000000"/>
          <w:sz w:val="24"/>
        </w:rPr>
      </w:pPr>
      <w:r w:rsidRPr="00093B42">
        <w:rPr>
          <w:rFonts w:hAnsi="宋体"/>
          <w:color w:val="000000"/>
          <w:sz w:val="24"/>
        </w:rPr>
        <w:t>管理团队，指普通合伙人所聘用的负责管理本</w:t>
      </w:r>
      <w:r w:rsidR="006F4EC0">
        <w:rPr>
          <w:rFonts w:hAnsi="宋体"/>
          <w:color w:val="000000"/>
          <w:sz w:val="24"/>
        </w:rPr>
        <w:t>合伙企业</w:t>
      </w:r>
      <w:r w:rsidRPr="00093B42">
        <w:rPr>
          <w:rFonts w:hAnsi="宋体"/>
          <w:color w:val="000000"/>
          <w:sz w:val="24"/>
        </w:rPr>
        <w:t>的管理团队。</w:t>
      </w:r>
    </w:p>
    <w:p w:rsidR="00357C8A" w:rsidRPr="00093B42" w:rsidRDefault="00357C8A" w:rsidP="00357C8A">
      <w:pPr>
        <w:jc w:val="left"/>
        <w:rPr>
          <w:color w:val="000000"/>
          <w:sz w:val="24"/>
        </w:rPr>
      </w:pPr>
    </w:p>
    <w:p w:rsidR="00357C8A" w:rsidRPr="00093B42" w:rsidRDefault="00357C8A" w:rsidP="001D0A07">
      <w:pPr>
        <w:numPr>
          <w:ilvl w:val="0"/>
          <w:numId w:val="36"/>
        </w:numPr>
        <w:ind w:leftChars="200" w:left="1260" w:hangingChars="350" w:hanging="840"/>
        <w:jc w:val="left"/>
        <w:rPr>
          <w:color w:val="000000"/>
          <w:sz w:val="24"/>
        </w:rPr>
      </w:pPr>
      <w:r w:rsidRPr="00093B42">
        <w:rPr>
          <w:rFonts w:hAnsi="宋体"/>
          <w:color w:val="000000"/>
          <w:sz w:val="24"/>
        </w:rPr>
        <w:t>季度，指日历季度。</w:t>
      </w:r>
    </w:p>
    <w:p w:rsidR="00357C8A" w:rsidRPr="00093B42" w:rsidRDefault="00357C8A" w:rsidP="00357C8A">
      <w:pPr>
        <w:ind w:leftChars="200" w:left="1260" w:hangingChars="350" w:hanging="840"/>
        <w:jc w:val="left"/>
        <w:rPr>
          <w:color w:val="000000"/>
          <w:sz w:val="24"/>
        </w:rPr>
      </w:pPr>
    </w:p>
    <w:p w:rsidR="00357C8A" w:rsidRPr="00093B42" w:rsidRDefault="006F4EC0" w:rsidP="001D0A07">
      <w:pPr>
        <w:numPr>
          <w:ilvl w:val="0"/>
          <w:numId w:val="36"/>
        </w:numPr>
        <w:ind w:leftChars="200" w:left="1260" w:hangingChars="350" w:hanging="840"/>
        <w:jc w:val="left"/>
        <w:rPr>
          <w:color w:val="000000"/>
          <w:sz w:val="24"/>
        </w:rPr>
      </w:pPr>
      <w:r>
        <w:rPr>
          <w:rFonts w:hAnsi="宋体"/>
          <w:color w:val="000000"/>
          <w:sz w:val="24"/>
        </w:rPr>
        <w:t>合伙企业</w:t>
      </w:r>
      <w:r w:rsidR="00357C8A" w:rsidRPr="00093B42">
        <w:rPr>
          <w:rFonts w:hAnsi="宋体"/>
          <w:color w:val="000000"/>
          <w:sz w:val="24"/>
        </w:rPr>
        <w:t>，指合伙人根据《合伙企业法》及相关法律法规以及本协议约定共同设立的【</w:t>
      </w:r>
      <w:r w:rsidR="00E275B3">
        <w:rPr>
          <w:rFonts w:hAnsi="宋体" w:hint="eastAsia"/>
          <w:color w:val="000000"/>
          <w:sz w:val="24"/>
        </w:rPr>
        <w:t>上海</w:t>
      </w:r>
      <w:r w:rsidR="00CE77CB">
        <w:rPr>
          <w:rFonts w:hAnsi="宋体" w:hint="eastAsia"/>
          <w:color w:val="000000"/>
          <w:sz w:val="24"/>
        </w:rPr>
        <w:t>XXXXXXXXXXXX</w:t>
      </w:r>
      <w:r w:rsidR="00E275B3">
        <w:rPr>
          <w:rFonts w:hAnsi="宋体" w:hint="eastAsia"/>
          <w:color w:val="000000"/>
          <w:sz w:val="24"/>
        </w:rPr>
        <w:t>投资管理中心（有限合伙）</w:t>
      </w:r>
      <w:r w:rsidR="003A3C68" w:rsidRPr="00093B42">
        <w:rPr>
          <w:rFonts w:hAnsi="宋体" w:hint="eastAsia"/>
          <w:color w:val="000000"/>
          <w:sz w:val="24"/>
        </w:rPr>
        <w:t>】</w:t>
      </w:r>
      <w:r w:rsidR="00357C8A" w:rsidRPr="00093B42">
        <w:rPr>
          <w:rFonts w:hAnsi="宋体"/>
          <w:color w:val="000000"/>
          <w:sz w:val="24"/>
        </w:rPr>
        <w:t>。</w:t>
      </w:r>
    </w:p>
    <w:p w:rsidR="00357C8A" w:rsidRPr="00093B42" w:rsidRDefault="00357C8A" w:rsidP="00357C8A">
      <w:pPr>
        <w:pStyle w:val="a6"/>
        <w:ind w:firstLine="480"/>
        <w:rPr>
          <w:color w:val="000000"/>
          <w:sz w:val="24"/>
        </w:rPr>
      </w:pPr>
    </w:p>
    <w:p w:rsidR="00357C8A" w:rsidRPr="00093B42" w:rsidRDefault="006F4EC0" w:rsidP="001D0A07">
      <w:pPr>
        <w:numPr>
          <w:ilvl w:val="0"/>
          <w:numId w:val="36"/>
        </w:numPr>
        <w:ind w:leftChars="200" w:left="1260" w:hangingChars="350" w:hanging="840"/>
        <w:jc w:val="left"/>
        <w:rPr>
          <w:color w:val="000000"/>
          <w:sz w:val="24"/>
        </w:rPr>
      </w:pPr>
      <w:r>
        <w:rPr>
          <w:rFonts w:hint="eastAsia"/>
          <w:color w:val="000000"/>
          <w:sz w:val="24"/>
        </w:rPr>
        <w:t>合伙企业</w:t>
      </w:r>
      <w:r w:rsidR="00357C8A" w:rsidRPr="00093B42">
        <w:rPr>
          <w:rFonts w:hint="eastAsia"/>
          <w:color w:val="000000"/>
          <w:sz w:val="24"/>
        </w:rPr>
        <w:t>成立日，指</w:t>
      </w:r>
      <w:r>
        <w:rPr>
          <w:rFonts w:hint="eastAsia"/>
          <w:color w:val="000000"/>
          <w:sz w:val="24"/>
        </w:rPr>
        <w:t>合伙企业</w:t>
      </w:r>
      <w:r w:rsidR="00357C8A" w:rsidRPr="00093B42">
        <w:rPr>
          <w:rFonts w:hint="eastAsia"/>
          <w:color w:val="000000"/>
          <w:sz w:val="24"/>
        </w:rPr>
        <w:t>取得营业执照之日。</w:t>
      </w:r>
    </w:p>
    <w:p w:rsidR="00357C8A" w:rsidRPr="00093B42" w:rsidRDefault="00357C8A" w:rsidP="00357C8A">
      <w:pPr>
        <w:ind w:leftChars="200" w:left="1260" w:hangingChars="350" w:hanging="840"/>
        <w:jc w:val="left"/>
        <w:rPr>
          <w:color w:val="000000"/>
          <w:sz w:val="24"/>
        </w:rPr>
      </w:pPr>
    </w:p>
    <w:p w:rsidR="00357C8A" w:rsidRPr="00093B42" w:rsidRDefault="006F4EC0" w:rsidP="001D0A07">
      <w:pPr>
        <w:numPr>
          <w:ilvl w:val="0"/>
          <w:numId w:val="36"/>
        </w:numPr>
        <w:ind w:leftChars="200" w:left="1260" w:hangingChars="350" w:hanging="840"/>
        <w:jc w:val="left"/>
        <w:rPr>
          <w:color w:val="000000"/>
          <w:sz w:val="24"/>
        </w:rPr>
      </w:pPr>
      <w:r>
        <w:rPr>
          <w:rFonts w:hAnsi="宋体"/>
          <w:color w:val="000000"/>
          <w:sz w:val="24"/>
        </w:rPr>
        <w:t>合伙企业</w:t>
      </w:r>
      <w:r w:rsidR="00357C8A" w:rsidRPr="00093B42">
        <w:rPr>
          <w:rFonts w:hAnsi="宋体"/>
          <w:color w:val="000000"/>
          <w:sz w:val="24"/>
        </w:rPr>
        <w:t>权益，指合伙人按照本协议的约定在</w:t>
      </w:r>
      <w:r>
        <w:rPr>
          <w:rFonts w:hAnsi="宋体"/>
          <w:color w:val="000000"/>
          <w:sz w:val="24"/>
        </w:rPr>
        <w:t>合伙企业</w:t>
      </w:r>
      <w:r w:rsidR="00357C8A" w:rsidRPr="00093B42">
        <w:rPr>
          <w:rFonts w:hAnsi="宋体"/>
          <w:color w:val="000000"/>
          <w:sz w:val="24"/>
        </w:rPr>
        <w:t>中享有的权益：对有限合伙人而言，是指其基于实缴出资额而在</w:t>
      </w:r>
      <w:r>
        <w:rPr>
          <w:rFonts w:hAnsi="宋体"/>
          <w:color w:val="000000"/>
          <w:sz w:val="24"/>
        </w:rPr>
        <w:t>合伙企业</w:t>
      </w:r>
      <w:r w:rsidR="00357C8A" w:rsidRPr="00093B42">
        <w:rPr>
          <w:rFonts w:hAnsi="宋体"/>
          <w:color w:val="000000"/>
          <w:sz w:val="24"/>
        </w:rPr>
        <w:t>中享有的财产份额，包括收回投资成本及取得收益分配的权利；对于普通合伙人而言，除基于实缴出资额所享有的上述权益外，还包括其对</w:t>
      </w:r>
      <w:r>
        <w:rPr>
          <w:rFonts w:hAnsi="宋体"/>
          <w:color w:val="000000"/>
          <w:sz w:val="24"/>
        </w:rPr>
        <w:t>合伙企业</w:t>
      </w:r>
      <w:r w:rsidR="00357C8A" w:rsidRPr="00093B42">
        <w:rPr>
          <w:rFonts w:hAnsi="宋体"/>
          <w:color w:val="000000"/>
          <w:sz w:val="24"/>
        </w:rPr>
        <w:t>事务的执行及管理权以及基于本协议第</w:t>
      </w:r>
      <w:r w:rsidR="00357C8A" w:rsidRPr="00093B42">
        <w:rPr>
          <w:b/>
          <w:color w:val="000000"/>
          <w:sz w:val="24"/>
        </w:rPr>
        <w:t>6.1</w:t>
      </w:r>
      <w:r w:rsidR="00357C8A" w:rsidRPr="00093B42">
        <w:rPr>
          <w:rFonts w:hAnsi="宋体"/>
          <w:color w:val="000000"/>
          <w:sz w:val="24"/>
        </w:rPr>
        <w:t>款约定作为绩效奖励而由其提取相应收益分成的权利。</w:t>
      </w:r>
    </w:p>
    <w:p w:rsidR="00357C8A" w:rsidRPr="00093B42" w:rsidRDefault="00357C8A" w:rsidP="00357C8A">
      <w:pPr>
        <w:jc w:val="left"/>
        <w:rPr>
          <w:color w:val="000000"/>
          <w:sz w:val="24"/>
        </w:rPr>
      </w:pPr>
    </w:p>
    <w:p w:rsidR="00357C8A" w:rsidRPr="00093B42" w:rsidRDefault="006F4EC0" w:rsidP="001D0A07">
      <w:pPr>
        <w:numPr>
          <w:ilvl w:val="0"/>
          <w:numId w:val="36"/>
        </w:numPr>
        <w:ind w:leftChars="200" w:left="1260" w:hangingChars="350" w:hanging="840"/>
        <w:jc w:val="left"/>
        <w:rPr>
          <w:color w:val="000000"/>
          <w:sz w:val="24"/>
        </w:rPr>
      </w:pPr>
      <w:r>
        <w:rPr>
          <w:rFonts w:hAnsi="宋体"/>
          <w:color w:val="000000"/>
          <w:sz w:val="24"/>
        </w:rPr>
        <w:t>合伙企业</w:t>
      </w:r>
      <w:r w:rsidR="00357C8A" w:rsidRPr="00093B42">
        <w:rPr>
          <w:rFonts w:hAnsi="宋体"/>
          <w:color w:val="000000"/>
          <w:sz w:val="24"/>
        </w:rPr>
        <w:t>自身开销，指本协议第</w:t>
      </w:r>
      <w:r w:rsidR="00357C8A" w:rsidRPr="00093B42">
        <w:rPr>
          <w:b/>
          <w:color w:val="000000"/>
          <w:sz w:val="24"/>
        </w:rPr>
        <w:t>5.1</w:t>
      </w:r>
      <w:r w:rsidR="00357C8A" w:rsidRPr="00093B42">
        <w:rPr>
          <w:rFonts w:hAnsi="宋体"/>
          <w:color w:val="000000"/>
          <w:sz w:val="24"/>
        </w:rPr>
        <w:t>款约定的与</w:t>
      </w:r>
      <w:r>
        <w:rPr>
          <w:rFonts w:hAnsi="宋体"/>
          <w:color w:val="000000"/>
          <w:sz w:val="24"/>
        </w:rPr>
        <w:t>合伙企业</w:t>
      </w:r>
      <w:r w:rsidR="00357C8A" w:rsidRPr="00093B42">
        <w:rPr>
          <w:rFonts w:hAnsi="宋体"/>
          <w:color w:val="000000"/>
          <w:sz w:val="24"/>
        </w:rPr>
        <w:t>开办、设立、运营、终止、解散、清算等相关的费用和支出。</w:t>
      </w:r>
    </w:p>
    <w:p w:rsidR="00357C8A" w:rsidRPr="00093B42" w:rsidRDefault="00357C8A" w:rsidP="00357C8A">
      <w:pPr>
        <w:ind w:leftChars="200" w:left="1260" w:hangingChars="350" w:hanging="840"/>
        <w:jc w:val="left"/>
        <w:rPr>
          <w:color w:val="000000"/>
          <w:sz w:val="24"/>
        </w:rPr>
      </w:pPr>
    </w:p>
    <w:p w:rsidR="00357C8A" w:rsidRPr="00093B42" w:rsidRDefault="00357C8A" w:rsidP="001D0A07">
      <w:pPr>
        <w:numPr>
          <w:ilvl w:val="0"/>
          <w:numId w:val="36"/>
        </w:numPr>
        <w:ind w:leftChars="200" w:left="1260" w:hangingChars="350" w:hanging="840"/>
        <w:jc w:val="left"/>
        <w:rPr>
          <w:color w:val="000000"/>
          <w:sz w:val="24"/>
        </w:rPr>
      </w:pPr>
      <w:r w:rsidRPr="00093B42">
        <w:rPr>
          <w:rFonts w:hAnsi="宋体"/>
          <w:color w:val="000000"/>
          <w:sz w:val="24"/>
        </w:rPr>
        <w:t>可分配收入，具有本协议第</w:t>
      </w:r>
      <w:r w:rsidRPr="00093B42">
        <w:rPr>
          <w:b/>
          <w:color w:val="000000"/>
          <w:sz w:val="24"/>
        </w:rPr>
        <w:t>6.1</w:t>
      </w:r>
      <w:r w:rsidRPr="00093B42">
        <w:rPr>
          <w:rFonts w:hAnsi="宋体"/>
          <w:color w:val="000000"/>
          <w:sz w:val="24"/>
        </w:rPr>
        <w:t>款所约定的含义。</w:t>
      </w:r>
    </w:p>
    <w:p w:rsidR="00927852" w:rsidRPr="00093B42" w:rsidRDefault="00927852">
      <w:pPr>
        <w:pStyle w:val="a6"/>
        <w:ind w:firstLine="480"/>
        <w:rPr>
          <w:color w:val="000000"/>
          <w:sz w:val="24"/>
        </w:rPr>
      </w:pPr>
    </w:p>
    <w:p w:rsidR="00AD2FA0" w:rsidRPr="00AA66C8" w:rsidRDefault="00D77D2B" w:rsidP="001D0A07">
      <w:pPr>
        <w:numPr>
          <w:ilvl w:val="0"/>
          <w:numId w:val="36"/>
        </w:numPr>
        <w:ind w:leftChars="200" w:left="1260" w:hangingChars="350" w:hanging="840"/>
        <w:jc w:val="left"/>
        <w:rPr>
          <w:color w:val="000000"/>
          <w:sz w:val="24"/>
        </w:rPr>
      </w:pPr>
      <w:r w:rsidRPr="00AA66C8">
        <w:rPr>
          <w:rFonts w:hint="eastAsia"/>
          <w:color w:val="000000"/>
          <w:sz w:val="24"/>
        </w:rPr>
        <w:t>质押股权回购款：</w:t>
      </w:r>
    </w:p>
    <w:p w:rsidR="00357C8A" w:rsidRPr="00093B42" w:rsidRDefault="00357C8A" w:rsidP="00357C8A">
      <w:pPr>
        <w:pStyle w:val="a6"/>
        <w:ind w:leftChars="200" w:left="1260" w:hangingChars="350" w:hanging="840"/>
        <w:jc w:val="left"/>
        <w:rPr>
          <w:rFonts w:ascii="Times New Roman" w:hAnsi="Times New Roman"/>
          <w:color w:val="000000"/>
          <w:sz w:val="24"/>
          <w:szCs w:val="24"/>
        </w:rPr>
      </w:pPr>
    </w:p>
    <w:p w:rsidR="00357C8A" w:rsidRPr="00093B42" w:rsidRDefault="00357C8A" w:rsidP="001D0A07">
      <w:pPr>
        <w:numPr>
          <w:ilvl w:val="0"/>
          <w:numId w:val="36"/>
        </w:numPr>
        <w:ind w:leftChars="200" w:left="1260" w:hangingChars="350" w:hanging="840"/>
        <w:jc w:val="left"/>
        <w:rPr>
          <w:color w:val="000000"/>
          <w:sz w:val="24"/>
        </w:rPr>
      </w:pPr>
      <w:r w:rsidRPr="00093B42">
        <w:rPr>
          <w:rFonts w:hAnsi="宋体"/>
          <w:color w:val="000000"/>
          <w:sz w:val="24"/>
        </w:rPr>
        <w:t>年，指日历年。</w:t>
      </w:r>
    </w:p>
    <w:p w:rsidR="00357C8A" w:rsidRPr="00093B42" w:rsidRDefault="00357C8A" w:rsidP="00357C8A">
      <w:pPr>
        <w:pStyle w:val="a6"/>
        <w:ind w:leftChars="200" w:left="1260" w:hangingChars="350" w:hanging="840"/>
        <w:jc w:val="left"/>
        <w:rPr>
          <w:rFonts w:ascii="Times New Roman" w:hAnsi="Times New Roman"/>
          <w:color w:val="000000"/>
          <w:sz w:val="24"/>
          <w:szCs w:val="24"/>
        </w:rPr>
      </w:pPr>
    </w:p>
    <w:p w:rsidR="00357C8A" w:rsidRPr="00093B42" w:rsidRDefault="00357C8A" w:rsidP="001D0A07">
      <w:pPr>
        <w:numPr>
          <w:ilvl w:val="0"/>
          <w:numId w:val="36"/>
        </w:numPr>
        <w:ind w:leftChars="200" w:left="1260" w:hangingChars="350" w:hanging="840"/>
        <w:jc w:val="left"/>
        <w:rPr>
          <w:color w:val="000000"/>
          <w:sz w:val="24"/>
        </w:rPr>
      </w:pPr>
      <w:r w:rsidRPr="00093B42">
        <w:rPr>
          <w:rFonts w:hAnsi="宋体"/>
          <w:color w:val="000000"/>
          <w:sz w:val="24"/>
        </w:rPr>
        <w:t>普通合伙人／执行事务合伙人，指</w:t>
      </w:r>
      <w:r w:rsidR="00CE77CB">
        <w:rPr>
          <w:rFonts w:hAnsi="宋体" w:hint="eastAsia"/>
          <w:color w:val="000000"/>
          <w:sz w:val="24"/>
        </w:rPr>
        <w:t>XXXXXXXXXXXX</w:t>
      </w:r>
      <w:r w:rsidR="004D2158" w:rsidRPr="00093B42">
        <w:rPr>
          <w:rFonts w:hAnsi="宋体" w:hint="eastAsia"/>
          <w:color w:val="000000"/>
          <w:sz w:val="24"/>
        </w:rPr>
        <w:t>（上海）股权投资管理有限公司</w:t>
      </w:r>
      <w:r w:rsidRPr="00093B42">
        <w:rPr>
          <w:rFonts w:hAnsi="宋体"/>
          <w:color w:val="000000"/>
          <w:sz w:val="24"/>
        </w:rPr>
        <w:t>，一家依据中国法律设立并有效存续的有限责任公司。</w:t>
      </w:r>
    </w:p>
    <w:p w:rsidR="00357C8A" w:rsidRPr="00093B42" w:rsidRDefault="00357C8A" w:rsidP="00357C8A">
      <w:pPr>
        <w:ind w:leftChars="200" w:left="1260" w:hangingChars="350" w:hanging="840"/>
        <w:jc w:val="left"/>
        <w:rPr>
          <w:color w:val="000000"/>
          <w:sz w:val="24"/>
        </w:rPr>
      </w:pPr>
    </w:p>
    <w:p w:rsidR="00357C8A" w:rsidRPr="00093B42" w:rsidRDefault="00357C8A" w:rsidP="001D0A07">
      <w:pPr>
        <w:numPr>
          <w:ilvl w:val="0"/>
          <w:numId w:val="36"/>
        </w:numPr>
        <w:ind w:leftChars="200" w:left="1260" w:hangingChars="350" w:hanging="840"/>
        <w:jc w:val="left"/>
        <w:rPr>
          <w:color w:val="000000"/>
          <w:sz w:val="24"/>
        </w:rPr>
      </w:pPr>
      <w:r w:rsidRPr="00093B42">
        <w:rPr>
          <w:rFonts w:hAnsi="宋体"/>
          <w:color w:val="000000"/>
          <w:sz w:val="24"/>
        </w:rPr>
        <w:t>人</w:t>
      </w:r>
      <w:r w:rsidRPr="00093B42">
        <w:rPr>
          <w:color w:val="000000"/>
          <w:sz w:val="24"/>
        </w:rPr>
        <w:t>/</w:t>
      </w:r>
      <w:r w:rsidRPr="00093B42">
        <w:rPr>
          <w:rFonts w:hAnsi="宋体"/>
          <w:color w:val="000000"/>
          <w:sz w:val="24"/>
        </w:rPr>
        <w:t>人士，指任何自然人、合伙企业、公司等法律或经济实体。</w:t>
      </w:r>
    </w:p>
    <w:p w:rsidR="00357C8A" w:rsidRPr="00093B42" w:rsidRDefault="00357C8A" w:rsidP="00464D1D">
      <w:pPr>
        <w:pStyle w:val="a6"/>
        <w:ind w:firstLineChars="0" w:firstLine="0"/>
        <w:jc w:val="left"/>
        <w:rPr>
          <w:rFonts w:ascii="Times New Roman" w:hAnsi="Times New Roman"/>
          <w:color w:val="000000"/>
          <w:sz w:val="24"/>
          <w:szCs w:val="24"/>
        </w:rPr>
      </w:pPr>
    </w:p>
    <w:p w:rsidR="00357C8A" w:rsidRPr="00093B42" w:rsidRDefault="00357C8A" w:rsidP="001D0A07">
      <w:pPr>
        <w:numPr>
          <w:ilvl w:val="0"/>
          <w:numId w:val="36"/>
        </w:numPr>
        <w:ind w:leftChars="200" w:left="1260" w:hangingChars="350" w:hanging="840"/>
        <w:jc w:val="left"/>
        <w:rPr>
          <w:color w:val="000000"/>
          <w:sz w:val="24"/>
        </w:rPr>
      </w:pPr>
      <w:r w:rsidRPr="00093B42">
        <w:rPr>
          <w:rFonts w:hAnsi="宋体"/>
          <w:color w:val="000000"/>
          <w:sz w:val="24"/>
        </w:rPr>
        <w:t>日，指日历日。</w:t>
      </w:r>
    </w:p>
    <w:p w:rsidR="00357C8A" w:rsidRPr="00093B42" w:rsidRDefault="00357C8A" w:rsidP="00357C8A">
      <w:pPr>
        <w:pStyle w:val="a6"/>
        <w:ind w:leftChars="200" w:left="1260" w:hangingChars="350" w:hanging="840"/>
        <w:jc w:val="left"/>
        <w:rPr>
          <w:rFonts w:ascii="Times New Roman" w:hAnsi="Times New Roman"/>
          <w:color w:val="000000"/>
          <w:sz w:val="24"/>
          <w:szCs w:val="24"/>
        </w:rPr>
      </w:pPr>
    </w:p>
    <w:p w:rsidR="00357C8A" w:rsidRPr="00093B42" w:rsidRDefault="00357C8A" w:rsidP="001D0A07">
      <w:pPr>
        <w:numPr>
          <w:ilvl w:val="0"/>
          <w:numId w:val="36"/>
        </w:numPr>
        <w:ind w:leftChars="200" w:left="1260" w:hangingChars="350" w:hanging="840"/>
        <w:jc w:val="left"/>
        <w:rPr>
          <w:color w:val="000000"/>
          <w:sz w:val="24"/>
        </w:rPr>
      </w:pPr>
      <w:r w:rsidRPr="00093B42">
        <w:rPr>
          <w:rFonts w:hAnsi="宋体"/>
          <w:color w:val="000000"/>
          <w:sz w:val="24"/>
        </w:rPr>
        <w:t>认缴出资额，指某个合伙人向</w:t>
      </w:r>
      <w:r w:rsidR="006F4EC0">
        <w:rPr>
          <w:rFonts w:hAnsi="宋体"/>
          <w:color w:val="000000"/>
          <w:sz w:val="24"/>
        </w:rPr>
        <w:t>合伙企业</w:t>
      </w:r>
      <w:r w:rsidRPr="00093B42">
        <w:rPr>
          <w:rFonts w:hAnsi="宋体"/>
          <w:color w:val="000000"/>
          <w:sz w:val="24"/>
        </w:rPr>
        <w:t>认缴的、并由普通合伙人决定接受的承诺出资额。</w:t>
      </w:r>
    </w:p>
    <w:p w:rsidR="00357C8A" w:rsidRPr="00093B42" w:rsidRDefault="00357C8A" w:rsidP="00357C8A">
      <w:pPr>
        <w:ind w:leftChars="200" w:left="1260" w:hangingChars="350" w:hanging="840"/>
        <w:jc w:val="left"/>
        <w:rPr>
          <w:color w:val="000000"/>
          <w:sz w:val="24"/>
        </w:rPr>
      </w:pPr>
    </w:p>
    <w:p w:rsidR="00357C8A" w:rsidRPr="00093B42" w:rsidRDefault="00357C8A" w:rsidP="001D0A07">
      <w:pPr>
        <w:numPr>
          <w:ilvl w:val="0"/>
          <w:numId w:val="36"/>
        </w:numPr>
        <w:ind w:leftChars="200" w:left="1260" w:hangingChars="350" w:hanging="840"/>
        <w:jc w:val="left"/>
        <w:rPr>
          <w:color w:val="000000"/>
          <w:sz w:val="24"/>
        </w:rPr>
      </w:pPr>
      <w:r w:rsidRPr="00093B42">
        <w:rPr>
          <w:rFonts w:hAnsi="宋体"/>
          <w:color w:val="000000"/>
          <w:sz w:val="24"/>
        </w:rPr>
        <w:t>实缴出资额，指某个合伙人根据缴付通知依本协议约定向</w:t>
      </w:r>
      <w:r w:rsidR="006F4EC0">
        <w:rPr>
          <w:rFonts w:hAnsi="宋体"/>
          <w:color w:val="000000"/>
          <w:sz w:val="24"/>
        </w:rPr>
        <w:t>合伙企业</w:t>
      </w:r>
      <w:r w:rsidRPr="00093B42">
        <w:rPr>
          <w:rFonts w:hAnsi="宋体"/>
          <w:color w:val="000000"/>
          <w:sz w:val="24"/>
        </w:rPr>
        <w:t>实际缴付的现金出资额。</w:t>
      </w:r>
    </w:p>
    <w:p w:rsidR="00357C8A" w:rsidRPr="00093B42" w:rsidRDefault="00357C8A" w:rsidP="00357C8A">
      <w:pPr>
        <w:pStyle w:val="a6"/>
        <w:ind w:leftChars="200" w:left="1260" w:hangingChars="350" w:hanging="840"/>
        <w:jc w:val="left"/>
        <w:rPr>
          <w:rFonts w:ascii="Times New Roman" w:hAnsi="Times New Roman"/>
          <w:color w:val="000000"/>
          <w:sz w:val="24"/>
          <w:szCs w:val="24"/>
        </w:rPr>
      </w:pPr>
    </w:p>
    <w:p w:rsidR="00357C8A" w:rsidRPr="00093B42" w:rsidRDefault="00357C8A" w:rsidP="001D0A07">
      <w:pPr>
        <w:numPr>
          <w:ilvl w:val="0"/>
          <w:numId w:val="36"/>
        </w:numPr>
        <w:ind w:leftChars="200" w:left="1260" w:hangingChars="350" w:hanging="840"/>
        <w:jc w:val="left"/>
        <w:rPr>
          <w:color w:val="000000"/>
          <w:sz w:val="24"/>
        </w:rPr>
      </w:pPr>
      <w:r w:rsidRPr="00093B42">
        <w:rPr>
          <w:rFonts w:hAnsi="宋体"/>
          <w:color w:val="000000"/>
          <w:sz w:val="24"/>
        </w:rPr>
        <w:t>首轮募集完成日，指普通合伙人向有限合伙人发出首轮募集完成通知之日。</w:t>
      </w:r>
    </w:p>
    <w:p w:rsidR="00357C8A" w:rsidRPr="00093B42" w:rsidRDefault="00357C8A" w:rsidP="00357C8A">
      <w:pPr>
        <w:pStyle w:val="a6"/>
        <w:ind w:leftChars="200" w:left="1260" w:hangingChars="350" w:hanging="840"/>
        <w:jc w:val="left"/>
        <w:rPr>
          <w:rFonts w:ascii="Times New Roman" w:hAnsi="Times New Roman"/>
          <w:color w:val="000000"/>
          <w:sz w:val="24"/>
          <w:szCs w:val="24"/>
        </w:rPr>
      </w:pPr>
    </w:p>
    <w:p w:rsidR="00357C8A" w:rsidRPr="00093B42" w:rsidRDefault="00357C8A" w:rsidP="001D0A07">
      <w:pPr>
        <w:numPr>
          <w:ilvl w:val="0"/>
          <w:numId w:val="36"/>
        </w:numPr>
        <w:ind w:leftChars="200" w:left="1260" w:hangingChars="350" w:hanging="840"/>
        <w:jc w:val="left"/>
        <w:rPr>
          <w:color w:val="000000"/>
          <w:sz w:val="24"/>
        </w:rPr>
      </w:pPr>
      <w:r w:rsidRPr="00093B42">
        <w:rPr>
          <w:rFonts w:hAnsi="宋体"/>
          <w:color w:val="000000"/>
          <w:sz w:val="24"/>
        </w:rPr>
        <w:t>守约合伙人，指没有违反本协议约定的合伙人。</w:t>
      </w:r>
    </w:p>
    <w:p w:rsidR="00357C8A" w:rsidRPr="00093B42" w:rsidRDefault="00357C8A" w:rsidP="00357C8A">
      <w:pPr>
        <w:pStyle w:val="a6"/>
        <w:ind w:leftChars="200" w:left="1260" w:hangingChars="350" w:hanging="840"/>
        <w:jc w:val="left"/>
        <w:rPr>
          <w:rFonts w:ascii="Times New Roman" w:hAnsi="Times New Roman"/>
          <w:color w:val="000000"/>
          <w:sz w:val="24"/>
          <w:szCs w:val="24"/>
        </w:rPr>
      </w:pPr>
    </w:p>
    <w:p w:rsidR="00357C8A" w:rsidRPr="00093B42" w:rsidRDefault="00357C8A" w:rsidP="001D0A07">
      <w:pPr>
        <w:numPr>
          <w:ilvl w:val="0"/>
          <w:numId w:val="36"/>
        </w:numPr>
        <w:ind w:leftChars="200" w:left="1260" w:hangingChars="350" w:hanging="840"/>
        <w:jc w:val="left"/>
        <w:rPr>
          <w:color w:val="000000"/>
          <w:sz w:val="24"/>
        </w:rPr>
      </w:pPr>
      <w:r w:rsidRPr="00093B42">
        <w:rPr>
          <w:rFonts w:hAnsi="宋体"/>
          <w:color w:val="000000"/>
          <w:sz w:val="24"/>
        </w:rPr>
        <w:t>投资成本，指</w:t>
      </w:r>
      <w:r w:rsidR="006F4EC0">
        <w:rPr>
          <w:rFonts w:hAnsi="宋体"/>
          <w:color w:val="000000"/>
          <w:sz w:val="24"/>
        </w:rPr>
        <w:t>合伙企业</w:t>
      </w:r>
      <w:r w:rsidRPr="00093B42">
        <w:rPr>
          <w:rFonts w:hAnsi="宋体"/>
          <w:color w:val="000000"/>
          <w:sz w:val="24"/>
        </w:rPr>
        <w:t>进行项目投资时投入到项目公司的全部投资额。</w:t>
      </w:r>
    </w:p>
    <w:p w:rsidR="00357C8A" w:rsidRPr="00093B42" w:rsidRDefault="00357C8A" w:rsidP="00357C8A">
      <w:pPr>
        <w:pStyle w:val="a6"/>
        <w:ind w:leftChars="200" w:left="1260" w:hangingChars="350" w:hanging="840"/>
        <w:jc w:val="left"/>
        <w:rPr>
          <w:rFonts w:ascii="Times New Roman" w:hAnsi="Times New Roman"/>
          <w:color w:val="000000"/>
          <w:sz w:val="24"/>
          <w:szCs w:val="24"/>
        </w:rPr>
      </w:pPr>
    </w:p>
    <w:p w:rsidR="00357C8A" w:rsidRPr="00093B42" w:rsidRDefault="00357C8A" w:rsidP="001D0A07">
      <w:pPr>
        <w:numPr>
          <w:ilvl w:val="0"/>
          <w:numId w:val="36"/>
        </w:numPr>
        <w:ind w:leftChars="200" w:left="1260" w:hangingChars="350" w:hanging="840"/>
        <w:jc w:val="left"/>
        <w:rPr>
          <w:color w:val="000000"/>
          <w:sz w:val="24"/>
        </w:rPr>
      </w:pPr>
      <w:r w:rsidRPr="00093B42">
        <w:rPr>
          <w:rFonts w:hAnsi="宋体"/>
          <w:color w:val="000000"/>
          <w:sz w:val="24"/>
        </w:rPr>
        <w:t>投资项目费用，指本协议第</w:t>
      </w:r>
      <w:r w:rsidRPr="00093B42">
        <w:rPr>
          <w:b/>
          <w:color w:val="000000"/>
          <w:sz w:val="24"/>
        </w:rPr>
        <w:t>5.3</w:t>
      </w:r>
      <w:r w:rsidRPr="00093B42">
        <w:rPr>
          <w:rFonts w:hAnsi="宋体"/>
          <w:color w:val="000000"/>
          <w:sz w:val="24"/>
        </w:rPr>
        <w:t>款约定的</w:t>
      </w:r>
      <w:r w:rsidR="006F4EC0">
        <w:rPr>
          <w:rFonts w:hAnsi="宋体"/>
          <w:color w:val="000000"/>
          <w:sz w:val="24"/>
        </w:rPr>
        <w:t>合伙企业</w:t>
      </w:r>
      <w:r w:rsidRPr="00093B42">
        <w:rPr>
          <w:rFonts w:hAnsi="宋体"/>
          <w:color w:val="000000"/>
          <w:sz w:val="24"/>
        </w:rPr>
        <w:t>为项目投资而发生的中介服务费、差旅费及招待费等项目直接费用。</w:t>
      </w:r>
    </w:p>
    <w:p w:rsidR="00357C8A" w:rsidRPr="00093B42" w:rsidRDefault="00357C8A" w:rsidP="00357C8A">
      <w:pPr>
        <w:pStyle w:val="a6"/>
        <w:ind w:leftChars="200" w:left="1260" w:hangingChars="350" w:hanging="840"/>
        <w:jc w:val="left"/>
        <w:rPr>
          <w:rFonts w:ascii="Times New Roman" w:hAnsi="Times New Roman"/>
          <w:color w:val="000000"/>
          <w:sz w:val="24"/>
          <w:szCs w:val="24"/>
        </w:rPr>
      </w:pPr>
    </w:p>
    <w:p w:rsidR="00357C8A" w:rsidRPr="00093B42" w:rsidRDefault="00357C8A" w:rsidP="001D0A07">
      <w:pPr>
        <w:numPr>
          <w:ilvl w:val="0"/>
          <w:numId w:val="36"/>
        </w:numPr>
        <w:ind w:leftChars="200" w:left="1260" w:hangingChars="350" w:hanging="840"/>
        <w:jc w:val="left"/>
        <w:rPr>
          <w:color w:val="000000"/>
          <w:sz w:val="24"/>
        </w:rPr>
      </w:pPr>
      <w:r w:rsidRPr="00093B42">
        <w:rPr>
          <w:rFonts w:hAnsi="宋体"/>
          <w:color w:val="000000"/>
          <w:sz w:val="24"/>
        </w:rPr>
        <w:t>投资决策委员会，指如本协议</w:t>
      </w:r>
      <w:r w:rsidRPr="00093B42">
        <w:rPr>
          <w:b/>
          <w:color w:val="000000"/>
          <w:sz w:val="24"/>
        </w:rPr>
        <w:t>4.2</w:t>
      </w:r>
      <w:r w:rsidRPr="00093B42">
        <w:rPr>
          <w:rFonts w:hAnsi="宋体"/>
          <w:color w:val="000000"/>
          <w:sz w:val="24"/>
        </w:rPr>
        <w:t>款所述由普通合伙人内设的</w:t>
      </w:r>
      <w:r w:rsidR="006F4EC0">
        <w:rPr>
          <w:rFonts w:hAnsi="宋体"/>
          <w:color w:val="000000"/>
          <w:sz w:val="24"/>
        </w:rPr>
        <w:t>合伙企业</w:t>
      </w:r>
      <w:r w:rsidRPr="00093B42">
        <w:rPr>
          <w:rFonts w:hAnsi="宋体"/>
          <w:color w:val="000000"/>
          <w:sz w:val="24"/>
        </w:rPr>
        <w:t>投资业务的最终决策机构。</w:t>
      </w:r>
    </w:p>
    <w:p w:rsidR="00357C8A" w:rsidRPr="00093B42" w:rsidRDefault="00357C8A" w:rsidP="00357C8A">
      <w:pPr>
        <w:pStyle w:val="a6"/>
        <w:ind w:leftChars="200" w:left="1260" w:hangingChars="350" w:hanging="840"/>
        <w:jc w:val="left"/>
        <w:rPr>
          <w:rFonts w:ascii="Times New Roman" w:hAnsi="Times New Roman"/>
          <w:color w:val="000000"/>
          <w:sz w:val="24"/>
          <w:szCs w:val="24"/>
        </w:rPr>
      </w:pPr>
    </w:p>
    <w:p w:rsidR="00357C8A" w:rsidRPr="00093B42" w:rsidRDefault="00357C8A" w:rsidP="001D0A07">
      <w:pPr>
        <w:numPr>
          <w:ilvl w:val="0"/>
          <w:numId w:val="36"/>
        </w:numPr>
        <w:ind w:leftChars="200" w:left="1260" w:hangingChars="350" w:hanging="840"/>
        <w:jc w:val="left"/>
        <w:rPr>
          <w:color w:val="000000"/>
          <w:sz w:val="24"/>
        </w:rPr>
      </w:pPr>
      <w:r w:rsidRPr="00093B42">
        <w:rPr>
          <w:rFonts w:hAnsi="宋体"/>
          <w:color w:val="000000"/>
          <w:sz w:val="24"/>
        </w:rPr>
        <w:t>投资组合公司，指</w:t>
      </w:r>
      <w:r w:rsidR="006F4EC0">
        <w:rPr>
          <w:rFonts w:hAnsi="宋体"/>
          <w:color w:val="000000"/>
          <w:sz w:val="24"/>
        </w:rPr>
        <w:t>合伙企业</w:t>
      </w:r>
      <w:r w:rsidRPr="00093B42">
        <w:rPr>
          <w:rFonts w:hAnsi="宋体"/>
          <w:color w:val="000000"/>
          <w:sz w:val="24"/>
        </w:rPr>
        <w:t>以直接或间接方式对其进行了投资并持有其股权或相关权益的公司。</w:t>
      </w:r>
    </w:p>
    <w:p w:rsidR="00357C8A" w:rsidRPr="00093B42" w:rsidRDefault="00357C8A" w:rsidP="00357C8A">
      <w:pPr>
        <w:pStyle w:val="a6"/>
        <w:ind w:firstLineChars="0" w:firstLine="0"/>
        <w:jc w:val="left"/>
        <w:rPr>
          <w:rFonts w:ascii="Times New Roman" w:hAnsi="Times New Roman"/>
          <w:color w:val="000000"/>
          <w:sz w:val="24"/>
          <w:szCs w:val="24"/>
        </w:rPr>
      </w:pPr>
    </w:p>
    <w:p w:rsidR="00357C8A" w:rsidRPr="00093B42" w:rsidRDefault="00357C8A" w:rsidP="001D0A07">
      <w:pPr>
        <w:numPr>
          <w:ilvl w:val="0"/>
          <w:numId w:val="36"/>
        </w:numPr>
        <w:ind w:leftChars="200" w:left="1260" w:hangingChars="350" w:hanging="840"/>
        <w:jc w:val="left"/>
        <w:rPr>
          <w:color w:val="000000"/>
          <w:sz w:val="24"/>
        </w:rPr>
      </w:pPr>
      <w:r w:rsidRPr="00093B42">
        <w:rPr>
          <w:rFonts w:hAnsi="宋体"/>
          <w:color w:val="000000"/>
          <w:sz w:val="24"/>
        </w:rPr>
        <w:t>违约合伙人，指违反本协议约定并被认定为</w:t>
      </w:r>
      <w:r w:rsidRPr="00093B42">
        <w:rPr>
          <w:color w:val="000000"/>
          <w:sz w:val="24"/>
        </w:rPr>
        <w:t>“</w:t>
      </w:r>
      <w:r w:rsidRPr="00093B42">
        <w:rPr>
          <w:rFonts w:hAnsi="宋体"/>
          <w:color w:val="000000"/>
          <w:sz w:val="24"/>
        </w:rPr>
        <w:t>违约合伙人</w:t>
      </w:r>
      <w:r w:rsidRPr="00093B42">
        <w:rPr>
          <w:color w:val="000000"/>
          <w:sz w:val="24"/>
        </w:rPr>
        <w:t>”</w:t>
      </w:r>
      <w:r w:rsidRPr="00093B42">
        <w:rPr>
          <w:rFonts w:hAnsi="宋体"/>
          <w:color w:val="000000"/>
          <w:sz w:val="24"/>
        </w:rPr>
        <w:t>的合伙人</w:t>
      </w:r>
      <w:r w:rsidRPr="00093B42">
        <w:rPr>
          <w:color w:val="000000"/>
          <w:sz w:val="24"/>
        </w:rPr>
        <w:t>(</w:t>
      </w:r>
      <w:r w:rsidRPr="00093B42">
        <w:rPr>
          <w:rFonts w:hAnsi="宋体"/>
          <w:color w:val="000000"/>
          <w:sz w:val="24"/>
        </w:rPr>
        <w:t>但不包括未被认定为违约合伙人的逾期合伙人</w:t>
      </w:r>
      <w:r w:rsidRPr="00093B42">
        <w:rPr>
          <w:color w:val="000000"/>
          <w:sz w:val="24"/>
        </w:rPr>
        <w:t>)</w:t>
      </w:r>
      <w:r w:rsidRPr="00093B42">
        <w:rPr>
          <w:rFonts w:hAnsi="宋体"/>
          <w:color w:val="000000"/>
          <w:sz w:val="24"/>
        </w:rPr>
        <w:t>。</w:t>
      </w:r>
    </w:p>
    <w:p w:rsidR="00357C8A" w:rsidRPr="00093B42" w:rsidRDefault="00357C8A" w:rsidP="004A5021">
      <w:pPr>
        <w:jc w:val="left"/>
        <w:rPr>
          <w:color w:val="000000"/>
          <w:sz w:val="24"/>
        </w:rPr>
      </w:pPr>
    </w:p>
    <w:p w:rsidR="00357C8A" w:rsidRPr="00093B42" w:rsidRDefault="00357C8A" w:rsidP="001D0A07">
      <w:pPr>
        <w:numPr>
          <w:ilvl w:val="0"/>
          <w:numId w:val="36"/>
        </w:numPr>
        <w:ind w:leftChars="200" w:left="1260" w:hangingChars="350" w:hanging="840"/>
        <w:jc w:val="left"/>
        <w:rPr>
          <w:color w:val="000000"/>
          <w:sz w:val="24"/>
        </w:rPr>
      </w:pPr>
      <w:r w:rsidRPr="00093B42">
        <w:rPr>
          <w:rFonts w:hAnsi="宋体"/>
          <w:color w:val="000000"/>
          <w:sz w:val="24"/>
        </w:rPr>
        <w:t>有限合伙人，指通过认缴出资或受让</w:t>
      </w:r>
      <w:r w:rsidR="006F4EC0">
        <w:rPr>
          <w:rFonts w:hAnsi="宋体"/>
          <w:color w:val="000000"/>
          <w:sz w:val="24"/>
        </w:rPr>
        <w:t>合伙企业</w:t>
      </w:r>
      <w:r w:rsidRPr="00093B42">
        <w:rPr>
          <w:rFonts w:hAnsi="宋体"/>
          <w:color w:val="000000"/>
          <w:sz w:val="24"/>
        </w:rPr>
        <w:t>权益并为</w:t>
      </w:r>
      <w:r w:rsidR="006F4EC0">
        <w:rPr>
          <w:rFonts w:hAnsi="宋体"/>
          <w:color w:val="000000"/>
          <w:sz w:val="24"/>
        </w:rPr>
        <w:t>合伙企业</w:t>
      </w:r>
      <w:r w:rsidRPr="00093B42">
        <w:rPr>
          <w:rFonts w:hAnsi="宋体"/>
          <w:color w:val="000000"/>
          <w:sz w:val="24"/>
        </w:rPr>
        <w:t>所接纳的以认缴出资额为限承担有限责任的合伙人。</w:t>
      </w:r>
    </w:p>
    <w:p w:rsidR="00357C8A" w:rsidRPr="00093B42" w:rsidRDefault="00357C8A" w:rsidP="00357C8A">
      <w:pPr>
        <w:pStyle w:val="a6"/>
        <w:ind w:leftChars="200" w:left="1260" w:hangingChars="350" w:hanging="840"/>
        <w:jc w:val="left"/>
        <w:rPr>
          <w:rFonts w:ascii="Times New Roman" w:hAnsi="Times New Roman"/>
          <w:color w:val="000000"/>
          <w:sz w:val="24"/>
          <w:szCs w:val="24"/>
        </w:rPr>
      </w:pPr>
    </w:p>
    <w:p w:rsidR="00357C8A" w:rsidRPr="00093B42" w:rsidRDefault="00357C8A" w:rsidP="001D0A07">
      <w:pPr>
        <w:numPr>
          <w:ilvl w:val="0"/>
          <w:numId w:val="36"/>
        </w:numPr>
        <w:ind w:leftChars="200" w:left="1260" w:hangingChars="350" w:hanging="840"/>
        <w:jc w:val="left"/>
        <w:rPr>
          <w:color w:val="000000"/>
          <w:sz w:val="24"/>
        </w:rPr>
      </w:pPr>
      <w:r w:rsidRPr="00093B42">
        <w:rPr>
          <w:rFonts w:hAnsi="宋体"/>
          <w:color w:val="000000"/>
          <w:sz w:val="24"/>
        </w:rPr>
        <w:t>元，若非特别指出币种，指人民币元。</w:t>
      </w:r>
    </w:p>
    <w:p w:rsidR="00357C8A" w:rsidRPr="00093B42" w:rsidRDefault="00357C8A" w:rsidP="00357C8A">
      <w:pPr>
        <w:pStyle w:val="a6"/>
        <w:ind w:leftChars="200" w:left="1260" w:hangingChars="350" w:hanging="840"/>
        <w:jc w:val="left"/>
        <w:rPr>
          <w:rFonts w:ascii="Times New Roman" w:hAnsi="Times New Roman"/>
          <w:color w:val="000000"/>
          <w:sz w:val="24"/>
          <w:szCs w:val="24"/>
        </w:rPr>
      </w:pPr>
    </w:p>
    <w:p w:rsidR="00357C8A" w:rsidRPr="00093B42" w:rsidRDefault="00357C8A" w:rsidP="001D0A07">
      <w:pPr>
        <w:numPr>
          <w:ilvl w:val="0"/>
          <w:numId w:val="36"/>
        </w:numPr>
        <w:ind w:leftChars="200" w:left="1260" w:hangingChars="350" w:hanging="840"/>
        <w:jc w:val="left"/>
        <w:rPr>
          <w:color w:val="000000"/>
          <w:sz w:val="24"/>
        </w:rPr>
      </w:pPr>
      <w:r w:rsidRPr="00093B42">
        <w:rPr>
          <w:rFonts w:hAnsi="宋体"/>
          <w:color w:val="000000"/>
          <w:sz w:val="24"/>
        </w:rPr>
        <w:t>执行事务合伙人代表，指普通合伙人根据《合伙企业法》第二十六条委派的执行合伙事务的代表。</w:t>
      </w:r>
    </w:p>
    <w:p w:rsidR="00357C8A" w:rsidRPr="00093B42" w:rsidRDefault="00357C8A" w:rsidP="00357C8A">
      <w:pPr>
        <w:pStyle w:val="a6"/>
        <w:ind w:leftChars="200" w:left="1260" w:hangingChars="350" w:hanging="840"/>
        <w:jc w:val="left"/>
        <w:rPr>
          <w:rFonts w:ascii="Times New Roman" w:hAnsi="Times New Roman"/>
          <w:color w:val="000000"/>
          <w:sz w:val="24"/>
          <w:szCs w:val="24"/>
        </w:rPr>
      </w:pPr>
    </w:p>
    <w:p w:rsidR="00357C8A" w:rsidRPr="00093B42" w:rsidRDefault="00357C8A" w:rsidP="001D0A07">
      <w:pPr>
        <w:numPr>
          <w:ilvl w:val="0"/>
          <w:numId w:val="36"/>
        </w:numPr>
        <w:ind w:leftChars="200" w:left="1260" w:hangingChars="350" w:hanging="840"/>
        <w:jc w:val="left"/>
        <w:rPr>
          <w:color w:val="000000"/>
          <w:sz w:val="24"/>
        </w:rPr>
      </w:pPr>
      <w:r w:rsidRPr="00093B42">
        <w:rPr>
          <w:rFonts w:hAnsi="宋体"/>
          <w:color w:val="000000"/>
          <w:sz w:val="24"/>
        </w:rPr>
        <w:t>中国，指中华人民共和国，为本协议之目的，不包括香港特别行政区、澳门特别行政区和台湾地区。</w:t>
      </w:r>
    </w:p>
    <w:p w:rsidR="00357C8A" w:rsidRPr="00093B42" w:rsidRDefault="00357C8A" w:rsidP="00357C8A">
      <w:pPr>
        <w:pStyle w:val="a6"/>
        <w:ind w:leftChars="200" w:left="1260" w:hangingChars="350" w:hanging="840"/>
        <w:jc w:val="left"/>
        <w:rPr>
          <w:rFonts w:ascii="Times New Roman" w:hAnsi="Times New Roman"/>
          <w:color w:val="000000"/>
          <w:sz w:val="24"/>
          <w:szCs w:val="24"/>
        </w:rPr>
      </w:pPr>
    </w:p>
    <w:p w:rsidR="00357C8A" w:rsidRPr="00093B42" w:rsidRDefault="00357C8A" w:rsidP="001D0A07">
      <w:pPr>
        <w:numPr>
          <w:ilvl w:val="0"/>
          <w:numId w:val="36"/>
        </w:numPr>
        <w:ind w:leftChars="200" w:left="1260" w:hangingChars="350" w:hanging="840"/>
        <w:jc w:val="left"/>
        <w:rPr>
          <w:color w:val="000000"/>
          <w:sz w:val="24"/>
        </w:rPr>
      </w:pPr>
      <w:r w:rsidRPr="00093B42">
        <w:rPr>
          <w:rFonts w:hAnsi="宋体"/>
          <w:color w:val="000000"/>
          <w:sz w:val="24"/>
        </w:rPr>
        <w:t>总认缴出资额，指所有合伙人向本</w:t>
      </w:r>
      <w:r w:rsidR="006F4EC0">
        <w:rPr>
          <w:rFonts w:hAnsi="宋体"/>
          <w:color w:val="000000"/>
          <w:sz w:val="24"/>
        </w:rPr>
        <w:t>合伙企业</w:t>
      </w:r>
      <w:r w:rsidRPr="00093B42">
        <w:rPr>
          <w:rFonts w:hAnsi="宋体"/>
          <w:color w:val="000000"/>
          <w:sz w:val="24"/>
        </w:rPr>
        <w:t>认缴的、并由普通合伙人接受的认缴出资额之和。</w:t>
      </w:r>
    </w:p>
    <w:p w:rsidR="00357C8A" w:rsidRPr="00093B42" w:rsidRDefault="00357C8A" w:rsidP="00357C8A">
      <w:pPr>
        <w:jc w:val="left"/>
        <w:rPr>
          <w:color w:val="000000"/>
          <w:sz w:val="24"/>
        </w:rPr>
      </w:pPr>
    </w:p>
    <w:p w:rsidR="00357C8A" w:rsidRPr="00093B42" w:rsidRDefault="00357C8A" w:rsidP="001D0A07">
      <w:pPr>
        <w:numPr>
          <w:ilvl w:val="0"/>
          <w:numId w:val="27"/>
        </w:numPr>
        <w:ind w:leftChars="200" w:left="959" w:hanging="539"/>
        <w:jc w:val="left"/>
        <w:rPr>
          <w:b/>
          <w:color w:val="000000"/>
          <w:sz w:val="24"/>
        </w:rPr>
      </w:pPr>
      <w:r w:rsidRPr="00093B42">
        <w:rPr>
          <w:rFonts w:hAnsi="宋体"/>
          <w:b/>
          <w:color w:val="000000"/>
          <w:sz w:val="24"/>
        </w:rPr>
        <w:t>解释</w:t>
      </w:r>
    </w:p>
    <w:p w:rsidR="00357C8A" w:rsidRPr="00093B42" w:rsidRDefault="00357C8A" w:rsidP="00357C8A">
      <w:pPr>
        <w:ind w:left="840"/>
        <w:jc w:val="left"/>
        <w:rPr>
          <w:b/>
          <w:color w:val="000000"/>
          <w:sz w:val="24"/>
        </w:rPr>
      </w:pPr>
    </w:p>
    <w:p w:rsidR="00357C8A" w:rsidRPr="00093B42" w:rsidRDefault="00357C8A" w:rsidP="001D0A07">
      <w:pPr>
        <w:numPr>
          <w:ilvl w:val="0"/>
          <w:numId w:val="35"/>
        </w:numPr>
        <w:adjustRightInd w:val="0"/>
        <w:snapToGrid w:val="0"/>
        <w:ind w:leftChars="200" w:left="1260" w:hangingChars="350" w:hanging="840"/>
        <w:jc w:val="left"/>
        <w:rPr>
          <w:color w:val="000000"/>
          <w:sz w:val="24"/>
        </w:rPr>
      </w:pPr>
      <w:r w:rsidRPr="00093B42">
        <w:rPr>
          <w:rFonts w:hAnsi="宋体"/>
          <w:color w:val="000000"/>
          <w:sz w:val="24"/>
        </w:rPr>
        <w:t>本协议的附件应为本协议不可分割的一部分，并应具有如同已在本协议正文中明文载列的同等效力。凡提及本协议，均指经过补充、修改或变更后之本协议，并且包括鉴于条款及各附件。</w:t>
      </w:r>
    </w:p>
    <w:p w:rsidR="00357C8A" w:rsidRPr="00093B42" w:rsidRDefault="00357C8A" w:rsidP="00357C8A">
      <w:pPr>
        <w:adjustRightInd w:val="0"/>
        <w:snapToGrid w:val="0"/>
        <w:ind w:leftChars="200" w:left="1260" w:hangingChars="350" w:hanging="840"/>
        <w:jc w:val="left"/>
        <w:rPr>
          <w:color w:val="000000"/>
          <w:sz w:val="24"/>
        </w:rPr>
      </w:pPr>
    </w:p>
    <w:p w:rsidR="00357C8A" w:rsidRPr="00093B42" w:rsidRDefault="00357C8A" w:rsidP="001D0A07">
      <w:pPr>
        <w:numPr>
          <w:ilvl w:val="0"/>
          <w:numId w:val="35"/>
        </w:numPr>
        <w:adjustRightInd w:val="0"/>
        <w:snapToGrid w:val="0"/>
        <w:ind w:leftChars="200" w:left="1260" w:hangingChars="350" w:hanging="840"/>
        <w:jc w:val="left"/>
        <w:rPr>
          <w:color w:val="000000"/>
          <w:sz w:val="24"/>
        </w:rPr>
      </w:pPr>
      <w:r w:rsidRPr="00093B42">
        <w:rPr>
          <w:rFonts w:hAnsi="宋体"/>
          <w:color w:val="000000"/>
          <w:sz w:val="24"/>
        </w:rPr>
        <w:t>本协议各条款及附件的标题仅为方便参考所设，不得影响或限制本协议条款的含义或解释。</w:t>
      </w:r>
    </w:p>
    <w:p w:rsidR="00357C8A" w:rsidRPr="00093B42" w:rsidRDefault="00357C8A" w:rsidP="00357C8A">
      <w:pPr>
        <w:pStyle w:val="a6"/>
        <w:adjustRightInd w:val="0"/>
        <w:snapToGrid w:val="0"/>
        <w:ind w:leftChars="200" w:left="1260" w:hangingChars="350" w:hanging="840"/>
        <w:jc w:val="left"/>
        <w:rPr>
          <w:rFonts w:ascii="Times New Roman" w:hAnsi="Times New Roman"/>
          <w:color w:val="000000"/>
          <w:sz w:val="24"/>
          <w:szCs w:val="24"/>
        </w:rPr>
      </w:pPr>
    </w:p>
    <w:p w:rsidR="00357C8A" w:rsidRPr="00093B42" w:rsidRDefault="00357C8A" w:rsidP="001D0A07">
      <w:pPr>
        <w:numPr>
          <w:ilvl w:val="0"/>
          <w:numId w:val="35"/>
        </w:numPr>
        <w:adjustRightInd w:val="0"/>
        <w:snapToGrid w:val="0"/>
        <w:ind w:leftChars="200" w:left="1260" w:hangingChars="350" w:hanging="840"/>
        <w:jc w:val="left"/>
        <w:rPr>
          <w:color w:val="000000"/>
          <w:sz w:val="24"/>
        </w:rPr>
      </w:pPr>
      <w:r w:rsidRPr="00093B42">
        <w:rPr>
          <w:color w:val="000000"/>
          <w:sz w:val="24"/>
        </w:rPr>
        <w:t>“</w:t>
      </w:r>
      <w:r w:rsidRPr="00093B42">
        <w:rPr>
          <w:rFonts w:hAnsi="宋体"/>
          <w:color w:val="000000"/>
          <w:sz w:val="24"/>
        </w:rPr>
        <w:t>书面</w:t>
      </w:r>
      <w:r w:rsidRPr="00093B42">
        <w:rPr>
          <w:color w:val="000000"/>
          <w:sz w:val="24"/>
        </w:rPr>
        <w:t>”</w:t>
      </w:r>
      <w:r w:rsidRPr="00093B42">
        <w:rPr>
          <w:rFonts w:hAnsi="宋体"/>
          <w:color w:val="000000"/>
          <w:sz w:val="24"/>
        </w:rPr>
        <w:t>一词的表述应包括以可辨认的和非暂时形式产生或复制文字的任何方法，其中也包括电子邮件形式。</w:t>
      </w:r>
    </w:p>
    <w:p w:rsidR="00357C8A" w:rsidRPr="00093B42" w:rsidRDefault="00357C8A" w:rsidP="00357C8A">
      <w:pPr>
        <w:rPr>
          <w:b/>
          <w:color w:val="000000"/>
          <w:sz w:val="24"/>
        </w:rPr>
      </w:pPr>
    </w:p>
    <w:p w:rsidR="00357C8A" w:rsidRPr="00093B42" w:rsidRDefault="00357C8A" w:rsidP="00357C8A">
      <w:pPr>
        <w:ind w:firstLineChars="147" w:firstLine="354"/>
        <w:jc w:val="center"/>
        <w:rPr>
          <w:b/>
          <w:color w:val="000000"/>
          <w:sz w:val="24"/>
        </w:rPr>
        <w:sectPr w:rsidR="00357C8A" w:rsidRPr="00093B42" w:rsidSect="001A0D6B">
          <w:footerReference w:type="default" r:id="rId12"/>
          <w:footerReference w:type="first" r:id="rId13"/>
          <w:pgSz w:w="11906" w:h="16838"/>
          <w:pgMar w:top="1440" w:right="1800" w:bottom="1440" w:left="1800" w:header="850" w:footer="992" w:gutter="0"/>
          <w:pgNumType w:fmt="numberInDash" w:start="1"/>
          <w:cols w:space="425"/>
          <w:docGrid w:type="lines" w:linePitch="312"/>
        </w:sectPr>
      </w:pPr>
      <w:r w:rsidRPr="00093B42">
        <w:rPr>
          <w:b/>
          <w:color w:val="000000"/>
          <w:sz w:val="24"/>
        </w:rPr>
        <w:t>(</w:t>
      </w:r>
      <w:r w:rsidRPr="00093B42">
        <w:rPr>
          <w:rFonts w:hAnsi="宋体"/>
          <w:b/>
          <w:color w:val="000000"/>
          <w:sz w:val="24"/>
        </w:rPr>
        <w:t>本页以下无正文</w:t>
      </w:r>
      <w:r w:rsidRPr="00093B42">
        <w:rPr>
          <w:b/>
          <w:color w:val="000000"/>
          <w:sz w:val="24"/>
        </w:rPr>
        <w:t>)</w:t>
      </w:r>
    </w:p>
    <w:p w:rsidR="00357C8A" w:rsidRPr="00093B42" w:rsidRDefault="004967CE" w:rsidP="00357C8A">
      <w:pPr>
        <w:adjustRightInd w:val="0"/>
        <w:snapToGrid w:val="0"/>
        <w:rPr>
          <w:color w:val="000000"/>
          <w:sz w:val="24"/>
        </w:rPr>
      </w:pPr>
      <w:r w:rsidRPr="00093B42">
        <w:rPr>
          <w:rFonts w:hAnsi="宋体"/>
          <w:color w:val="000000"/>
          <w:sz w:val="24"/>
        </w:rPr>
        <w:t>【本页无正文，为《</w:t>
      </w:r>
      <w:r w:rsidR="00B95A84">
        <w:rPr>
          <w:rFonts w:hAnsi="宋体" w:hint="eastAsia"/>
          <w:color w:val="000000"/>
          <w:sz w:val="24"/>
        </w:rPr>
        <w:t>上海</w:t>
      </w:r>
      <w:r w:rsidR="00CE77CB">
        <w:rPr>
          <w:rFonts w:hAnsi="宋体" w:hint="eastAsia"/>
          <w:color w:val="000000"/>
          <w:sz w:val="24"/>
        </w:rPr>
        <w:t>XXXXXXXXXXXX</w:t>
      </w:r>
      <w:r w:rsidR="00B95A84">
        <w:rPr>
          <w:rFonts w:hAnsi="宋体" w:hint="eastAsia"/>
          <w:color w:val="000000"/>
          <w:sz w:val="24"/>
        </w:rPr>
        <w:t>投资管理中心</w:t>
      </w:r>
      <w:r w:rsidR="00357C8A" w:rsidRPr="00093B42">
        <w:rPr>
          <w:rFonts w:hAnsi="宋体"/>
          <w:color w:val="000000"/>
          <w:sz w:val="24"/>
        </w:rPr>
        <w:t>（有限合伙）合伙协议》</w:t>
      </w:r>
      <w:r w:rsidR="00357C8A" w:rsidRPr="00093B42">
        <w:rPr>
          <w:rFonts w:hAnsi="宋体" w:hint="eastAsia"/>
          <w:color w:val="000000"/>
          <w:sz w:val="24"/>
        </w:rPr>
        <w:t>普通合伙人</w:t>
      </w:r>
      <w:r w:rsidR="00357C8A" w:rsidRPr="00093B42">
        <w:rPr>
          <w:rFonts w:hAnsi="宋体"/>
          <w:color w:val="000000"/>
          <w:sz w:val="24"/>
        </w:rPr>
        <w:t>签署页】</w:t>
      </w:r>
    </w:p>
    <w:p w:rsidR="00357C8A" w:rsidRPr="00093B42" w:rsidRDefault="00357C8A" w:rsidP="00357C8A">
      <w:pPr>
        <w:adjustRightInd w:val="0"/>
        <w:snapToGrid w:val="0"/>
        <w:jc w:val="center"/>
        <w:rPr>
          <w:color w:val="000000"/>
          <w:sz w:val="24"/>
        </w:rPr>
      </w:pPr>
    </w:p>
    <w:p w:rsidR="00357C8A" w:rsidRPr="004967CE" w:rsidRDefault="00357C8A" w:rsidP="00357C8A">
      <w:pPr>
        <w:adjustRightInd w:val="0"/>
        <w:snapToGrid w:val="0"/>
        <w:jc w:val="left"/>
        <w:rPr>
          <w:color w:val="000000"/>
          <w:sz w:val="24"/>
        </w:rPr>
      </w:pPr>
    </w:p>
    <w:p w:rsidR="00357C8A" w:rsidRPr="00093B42" w:rsidRDefault="00357C8A" w:rsidP="00357C8A">
      <w:pPr>
        <w:adjustRightInd w:val="0"/>
        <w:snapToGrid w:val="0"/>
        <w:jc w:val="left"/>
        <w:rPr>
          <w:color w:val="000000"/>
          <w:sz w:val="24"/>
        </w:rPr>
      </w:pPr>
    </w:p>
    <w:p w:rsidR="00357C8A" w:rsidRPr="00093B42" w:rsidRDefault="00357C8A" w:rsidP="00357C8A">
      <w:pPr>
        <w:adjustRightInd w:val="0"/>
        <w:snapToGrid w:val="0"/>
        <w:jc w:val="left"/>
        <w:rPr>
          <w:color w:val="000000"/>
          <w:sz w:val="24"/>
        </w:rPr>
      </w:pPr>
      <w:r w:rsidRPr="00093B42">
        <w:rPr>
          <w:rFonts w:hAnsi="宋体"/>
          <w:color w:val="000000"/>
          <w:sz w:val="24"/>
        </w:rPr>
        <w:t>普通合伙人：</w:t>
      </w:r>
      <w:r w:rsidR="00552FBE" w:rsidRPr="00093B42">
        <w:rPr>
          <w:rFonts w:hAnsi="宋体" w:hint="eastAsia"/>
          <w:color w:val="000000"/>
          <w:sz w:val="24"/>
        </w:rPr>
        <w:t>【</w:t>
      </w:r>
      <w:r w:rsidR="00552FBE" w:rsidRPr="00093B42">
        <w:rPr>
          <w:rFonts w:hAnsi="宋体" w:hint="eastAsia"/>
          <w:color w:val="000000"/>
          <w:sz w:val="24"/>
        </w:rPr>
        <w:t xml:space="preserve">             </w:t>
      </w:r>
      <w:r w:rsidR="00A312F1">
        <w:rPr>
          <w:rFonts w:hAnsi="宋体" w:hint="eastAsia"/>
          <w:color w:val="000000"/>
          <w:sz w:val="24"/>
        </w:rPr>
        <w:t xml:space="preserve">                </w:t>
      </w:r>
      <w:r w:rsidR="00552FBE" w:rsidRPr="00093B42">
        <w:rPr>
          <w:rFonts w:hAnsi="宋体" w:hint="eastAsia"/>
          <w:color w:val="000000"/>
          <w:sz w:val="24"/>
        </w:rPr>
        <w:t>】</w:t>
      </w:r>
      <w:r w:rsidR="00552FBE" w:rsidRPr="00093B42">
        <w:rPr>
          <w:color w:val="000000"/>
          <w:sz w:val="24"/>
        </w:rPr>
        <w:t xml:space="preserve"> </w:t>
      </w:r>
    </w:p>
    <w:p w:rsidR="00357C8A" w:rsidRPr="00093B42" w:rsidRDefault="00357C8A" w:rsidP="00357C8A">
      <w:pPr>
        <w:adjustRightInd w:val="0"/>
        <w:snapToGrid w:val="0"/>
        <w:jc w:val="left"/>
        <w:rPr>
          <w:color w:val="000000"/>
          <w:sz w:val="24"/>
        </w:rPr>
      </w:pPr>
    </w:p>
    <w:p w:rsidR="00357C8A" w:rsidRPr="00093B42" w:rsidRDefault="00357C8A" w:rsidP="00357C8A">
      <w:pPr>
        <w:adjustRightInd w:val="0"/>
        <w:snapToGrid w:val="0"/>
        <w:jc w:val="left"/>
        <w:rPr>
          <w:color w:val="000000"/>
          <w:sz w:val="24"/>
        </w:rPr>
      </w:pPr>
      <w:r w:rsidRPr="00093B42">
        <w:rPr>
          <w:color w:val="000000"/>
          <w:sz w:val="24"/>
        </w:rPr>
        <w:t>(</w:t>
      </w:r>
      <w:r w:rsidRPr="00093B42">
        <w:rPr>
          <w:rFonts w:hAnsi="宋体"/>
          <w:color w:val="000000"/>
          <w:sz w:val="24"/>
        </w:rPr>
        <w:t>盖章</w:t>
      </w:r>
      <w:r w:rsidRPr="00093B42">
        <w:rPr>
          <w:color w:val="000000"/>
          <w:sz w:val="24"/>
        </w:rPr>
        <w:t>)</w:t>
      </w:r>
    </w:p>
    <w:p w:rsidR="00357C8A" w:rsidRPr="00093B42" w:rsidRDefault="00357C8A" w:rsidP="00357C8A">
      <w:pPr>
        <w:adjustRightInd w:val="0"/>
        <w:snapToGrid w:val="0"/>
        <w:jc w:val="left"/>
        <w:rPr>
          <w:color w:val="000000"/>
          <w:sz w:val="24"/>
        </w:rPr>
      </w:pPr>
    </w:p>
    <w:p w:rsidR="00357C8A" w:rsidRPr="00093B42" w:rsidRDefault="00357C8A" w:rsidP="00357C8A">
      <w:pPr>
        <w:adjustRightInd w:val="0"/>
        <w:snapToGrid w:val="0"/>
        <w:jc w:val="left"/>
        <w:rPr>
          <w:color w:val="000000"/>
          <w:sz w:val="24"/>
        </w:rPr>
      </w:pPr>
    </w:p>
    <w:p w:rsidR="00357C8A" w:rsidRPr="00093B42" w:rsidRDefault="00357C8A" w:rsidP="00357C8A">
      <w:pPr>
        <w:adjustRightInd w:val="0"/>
        <w:snapToGrid w:val="0"/>
        <w:jc w:val="left"/>
        <w:rPr>
          <w:color w:val="000000"/>
          <w:sz w:val="24"/>
        </w:rPr>
      </w:pPr>
    </w:p>
    <w:p w:rsidR="00357C8A" w:rsidRPr="00093B42" w:rsidRDefault="00357C8A" w:rsidP="00357C8A">
      <w:pPr>
        <w:adjustRightInd w:val="0"/>
        <w:snapToGrid w:val="0"/>
        <w:jc w:val="left"/>
        <w:rPr>
          <w:color w:val="000000"/>
          <w:sz w:val="24"/>
        </w:rPr>
      </w:pPr>
      <w:r w:rsidRPr="00093B42">
        <w:rPr>
          <w:rFonts w:hAnsi="宋体"/>
          <w:color w:val="000000"/>
          <w:sz w:val="24"/>
        </w:rPr>
        <w:t>法定代表人或授权代表：</w:t>
      </w:r>
      <w:r w:rsidRPr="00093B42">
        <w:rPr>
          <w:color w:val="000000"/>
          <w:sz w:val="24"/>
        </w:rPr>
        <w:t xml:space="preserve">                    </w:t>
      </w:r>
    </w:p>
    <w:p w:rsidR="00357C8A" w:rsidRPr="00093B42" w:rsidRDefault="00357C8A" w:rsidP="00357C8A">
      <w:pPr>
        <w:adjustRightInd w:val="0"/>
        <w:snapToGrid w:val="0"/>
        <w:jc w:val="left"/>
        <w:rPr>
          <w:color w:val="000000"/>
          <w:sz w:val="24"/>
        </w:rPr>
      </w:pPr>
    </w:p>
    <w:p w:rsidR="00357C8A" w:rsidRPr="00093B42" w:rsidRDefault="00357C8A" w:rsidP="00357C8A">
      <w:pPr>
        <w:adjustRightInd w:val="0"/>
        <w:snapToGrid w:val="0"/>
        <w:jc w:val="left"/>
        <w:rPr>
          <w:color w:val="000000"/>
          <w:sz w:val="24"/>
        </w:rPr>
      </w:pPr>
    </w:p>
    <w:p w:rsidR="00357C8A" w:rsidRPr="00093B42" w:rsidRDefault="00357C8A" w:rsidP="00357C8A">
      <w:pPr>
        <w:adjustRightInd w:val="0"/>
        <w:snapToGrid w:val="0"/>
        <w:jc w:val="left"/>
        <w:rPr>
          <w:color w:val="000000"/>
          <w:sz w:val="24"/>
        </w:rPr>
      </w:pPr>
    </w:p>
    <w:p w:rsidR="00357C8A" w:rsidRPr="00093B42" w:rsidRDefault="00357C8A" w:rsidP="00357C8A">
      <w:pPr>
        <w:adjustRightInd w:val="0"/>
        <w:snapToGrid w:val="0"/>
        <w:jc w:val="left"/>
        <w:rPr>
          <w:color w:val="000000"/>
          <w:sz w:val="24"/>
        </w:rPr>
      </w:pPr>
      <w:r w:rsidRPr="00093B42">
        <w:rPr>
          <w:rFonts w:hAnsi="宋体"/>
          <w:color w:val="000000"/>
          <w:sz w:val="24"/>
        </w:rPr>
        <w:t>签署日期：</w:t>
      </w:r>
      <w:r w:rsidR="00552FBE" w:rsidRPr="00093B42">
        <w:rPr>
          <w:color w:val="000000"/>
          <w:sz w:val="24"/>
        </w:rPr>
        <w:t>201</w:t>
      </w:r>
      <w:r w:rsidR="00552FBE" w:rsidRPr="00093B42">
        <w:rPr>
          <w:rFonts w:hint="eastAsia"/>
          <w:color w:val="000000"/>
          <w:sz w:val="24"/>
        </w:rPr>
        <w:t>2</w:t>
      </w:r>
      <w:r w:rsidRPr="00093B42">
        <w:rPr>
          <w:rFonts w:hAnsi="宋体"/>
          <w:color w:val="000000"/>
          <w:sz w:val="24"/>
        </w:rPr>
        <w:t>年【</w:t>
      </w:r>
      <w:r w:rsidR="005B5EE2">
        <w:rPr>
          <w:rFonts w:hAnsi="宋体" w:hint="eastAsia"/>
          <w:color w:val="000000"/>
          <w:sz w:val="24"/>
        </w:rPr>
        <w:t xml:space="preserve"> </w:t>
      </w:r>
      <w:r w:rsidR="00BB32B7">
        <w:rPr>
          <w:rFonts w:hAnsi="宋体" w:hint="eastAsia"/>
          <w:color w:val="000000"/>
          <w:sz w:val="24"/>
        </w:rPr>
        <w:t xml:space="preserve"> </w:t>
      </w:r>
      <w:r w:rsidRPr="00093B42">
        <w:rPr>
          <w:rFonts w:hAnsi="宋体"/>
          <w:color w:val="000000"/>
          <w:sz w:val="24"/>
        </w:rPr>
        <w:t>】月【</w:t>
      </w:r>
      <w:r w:rsidR="005B5EE2">
        <w:rPr>
          <w:rFonts w:hAnsi="宋体" w:hint="eastAsia"/>
          <w:color w:val="000000"/>
          <w:sz w:val="24"/>
        </w:rPr>
        <w:t xml:space="preserve"> </w:t>
      </w:r>
      <w:r w:rsidR="00BB32B7">
        <w:rPr>
          <w:rFonts w:hAnsi="宋体" w:hint="eastAsia"/>
          <w:color w:val="000000"/>
          <w:sz w:val="24"/>
        </w:rPr>
        <w:t xml:space="preserve"> </w:t>
      </w:r>
      <w:r w:rsidRPr="00093B42">
        <w:rPr>
          <w:rFonts w:hAnsi="宋体"/>
          <w:color w:val="000000"/>
          <w:sz w:val="24"/>
        </w:rPr>
        <w:t>】日</w:t>
      </w:r>
    </w:p>
    <w:p w:rsidR="00357C8A" w:rsidRPr="00093B42" w:rsidRDefault="00357C8A" w:rsidP="00357C8A">
      <w:pPr>
        <w:adjustRightInd w:val="0"/>
        <w:snapToGrid w:val="0"/>
        <w:jc w:val="left"/>
        <w:rPr>
          <w:color w:val="000000"/>
          <w:sz w:val="24"/>
        </w:rPr>
      </w:pPr>
    </w:p>
    <w:p w:rsidR="00357C8A" w:rsidRPr="00093B42" w:rsidRDefault="00357C8A" w:rsidP="00357C8A">
      <w:pPr>
        <w:adjustRightInd w:val="0"/>
        <w:snapToGrid w:val="0"/>
        <w:jc w:val="left"/>
        <w:rPr>
          <w:color w:val="000000"/>
          <w:sz w:val="24"/>
        </w:rPr>
      </w:pPr>
    </w:p>
    <w:p w:rsidR="00357C8A" w:rsidRPr="00093B42" w:rsidRDefault="00357C8A" w:rsidP="00357C8A">
      <w:pPr>
        <w:adjustRightInd w:val="0"/>
        <w:snapToGrid w:val="0"/>
        <w:jc w:val="left"/>
        <w:rPr>
          <w:color w:val="000000"/>
          <w:sz w:val="24"/>
        </w:rPr>
      </w:pPr>
    </w:p>
    <w:p w:rsidR="00357C8A" w:rsidRPr="00093B42" w:rsidRDefault="00357C8A" w:rsidP="00357C8A">
      <w:pPr>
        <w:adjustRightInd w:val="0"/>
        <w:snapToGrid w:val="0"/>
        <w:jc w:val="left"/>
        <w:rPr>
          <w:color w:val="000000"/>
          <w:sz w:val="24"/>
        </w:rPr>
        <w:sectPr w:rsidR="00357C8A" w:rsidRPr="00093B42" w:rsidSect="003C4D25">
          <w:pgSz w:w="11906" w:h="16838"/>
          <w:pgMar w:top="1440" w:right="1800" w:bottom="1440" w:left="1800" w:header="851" w:footer="992" w:gutter="0"/>
          <w:pgNumType w:fmt="numberInDash"/>
          <w:cols w:space="425"/>
          <w:titlePg/>
          <w:docGrid w:type="lines" w:linePitch="312"/>
        </w:sectPr>
      </w:pPr>
    </w:p>
    <w:p w:rsidR="00357C8A" w:rsidRPr="00093B42" w:rsidRDefault="00357C8A" w:rsidP="00357C8A">
      <w:pPr>
        <w:adjustRightInd w:val="0"/>
        <w:snapToGrid w:val="0"/>
        <w:rPr>
          <w:color w:val="000000"/>
          <w:sz w:val="24"/>
        </w:rPr>
      </w:pPr>
      <w:r w:rsidRPr="00093B42">
        <w:rPr>
          <w:rFonts w:hAnsi="宋体"/>
          <w:color w:val="000000"/>
          <w:sz w:val="24"/>
        </w:rPr>
        <w:t>【本页无正文，为《</w:t>
      </w:r>
      <w:r w:rsidR="00B95A84">
        <w:rPr>
          <w:rFonts w:hAnsi="宋体" w:hint="eastAsia"/>
          <w:color w:val="000000"/>
          <w:sz w:val="24"/>
        </w:rPr>
        <w:t>上海</w:t>
      </w:r>
      <w:r w:rsidR="00CE77CB">
        <w:rPr>
          <w:rFonts w:hAnsi="宋体" w:hint="eastAsia"/>
          <w:color w:val="000000"/>
          <w:sz w:val="24"/>
        </w:rPr>
        <w:t>XXXXXXXXXXXX</w:t>
      </w:r>
      <w:r w:rsidR="00B95A84">
        <w:rPr>
          <w:rFonts w:hAnsi="宋体" w:hint="eastAsia"/>
          <w:color w:val="000000"/>
          <w:sz w:val="24"/>
        </w:rPr>
        <w:t>投资管理中心</w:t>
      </w:r>
      <w:r w:rsidRPr="00093B42">
        <w:rPr>
          <w:rFonts w:hAnsi="宋体"/>
          <w:color w:val="000000"/>
          <w:sz w:val="24"/>
        </w:rPr>
        <w:t>（有限合伙）合伙协议》</w:t>
      </w:r>
      <w:r w:rsidRPr="00093B42">
        <w:rPr>
          <w:rFonts w:hAnsi="宋体" w:hint="eastAsia"/>
          <w:color w:val="000000"/>
          <w:sz w:val="24"/>
        </w:rPr>
        <w:t>有限合伙人</w:t>
      </w:r>
      <w:r w:rsidRPr="00093B42">
        <w:rPr>
          <w:rFonts w:hAnsi="宋体"/>
          <w:color w:val="000000"/>
          <w:sz w:val="24"/>
        </w:rPr>
        <w:t>签署页】</w:t>
      </w:r>
    </w:p>
    <w:p w:rsidR="00357C8A" w:rsidRPr="00093B42" w:rsidRDefault="00357C8A" w:rsidP="00357C8A">
      <w:pPr>
        <w:adjustRightInd w:val="0"/>
        <w:snapToGrid w:val="0"/>
        <w:jc w:val="left"/>
        <w:rPr>
          <w:color w:val="000000"/>
          <w:sz w:val="24"/>
        </w:rPr>
      </w:pPr>
    </w:p>
    <w:p w:rsidR="00357C8A" w:rsidRPr="00093B42" w:rsidRDefault="00357C8A" w:rsidP="00357C8A">
      <w:pPr>
        <w:adjustRightInd w:val="0"/>
        <w:snapToGrid w:val="0"/>
        <w:jc w:val="left"/>
        <w:rPr>
          <w:color w:val="000000"/>
          <w:sz w:val="24"/>
        </w:rPr>
      </w:pPr>
    </w:p>
    <w:p w:rsidR="00357C8A" w:rsidRPr="00093B42" w:rsidRDefault="00357C8A" w:rsidP="00357C8A">
      <w:pPr>
        <w:adjustRightInd w:val="0"/>
        <w:snapToGrid w:val="0"/>
        <w:jc w:val="left"/>
        <w:rPr>
          <w:color w:val="000000"/>
          <w:sz w:val="24"/>
        </w:rPr>
      </w:pPr>
    </w:p>
    <w:p w:rsidR="00357C8A" w:rsidRPr="00093B42" w:rsidRDefault="00357C8A" w:rsidP="00357C8A">
      <w:pPr>
        <w:adjustRightInd w:val="0"/>
        <w:snapToGrid w:val="0"/>
        <w:jc w:val="left"/>
        <w:rPr>
          <w:color w:val="000000"/>
          <w:sz w:val="24"/>
        </w:rPr>
      </w:pPr>
      <w:r w:rsidRPr="00093B42">
        <w:rPr>
          <w:rFonts w:hint="eastAsia"/>
          <w:color w:val="000000"/>
          <w:sz w:val="24"/>
        </w:rPr>
        <w:t>有限合伙人：</w:t>
      </w:r>
      <w:r w:rsidRPr="00093B42">
        <w:rPr>
          <w:rFonts w:hint="eastAsia"/>
          <w:color w:val="000000"/>
          <w:sz w:val="24"/>
        </w:rPr>
        <w:t xml:space="preserve">                 </w:t>
      </w:r>
    </w:p>
    <w:p w:rsidR="00357C8A" w:rsidRPr="00093B42" w:rsidRDefault="00357C8A" w:rsidP="00357C8A">
      <w:pPr>
        <w:adjustRightInd w:val="0"/>
        <w:snapToGrid w:val="0"/>
        <w:jc w:val="left"/>
        <w:rPr>
          <w:color w:val="000000"/>
          <w:sz w:val="24"/>
        </w:rPr>
      </w:pPr>
    </w:p>
    <w:p w:rsidR="00357C8A" w:rsidRPr="00093B42" w:rsidRDefault="00357C8A" w:rsidP="00357C8A">
      <w:pPr>
        <w:adjustRightInd w:val="0"/>
        <w:snapToGrid w:val="0"/>
        <w:jc w:val="left"/>
        <w:rPr>
          <w:color w:val="000000"/>
          <w:sz w:val="24"/>
        </w:rPr>
      </w:pPr>
    </w:p>
    <w:p w:rsidR="00357C8A" w:rsidRPr="00093B42" w:rsidRDefault="00357C8A" w:rsidP="00357C8A">
      <w:pPr>
        <w:adjustRightInd w:val="0"/>
        <w:snapToGrid w:val="0"/>
        <w:jc w:val="left"/>
        <w:rPr>
          <w:color w:val="000000"/>
          <w:sz w:val="24"/>
        </w:rPr>
      </w:pPr>
    </w:p>
    <w:p w:rsidR="00357C8A" w:rsidRPr="00093B42" w:rsidRDefault="00357C8A" w:rsidP="00357C8A">
      <w:pPr>
        <w:adjustRightInd w:val="0"/>
        <w:snapToGrid w:val="0"/>
        <w:jc w:val="left"/>
        <w:rPr>
          <w:color w:val="000000"/>
          <w:sz w:val="24"/>
        </w:rPr>
      </w:pPr>
      <w:r w:rsidRPr="00093B42">
        <w:rPr>
          <w:rFonts w:hint="eastAsia"/>
          <w:color w:val="000000"/>
          <w:sz w:val="24"/>
        </w:rPr>
        <w:t>签字（盖章）：</w:t>
      </w:r>
    </w:p>
    <w:p w:rsidR="00357C8A" w:rsidRPr="00093B42" w:rsidRDefault="00357C8A" w:rsidP="00357C8A">
      <w:pPr>
        <w:adjustRightInd w:val="0"/>
        <w:snapToGrid w:val="0"/>
        <w:jc w:val="left"/>
        <w:rPr>
          <w:color w:val="000000"/>
          <w:sz w:val="24"/>
        </w:rPr>
      </w:pPr>
    </w:p>
    <w:p w:rsidR="00357C8A" w:rsidRPr="00093B42" w:rsidRDefault="00357C8A" w:rsidP="00357C8A">
      <w:pPr>
        <w:adjustRightInd w:val="0"/>
        <w:snapToGrid w:val="0"/>
        <w:jc w:val="left"/>
        <w:rPr>
          <w:color w:val="000000"/>
          <w:sz w:val="24"/>
        </w:rPr>
      </w:pPr>
    </w:p>
    <w:p w:rsidR="00357C8A" w:rsidRPr="00093B42" w:rsidRDefault="00357C8A" w:rsidP="00357C8A">
      <w:pPr>
        <w:adjustRightInd w:val="0"/>
        <w:snapToGrid w:val="0"/>
        <w:jc w:val="left"/>
        <w:rPr>
          <w:color w:val="000000"/>
          <w:sz w:val="24"/>
        </w:rPr>
      </w:pPr>
    </w:p>
    <w:p w:rsidR="00357C8A" w:rsidRPr="00093B42" w:rsidRDefault="00357C8A" w:rsidP="00357C8A">
      <w:pPr>
        <w:adjustRightInd w:val="0"/>
        <w:snapToGrid w:val="0"/>
        <w:jc w:val="left"/>
        <w:rPr>
          <w:color w:val="000000"/>
          <w:sz w:val="24"/>
        </w:rPr>
      </w:pPr>
    </w:p>
    <w:p w:rsidR="00357C8A" w:rsidRPr="007C724E" w:rsidRDefault="00357C8A" w:rsidP="007C724E">
      <w:pPr>
        <w:adjustRightInd w:val="0"/>
        <w:snapToGrid w:val="0"/>
        <w:jc w:val="left"/>
        <w:rPr>
          <w:rFonts w:hAnsi="宋体"/>
          <w:color w:val="000000"/>
          <w:sz w:val="24"/>
        </w:rPr>
        <w:sectPr w:rsidR="00357C8A" w:rsidRPr="007C724E" w:rsidSect="003C4D25">
          <w:pgSz w:w="11906" w:h="16838"/>
          <w:pgMar w:top="1440" w:right="1800" w:bottom="1440" w:left="1800" w:header="851" w:footer="992" w:gutter="0"/>
          <w:pgNumType w:fmt="numberInDash"/>
          <w:cols w:space="425"/>
          <w:titlePg/>
          <w:docGrid w:type="lines" w:linePitch="312"/>
        </w:sectPr>
      </w:pPr>
      <w:r w:rsidRPr="00093B42">
        <w:rPr>
          <w:rFonts w:hint="eastAsia"/>
          <w:color w:val="000000"/>
          <w:sz w:val="24"/>
        </w:rPr>
        <w:t>签署日期：</w:t>
      </w:r>
      <w:r w:rsidR="00552FBE" w:rsidRPr="00093B42">
        <w:rPr>
          <w:rFonts w:hint="eastAsia"/>
          <w:color w:val="000000"/>
          <w:sz w:val="24"/>
        </w:rPr>
        <w:t>2012</w:t>
      </w:r>
      <w:r w:rsidRPr="00093B42">
        <w:rPr>
          <w:rFonts w:hint="eastAsia"/>
          <w:color w:val="000000"/>
          <w:sz w:val="24"/>
        </w:rPr>
        <w:t>年【</w:t>
      </w:r>
      <w:r w:rsidR="005941B7">
        <w:rPr>
          <w:rFonts w:hint="eastAsia"/>
          <w:color w:val="000000"/>
          <w:sz w:val="24"/>
        </w:rPr>
        <w:t xml:space="preserve"> </w:t>
      </w:r>
      <w:r w:rsidRPr="00093B42">
        <w:rPr>
          <w:rFonts w:hint="eastAsia"/>
          <w:color w:val="000000"/>
          <w:sz w:val="24"/>
        </w:rPr>
        <w:t>】月【</w:t>
      </w:r>
      <w:r w:rsidR="005941B7">
        <w:rPr>
          <w:rFonts w:hint="eastAsia"/>
          <w:color w:val="000000"/>
          <w:sz w:val="24"/>
        </w:rPr>
        <w:t xml:space="preserve"> </w:t>
      </w:r>
      <w:r w:rsidRPr="00093B42">
        <w:rPr>
          <w:rFonts w:hint="eastAsia"/>
          <w:color w:val="000000"/>
          <w:sz w:val="24"/>
        </w:rPr>
        <w:t>】日</w:t>
      </w:r>
    </w:p>
    <w:p w:rsidR="00BD27EF" w:rsidRDefault="00BD27EF" w:rsidP="00262B51">
      <w:pPr>
        <w:widowControl/>
        <w:jc w:val="left"/>
        <w:rPr>
          <w:rFonts w:hint="eastAsia"/>
          <w:color w:val="000000"/>
        </w:rPr>
      </w:pPr>
    </w:p>
    <w:p w:rsidR="003C4D25" w:rsidRDefault="003C4D25" w:rsidP="00262B51">
      <w:pPr>
        <w:widowControl/>
        <w:jc w:val="left"/>
        <w:rPr>
          <w:rFonts w:hint="eastAsia"/>
          <w:color w:val="000000"/>
        </w:rPr>
      </w:pPr>
    </w:p>
    <w:p w:rsidR="006F0F44" w:rsidRDefault="006F0F44" w:rsidP="00262B51">
      <w:pPr>
        <w:widowControl/>
        <w:jc w:val="left"/>
        <w:rPr>
          <w:color w:val="000000"/>
        </w:rPr>
        <w:sectPr w:rsidR="006F0F44" w:rsidSect="003C4D25">
          <w:footerReference w:type="default" r:id="rId14"/>
          <w:type w:val="continuous"/>
          <w:pgSz w:w="11906" w:h="16838"/>
          <w:pgMar w:top="1440" w:right="1800" w:bottom="1440" w:left="1800" w:header="851" w:footer="992" w:gutter="0"/>
          <w:pgNumType w:fmt="numberInDash" w:start="1"/>
          <w:cols w:space="425"/>
          <w:titlePg/>
          <w:docGrid w:type="lines" w:linePitch="312"/>
        </w:sectPr>
      </w:pPr>
    </w:p>
    <w:p w:rsidR="006F0F44" w:rsidRPr="006F0F44" w:rsidRDefault="006F0F44" w:rsidP="00401CC2">
      <w:pPr>
        <w:pStyle w:val="1"/>
        <w:rPr>
          <w:rFonts w:ascii="宋体" w:hAnsi="宋体"/>
          <w:b w:val="0"/>
          <w:sz w:val="24"/>
          <w:szCs w:val="24"/>
        </w:rPr>
      </w:pPr>
      <w:bookmarkStart w:id="14" w:name="_Toc335733275"/>
      <w:r w:rsidRPr="00401CC2">
        <w:rPr>
          <w:rFonts w:ascii="宋体" w:hAnsi="宋体" w:hint="eastAsia"/>
          <w:sz w:val="24"/>
          <w:szCs w:val="24"/>
        </w:rPr>
        <w:t>附件一：</w:t>
      </w:r>
      <w:r w:rsidRPr="006F0F44">
        <w:rPr>
          <w:rFonts w:ascii="宋体" w:hAnsi="宋体" w:hint="eastAsia"/>
          <w:sz w:val="24"/>
          <w:szCs w:val="24"/>
        </w:rPr>
        <w:t>认缴承诺书</w:t>
      </w:r>
      <w:bookmarkEnd w:id="14"/>
    </w:p>
    <w:p w:rsidR="006F0F44" w:rsidRDefault="006F0F44" w:rsidP="006F0F44">
      <w:pPr>
        <w:rPr>
          <w:rFonts w:ascii="宋体" w:hAnsi="宋体"/>
          <w:b/>
          <w:sz w:val="24"/>
        </w:rPr>
      </w:pPr>
      <w:r w:rsidRPr="00D5249F">
        <w:rPr>
          <w:rFonts w:ascii="宋体" w:hAnsi="宋体" w:hint="eastAsia"/>
          <w:b/>
          <w:sz w:val="24"/>
        </w:rPr>
        <w:t>致：</w:t>
      </w:r>
      <w:r w:rsidR="00CE77CB">
        <w:rPr>
          <w:rFonts w:ascii="宋体" w:hAnsi="宋体" w:hint="eastAsia"/>
          <w:b/>
          <w:sz w:val="24"/>
        </w:rPr>
        <w:t>XXXXXXXXXXXX</w:t>
      </w:r>
      <w:r w:rsidRPr="00D5249F">
        <w:rPr>
          <w:rFonts w:ascii="宋体" w:hAnsi="宋体" w:hint="eastAsia"/>
          <w:b/>
          <w:sz w:val="24"/>
        </w:rPr>
        <w:t>（上海）股权投资管理有限公司</w:t>
      </w:r>
    </w:p>
    <w:p w:rsidR="006F0F44" w:rsidRPr="00D5249F" w:rsidRDefault="006F0F44" w:rsidP="006F0F44">
      <w:pPr>
        <w:rPr>
          <w:rFonts w:ascii="宋体" w:hAnsi="宋体"/>
          <w:b/>
          <w:sz w:val="24"/>
        </w:rPr>
      </w:pPr>
    </w:p>
    <w:p w:rsidR="006F0F44" w:rsidRDefault="006F0F44" w:rsidP="00401CC2">
      <w:pPr>
        <w:spacing w:line="276" w:lineRule="auto"/>
        <w:ind w:firstLineChars="196" w:firstLine="470"/>
        <w:rPr>
          <w:rFonts w:ascii="宋体" w:hAnsi="宋体" w:hint="eastAsia"/>
          <w:sz w:val="24"/>
        </w:rPr>
      </w:pPr>
      <w:r w:rsidRPr="00D5249F">
        <w:rPr>
          <w:rFonts w:ascii="宋体" w:hAnsi="宋体" w:hint="eastAsia"/>
          <w:sz w:val="24"/>
        </w:rPr>
        <w:t>本公司/本人在签署本认缴承诺书之前，已经认真阅读并充分理解了</w:t>
      </w:r>
      <w:r w:rsidR="00B95A84">
        <w:rPr>
          <w:rFonts w:ascii="宋体" w:hAnsi="宋体" w:hint="eastAsia"/>
          <w:sz w:val="24"/>
        </w:rPr>
        <w:t>上海</w:t>
      </w:r>
      <w:r w:rsidR="00CE77CB">
        <w:rPr>
          <w:rFonts w:ascii="宋体" w:hAnsi="宋体" w:hint="eastAsia"/>
          <w:sz w:val="24"/>
        </w:rPr>
        <w:t>XXXXXXXXXXXX</w:t>
      </w:r>
      <w:r w:rsidR="00B95A84">
        <w:rPr>
          <w:rFonts w:ascii="宋体" w:hAnsi="宋体" w:hint="eastAsia"/>
          <w:sz w:val="24"/>
        </w:rPr>
        <w:t>投资管理中心</w:t>
      </w:r>
      <w:r w:rsidRPr="00D5249F">
        <w:rPr>
          <w:rFonts w:ascii="宋体" w:hAnsi="宋体" w:hint="eastAsia"/>
          <w:sz w:val="24"/>
        </w:rPr>
        <w:t>(有限合伙)</w:t>
      </w:r>
      <w:r>
        <w:rPr>
          <w:rFonts w:ascii="宋体" w:hAnsi="宋体" w:hint="eastAsia"/>
          <w:sz w:val="24"/>
        </w:rPr>
        <w:t>（以下简称“本中心”）</w:t>
      </w:r>
      <w:r w:rsidRPr="00D5249F">
        <w:rPr>
          <w:rFonts w:ascii="宋体" w:hAnsi="宋体" w:hint="eastAsia"/>
          <w:sz w:val="24"/>
        </w:rPr>
        <w:t>资本</w:t>
      </w:r>
      <w:r>
        <w:rPr>
          <w:rFonts w:ascii="宋体" w:hAnsi="宋体" w:hint="eastAsia"/>
          <w:sz w:val="24"/>
        </w:rPr>
        <w:t>募集</w:t>
      </w:r>
      <w:r w:rsidRPr="00D5249F">
        <w:rPr>
          <w:rFonts w:ascii="宋体" w:hAnsi="宋体" w:hint="eastAsia"/>
          <w:sz w:val="24"/>
        </w:rPr>
        <w:t>说明书、</w:t>
      </w:r>
      <w:r>
        <w:rPr>
          <w:rFonts w:ascii="宋体" w:hAnsi="宋体" w:hint="eastAsia"/>
          <w:sz w:val="24"/>
        </w:rPr>
        <w:t>本中心的</w:t>
      </w:r>
      <w:r w:rsidRPr="00D5249F">
        <w:rPr>
          <w:rFonts w:ascii="宋体" w:hAnsi="宋体" w:hint="eastAsia"/>
          <w:sz w:val="24"/>
        </w:rPr>
        <w:t>合伙协议及其他法律文件的全部内容，已经充分了解投资于本</w:t>
      </w:r>
      <w:r>
        <w:rPr>
          <w:rFonts w:ascii="宋体" w:hAnsi="宋体" w:hint="eastAsia"/>
          <w:sz w:val="24"/>
        </w:rPr>
        <w:t>中心</w:t>
      </w:r>
      <w:r w:rsidRPr="00D5249F">
        <w:rPr>
          <w:rFonts w:ascii="宋体" w:hAnsi="宋体" w:hint="eastAsia"/>
          <w:sz w:val="24"/>
        </w:rPr>
        <w:t>可能产生的风险和可能造成的损失，并确信自身已做好足够的风险评估与财务安排，可承受因投资于</w:t>
      </w:r>
      <w:r>
        <w:rPr>
          <w:rFonts w:ascii="宋体" w:hAnsi="宋体" w:hint="eastAsia"/>
          <w:sz w:val="24"/>
        </w:rPr>
        <w:t>本中心</w:t>
      </w:r>
      <w:r w:rsidRPr="00D5249F">
        <w:rPr>
          <w:rFonts w:ascii="宋体" w:hAnsi="宋体" w:hint="eastAsia"/>
          <w:sz w:val="24"/>
        </w:rPr>
        <w:t>可能遭受的损失。</w:t>
      </w:r>
    </w:p>
    <w:p w:rsidR="00401CC2" w:rsidRPr="00401CC2" w:rsidRDefault="00401CC2" w:rsidP="00401CC2">
      <w:pPr>
        <w:spacing w:line="276" w:lineRule="auto"/>
        <w:ind w:firstLineChars="196" w:firstLine="470"/>
        <w:rPr>
          <w:rFonts w:ascii="宋体" w:hAnsi="宋体"/>
          <w:sz w:val="24"/>
        </w:rPr>
      </w:pPr>
    </w:p>
    <w:p w:rsidR="006F0F44" w:rsidRDefault="006F0F44" w:rsidP="00401CC2">
      <w:pPr>
        <w:spacing w:line="276" w:lineRule="auto"/>
        <w:ind w:firstLineChars="196" w:firstLine="470"/>
        <w:rPr>
          <w:rFonts w:ascii="宋体" w:hAnsi="宋体" w:hint="eastAsia"/>
          <w:sz w:val="24"/>
        </w:rPr>
      </w:pPr>
      <w:r w:rsidRPr="00D5249F">
        <w:rPr>
          <w:rFonts w:ascii="宋体" w:hAnsi="宋体" w:hint="eastAsia"/>
          <w:sz w:val="24"/>
        </w:rPr>
        <w:t>本公司/本人签署本认缴承诺书，表明本公司/本人已经理解并愿意自行承担投资于本</w:t>
      </w:r>
      <w:r>
        <w:rPr>
          <w:rFonts w:ascii="宋体" w:hAnsi="宋体" w:hint="eastAsia"/>
          <w:sz w:val="24"/>
        </w:rPr>
        <w:t>中心</w:t>
      </w:r>
      <w:r w:rsidRPr="00D5249F">
        <w:rPr>
          <w:rFonts w:ascii="宋体" w:hAnsi="宋体" w:hint="eastAsia"/>
          <w:sz w:val="24"/>
        </w:rPr>
        <w:t>的风险和损失。</w:t>
      </w:r>
    </w:p>
    <w:p w:rsidR="00401CC2" w:rsidRPr="00401CC2" w:rsidRDefault="00401CC2" w:rsidP="00401CC2">
      <w:pPr>
        <w:spacing w:line="276" w:lineRule="auto"/>
        <w:ind w:firstLineChars="196" w:firstLine="470"/>
        <w:rPr>
          <w:rFonts w:ascii="宋体" w:hAnsi="宋体"/>
          <w:sz w:val="24"/>
        </w:rPr>
      </w:pPr>
    </w:p>
    <w:p w:rsidR="006F0F44" w:rsidRDefault="006F0F44" w:rsidP="00401CC2">
      <w:pPr>
        <w:spacing w:line="276" w:lineRule="auto"/>
        <w:ind w:firstLineChars="200" w:firstLine="480"/>
        <w:rPr>
          <w:rFonts w:ascii="宋体" w:hAnsi="宋体" w:hint="eastAsia"/>
          <w:sz w:val="24"/>
        </w:rPr>
      </w:pPr>
      <w:r w:rsidRPr="00D5249F">
        <w:rPr>
          <w:rFonts w:ascii="宋体" w:hAnsi="宋体" w:hint="eastAsia"/>
          <w:sz w:val="24"/>
        </w:rPr>
        <w:t>本公司/本人承诺，以【    】元人民币为限认购本</w:t>
      </w:r>
      <w:r>
        <w:rPr>
          <w:rFonts w:ascii="宋体" w:hAnsi="宋体" w:hint="eastAsia"/>
          <w:sz w:val="24"/>
        </w:rPr>
        <w:t>中心</w:t>
      </w:r>
      <w:r w:rsidRPr="00D5249F">
        <w:rPr>
          <w:rFonts w:ascii="宋体" w:hAnsi="宋体" w:hint="eastAsia"/>
          <w:sz w:val="24"/>
        </w:rPr>
        <w:t>的权益，并依照合伙协议的约定履行出资义务。本公司/本人对于</w:t>
      </w:r>
      <w:r>
        <w:rPr>
          <w:rFonts w:ascii="宋体" w:hAnsi="宋体" w:hint="eastAsia"/>
          <w:sz w:val="24"/>
        </w:rPr>
        <w:t>本中心</w:t>
      </w:r>
      <w:r w:rsidRPr="00D5249F">
        <w:rPr>
          <w:rFonts w:ascii="宋体" w:hAnsi="宋体" w:hint="eastAsia"/>
          <w:sz w:val="24"/>
        </w:rPr>
        <w:t>权益的认缴，以获得股权投资企业发起人的书面同意为生效前提；如该认缴承诺在【    】天内未获</w:t>
      </w:r>
      <w:r>
        <w:rPr>
          <w:rFonts w:ascii="宋体" w:hAnsi="宋体" w:hint="eastAsia"/>
          <w:sz w:val="24"/>
        </w:rPr>
        <w:t>本中心</w:t>
      </w:r>
      <w:r w:rsidRPr="00D5249F">
        <w:rPr>
          <w:rFonts w:ascii="宋体" w:hAnsi="宋体" w:hint="eastAsia"/>
          <w:sz w:val="24"/>
        </w:rPr>
        <w:t>发起人书面同意，则自动失效。在此期间，本公司/本人的认缴承诺不可撤销。</w:t>
      </w:r>
    </w:p>
    <w:p w:rsidR="00401CC2" w:rsidRPr="00401CC2" w:rsidRDefault="00401CC2" w:rsidP="00401CC2">
      <w:pPr>
        <w:spacing w:line="276" w:lineRule="auto"/>
        <w:ind w:firstLineChars="200" w:firstLine="480"/>
        <w:rPr>
          <w:rFonts w:ascii="宋体" w:hAnsi="宋体"/>
          <w:sz w:val="24"/>
        </w:rPr>
      </w:pPr>
    </w:p>
    <w:p w:rsidR="006F0F44" w:rsidRPr="00D5249F" w:rsidRDefault="006F0F44" w:rsidP="00401CC2">
      <w:pPr>
        <w:spacing w:line="276" w:lineRule="auto"/>
        <w:ind w:firstLineChars="200" w:firstLine="480"/>
        <w:rPr>
          <w:rFonts w:ascii="宋体" w:hAnsi="宋体"/>
          <w:sz w:val="24"/>
        </w:rPr>
      </w:pPr>
      <w:r w:rsidRPr="00D5249F">
        <w:rPr>
          <w:rFonts w:ascii="宋体" w:hAnsi="宋体" w:hint="eastAsia"/>
          <w:sz w:val="24"/>
        </w:rPr>
        <w:t>本公司/本人同时作出如下声明及保证：</w:t>
      </w:r>
    </w:p>
    <w:p w:rsidR="006F0F44" w:rsidRPr="00D5249F" w:rsidRDefault="006F0F44" w:rsidP="00401CC2">
      <w:pPr>
        <w:spacing w:line="276" w:lineRule="auto"/>
        <w:ind w:firstLineChars="250" w:firstLine="600"/>
        <w:rPr>
          <w:rFonts w:ascii="宋体" w:hAnsi="宋体"/>
          <w:sz w:val="24"/>
        </w:rPr>
      </w:pPr>
      <w:r w:rsidRPr="00D5249F">
        <w:rPr>
          <w:rFonts w:ascii="宋体" w:hAnsi="宋体" w:hint="eastAsia"/>
          <w:sz w:val="24"/>
        </w:rPr>
        <w:t>1、本公司/本人认缴本</w:t>
      </w:r>
      <w:r>
        <w:rPr>
          <w:rFonts w:ascii="宋体" w:hAnsi="宋体" w:hint="eastAsia"/>
          <w:sz w:val="24"/>
        </w:rPr>
        <w:t>中心</w:t>
      </w:r>
      <w:r w:rsidRPr="00D5249F">
        <w:rPr>
          <w:rFonts w:ascii="宋体" w:hAnsi="宋体" w:hint="eastAsia"/>
          <w:sz w:val="24"/>
        </w:rPr>
        <w:t>权益之资金为本公司/本人自有资金且来源合法。</w:t>
      </w:r>
    </w:p>
    <w:p w:rsidR="006F0F44" w:rsidRPr="00D5249F" w:rsidRDefault="006F0F44" w:rsidP="00401CC2">
      <w:pPr>
        <w:tabs>
          <w:tab w:val="left" w:pos="900"/>
        </w:tabs>
        <w:spacing w:line="276" w:lineRule="auto"/>
        <w:ind w:firstLineChars="250" w:firstLine="600"/>
        <w:rPr>
          <w:rFonts w:ascii="宋体" w:hAnsi="宋体"/>
          <w:sz w:val="24"/>
        </w:rPr>
      </w:pPr>
      <w:r w:rsidRPr="00D5249F">
        <w:rPr>
          <w:rFonts w:ascii="宋体" w:hAnsi="宋体" w:hint="eastAsia"/>
          <w:sz w:val="24"/>
        </w:rPr>
        <w:t>2</w:t>
      </w:r>
      <w:r>
        <w:rPr>
          <w:rFonts w:ascii="宋体" w:hAnsi="宋体" w:hint="eastAsia"/>
          <w:sz w:val="24"/>
        </w:rPr>
        <w:t>、</w:t>
      </w:r>
      <w:r w:rsidRPr="00D5249F">
        <w:rPr>
          <w:rFonts w:ascii="宋体" w:hAnsi="宋体" w:hint="eastAsia"/>
          <w:sz w:val="24"/>
        </w:rPr>
        <w:t>本公司/本人具备中国法律、法规、规章、规范性文件以及主管部门要求的认缴</w:t>
      </w:r>
      <w:r>
        <w:rPr>
          <w:rFonts w:ascii="宋体" w:hAnsi="宋体" w:hint="eastAsia"/>
          <w:sz w:val="24"/>
        </w:rPr>
        <w:t>本中心</w:t>
      </w:r>
      <w:r w:rsidRPr="00D5249F">
        <w:rPr>
          <w:rFonts w:ascii="宋体" w:hAnsi="宋体" w:hint="eastAsia"/>
          <w:sz w:val="24"/>
        </w:rPr>
        <w:t>权益的资格和能力，并就本次认缴已获得必要的授权和批准，本次认缴不会与本公司/本人已经承担的任何法定或约定的义务构成抵触或冲突。</w:t>
      </w:r>
    </w:p>
    <w:p w:rsidR="006F0F44" w:rsidRPr="00D5249F" w:rsidRDefault="006F0F44" w:rsidP="00401CC2">
      <w:pPr>
        <w:tabs>
          <w:tab w:val="left" w:pos="900"/>
        </w:tabs>
        <w:spacing w:line="276" w:lineRule="auto"/>
        <w:ind w:firstLineChars="250" w:firstLine="600"/>
        <w:rPr>
          <w:rFonts w:ascii="宋体" w:hAnsi="宋体"/>
          <w:sz w:val="24"/>
        </w:rPr>
      </w:pPr>
      <w:r w:rsidRPr="00D5249F">
        <w:rPr>
          <w:rFonts w:ascii="宋体" w:hAnsi="宋体" w:hint="eastAsia"/>
          <w:sz w:val="24"/>
        </w:rPr>
        <w:t>3、本公司/本人作为投资者，已充分了解及被告知</w:t>
      </w:r>
      <w:r>
        <w:rPr>
          <w:rFonts w:ascii="宋体" w:hAnsi="宋体" w:hint="eastAsia"/>
          <w:sz w:val="24"/>
        </w:rPr>
        <w:t>本中心</w:t>
      </w:r>
      <w:r w:rsidRPr="00D5249F">
        <w:rPr>
          <w:rFonts w:ascii="宋体" w:hAnsi="宋体" w:hint="eastAsia"/>
          <w:sz w:val="24"/>
        </w:rPr>
        <w:t>的含义及相关法律文件，本公司/本人具备相关财务、商业经验及能力以判断</w:t>
      </w:r>
      <w:r>
        <w:rPr>
          <w:rFonts w:ascii="宋体" w:hAnsi="宋体" w:hint="eastAsia"/>
          <w:sz w:val="24"/>
        </w:rPr>
        <w:t>该投资之收益与风险，并且能够承受作为投资者的风险，能够理解购买本中心</w:t>
      </w:r>
      <w:r w:rsidRPr="00D5249F">
        <w:rPr>
          <w:rFonts w:ascii="宋体" w:hAnsi="宋体" w:hint="eastAsia"/>
          <w:sz w:val="24"/>
        </w:rPr>
        <w:t>权益的其他风险。</w:t>
      </w:r>
    </w:p>
    <w:p w:rsidR="006F0F44" w:rsidRPr="00D5249F" w:rsidRDefault="006F0F44" w:rsidP="00401CC2">
      <w:pPr>
        <w:tabs>
          <w:tab w:val="left" w:pos="900"/>
        </w:tabs>
        <w:spacing w:line="276" w:lineRule="auto"/>
        <w:ind w:firstLineChars="250" w:firstLine="600"/>
        <w:rPr>
          <w:rFonts w:ascii="宋体" w:hAnsi="宋体"/>
          <w:sz w:val="24"/>
        </w:rPr>
      </w:pPr>
      <w:r w:rsidRPr="00D5249F">
        <w:rPr>
          <w:rFonts w:ascii="宋体" w:hAnsi="宋体" w:hint="eastAsia"/>
          <w:sz w:val="24"/>
        </w:rPr>
        <w:t>4、本公司/本人就本次认缴所提供的各种资料均为真实、有效、准确、完整的，不存在隐瞒、误导、遗漏等情形。</w:t>
      </w:r>
    </w:p>
    <w:p w:rsidR="006F0F44" w:rsidRPr="00D5249F" w:rsidRDefault="006F0F44" w:rsidP="00401CC2">
      <w:pPr>
        <w:tabs>
          <w:tab w:val="left" w:pos="900"/>
        </w:tabs>
        <w:spacing w:line="276" w:lineRule="auto"/>
        <w:ind w:firstLineChars="250" w:firstLine="600"/>
        <w:rPr>
          <w:rFonts w:ascii="宋体" w:hAnsi="宋体"/>
          <w:sz w:val="24"/>
        </w:rPr>
      </w:pPr>
      <w:r w:rsidRPr="00D5249F">
        <w:rPr>
          <w:rFonts w:ascii="宋体" w:hAnsi="宋体" w:hint="eastAsia"/>
          <w:sz w:val="24"/>
        </w:rPr>
        <w:t>5、本公司/本人承诺将遵守</w:t>
      </w:r>
      <w:r>
        <w:rPr>
          <w:rFonts w:ascii="宋体" w:hAnsi="宋体" w:hint="eastAsia"/>
          <w:sz w:val="24"/>
        </w:rPr>
        <w:t>中心</w:t>
      </w:r>
      <w:r w:rsidRPr="00D5249F">
        <w:rPr>
          <w:rFonts w:ascii="宋体" w:hAnsi="宋体" w:hint="eastAsia"/>
          <w:sz w:val="24"/>
        </w:rPr>
        <w:t>公司章程/合伙协议关于投资人的权利义务的规定。</w:t>
      </w:r>
    </w:p>
    <w:p w:rsidR="006F0F44" w:rsidRDefault="006F0F44" w:rsidP="00401CC2">
      <w:pPr>
        <w:spacing w:line="276" w:lineRule="auto"/>
        <w:jc w:val="left"/>
        <w:rPr>
          <w:rFonts w:ascii="宋体" w:hAnsi="宋体" w:hint="eastAsia"/>
          <w:sz w:val="24"/>
        </w:rPr>
      </w:pPr>
    </w:p>
    <w:p w:rsidR="00E21D3D" w:rsidRDefault="00E21D3D" w:rsidP="00401CC2">
      <w:pPr>
        <w:spacing w:line="276" w:lineRule="auto"/>
        <w:jc w:val="left"/>
        <w:rPr>
          <w:rFonts w:ascii="宋体" w:hAnsi="宋体" w:hint="eastAsia"/>
          <w:sz w:val="24"/>
        </w:rPr>
      </w:pPr>
    </w:p>
    <w:p w:rsidR="00E21D3D" w:rsidRDefault="00E21D3D" w:rsidP="00401CC2">
      <w:pPr>
        <w:spacing w:line="276" w:lineRule="auto"/>
        <w:jc w:val="left"/>
        <w:rPr>
          <w:rFonts w:ascii="宋体" w:hAnsi="宋体" w:hint="eastAsia"/>
          <w:sz w:val="24"/>
        </w:rPr>
      </w:pPr>
    </w:p>
    <w:p w:rsidR="00E21D3D" w:rsidRDefault="00E21D3D" w:rsidP="00401CC2">
      <w:pPr>
        <w:spacing w:line="276" w:lineRule="auto"/>
        <w:jc w:val="left"/>
        <w:rPr>
          <w:rFonts w:ascii="宋体" w:hAnsi="宋体" w:hint="eastAsia"/>
          <w:sz w:val="24"/>
        </w:rPr>
      </w:pPr>
    </w:p>
    <w:p w:rsidR="00E21D3D" w:rsidRDefault="00E21D3D" w:rsidP="00401CC2">
      <w:pPr>
        <w:spacing w:line="276" w:lineRule="auto"/>
        <w:jc w:val="left"/>
        <w:rPr>
          <w:rFonts w:ascii="宋体" w:hAnsi="宋体" w:hint="eastAsia"/>
          <w:sz w:val="24"/>
        </w:rPr>
      </w:pPr>
    </w:p>
    <w:p w:rsidR="00E21D3D" w:rsidRDefault="00E21D3D" w:rsidP="00401CC2">
      <w:pPr>
        <w:spacing w:line="276" w:lineRule="auto"/>
        <w:jc w:val="left"/>
        <w:rPr>
          <w:rFonts w:ascii="宋体" w:hAnsi="宋体"/>
          <w:sz w:val="24"/>
        </w:rPr>
      </w:pPr>
    </w:p>
    <w:p w:rsidR="006F0F44" w:rsidRPr="001576AD" w:rsidRDefault="006F0F44" w:rsidP="00401CC2">
      <w:pPr>
        <w:spacing w:line="276" w:lineRule="auto"/>
        <w:ind w:leftChars="200" w:left="420"/>
        <w:rPr>
          <w:b/>
          <w:sz w:val="24"/>
        </w:rPr>
      </w:pPr>
      <w:r w:rsidRPr="001576AD">
        <w:rPr>
          <w:rFonts w:hAnsi="宋体"/>
          <w:b/>
          <w:sz w:val="24"/>
        </w:rPr>
        <w:t>认缴人基本信息：</w:t>
      </w:r>
    </w:p>
    <w:p w:rsidR="006F0F44" w:rsidRPr="001576AD" w:rsidRDefault="006F0F44" w:rsidP="00AC7AF2">
      <w:pPr>
        <w:spacing w:line="276" w:lineRule="auto"/>
        <w:rPr>
          <w:rFonts w:hint="eastAsia"/>
          <w:sz w:val="24"/>
        </w:rPr>
      </w:pPr>
    </w:p>
    <w:p w:rsidR="006F0F44" w:rsidRPr="001576AD" w:rsidRDefault="006F0F44" w:rsidP="00401CC2">
      <w:pPr>
        <w:spacing w:line="276" w:lineRule="auto"/>
        <w:ind w:leftChars="200" w:left="420"/>
        <w:jc w:val="left"/>
        <w:rPr>
          <w:b/>
          <w:sz w:val="24"/>
        </w:rPr>
      </w:pPr>
      <w:r w:rsidRPr="001576AD">
        <w:rPr>
          <w:rFonts w:hAnsi="宋体"/>
          <w:b/>
          <w:sz w:val="24"/>
        </w:rPr>
        <w:t>（以个人名义投资）</w:t>
      </w:r>
    </w:p>
    <w:p w:rsidR="000513CE" w:rsidRDefault="006F0F44" w:rsidP="00401CC2">
      <w:pPr>
        <w:spacing w:line="276" w:lineRule="auto"/>
        <w:ind w:leftChars="200" w:left="420"/>
        <w:jc w:val="left"/>
        <w:rPr>
          <w:rFonts w:hAnsi="宋体" w:hint="eastAsia"/>
          <w:sz w:val="24"/>
        </w:rPr>
      </w:pPr>
      <w:r w:rsidRPr="001576AD">
        <w:rPr>
          <w:rFonts w:hAnsi="宋体"/>
          <w:sz w:val="24"/>
        </w:rPr>
        <w:t>姓名：</w:t>
      </w:r>
    </w:p>
    <w:p w:rsidR="000513CE" w:rsidRDefault="000513CE" w:rsidP="00401CC2">
      <w:pPr>
        <w:spacing w:line="276" w:lineRule="auto"/>
        <w:ind w:leftChars="200" w:left="420"/>
        <w:jc w:val="left"/>
        <w:rPr>
          <w:rFonts w:hint="eastAsia"/>
          <w:sz w:val="24"/>
        </w:rPr>
      </w:pPr>
      <w:r>
        <w:rPr>
          <w:rFonts w:hAnsi="宋体" w:hint="eastAsia"/>
          <w:sz w:val="24"/>
        </w:rPr>
        <w:t>国籍：</w:t>
      </w:r>
    </w:p>
    <w:p w:rsidR="000513CE" w:rsidRDefault="006F0F44" w:rsidP="000513CE">
      <w:pPr>
        <w:spacing w:line="276" w:lineRule="auto"/>
        <w:ind w:leftChars="200" w:left="420"/>
        <w:jc w:val="left"/>
        <w:rPr>
          <w:rFonts w:hint="eastAsia"/>
          <w:sz w:val="24"/>
        </w:rPr>
      </w:pPr>
      <w:r w:rsidRPr="001576AD">
        <w:rPr>
          <w:rFonts w:hAnsi="宋体"/>
          <w:sz w:val="24"/>
        </w:rPr>
        <w:t>身份证号</w:t>
      </w:r>
      <w:r w:rsidR="000513CE">
        <w:rPr>
          <w:rFonts w:hAnsi="宋体" w:hint="eastAsia"/>
          <w:sz w:val="24"/>
        </w:rPr>
        <w:t>或护照号</w:t>
      </w:r>
      <w:r w:rsidRPr="001576AD">
        <w:rPr>
          <w:rFonts w:hAnsi="宋体"/>
          <w:sz w:val="24"/>
        </w:rPr>
        <w:t>：</w:t>
      </w:r>
    </w:p>
    <w:p w:rsidR="000513CE" w:rsidRDefault="000513CE" w:rsidP="00401CC2">
      <w:pPr>
        <w:spacing w:line="276" w:lineRule="auto"/>
        <w:ind w:leftChars="200" w:left="420"/>
        <w:jc w:val="left"/>
        <w:rPr>
          <w:rFonts w:hint="eastAsia"/>
          <w:sz w:val="24"/>
        </w:rPr>
      </w:pPr>
      <w:r>
        <w:rPr>
          <w:rFonts w:hAnsi="宋体" w:hint="eastAsia"/>
          <w:sz w:val="24"/>
        </w:rPr>
        <w:t>对账单寄送</w:t>
      </w:r>
      <w:r w:rsidR="006F0F44" w:rsidRPr="001576AD">
        <w:rPr>
          <w:rFonts w:hAnsi="宋体"/>
          <w:sz w:val="24"/>
        </w:rPr>
        <w:t>地址：</w:t>
      </w:r>
    </w:p>
    <w:p w:rsidR="000513CE" w:rsidRDefault="006F0F44" w:rsidP="00401CC2">
      <w:pPr>
        <w:spacing w:line="276" w:lineRule="auto"/>
        <w:ind w:leftChars="200" w:left="420"/>
        <w:jc w:val="left"/>
        <w:rPr>
          <w:rFonts w:hint="eastAsia"/>
          <w:sz w:val="24"/>
        </w:rPr>
      </w:pPr>
      <w:r w:rsidRPr="001576AD">
        <w:rPr>
          <w:rFonts w:hAnsi="宋体"/>
          <w:sz w:val="24"/>
        </w:rPr>
        <w:t>电话：</w:t>
      </w:r>
    </w:p>
    <w:p w:rsidR="006F0F44" w:rsidRPr="001576AD" w:rsidRDefault="006F0F44" w:rsidP="00401CC2">
      <w:pPr>
        <w:spacing w:line="276" w:lineRule="auto"/>
        <w:ind w:leftChars="200" w:left="420"/>
        <w:jc w:val="left"/>
        <w:rPr>
          <w:sz w:val="24"/>
        </w:rPr>
      </w:pPr>
      <w:r w:rsidRPr="001576AD">
        <w:rPr>
          <w:rFonts w:hAnsi="宋体"/>
          <w:sz w:val="24"/>
        </w:rPr>
        <w:t>电子邮箱：</w:t>
      </w:r>
    </w:p>
    <w:p w:rsidR="006F0F44" w:rsidRDefault="0092460E" w:rsidP="00401CC2">
      <w:pPr>
        <w:spacing w:line="276" w:lineRule="auto"/>
        <w:ind w:leftChars="200" w:left="420"/>
        <w:jc w:val="left"/>
        <w:rPr>
          <w:rFonts w:hint="eastAsia"/>
          <w:sz w:val="24"/>
        </w:rPr>
      </w:pPr>
      <w:r>
        <w:rPr>
          <w:rFonts w:hint="eastAsia"/>
          <w:sz w:val="24"/>
        </w:rPr>
        <w:t>紧急联系人姓名及电话：</w:t>
      </w:r>
    </w:p>
    <w:p w:rsidR="000513CE" w:rsidRPr="001576AD" w:rsidRDefault="000513CE" w:rsidP="00AC7AF2">
      <w:pPr>
        <w:spacing w:line="276" w:lineRule="auto"/>
        <w:jc w:val="left"/>
        <w:rPr>
          <w:rFonts w:hint="eastAsia"/>
          <w:sz w:val="24"/>
        </w:rPr>
      </w:pPr>
    </w:p>
    <w:p w:rsidR="006F0F44" w:rsidRPr="001576AD" w:rsidRDefault="006F0F44" w:rsidP="00401CC2">
      <w:pPr>
        <w:spacing w:line="276" w:lineRule="auto"/>
        <w:ind w:leftChars="200" w:left="420"/>
        <w:jc w:val="left"/>
        <w:rPr>
          <w:b/>
          <w:sz w:val="24"/>
        </w:rPr>
      </w:pPr>
      <w:r w:rsidRPr="001576AD">
        <w:rPr>
          <w:rFonts w:hAnsi="宋体"/>
          <w:b/>
          <w:sz w:val="24"/>
        </w:rPr>
        <w:t>（以公司名义投资）</w:t>
      </w:r>
    </w:p>
    <w:p w:rsidR="000513CE" w:rsidRDefault="006F0F44" w:rsidP="00401CC2">
      <w:pPr>
        <w:spacing w:line="276" w:lineRule="auto"/>
        <w:ind w:leftChars="200" w:left="420"/>
        <w:jc w:val="left"/>
        <w:rPr>
          <w:rFonts w:hint="eastAsia"/>
          <w:sz w:val="24"/>
        </w:rPr>
      </w:pPr>
      <w:r w:rsidRPr="001576AD">
        <w:rPr>
          <w:rFonts w:hAnsi="宋体"/>
          <w:sz w:val="24"/>
        </w:rPr>
        <w:t>公司名称：</w:t>
      </w:r>
      <w:r w:rsidRPr="001576AD">
        <w:rPr>
          <w:sz w:val="24"/>
        </w:rPr>
        <w:t xml:space="preserve">                      </w:t>
      </w:r>
    </w:p>
    <w:p w:rsidR="006F0F44" w:rsidRPr="001576AD" w:rsidRDefault="006F0F44" w:rsidP="00401CC2">
      <w:pPr>
        <w:spacing w:line="276" w:lineRule="auto"/>
        <w:ind w:leftChars="200" w:left="420"/>
        <w:jc w:val="left"/>
        <w:rPr>
          <w:sz w:val="24"/>
        </w:rPr>
      </w:pPr>
      <w:r w:rsidRPr="001576AD">
        <w:rPr>
          <w:rFonts w:hAnsi="宋体"/>
          <w:sz w:val="24"/>
        </w:rPr>
        <w:t>营业执照号：</w:t>
      </w:r>
      <w:r w:rsidRPr="001576AD">
        <w:rPr>
          <w:sz w:val="24"/>
        </w:rPr>
        <w:t xml:space="preserve">                       </w:t>
      </w:r>
    </w:p>
    <w:p w:rsidR="00E90130" w:rsidRDefault="006F0F44" w:rsidP="00401CC2">
      <w:pPr>
        <w:spacing w:line="276" w:lineRule="auto"/>
        <w:ind w:leftChars="200" w:left="420"/>
        <w:jc w:val="left"/>
        <w:rPr>
          <w:rFonts w:hint="eastAsia"/>
          <w:sz w:val="24"/>
        </w:rPr>
      </w:pPr>
      <w:r w:rsidRPr="001576AD">
        <w:rPr>
          <w:rFonts w:hAnsi="宋体"/>
          <w:sz w:val="24"/>
        </w:rPr>
        <w:t>授权签署人：</w:t>
      </w:r>
      <w:r w:rsidRPr="001576AD">
        <w:rPr>
          <w:sz w:val="24"/>
        </w:rPr>
        <w:t xml:space="preserve">                    </w:t>
      </w:r>
    </w:p>
    <w:p w:rsidR="006F0F44" w:rsidRPr="001576AD" w:rsidRDefault="006F0F44" w:rsidP="00401CC2">
      <w:pPr>
        <w:spacing w:line="276" w:lineRule="auto"/>
        <w:ind w:leftChars="200" w:left="420"/>
        <w:jc w:val="left"/>
        <w:rPr>
          <w:sz w:val="24"/>
        </w:rPr>
      </w:pPr>
      <w:r w:rsidRPr="001576AD">
        <w:rPr>
          <w:rFonts w:hAnsi="宋体"/>
          <w:sz w:val="24"/>
        </w:rPr>
        <w:t>授权签署人电子邮箱：</w:t>
      </w:r>
      <w:r w:rsidRPr="001576AD">
        <w:rPr>
          <w:sz w:val="24"/>
        </w:rPr>
        <w:t xml:space="preserve">               </w:t>
      </w:r>
    </w:p>
    <w:p w:rsidR="00E90130" w:rsidRDefault="006F0F44" w:rsidP="00401CC2">
      <w:pPr>
        <w:spacing w:line="276" w:lineRule="auto"/>
        <w:ind w:leftChars="200" w:left="420"/>
        <w:jc w:val="left"/>
        <w:rPr>
          <w:rFonts w:hint="eastAsia"/>
          <w:sz w:val="24"/>
        </w:rPr>
      </w:pPr>
      <w:r w:rsidRPr="001576AD">
        <w:rPr>
          <w:rFonts w:hAnsi="宋体"/>
          <w:sz w:val="24"/>
        </w:rPr>
        <w:t>地址：</w:t>
      </w:r>
      <w:r w:rsidRPr="001576AD">
        <w:rPr>
          <w:sz w:val="24"/>
        </w:rPr>
        <w:t xml:space="preserve">                          </w:t>
      </w:r>
    </w:p>
    <w:p w:rsidR="00E90130" w:rsidRDefault="006F0F44" w:rsidP="00401CC2">
      <w:pPr>
        <w:spacing w:line="276" w:lineRule="auto"/>
        <w:ind w:leftChars="200" w:left="420"/>
        <w:jc w:val="left"/>
        <w:rPr>
          <w:rFonts w:hint="eastAsia"/>
          <w:sz w:val="24"/>
        </w:rPr>
      </w:pPr>
      <w:r w:rsidRPr="001576AD">
        <w:rPr>
          <w:rFonts w:hAnsi="宋体"/>
          <w:sz w:val="24"/>
        </w:rPr>
        <w:t>电话：</w:t>
      </w:r>
      <w:r w:rsidRPr="001576AD">
        <w:rPr>
          <w:sz w:val="24"/>
        </w:rPr>
        <w:t xml:space="preserve">                             </w:t>
      </w:r>
    </w:p>
    <w:p w:rsidR="00E90130" w:rsidRDefault="006F0F44" w:rsidP="00E90130">
      <w:pPr>
        <w:spacing w:line="276" w:lineRule="auto"/>
        <w:ind w:leftChars="200" w:left="420"/>
        <w:jc w:val="left"/>
        <w:rPr>
          <w:rFonts w:hint="eastAsia"/>
          <w:sz w:val="24"/>
        </w:rPr>
      </w:pPr>
      <w:r w:rsidRPr="001576AD">
        <w:rPr>
          <w:rFonts w:hAnsi="宋体"/>
          <w:sz w:val="24"/>
        </w:rPr>
        <w:t>股东名单：</w:t>
      </w:r>
      <w:r w:rsidRPr="001576AD">
        <w:rPr>
          <w:sz w:val="24"/>
        </w:rPr>
        <w:t xml:space="preserve">   </w:t>
      </w:r>
    </w:p>
    <w:p w:rsidR="0047580D" w:rsidRDefault="0047580D" w:rsidP="00E90130">
      <w:pPr>
        <w:spacing w:line="276" w:lineRule="auto"/>
        <w:ind w:leftChars="200" w:left="420"/>
        <w:jc w:val="left"/>
        <w:rPr>
          <w:rFonts w:hint="eastAsia"/>
          <w:sz w:val="24"/>
        </w:rPr>
      </w:pPr>
    </w:p>
    <w:p w:rsidR="0047580D" w:rsidRDefault="0047580D" w:rsidP="00E90130">
      <w:pPr>
        <w:spacing w:line="276" w:lineRule="auto"/>
        <w:ind w:leftChars="200" w:left="420"/>
        <w:jc w:val="left"/>
        <w:rPr>
          <w:rFonts w:hint="eastAsia"/>
          <w:sz w:val="24"/>
        </w:rPr>
      </w:pPr>
    </w:p>
    <w:p w:rsidR="0047580D" w:rsidRDefault="0047580D" w:rsidP="00E90130">
      <w:pPr>
        <w:spacing w:line="276" w:lineRule="auto"/>
        <w:ind w:leftChars="200" w:left="420"/>
        <w:jc w:val="left"/>
        <w:rPr>
          <w:rFonts w:hint="eastAsia"/>
          <w:sz w:val="24"/>
        </w:rPr>
      </w:pPr>
    </w:p>
    <w:p w:rsidR="009A0EC8" w:rsidRPr="00EA0F92" w:rsidRDefault="009A0EC8" w:rsidP="00EA0F92">
      <w:pPr>
        <w:widowControl/>
        <w:ind w:firstLineChars="196" w:firstLine="551"/>
        <w:jc w:val="left"/>
        <w:rPr>
          <w:rFonts w:hint="eastAsia"/>
          <w:b/>
          <w:color w:val="000000"/>
          <w:sz w:val="28"/>
          <w:szCs w:val="28"/>
        </w:rPr>
      </w:pPr>
      <w:r w:rsidRPr="00EA0F92">
        <w:rPr>
          <w:rFonts w:hint="eastAsia"/>
          <w:b/>
          <w:color w:val="000000"/>
          <w:sz w:val="28"/>
          <w:szCs w:val="28"/>
        </w:rPr>
        <w:t>银行募集账户：</w:t>
      </w:r>
    </w:p>
    <w:p w:rsidR="00EA0F92" w:rsidRDefault="009A0EC8" w:rsidP="00EA0F92">
      <w:pPr>
        <w:widowControl/>
        <w:ind w:firstLineChars="196" w:firstLine="551"/>
        <w:jc w:val="left"/>
        <w:rPr>
          <w:rFonts w:hAnsi="宋体" w:hint="eastAsia"/>
          <w:b/>
          <w:color w:val="000000"/>
          <w:sz w:val="28"/>
          <w:szCs w:val="28"/>
        </w:rPr>
      </w:pPr>
      <w:r w:rsidRPr="009A0EC8">
        <w:rPr>
          <w:rFonts w:hint="eastAsia"/>
          <w:b/>
          <w:color w:val="000000"/>
          <w:sz w:val="28"/>
          <w:szCs w:val="28"/>
        </w:rPr>
        <w:t>上海</w:t>
      </w:r>
      <w:r w:rsidR="00CE77CB">
        <w:rPr>
          <w:rFonts w:hint="eastAsia"/>
          <w:b/>
          <w:color w:val="000000"/>
          <w:sz w:val="28"/>
          <w:szCs w:val="28"/>
        </w:rPr>
        <w:t>XXXXXXXXXXXX</w:t>
      </w:r>
      <w:r w:rsidRPr="009A0EC8">
        <w:rPr>
          <w:rFonts w:hint="eastAsia"/>
          <w:b/>
          <w:color w:val="000000"/>
          <w:sz w:val="28"/>
          <w:szCs w:val="28"/>
        </w:rPr>
        <w:t>峰</w:t>
      </w:r>
      <w:r w:rsidRPr="009A0EC8">
        <w:rPr>
          <w:rFonts w:hAnsi="宋体" w:hint="eastAsia"/>
          <w:b/>
          <w:color w:val="000000"/>
          <w:sz w:val="28"/>
          <w:szCs w:val="28"/>
        </w:rPr>
        <w:t>京华峰诣投资管理中心</w:t>
      </w:r>
      <w:r w:rsidR="00EA0F92">
        <w:rPr>
          <w:rFonts w:hAnsi="宋体" w:hint="eastAsia"/>
          <w:b/>
          <w:color w:val="000000"/>
          <w:sz w:val="28"/>
          <w:szCs w:val="28"/>
        </w:rPr>
        <w:t>（有限合伙）</w:t>
      </w:r>
    </w:p>
    <w:p w:rsidR="00EA0F92" w:rsidRDefault="00EA0F92" w:rsidP="00EA0F92">
      <w:pPr>
        <w:widowControl/>
        <w:ind w:firstLineChars="196" w:firstLine="551"/>
        <w:jc w:val="left"/>
        <w:rPr>
          <w:rFonts w:hAnsi="宋体" w:hint="eastAsia"/>
          <w:b/>
          <w:color w:val="000000"/>
          <w:sz w:val="28"/>
          <w:szCs w:val="28"/>
        </w:rPr>
      </w:pPr>
      <w:r>
        <w:rPr>
          <w:rFonts w:hAnsi="宋体" w:hint="eastAsia"/>
          <w:b/>
          <w:color w:val="000000"/>
          <w:sz w:val="28"/>
          <w:szCs w:val="28"/>
        </w:rPr>
        <w:t>账号：</w:t>
      </w:r>
      <w:r>
        <w:rPr>
          <w:rFonts w:hAnsi="宋体" w:hint="eastAsia"/>
          <w:b/>
          <w:color w:val="000000"/>
          <w:sz w:val="28"/>
          <w:szCs w:val="28"/>
        </w:rPr>
        <w:t>32419608010029519</w:t>
      </w:r>
    </w:p>
    <w:p w:rsidR="00EA0F92" w:rsidRPr="009A0EC8" w:rsidRDefault="00EA0F92" w:rsidP="009A0EC8">
      <w:pPr>
        <w:widowControl/>
        <w:ind w:firstLineChars="196" w:firstLine="551"/>
        <w:jc w:val="left"/>
        <w:rPr>
          <w:rFonts w:hint="eastAsia"/>
          <w:b/>
          <w:color w:val="000000"/>
          <w:sz w:val="28"/>
          <w:szCs w:val="28"/>
        </w:rPr>
        <w:sectPr w:rsidR="00EA0F92" w:rsidRPr="009A0EC8" w:rsidSect="00401CC2">
          <w:pgSz w:w="11906" w:h="16838"/>
          <w:pgMar w:top="1440" w:right="1800" w:bottom="1440" w:left="1800" w:header="851" w:footer="992" w:gutter="0"/>
          <w:pgNumType w:fmt="numberInDash" w:start="1"/>
          <w:cols w:space="425"/>
          <w:titlePg/>
          <w:docGrid w:type="lines" w:linePitch="312"/>
        </w:sectPr>
      </w:pPr>
      <w:r>
        <w:rPr>
          <w:rFonts w:hAnsi="宋体" w:hint="eastAsia"/>
          <w:b/>
          <w:color w:val="000000"/>
          <w:sz w:val="28"/>
          <w:szCs w:val="28"/>
        </w:rPr>
        <w:t>开户行：上海农村商业银行静安支行</w:t>
      </w:r>
    </w:p>
    <w:p w:rsidR="006F0F44" w:rsidRPr="001F5F78" w:rsidRDefault="006F0F44" w:rsidP="00401CC2">
      <w:pPr>
        <w:pStyle w:val="1"/>
        <w:rPr>
          <w:rFonts w:hAnsi="宋体"/>
          <w:b w:val="0"/>
          <w:sz w:val="24"/>
        </w:rPr>
      </w:pPr>
      <w:bookmarkStart w:id="15" w:name="_Toc335733276"/>
      <w:r w:rsidRPr="00401CC2">
        <w:rPr>
          <w:rFonts w:hAnsi="宋体" w:hint="eastAsia"/>
          <w:sz w:val="24"/>
        </w:rPr>
        <w:t>附件二：</w:t>
      </w:r>
      <w:r w:rsidRPr="001F5F78">
        <w:rPr>
          <w:rFonts w:hAnsi="宋体"/>
          <w:sz w:val="24"/>
        </w:rPr>
        <w:t>受让确认函</w:t>
      </w:r>
      <w:bookmarkEnd w:id="15"/>
    </w:p>
    <w:p w:rsidR="006F0F44" w:rsidRPr="001576AD" w:rsidRDefault="006F0F44" w:rsidP="00401CC2">
      <w:pPr>
        <w:spacing w:line="276" w:lineRule="auto"/>
        <w:rPr>
          <w:sz w:val="24"/>
        </w:rPr>
      </w:pPr>
      <w:r w:rsidRPr="001576AD">
        <w:rPr>
          <w:rFonts w:hAnsi="宋体"/>
          <w:sz w:val="24"/>
        </w:rPr>
        <w:t>致：</w:t>
      </w:r>
      <w:r>
        <w:rPr>
          <w:rFonts w:hAnsi="宋体" w:hint="eastAsia"/>
          <w:sz w:val="24"/>
        </w:rPr>
        <w:t>【</w:t>
      </w:r>
      <w:r w:rsidR="00CE77CB">
        <w:rPr>
          <w:rFonts w:hAnsi="宋体" w:hint="eastAsia"/>
          <w:sz w:val="24"/>
        </w:rPr>
        <w:t>XXXXXXXXXXXX</w:t>
      </w:r>
      <w:r w:rsidRPr="00B54D94">
        <w:rPr>
          <w:rFonts w:hAnsi="宋体" w:hint="eastAsia"/>
          <w:sz w:val="24"/>
        </w:rPr>
        <w:t>（上海）股权投资管理有限公司</w:t>
      </w:r>
      <w:r>
        <w:rPr>
          <w:rFonts w:hAnsi="宋体" w:hint="eastAsia"/>
          <w:sz w:val="24"/>
        </w:rPr>
        <w:t>】</w:t>
      </w:r>
      <w:r w:rsidRPr="001576AD">
        <w:rPr>
          <w:sz w:val="24"/>
        </w:rPr>
        <w:t xml:space="preserve"> </w:t>
      </w:r>
    </w:p>
    <w:p w:rsidR="006F0F44" w:rsidRPr="001576AD" w:rsidRDefault="006F0F44" w:rsidP="00401CC2">
      <w:pPr>
        <w:spacing w:line="276" w:lineRule="auto"/>
        <w:rPr>
          <w:sz w:val="24"/>
        </w:rPr>
      </w:pPr>
    </w:p>
    <w:p w:rsidR="006F0F44" w:rsidRDefault="006F0F44" w:rsidP="00401CC2">
      <w:pPr>
        <w:spacing w:line="276" w:lineRule="auto"/>
        <w:ind w:firstLineChars="200" w:firstLine="480"/>
        <w:rPr>
          <w:rFonts w:hAnsi="宋体"/>
          <w:sz w:val="24"/>
        </w:rPr>
      </w:pPr>
      <w:r w:rsidRPr="001576AD">
        <w:rPr>
          <w:rFonts w:hAnsi="宋体"/>
          <w:sz w:val="24"/>
        </w:rPr>
        <w:t>鉴于</w:t>
      </w:r>
      <w:r>
        <w:rPr>
          <w:rFonts w:hAnsi="宋体"/>
          <w:sz w:val="24"/>
        </w:rPr>
        <w:t>本公司</w:t>
      </w:r>
      <w:r>
        <w:rPr>
          <w:rFonts w:hAnsi="宋体"/>
          <w:sz w:val="24"/>
        </w:rPr>
        <w:t>/</w:t>
      </w:r>
      <w:r>
        <w:rPr>
          <w:rFonts w:hAnsi="宋体"/>
          <w:sz w:val="24"/>
        </w:rPr>
        <w:t>本人</w:t>
      </w:r>
      <w:r w:rsidRPr="001576AD">
        <w:rPr>
          <w:rFonts w:hAnsi="宋体"/>
          <w:sz w:val="24"/>
        </w:rPr>
        <w:t>同意受让【】（</w:t>
      </w:r>
      <w:r w:rsidRPr="001576AD">
        <w:rPr>
          <w:sz w:val="24"/>
        </w:rPr>
        <w:t>“</w:t>
      </w:r>
      <w:r w:rsidRPr="001576AD">
        <w:rPr>
          <w:rFonts w:hAnsi="宋体"/>
          <w:sz w:val="24"/>
          <w:u w:val="single"/>
        </w:rPr>
        <w:t>转让方</w:t>
      </w:r>
      <w:r w:rsidRPr="001576AD">
        <w:rPr>
          <w:sz w:val="24"/>
        </w:rPr>
        <w:t>”</w:t>
      </w:r>
      <w:r w:rsidRPr="001576AD">
        <w:rPr>
          <w:rFonts w:hAnsi="宋体"/>
          <w:sz w:val="24"/>
        </w:rPr>
        <w:t>）在</w:t>
      </w:r>
      <w:r w:rsidR="00B95A84">
        <w:rPr>
          <w:rFonts w:hAnsi="宋体" w:hint="eastAsia"/>
          <w:sz w:val="24"/>
        </w:rPr>
        <w:t>上海</w:t>
      </w:r>
      <w:r w:rsidR="00CE77CB">
        <w:rPr>
          <w:rFonts w:hAnsi="宋体" w:hint="eastAsia"/>
          <w:sz w:val="24"/>
        </w:rPr>
        <w:t>XXXXXXXXXXXX</w:t>
      </w:r>
      <w:r w:rsidR="00B95A84">
        <w:rPr>
          <w:rFonts w:hAnsi="宋体" w:hint="eastAsia"/>
          <w:sz w:val="24"/>
        </w:rPr>
        <w:t>投资管理中心</w:t>
      </w:r>
      <w:r w:rsidRPr="001576AD">
        <w:rPr>
          <w:rFonts w:hAnsi="宋体"/>
          <w:sz w:val="24"/>
        </w:rPr>
        <w:t>（有限合伙）（</w:t>
      </w:r>
      <w:r w:rsidRPr="001576AD">
        <w:rPr>
          <w:sz w:val="24"/>
        </w:rPr>
        <w:t>“</w:t>
      </w:r>
      <w:r w:rsidRPr="001576AD">
        <w:rPr>
          <w:rFonts w:hAnsi="宋体"/>
          <w:sz w:val="24"/>
          <w:u w:val="single"/>
        </w:rPr>
        <w:t>本</w:t>
      </w:r>
      <w:r>
        <w:rPr>
          <w:rFonts w:hAnsi="宋体" w:hint="eastAsia"/>
          <w:sz w:val="24"/>
          <w:u w:val="single"/>
        </w:rPr>
        <w:t>中心</w:t>
      </w:r>
      <w:r w:rsidRPr="001576AD">
        <w:rPr>
          <w:sz w:val="24"/>
        </w:rPr>
        <w:t>”</w:t>
      </w:r>
      <w:r w:rsidRPr="001576AD">
        <w:rPr>
          <w:rFonts w:hAnsi="宋体"/>
          <w:sz w:val="24"/>
        </w:rPr>
        <w:t>）持有的</w:t>
      </w:r>
      <w:r w:rsidRPr="001576AD">
        <w:rPr>
          <w:sz w:val="24"/>
          <w:u w:val="single"/>
        </w:rPr>
        <w:t xml:space="preserve">  </w:t>
      </w:r>
      <w:r w:rsidR="001640D7">
        <w:rPr>
          <w:rFonts w:hint="eastAsia"/>
          <w:sz w:val="24"/>
          <w:u w:val="single"/>
        </w:rPr>
        <w:t xml:space="preserve">     </w:t>
      </w:r>
      <w:r w:rsidRPr="001576AD">
        <w:rPr>
          <w:rFonts w:hAnsi="宋体"/>
          <w:sz w:val="24"/>
        </w:rPr>
        <w:t>元人民币的认缴出资额（其中【</w:t>
      </w:r>
      <w:r w:rsidR="00C16063">
        <w:rPr>
          <w:rFonts w:hAnsi="宋体" w:hint="eastAsia"/>
          <w:sz w:val="24"/>
        </w:rPr>
        <w:t xml:space="preserve"> </w:t>
      </w:r>
      <w:r w:rsidR="00852CD5">
        <w:rPr>
          <w:rFonts w:hAnsi="宋体" w:hint="eastAsia"/>
          <w:sz w:val="24"/>
        </w:rPr>
        <w:t>零</w:t>
      </w:r>
      <w:r w:rsidR="00C16063">
        <w:rPr>
          <w:rFonts w:hAnsi="宋体" w:hint="eastAsia"/>
          <w:sz w:val="24"/>
        </w:rPr>
        <w:t xml:space="preserve"> </w:t>
      </w:r>
      <w:r w:rsidRPr="001576AD">
        <w:rPr>
          <w:rFonts w:hAnsi="宋体"/>
          <w:sz w:val="24"/>
        </w:rPr>
        <w:t>】元人民币已经实际缴纳完毕）所代表的</w:t>
      </w:r>
      <w:r w:rsidRPr="001576AD">
        <w:rPr>
          <w:rFonts w:hAnsi="宋体"/>
          <w:sz w:val="24"/>
          <w:u w:val="single"/>
        </w:rPr>
        <w:t>权益</w:t>
      </w:r>
      <w:r>
        <w:rPr>
          <w:rFonts w:hAnsi="宋体" w:hint="eastAsia"/>
          <w:sz w:val="24"/>
          <w:u w:val="single"/>
        </w:rPr>
        <w:t>份额</w:t>
      </w:r>
      <w:r w:rsidRPr="001576AD">
        <w:rPr>
          <w:rFonts w:hAnsi="宋体"/>
          <w:sz w:val="24"/>
        </w:rPr>
        <w:t>及附属于该</w:t>
      </w:r>
      <w:r w:rsidRPr="001576AD">
        <w:rPr>
          <w:rFonts w:hAnsi="宋体"/>
          <w:sz w:val="24"/>
          <w:u w:val="single"/>
        </w:rPr>
        <w:t>权益</w:t>
      </w:r>
      <w:r>
        <w:rPr>
          <w:rFonts w:hAnsi="宋体" w:hint="eastAsia"/>
          <w:sz w:val="24"/>
          <w:u w:val="single"/>
        </w:rPr>
        <w:t>份额</w:t>
      </w:r>
      <w:r w:rsidRPr="001576AD">
        <w:rPr>
          <w:rFonts w:hAnsi="宋体"/>
          <w:sz w:val="24"/>
        </w:rPr>
        <w:t>的全部权利和义务（</w:t>
      </w:r>
      <w:r w:rsidRPr="001576AD">
        <w:rPr>
          <w:sz w:val="24"/>
        </w:rPr>
        <w:t>“</w:t>
      </w:r>
      <w:r w:rsidRPr="001576AD">
        <w:rPr>
          <w:rFonts w:hAnsi="宋体"/>
          <w:sz w:val="24"/>
        </w:rPr>
        <w:t>标的</w:t>
      </w:r>
      <w:r w:rsidRPr="001576AD">
        <w:rPr>
          <w:rFonts w:hAnsi="宋体"/>
          <w:sz w:val="24"/>
          <w:u w:val="single"/>
        </w:rPr>
        <w:t>权益</w:t>
      </w:r>
      <w:r w:rsidRPr="001576AD">
        <w:rPr>
          <w:sz w:val="24"/>
          <w:u w:val="single"/>
        </w:rPr>
        <w:t>”</w:t>
      </w:r>
      <w:r>
        <w:rPr>
          <w:rFonts w:hAnsi="宋体"/>
          <w:sz w:val="24"/>
        </w:rPr>
        <w:t>），成为本</w:t>
      </w:r>
      <w:r>
        <w:rPr>
          <w:rFonts w:hAnsi="宋体" w:hint="eastAsia"/>
          <w:sz w:val="24"/>
        </w:rPr>
        <w:t>中心</w:t>
      </w:r>
      <w:r w:rsidRPr="001576AD">
        <w:rPr>
          <w:rFonts w:hAnsi="宋体"/>
          <w:sz w:val="24"/>
        </w:rPr>
        <w:t>的有限合伙人。</w:t>
      </w:r>
    </w:p>
    <w:p w:rsidR="006F0F44" w:rsidRDefault="006F0F44" w:rsidP="00401CC2">
      <w:pPr>
        <w:spacing w:line="276" w:lineRule="auto"/>
        <w:ind w:firstLineChars="200" w:firstLine="480"/>
        <w:rPr>
          <w:rFonts w:hAnsi="宋体"/>
          <w:sz w:val="24"/>
        </w:rPr>
      </w:pPr>
    </w:p>
    <w:p w:rsidR="006F0F44" w:rsidRPr="00D33D43" w:rsidRDefault="006F0F44" w:rsidP="00401CC2">
      <w:pPr>
        <w:spacing w:line="276" w:lineRule="auto"/>
        <w:ind w:firstLineChars="200" w:firstLine="480"/>
        <w:rPr>
          <w:rFonts w:hAnsi="宋体"/>
          <w:sz w:val="24"/>
        </w:rPr>
      </w:pPr>
      <w:r w:rsidRPr="00D33D43">
        <w:rPr>
          <w:rFonts w:hAnsi="宋体" w:hint="eastAsia"/>
          <w:sz w:val="24"/>
        </w:rPr>
        <w:t>本公司</w:t>
      </w:r>
      <w:r w:rsidRPr="00D33D43">
        <w:rPr>
          <w:rFonts w:hAnsi="宋体" w:hint="eastAsia"/>
          <w:sz w:val="24"/>
        </w:rPr>
        <w:t>/</w:t>
      </w:r>
      <w:r>
        <w:rPr>
          <w:rFonts w:hAnsi="宋体" w:hint="eastAsia"/>
          <w:sz w:val="24"/>
        </w:rPr>
        <w:t>本人在签署本受让</w:t>
      </w:r>
      <w:r w:rsidRPr="00D33D43">
        <w:rPr>
          <w:rFonts w:hAnsi="宋体" w:hint="eastAsia"/>
          <w:sz w:val="24"/>
        </w:rPr>
        <w:t>承诺书之前，已经认真阅读并充分理解了</w:t>
      </w:r>
      <w:r w:rsidR="00B95A84">
        <w:rPr>
          <w:rFonts w:hAnsi="宋体" w:hint="eastAsia"/>
          <w:sz w:val="24"/>
        </w:rPr>
        <w:t>上海</w:t>
      </w:r>
      <w:r w:rsidR="00CE77CB">
        <w:rPr>
          <w:rFonts w:hAnsi="宋体" w:hint="eastAsia"/>
          <w:sz w:val="24"/>
        </w:rPr>
        <w:t>XXXXXXXXXXXX</w:t>
      </w:r>
      <w:r w:rsidR="00B95A84">
        <w:rPr>
          <w:rFonts w:hAnsi="宋体" w:hint="eastAsia"/>
          <w:sz w:val="24"/>
        </w:rPr>
        <w:t>投资管理中心</w:t>
      </w:r>
      <w:r w:rsidRPr="00D33D43">
        <w:rPr>
          <w:rFonts w:hAnsi="宋体" w:hint="eastAsia"/>
          <w:sz w:val="24"/>
        </w:rPr>
        <w:t>(</w:t>
      </w:r>
      <w:r w:rsidRPr="00D33D43">
        <w:rPr>
          <w:rFonts w:hAnsi="宋体" w:hint="eastAsia"/>
          <w:sz w:val="24"/>
        </w:rPr>
        <w:t>有限合伙</w:t>
      </w:r>
      <w:r w:rsidRPr="00D33D43">
        <w:rPr>
          <w:rFonts w:hAnsi="宋体" w:hint="eastAsia"/>
          <w:sz w:val="24"/>
        </w:rPr>
        <w:t>)</w:t>
      </w:r>
      <w:r w:rsidRPr="00D33D43">
        <w:rPr>
          <w:rFonts w:hAnsi="宋体" w:hint="eastAsia"/>
          <w:sz w:val="24"/>
        </w:rPr>
        <w:t>（以下简称“本中心”）资本募集说明书、本中心的合伙协议及其他法律文件的全部内容，已经充分了解投资于本中心可能产生的风险和可能造成的损失，并确信自身已做好足够的风险评估与财务安排，可承受因投资于本中心可能遭受的损失。</w:t>
      </w:r>
    </w:p>
    <w:p w:rsidR="006F0F44" w:rsidRPr="00DB081C" w:rsidRDefault="006F0F44" w:rsidP="00401CC2">
      <w:pPr>
        <w:spacing w:line="276" w:lineRule="auto"/>
        <w:rPr>
          <w:sz w:val="24"/>
        </w:rPr>
      </w:pPr>
    </w:p>
    <w:p w:rsidR="006F0F44" w:rsidRPr="001576AD" w:rsidRDefault="006F0F44" w:rsidP="00401CC2">
      <w:pPr>
        <w:spacing w:line="276" w:lineRule="auto"/>
        <w:ind w:firstLineChars="200" w:firstLine="480"/>
        <w:rPr>
          <w:sz w:val="24"/>
        </w:rPr>
      </w:pPr>
      <w:r>
        <w:rPr>
          <w:rFonts w:hAnsi="宋体"/>
          <w:sz w:val="24"/>
        </w:rPr>
        <w:t>本公司</w:t>
      </w:r>
      <w:r>
        <w:rPr>
          <w:rFonts w:hAnsi="宋体"/>
          <w:sz w:val="24"/>
        </w:rPr>
        <w:t>/</w:t>
      </w:r>
      <w:r>
        <w:rPr>
          <w:rFonts w:hAnsi="宋体"/>
          <w:sz w:val="24"/>
        </w:rPr>
        <w:t>本人</w:t>
      </w:r>
      <w:r w:rsidRPr="001576AD">
        <w:rPr>
          <w:rFonts w:hAnsi="宋体"/>
          <w:sz w:val="24"/>
        </w:rPr>
        <w:t>特此签署本确认函确认如下：</w:t>
      </w:r>
    </w:p>
    <w:p w:rsidR="006F0F44" w:rsidRPr="001576AD" w:rsidRDefault="006F0F44" w:rsidP="00401CC2">
      <w:pPr>
        <w:spacing w:line="276" w:lineRule="auto"/>
        <w:ind w:firstLineChars="200" w:firstLine="480"/>
        <w:rPr>
          <w:sz w:val="24"/>
        </w:rPr>
      </w:pPr>
    </w:p>
    <w:p w:rsidR="006F0F44" w:rsidRPr="00D33D43" w:rsidRDefault="006F0F44" w:rsidP="00401CC2">
      <w:pPr>
        <w:numPr>
          <w:ilvl w:val="1"/>
          <w:numId w:val="81"/>
        </w:numPr>
        <w:spacing w:line="276" w:lineRule="auto"/>
        <w:ind w:leftChars="200" w:left="1140"/>
        <w:rPr>
          <w:sz w:val="24"/>
        </w:rPr>
      </w:pPr>
      <w:r>
        <w:rPr>
          <w:rFonts w:hAnsi="宋体"/>
          <w:sz w:val="24"/>
        </w:rPr>
        <w:t>本公司</w:t>
      </w:r>
      <w:r>
        <w:rPr>
          <w:rFonts w:hAnsi="宋体"/>
          <w:sz w:val="24"/>
        </w:rPr>
        <w:t>/</w:t>
      </w:r>
      <w:r>
        <w:rPr>
          <w:rFonts w:hAnsi="宋体"/>
          <w:sz w:val="24"/>
        </w:rPr>
        <w:t>本人</w:t>
      </w:r>
      <w:r w:rsidRPr="001576AD">
        <w:rPr>
          <w:rFonts w:hAnsi="宋体"/>
          <w:sz w:val="24"/>
        </w:rPr>
        <w:t>同意从</w:t>
      </w:r>
      <w:r w:rsidRPr="001576AD">
        <w:rPr>
          <w:rFonts w:hAnsi="宋体"/>
          <w:sz w:val="24"/>
          <w:u w:val="single"/>
        </w:rPr>
        <w:t>转让方</w:t>
      </w:r>
      <w:r w:rsidRPr="001576AD">
        <w:rPr>
          <w:rFonts w:hAnsi="宋体"/>
          <w:sz w:val="24"/>
        </w:rPr>
        <w:t>受让标的</w:t>
      </w:r>
      <w:r w:rsidRPr="001576AD">
        <w:rPr>
          <w:rFonts w:hAnsi="宋体"/>
          <w:sz w:val="24"/>
          <w:u w:val="single"/>
        </w:rPr>
        <w:t>权益</w:t>
      </w:r>
      <w:r w:rsidRPr="001576AD">
        <w:rPr>
          <w:rFonts w:hAnsi="宋体"/>
          <w:sz w:val="24"/>
        </w:rPr>
        <w:t>，并承继</w:t>
      </w:r>
      <w:r w:rsidRPr="001576AD">
        <w:rPr>
          <w:rFonts w:hAnsi="宋体"/>
          <w:sz w:val="24"/>
          <w:u w:val="single"/>
        </w:rPr>
        <w:t>转让方</w:t>
      </w:r>
      <w:r w:rsidRPr="001576AD">
        <w:rPr>
          <w:rFonts w:hAnsi="宋体"/>
          <w:sz w:val="24"/>
        </w:rPr>
        <w:t>就标的</w:t>
      </w:r>
      <w:r w:rsidRPr="001576AD">
        <w:rPr>
          <w:rFonts w:hAnsi="宋体"/>
          <w:sz w:val="24"/>
          <w:u w:val="single"/>
        </w:rPr>
        <w:t>权益</w:t>
      </w:r>
      <w:r w:rsidRPr="001576AD">
        <w:rPr>
          <w:rFonts w:hAnsi="宋体"/>
          <w:sz w:val="24"/>
        </w:rPr>
        <w:t>所对应的全部义务，包括但不限于按照</w:t>
      </w:r>
      <w:r w:rsidRPr="001576AD">
        <w:rPr>
          <w:rFonts w:hAnsi="宋体"/>
          <w:sz w:val="24"/>
          <w:u w:val="single"/>
        </w:rPr>
        <w:t>合伙协议</w:t>
      </w:r>
      <w:r>
        <w:rPr>
          <w:rFonts w:hAnsi="宋体"/>
          <w:sz w:val="24"/>
        </w:rPr>
        <w:t>（定义如下文）约定向</w:t>
      </w:r>
      <w:r>
        <w:rPr>
          <w:rFonts w:hAnsi="宋体" w:hint="eastAsia"/>
          <w:sz w:val="24"/>
        </w:rPr>
        <w:t>本中心</w:t>
      </w:r>
      <w:r w:rsidRPr="001576AD">
        <w:rPr>
          <w:rFonts w:hAnsi="宋体"/>
          <w:sz w:val="24"/>
        </w:rPr>
        <w:t>缴付标的</w:t>
      </w:r>
      <w:r w:rsidRPr="001576AD">
        <w:rPr>
          <w:rFonts w:hAnsi="宋体"/>
          <w:sz w:val="24"/>
          <w:u w:val="single"/>
        </w:rPr>
        <w:t>权益</w:t>
      </w:r>
      <w:r>
        <w:rPr>
          <w:rFonts w:hAnsi="宋体" w:hint="eastAsia"/>
          <w:sz w:val="24"/>
          <w:u w:val="single"/>
        </w:rPr>
        <w:t>份额</w:t>
      </w:r>
      <w:r w:rsidRPr="001576AD">
        <w:rPr>
          <w:rFonts w:hAnsi="宋体"/>
          <w:sz w:val="24"/>
        </w:rPr>
        <w:t>所对应的尚未实际缴付的出资额（如适用），否则将承担相应的违约责任。</w:t>
      </w:r>
    </w:p>
    <w:p w:rsidR="006F0F44" w:rsidRPr="00D33D43" w:rsidRDefault="006F0F44" w:rsidP="00401CC2">
      <w:pPr>
        <w:spacing w:line="276" w:lineRule="auto"/>
        <w:rPr>
          <w:sz w:val="24"/>
        </w:rPr>
      </w:pPr>
    </w:p>
    <w:p w:rsidR="006F0F44" w:rsidRDefault="006F0F44" w:rsidP="00401CC2">
      <w:pPr>
        <w:numPr>
          <w:ilvl w:val="1"/>
          <w:numId w:val="81"/>
        </w:numPr>
        <w:spacing w:line="276" w:lineRule="auto"/>
        <w:ind w:leftChars="200" w:left="1140"/>
        <w:rPr>
          <w:sz w:val="24"/>
        </w:rPr>
      </w:pPr>
      <w:r>
        <w:rPr>
          <w:rFonts w:hint="eastAsia"/>
          <w:sz w:val="24"/>
        </w:rPr>
        <w:t>本公司</w:t>
      </w:r>
      <w:r>
        <w:rPr>
          <w:rFonts w:hint="eastAsia"/>
          <w:sz w:val="24"/>
        </w:rPr>
        <w:t>/</w:t>
      </w:r>
      <w:r>
        <w:rPr>
          <w:rFonts w:hint="eastAsia"/>
          <w:sz w:val="24"/>
        </w:rPr>
        <w:t>本人受让</w:t>
      </w:r>
      <w:r w:rsidRPr="00D33D43">
        <w:rPr>
          <w:rFonts w:hint="eastAsia"/>
          <w:sz w:val="24"/>
        </w:rPr>
        <w:t>本中心权益之资金为本公司</w:t>
      </w:r>
      <w:r w:rsidRPr="00D33D43">
        <w:rPr>
          <w:rFonts w:hint="eastAsia"/>
          <w:sz w:val="24"/>
        </w:rPr>
        <w:t>/</w:t>
      </w:r>
      <w:r w:rsidRPr="00D33D43">
        <w:rPr>
          <w:rFonts w:hint="eastAsia"/>
          <w:sz w:val="24"/>
        </w:rPr>
        <w:t>本人自有资金且来源合法。</w:t>
      </w:r>
      <w:r w:rsidRPr="0093577F">
        <w:rPr>
          <w:rFonts w:hint="eastAsia"/>
          <w:sz w:val="24"/>
        </w:rPr>
        <w:t>本公司</w:t>
      </w:r>
      <w:r w:rsidRPr="0093577F">
        <w:rPr>
          <w:rFonts w:hint="eastAsia"/>
          <w:sz w:val="24"/>
        </w:rPr>
        <w:t>/</w:t>
      </w:r>
      <w:r>
        <w:rPr>
          <w:rFonts w:hint="eastAsia"/>
          <w:sz w:val="24"/>
        </w:rPr>
        <w:t>本人就本次受让</w:t>
      </w:r>
      <w:r w:rsidRPr="0093577F">
        <w:rPr>
          <w:rFonts w:hint="eastAsia"/>
          <w:sz w:val="24"/>
        </w:rPr>
        <w:t>所提供的各种资料均为真实、有效、准确、完整的，不存在隐瞒、误导、遗漏等情形。</w:t>
      </w:r>
    </w:p>
    <w:p w:rsidR="006F0F44" w:rsidRDefault="006F0F44" w:rsidP="00401CC2">
      <w:pPr>
        <w:pStyle w:val="a6"/>
        <w:spacing w:line="276" w:lineRule="auto"/>
        <w:ind w:firstLine="480"/>
        <w:rPr>
          <w:sz w:val="24"/>
        </w:rPr>
      </w:pPr>
    </w:p>
    <w:p w:rsidR="006F0F44" w:rsidRPr="001576AD" w:rsidRDefault="006F0F44" w:rsidP="00401CC2">
      <w:pPr>
        <w:numPr>
          <w:ilvl w:val="1"/>
          <w:numId w:val="81"/>
        </w:numPr>
        <w:spacing w:line="276" w:lineRule="auto"/>
        <w:ind w:leftChars="200" w:left="1140"/>
        <w:rPr>
          <w:sz w:val="24"/>
        </w:rPr>
      </w:pPr>
      <w:r w:rsidRPr="0093577F">
        <w:rPr>
          <w:rFonts w:hint="eastAsia"/>
          <w:sz w:val="24"/>
        </w:rPr>
        <w:t>本公司</w:t>
      </w:r>
      <w:r w:rsidRPr="0093577F">
        <w:rPr>
          <w:rFonts w:hint="eastAsia"/>
          <w:sz w:val="24"/>
        </w:rPr>
        <w:t>/</w:t>
      </w:r>
      <w:r>
        <w:rPr>
          <w:rFonts w:hint="eastAsia"/>
          <w:sz w:val="24"/>
        </w:rPr>
        <w:t>本人具备中国法律、法规、规章、规范性文件以及主管部门要求的受让</w:t>
      </w:r>
      <w:r w:rsidRPr="0093577F">
        <w:rPr>
          <w:rFonts w:hint="eastAsia"/>
          <w:sz w:val="24"/>
        </w:rPr>
        <w:t>本中心权益的资格和能力，并就本次</w:t>
      </w:r>
      <w:r>
        <w:rPr>
          <w:rFonts w:hint="eastAsia"/>
          <w:sz w:val="24"/>
        </w:rPr>
        <w:t>受让已获得必要的授权和批准，本次受让</w:t>
      </w:r>
      <w:r w:rsidRPr="0093577F">
        <w:rPr>
          <w:rFonts w:hint="eastAsia"/>
          <w:sz w:val="24"/>
        </w:rPr>
        <w:t>不会与本公司</w:t>
      </w:r>
      <w:r w:rsidRPr="0093577F">
        <w:rPr>
          <w:rFonts w:hint="eastAsia"/>
          <w:sz w:val="24"/>
        </w:rPr>
        <w:t>/</w:t>
      </w:r>
      <w:r w:rsidRPr="0093577F">
        <w:rPr>
          <w:rFonts w:hint="eastAsia"/>
          <w:sz w:val="24"/>
        </w:rPr>
        <w:t>本人已经承担的任何法定或约定的义务构成抵触或冲突。</w:t>
      </w:r>
    </w:p>
    <w:p w:rsidR="006F0F44" w:rsidRPr="001576AD" w:rsidRDefault="006F0F44" w:rsidP="00401CC2">
      <w:pPr>
        <w:spacing w:line="276" w:lineRule="auto"/>
        <w:ind w:left="1020"/>
        <w:rPr>
          <w:sz w:val="24"/>
        </w:rPr>
      </w:pPr>
    </w:p>
    <w:p w:rsidR="006F0F44" w:rsidRPr="001576AD" w:rsidRDefault="006F0F44" w:rsidP="00401CC2">
      <w:pPr>
        <w:numPr>
          <w:ilvl w:val="1"/>
          <w:numId w:val="81"/>
        </w:numPr>
        <w:spacing w:line="276" w:lineRule="auto"/>
        <w:ind w:leftChars="200" w:left="1140"/>
        <w:rPr>
          <w:sz w:val="24"/>
        </w:rPr>
      </w:pPr>
      <w:r>
        <w:rPr>
          <w:rFonts w:hAnsi="宋体"/>
          <w:sz w:val="24"/>
        </w:rPr>
        <w:t>本公司</w:t>
      </w:r>
      <w:r>
        <w:rPr>
          <w:rFonts w:hAnsi="宋体"/>
          <w:sz w:val="24"/>
        </w:rPr>
        <w:t>/</w:t>
      </w:r>
      <w:r>
        <w:rPr>
          <w:rFonts w:hAnsi="宋体"/>
          <w:sz w:val="24"/>
        </w:rPr>
        <w:t>本人</w:t>
      </w:r>
      <w:r w:rsidRPr="001576AD">
        <w:rPr>
          <w:rFonts w:hAnsi="宋体"/>
          <w:sz w:val="24"/>
        </w:rPr>
        <w:t>已与</w:t>
      </w:r>
      <w:r w:rsidRPr="001576AD">
        <w:rPr>
          <w:rFonts w:hAnsi="宋体"/>
          <w:sz w:val="24"/>
          <w:u w:val="single"/>
        </w:rPr>
        <w:t>本</w:t>
      </w:r>
      <w:r>
        <w:rPr>
          <w:rFonts w:hAnsi="宋体" w:hint="eastAsia"/>
          <w:sz w:val="24"/>
          <w:u w:val="single"/>
        </w:rPr>
        <w:t>中心</w:t>
      </w:r>
      <w:r w:rsidRPr="001576AD">
        <w:rPr>
          <w:rFonts w:hAnsi="宋体"/>
          <w:sz w:val="24"/>
        </w:rPr>
        <w:t>就加入</w:t>
      </w:r>
      <w:r w:rsidRPr="001576AD">
        <w:rPr>
          <w:rFonts w:hAnsi="宋体"/>
          <w:sz w:val="24"/>
          <w:u w:val="single"/>
        </w:rPr>
        <w:t>本</w:t>
      </w:r>
      <w:r>
        <w:rPr>
          <w:rFonts w:hAnsi="宋体" w:hint="eastAsia"/>
          <w:sz w:val="24"/>
          <w:u w:val="single"/>
        </w:rPr>
        <w:t>中心</w:t>
      </w:r>
      <w:r w:rsidRPr="001576AD">
        <w:rPr>
          <w:rFonts w:hAnsi="宋体"/>
          <w:sz w:val="24"/>
        </w:rPr>
        <w:t>事宜进行过深入沟通，清楚并理解</w:t>
      </w:r>
      <w:r w:rsidRPr="001576AD">
        <w:rPr>
          <w:rFonts w:hAnsi="宋体"/>
          <w:sz w:val="24"/>
          <w:u w:val="single"/>
        </w:rPr>
        <w:t>本</w:t>
      </w:r>
      <w:r>
        <w:rPr>
          <w:rFonts w:hAnsi="宋体" w:hint="eastAsia"/>
          <w:sz w:val="24"/>
          <w:u w:val="single"/>
        </w:rPr>
        <w:t>中心</w:t>
      </w:r>
      <w:r w:rsidRPr="001576AD">
        <w:rPr>
          <w:rFonts w:hAnsi="宋体"/>
          <w:sz w:val="24"/>
        </w:rPr>
        <w:t>现有</w:t>
      </w:r>
      <w:r w:rsidRPr="001576AD">
        <w:rPr>
          <w:rFonts w:hAnsi="宋体"/>
          <w:sz w:val="24"/>
          <w:u w:val="single"/>
        </w:rPr>
        <w:t>合伙人</w:t>
      </w:r>
      <w:r w:rsidRPr="001576AD">
        <w:rPr>
          <w:rFonts w:hAnsi="宋体"/>
          <w:sz w:val="24"/>
        </w:rPr>
        <w:t>已签署的有限合伙协议及其附件及其修订版本（</w:t>
      </w:r>
      <w:r w:rsidRPr="001576AD">
        <w:rPr>
          <w:sz w:val="24"/>
        </w:rPr>
        <w:t>“</w:t>
      </w:r>
      <w:r w:rsidRPr="001576AD">
        <w:rPr>
          <w:rFonts w:hAnsi="宋体"/>
          <w:sz w:val="24"/>
          <w:u w:val="single"/>
        </w:rPr>
        <w:t>合伙协议</w:t>
      </w:r>
      <w:r w:rsidRPr="001576AD">
        <w:rPr>
          <w:sz w:val="24"/>
        </w:rPr>
        <w:t>”</w:t>
      </w:r>
      <w:r w:rsidRPr="001576AD">
        <w:rPr>
          <w:rFonts w:hAnsi="宋体"/>
          <w:sz w:val="24"/>
        </w:rPr>
        <w:t>）的全部条款及内容。</w:t>
      </w:r>
      <w:r>
        <w:rPr>
          <w:rFonts w:hAnsi="宋体"/>
          <w:sz w:val="24"/>
        </w:rPr>
        <w:t>本公司</w:t>
      </w:r>
      <w:r>
        <w:rPr>
          <w:rFonts w:hAnsi="宋体"/>
          <w:sz w:val="24"/>
        </w:rPr>
        <w:t>/</w:t>
      </w:r>
      <w:r>
        <w:rPr>
          <w:rFonts w:hAnsi="宋体"/>
          <w:sz w:val="24"/>
        </w:rPr>
        <w:t>本人</w:t>
      </w:r>
      <w:r w:rsidRPr="001576AD">
        <w:rPr>
          <w:rFonts w:hAnsi="宋体"/>
          <w:sz w:val="24"/>
        </w:rPr>
        <w:t>同意接受合伙协议的约束，并承诺依约履行</w:t>
      </w:r>
      <w:r>
        <w:rPr>
          <w:rFonts w:hAnsi="宋体"/>
          <w:sz w:val="24"/>
        </w:rPr>
        <w:t>本公司</w:t>
      </w:r>
      <w:r>
        <w:rPr>
          <w:rFonts w:hAnsi="宋体"/>
          <w:sz w:val="24"/>
        </w:rPr>
        <w:t>/</w:t>
      </w:r>
      <w:r>
        <w:rPr>
          <w:rFonts w:hAnsi="宋体"/>
          <w:sz w:val="24"/>
        </w:rPr>
        <w:t>本人</w:t>
      </w:r>
      <w:r w:rsidRPr="001576AD">
        <w:rPr>
          <w:rFonts w:hAnsi="宋体"/>
          <w:sz w:val="24"/>
        </w:rPr>
        <w:t>在</w:t>
      </w:r>
      <w:r w:rsidRPr="001576AD">
        <w:rPr>
          <w:rFonts w:hAnsi="宋体"/>
          <w:sz w:val="24"/>
          <w:u w:val="single"/>
        </w:rPr>
        <w:t>合伙协议</w:t>
      </w:r>
      <w:r w:rsidRPr="001576AD">
        <w:rPr>
          <w:rFonts w:hAnsi="宋体"/>
          <w:sz w:val="24"/>
        </w:rPr>
        <w:t>项下的一切义务。</w:t>
      </w:r>
      <w:r>
        <w:rPr>
          <w:rFonts w:hAnsi="宋体"/>
          <w:sz w:val="24"/>
        </w:rPr>
        <w:t>本公司</w:t>
      </w:r>
      <w:r>
        <w:rPr>
          <w:rFonts w:hAnsi="宋体"/>
          <w:sz w:val="24"/>
        </w:rPr>
        <w:t>/</w:t>
      </w:r>
      <w:r>
        <w:rPr>
          <w:rFonts w:hAnsi="宋体"/>
          <w:sz w:val="24"/>
        </w:rPr>
        <w:t>本人</w:t>
      </w:r>
      <w:r w:rsidRPr="001576AD">
        <w:rPr>
          <w:rFonts w:hAnsi="宋体"/>
          <w:sz w:val="24"/>
        </w:rPr>
        <w:t>签署本确认函即视为同意签署</w:t>
      </w:r>
      <w:r w:rsidRPr="001576AD">
        <w:rPr>
          <w:rFonts w:hAnsi="宋体"/>
          <w:sz w:val="24"/>
          <w:u w:val="single"/>
        </w:rPr>
        <w:t>合伙协议</w:t>
      </w:r>
      <w:r w:rsidRPr="001576AD">
        <w:rPr>
          <w:rFonts w:hAnsi="宋体"/>
          <w:sz w:val="24"/>
        </w:rPr>
        <w:t>。</w:t>
      </w:r>
    </w:p>
    <w:p w:rsidR="006F0F44" w:rsidRPr="001576AD" w:rsidRDefault="006F0F44" w:rsidP="00401CC2">
      <w:pPr>
        <w:spacing w:line="276" w:lineRule="auto"/>
        <w:ind w:left="1020"/>
        <w:rPr>
          <w:sz w:val="24"/>
        </w:rPr>
      </w:pPr>
    </w:p>
    <w:p w:rsidR="006F0F44" w:rsidRPr="001576AD" w:rsidRDefault="006F0F44" w:rsidP="00401CC2">
      <w:pPr>
        <w:numPr>
          <w:ilvl w:val="1"/>
          <w:numId w:val="81"/>
        </w:numPr>
        <w:spacing w:line="276" w:lineRule="auto"/>
        <w:ind w:leftChars="200" w:left="1140"/>
        <w:rPr>
          <w:sz w:val="24"/>
        </w:rPr>
      </w:pPr>
      <w:r>
        <w:rPr>
          <w:rFonts w:hAnsi="宋体"/>
          <w:sz w:val="24"/>
        </w:rPr>
        <w:t>本公司</w:t>
      </w:r>
      <w:r>
        <w:rPr>
          <w:rFonts w:hAnsi="宋体"/>
          <w:sz w:val="24"/>
        </w:rPr>
        <w:t>/</w:t>
      </w:r>
      <w:r>
        <w:rPr>
          <w:rFonts w:hAnsi="宋体"/>
          <w:sz w:val="24"/>
        </w:rPr>
        <w:t>本人理解</w:t>
      </w:r>
      <w:r>
        <w:rPr>
          <w:rFonts w:hAnsi="宋体" w:hint="eastAsia"/>
          <w:sz w:val="24"/>
        </w:rPr>
        <w:t>股权</w:t>
      </w:r>
      <w:r w:rsidRPr="001576AD">
        <w:rPr>
          <w:rFonts w:hAnsi="宋体"/>
          <w:sz w:val="24"/>
        </w:rPr>
        <w:t>投资是一项有风险的投资，同意</w:t>
      </w:r>
      <w:r w:rsidRPr="001576AD">
        <w:rPr>
          <w:rFonts w:hAnsi="宋体"/>
          <w:sz w:val="24"/>
          <w:u w:val="single"/>
        </w:rPr>
        <w:t>本</w:t>
      </w:r>
      <w:r>
        <w:rPr>
          <w:rFonts w:hAnsi="宋体" w:hint="eastAsia"/>
          <w:sz w:val="24"/>
          <w:u w:val="single"/>
        </w:rPr>
        <w:t>中心</w:t>
      </w:r>
      <w:r w:rsidRPr="001576AD">
        <w:rPr>
          <w:rFonts w:hAnsi="宋体"/>
          <w:sz w:val="24"/>
        </w:rPr>
        <w:t>的运营、管理、投资、退出、解散、清算及其他相关合伙事务由</w:t>
      </w:r>
      <w:r w:rsidRPr="001576AD">
        <w:rPr>
          <w:rFonts w:hAnsi="宋体"/>
          <w:sz w:val="24"/>
          <w:u w:val="single"/>
        </w:rPr>
        <w:t>普通合伙人</w:t>
      </w:r>
      <w:r w:rsidRPr="001576AD">
        <w:rPr>
          <w:rFonts w:hAnsi="宋体"/>
          <w:sz w:val="24"/>
        </w:rPr>
        <w:t>全权负责。</w:t>
      </w:r>
      <w:r>
        <w:rPr>
          <w:rFonts w:hAnsi="宋体"/>
          <w:sz w:val="24"/>
        </w:rPr>
        <w:t>本公司</w:t>
      </w:r>
      <w:r>
        <w:rPr>
          <w:rFonts w:hAnsi="宋体"/>
          <w:sz w:val="24"/>
        </w:rPr>
        <w:t>/</w:t>
      </w:r>
      <w:r>
        <w:rPr>
          <w:rFonts w:hAnsi="宋体"/>
          <w:sz w:val="24"/>
        </w:rPr>
        <w:t>本人</w:t>
      </w:r>
      <w:r w:rsidRPr="001576AD">
        <w:rPr>
          <w:rFonts w:hAnsi="宋体"/>
          <w:sz w:val="24"/>
        </w:rPr>
        <w:t>在进行出资决策及签署本确认函时已经充分考虑签前述因素以及自身的财务能力和风险承受能力。</w:t>
      </w:r>
    </w:p>
    <w:p w:rsidR="006F0F44" w:rsidRPr="001576AD" w:rsidRDefault="006F0F44" w:rsidP="00401CC2">
      <w:pPr>
        <w:spacing w:line="276" w:lineRule="auto"/>
        <w:jc w:val="right"/>
        <w:rPr>
          <w:sz w:val="24"/>
        </w:rPr>
      </w:pPr>
    </w:p>
    <w:p w:rsidR="006F0F44" w:rsidRDefault="006F0F44" w:rsidP="00401CC2">
      <w:pPr>
        <w:spacing w:line="276" w:lineRule="auto"/>
        <w:jc w:val="right"/>
        <w:rPr>
          <w:sz w:val="24"/>
          <w:u w:val="single"/>
        </w:rPr>
      </w:pPr>
      <w:r w:rsidRPr="001576AD">
        <w:rPr>
          <w:rFonts w:hAnsi="宋体"/>
          <w:sz w:val="24"/>
        </w:rPr>
        <w:t>授权签署人：</w:t>
      </w:r>
      <w:r>
        <w:rPr>
          <w:sz w:val="24"/>
          <w:u w:val="single"/>
        </w:rPr>
        <w:t xml:space="preserve">      </w:t>
      </w:r>
      <w:r>
        <w:rPr>
          <w:rFonts w:hint="eastAsia"/>
          <w:sz w:val="24"/>
          <w:u w:val="single"/>
        </w:rPr>
        <w:t>___________</w:t>
      </w:r>
    </w:p>
    <w:p w:rsidR="006F0F44" w:rsidRDefault="006F0F44" w:rsidP="00401CC2">
      <w:pPr>
        <w:spacing w:line="276" w:lineRule="auto"/>
        <w:jc w:val="right"/>
        <w:rPr>
          <w:sz w:val="24"/>
        </w:rPr>
      </w:pPr>
    </w:p>
    <w:p w:rsidR="006F0F44" w:rsidRDefault="006F0F44" w:rsidP="00237DA6">
      <w:pPr>
        <w:wordWrap w:val="0"/>
        <w:spacing w:line="276" w:lineRule="auto"/>
        <w:jc w:val="right"/>
        <w:rPr>
          <w:rFonts w:hint="eastAsia"/>
          <w:sz w:val="24"/>
        </w:rPr>
      </w:pPr>
      <w:r>
        <w:rPr>
          <w:sz w:val="24"/>
        </w:rPr>
        <w:t>201</w:t>
      </w:r>
      <w:r>
        <w:rPr>
          <w:rFonts w:hint="eastAsia"/>
          <w:sz w:val="24"/>
        </w:rPr>
        <w:t>2</w:t>
      </w:r>
      <w:r w:rsidRPr="001576AD">
        <w:rPr>
          <w:rFonts w:hAnsi="宋体"/>
          <w:sz w:val="24"/>
        </w:rPr>
        <w:t>年</w:t>
      </w:r>
      <w:r>
        <w:rPr>
          <w:rFonts w:hAnsi="宋体" w:hint="eastAsia"/>
          <w:sz w:val="24"/>
        </w:rPr>
        <w:t xml:space="preserve">   </w:t>
      </w:r>
      <w:r w:rsidRPr="001576AD">
        <w:rPr>
          <w:rFonts w:hAnsi="宋体"/>
          <w:sz w:val="24"/>
        </w:rPr>
        <w:t>月</w:t>
      </w:r>
      <w:r>
        <w:rPr>
          <w:rFonts w:hAnsi="宋体" w:hint="eastAsia"/>
          <w:sz w:val="24"/>
        </w:rPr>
        <w:t xml:space="preserve">   </w:t>
      </w:r>
      <w:r w:rsidRPr="001576AD">
        <w:rPr>
          <w:rFonts w:hAnsi="宋体"/>
          <w:sz w:val="24"/>
        </w:rPr>
        <w:t>日</w:t>
      </w:r>
    </w:p>
    <w:p w:rsidR="00E17B42" w:rsidRPr="001576AD" w:rsidRDefault="00E17B42" w:rsidP="00401CC2">
      <w:pPr>
        <w:adjustRightInd w:val="0"/>
        <w:snapToGrid w:val="0"/>
        <w:spacing w:line="276" w:lineRule="auto"/>
        <w:jc w:val="left"/>
        <w:rPr>
          <w:rFonts w:hint="eastAsia"/>
          <w:sz w:val="24"/>
        </w:rPr>
      </w:pPr>
      <w:r>
        <w:rPr>
          <w:sz w:val="24"/>
        </w:rPr>
        <w:t>…………………………………………………………………………………………</w:t>
      </w:r>
      <w:r>
        <w:rPr>
          <w:rFonts w:hint="eastAsia"/>
          <w:sz w:val="24"/>
        </w:rPr>
        <w:t>..</w:t>
      </w:r>
    </w:p>
    <w:p w:rsidR="006F0F44" w:rsidRPr="001576AD" w:rsidRDefault="006F0F44" w:rsidP="00401CC2">
      <w:pPr>
        <w:spacing w:line="276" w:lineRule="auto"/>
        <w:ind w:leftChars="200" w:left="420"/>
        <w:rPr>
          <w:b/>
          <w:sz w:val="24"/>
        </w:rPr>
      </w:pPr>
      <w:r w:rsidRPr="001576AD">
        <w:rPr>
          <w:rFonts w:hAnsi="宋体"/>
          <w:b/>
          <w:sz w:val="24"/>
        </w:rPr>
        <w:t>受让方基本信息：</w:t>
      </w:r>
    </w:p>
    <w:p w:rsidR="006F0F44" w:rsidRPr="001576AD" w:rsidRDefault="006F0F44" w:rsidP="00401CC2">
      <w:pPr>
        <w:spacing w:line="276" w:lineRule="auto"/>
        <w:ind w:leftChars="200" w:left="420"/>
        <w:rPr>
          <w:sz w:val="24"/>
        </w:rPr>
      </w:pPr>
    </w:p>
    <w:p w:rsidR="006F0F44" w:rsidRDefault="006F0F44" w:rsidP="00401CC2">
      <w:pPr>
        <w:spacing w:line="276" w:lineRule="auto"/>
        <w:ind w:leftChars="200" w:left="420"/>
        <w:jc w:val="left"/>
        <w:rPr>
          <w:rFonts w:hAnsi="宋体" w:hint="eastAsia"/>
          <w:b/>
          <w:sz w:val="24"/>
        </w:rPr>
      </w:pPr>
      <w:r w:rsidRPr="001576AD">
        <w:rPr>
          <w:rFonts w:hAnsi="宋体"/>
          <w:b/>
          <w:sz w:val="24"/>
        </w:rPr>
        <w:t>（以个人名义投资）</w:t>
      </w:r>
    </w:p>
    <w:p w:rsidR="00237DA6" w:rsidRPr="001576AD" w:rsidRDefault="00237DA6" w:rsidP="00401CC2">
      <w:pPr>
        <w:spacing w:line="276" w:lineRule="auto"/>
        <w:ind w:leftChars="200" w:left="420"/>
        <w:jc w:val="left"/>
        <w:rPr>
          <w:rFonts w:hint="eastAsia"/>
          <w:b/>
          <w:sz w:val="24"/>
        </w:rPr>
      </w:pPr>
    </w:p>
    <w:p w:rsidR="00147582" w:rsidRPr="009C1D28" w:rsidRDefault="006F0F44" w:rsidP="00401CC2">
      <w:pPr>
        <w:spacing w:line="276" w:lineRule="auto"/>
        <w:ind w:leftChars="200" w:left="420"/>
        <w:jc w:val="left"/>
        <w:rPr>
          <w:rFonts w:hint="eastAsia"/>
          <w:b/>
          <w:sz w:val="24"/>
        </w:rPr>
      </w:pPr>
      <w:r w:rsidRPr="009C1D28">
        <w:rPr>
          <w:rFonts w:hAnsi="宋体"/>
          <w:b/>
          <w:sz w:val="24"/>
        </w:rPr>
        <w:t>姓名：</w:t>
      </w:r>
      <w:r w:rsidR="00147582" w:rsidRPr="009C1D28">
        <w:rPr>
          <w:b/>
          <w:sz w:val="24"/>
        </w:rPr>
        <w:t xml:space="preserve">                   </w:t>
      </w:r>
    </w:p>
    <w:p w:rsidR="00147582" w:rsidRPr="009C1D28" w:rsidRDefault="00147582" w:rsidP="00401CC2">
      <w:pPr>
        <w:spacing w:line="276" w:lineRule="auto"/>
        <w:ind w:leftChars="200" w:left="420"/>
        <w:jc w:val="left"/>
        <w:rPr>
          <w:rFonts w:hint="eastAsia"/>
          <w:b/>
          <w:sz w:val="24"/>
        </w:rPr>
      </w:pPr>
      <w:r w:rsidRPr="009C1D28">
        <w:rPr>
          <w:rFonts w:hint="eastAsia"/>
          <w:b/>
          <w:sz w:val="24"/>
        </w:rPr>
        <w:t>国籍：</w:t>
      </w:r>
    </w:p>
    <w:p w:rsidR="00147582" w:rsidRPr="009C1D28" w:rsidRDefault="006F0F44" w:rsidP="00401CC2">
      <w:pPr>
        <w:spacing w:line="276" w:lineRule="auto"/>
        <w:ind w:leftChars="200" w:left="420"/>
        <w:jc w:val="left"/>
        <w:rPr>
          <w:rFonts w:hint="eastAsia"/>
          <w:b/>
          <w:sz w:val="24"/>
        </w:rPr>
      </w:pPr>
      <w:r w:rsidRPr="009C1D28">
        <w:rPr>
          <w:rFonts w:hAnsi="宋体"/>
          <w:b/>
          <w:sz w:val="24"/>
        </w:rPr>
        <w:t>身份证号</w:t>
      </w:r>
      <w:r w:rsidR="00147582" w:rsidRPr="009C1D28">
        <w:rPr>
          <w:rFonts w:hAnsi="宋体" w:hint="eastAsia"/>
          <w:b/>
          <w:sz w:val="24"/>
        </w:rPr>
        <w:t>或护照号</w:t>
      </w:r>
      <w:r w:rsidRPr="009C1D28">
        <w:rPr>
          <w:rFonts w:hAnsi="宋体"/>
          <w:b/>
          <w:sz w:val="24"/>
        </w:rPr>
        <w:t>：</w:t>
      </w:r>
      <w:r w:rsidRPr="009C1D28">
        <w:rPr>
          <w:b/>
          <w:sz w:val="24"/>
        </w:rPr>
        <w:t xml:space="preserve">                          </w:t>
      </w:r>
    </w:p>
    <w:p w:rsidR="00147582" w:rsidRPr="009C1D28" w:rsidRDefault="006F0F44" w:rsidP="00401CC2">
      <w:pPr>
        <w:spacing w:line="276" w:lineRule="auto"/>
        <w:ind w:leftChars="200" w:left="420"/>
        <w:jc w:val="left"/>
        <w:rPr>
          <w:rFonts w:hint="eastAsia"/>
          <w:b/>
          <w:sz w:val="24"/>
        </w:rPr>
      </w:pPr>
      <w:r w:rsidRPr="009C1D28">
        <w:rPr>
          <w:rFonts w:hAnsi="宋体"/>
          <w:b/>
          <w:sz w:val="24"/>
        </w:rPr>
        <w:t>地址：</w:t>
      </w:r>
      <w:r w:rsidRPr="009C1D28">
        <w:rPr>
          <w:b/>
          <w:sz w:val="24"/>
        </w:rPr>
        <w:t xml:space="preserve">                          </w:t>
      </w:r>
    </w:p>
    <w:p w:rsidR="00147582" w:rsidRPr="009C1D28" w:rsidRDefault="006F0F44" w:rsidP="00401CC2">
      <w:pPr>
        <w:spacing w:line="276" w:lineRule="auto"/>
        <w:ind w:leftChars="200" w:left="420"/>
        <w:jc w:val="left"/>
        <w:rPr>
          <w:rFonts w:hint="eastAsia"/>
          <w:b/>
          <w:sz w:val="24"/>
        </w:rPr>
      </w:pPr>
      <w:r w:rsidRPr="009C1D28">
        <w:rPr>
          <w:rFonts w:hAnsi="宋体"/>
          <w:b/>
          <w:sz w:val="24"/>
        </w:rPr>
        <w:t>电话：</w:t>
      </w:r>
      <w:r w:rsidRPr="009C1D28">
        <w:rPr>
          <w:b/>
          <w:sz w:val="24"/>
        </w:rPr>
        <w:t xml:space="preserve">                              </w:t>
      </w:r>
    </w:p>
    <w:p w:rsidR="006F0F44" w:rsidRPr="009C1D28" w:rsidRDefault="006F0F44" w:rsidP="00401CC2">
      <w:pPr>
        <w:spacing w:line="276" w:lineRule="auto"/>
        <w:ind w:leftChars="200" w:left="420"/>
        <w:jc w:val="left"/>
        <w:rPr>
          <w:b/>
          <w:sz w:val="24"/>
        </w:rPr>
      </w:pPr>
      <w:r w:rsidRPr="009C1D28">
        <w:rPr>
          <w:rFonts w:hAnsi="宋体"/>
          <w:b/>
          <w:sz w:val="24"/>
        </w:rPr>
        <w:t>电子邮箱：</w:t>
      </w:r>
      <w:r w:rsidRPr="009C1D28">
        <w:rPr>
          <w:b/>
          <w:sz w:val="24"/>
        </w:rPr>
        <w:t xml:space="preserve">                                                          </w:t>
      </w:r>
    </w:p>
    <w:p w:rsidR="006F0F44" w:rsidRPr="009C1D28" w:rsidRDefault="00DC2FE2" w:rsidP="00401CC2">
      <w:pPr>
        <w:spacing w:line="276" w:lineRule="auto"/>
        <w:ind w:leftChars="200" w:left="420"/>
        <w:jc w:val="left"/>
        <w:rPr>
          <w:rFonts w:hint="eastAsia"/>
          <w:b/>
          <w:sz w:val="24"/>
        </w:rPr>
      </w:pPr>
      <w:r w:rsidRPr="009C1D28">
        <w:rPr>
          <w:rFonts w:hint="eastAsia"/>
          <w:b/>
          <w:sz w:val="24"/>
        </w:rPr>
        <w:t>紧急联系人姓名及电话：</w:t>
      </w:r>
    </w:p>
    <w:p w:rsidR="00AC7AF2" w:rsidRPr="009C1D28" w:rsidRDefault="00AC7AF2" w:rsidP="00401CC2">
      <w:pPr>
        <w:spacing w:line="276" w:lineRule="auto"/>
        <w:ind w:leftChars="200" w:left="420"/>
        <w:jc w:val="left"/>
        <w:rPr>
          <w:rFonts w:hint="eastAsia"/>
          <w:b/>
          <w:sz w:val="24"/>
        </w:rPr>
      </w:pPr>
    </w:p>
    <w:p w:rsidR="00AC7AF2" w:rsidRPr="009C1D28" w:rsidRDefault="00AC7AF2" w:rsidP="00401CC2">
      <w:pPr>
        <w:spacing w:line="276" w:lineRule="auto"/>
        <w:ind w:leftChars="200" w:left="420"/>
        <w:jc w:val="left"/>
        <w:rPr>
          <w:rFonts w:hint="eastAsia"/>
          <w:b/>
          <w:sz w:val="24"/>
        </w:rPr>
      </w:pPr>
      <w:r w:rsidRPr="009C1D28">
        <w:rPr>
          <w:rFonts w:hint="eastAsia"/>
          <w:b/>
          <w:sz w:val="24"/>
        </w:rPr>
        <w:t>开户银行：</w:t>
      </w:r>
    </w:p>
    <w:p w:rsidR="00AC7AF2" w:rsidRPr="009C1D28" w:rsidRDefault="00AC7AF2" w:rsidP="00401CC2">
      <w:pPr>
        <w:spacing w:line="276" w:lineRule="auto"/>
        <w:ind w:leftChars="200" w:left="420"/>
        <w:jc w:val="left"/>
        <w:rPr>
          <w:rFonts w:hint="eastAsia"/>
          <w:b/>
          <w:sz w:val="24"/>
        </w:rPr>
      </w:pPr>
      <w:r w:rsidRPr="009C1D28">
        <w:rPr>
          <w:rFonts w:hint="eastAsia"/>
          <w:b/>
          <w:sz w:val="24"/>
        </w:rPr>
        <w:t>户名：</w:t>
      </w:r>
    </w:p>
    <w:p w:rsidR="00AC7AF2" w:rsidRPr="009C1D28" w:rsidRDefault="00AC7AF2" w:rsidP="00401CC2">
      <w:pPr>
        <w:spacing w:line="276" w:lineRule="auto"/>
        <w:ind w:leftChars="200" w:left="420"/>
        <w:jc w:val="left"/>
        <w:rPr>
          <w:rFonts w:hint="eastAsia"/>
          <w:b/>
          <w:sz w:val="24"/>
        </w:rPr>
      </w:pPr>
      <w:r w:rsidRPr="009C1D28">
        <w:rPr>
          <w:rFonts w:hint="eastAsia"/>
          <w:b/>
          <w:sz w:val="24"/>
        </w:rPr>
        <w:t>账号</w:t>
      </w:r>
    </w:p>
    <w:p w:rsidR="00AC7AF2" w:rsidRPr="00DC2FE2" w:rsidRDefault="00AC7AF2" w:rsidP="00CA36FD">
      <w:pPr>
        <w:spacing w:line="276" w:lineRule="auto"/>
        <w:jc w:val="left"/>
        <w:rPr>
          <w:rFonts w:hint="eastAsia"/>
          <w:sz w:val="24"/>
        </w:rPr>
      </w:pPr>
    </w:p>
    <w:p w:rsidR="006F0F44" w:rsidRDefault="006F0F44" w:rsidP="00401CC2">
      <w:pPr>
        <w:spacing w:line="276" w:lineRule="auto"/>
        <w:ind w:leftChars="200" w:left="420"/>
        <w:jc w:val="left"/>
        <w:rPr>
          <w:rFonts w:hAnsi="宋体" w:hint="eastAsia"/>
          <w:b/>
          <w:sz w:val="24"/>
        </w:rPr>
      </w:pPr>
      <w:r w:rsidRPr="001576AD">
        <w:rPr>
          <w:rFonts w:hAnsi="宋体"/>
          <w:b/>
          <w:sz w:val="24"/>
        </w:rPr>
        <w:t>（以公司名义投资）</w:t>
      </w:r>
    </w:p>
    <w:p w:rsidR="00237DA6" w:rsidRPr="001576AD" w:rsidRDefault="00237DA6" w:rsidP="00401CC2">
      <w:pPr>
        <w:spacing w:line="276" w:lineRule="auto"/>
        <w:ind w:leftChars="200" w:left="420"/>
        <w:jc w:val="left"/>
        <w:rPr>
          <w:rFonts w:hint="eastAsia"/>
          <w:b/>
          <w:sz w:val="24"/>
        </w:rPr>
      </w:pPr>
    </w:p>
    <w:p w:rsidR="00E17B42" w:rsidRPr="009C1D28" w:rsidRDefault="006F0F44" w:rsidP="00401CC2">
      <w:pPr>
        <w:spacing w:line="276" w:lineRule="auto"/>
        <w:ind w:leftChars="200" w:left="420"/>
        <w:jc w:val="left"/>
        <w:rPr>
          <w:rFonts w:hint="eastAsia"/>
          <w:b/>
          <w:sz w:val="24"/>
        </w:rPr>
      </w:pPr>
      <w:r w:rsidRPr="009C1D28">
        <w:rPr>
          <w:rFonts w:hAnsi="宋体"/>
          <w:b/>
          <w:sz w:val="24"/>
        </w:rPr>
        <w:t>公司名称：</w:t>
      </w:r>
      <w:r w:rsidRPr="009C1D28">
        <w:rPr>
          <w:b/>
          <w:sz w:val="24"/>
        </w:rPr>
        <w:t xml:space="preserve">                      </w:t>
      </w:r>
    </w:p>
    <w:p w:rsidR="006F0F44" w:rsidRPr="009C1D28" w:rsidRDefault="006F0F44" w:rsidP="00401CC2">
      <w:pPr>
        <w:spacing w:line="276" w:lineRule="auto"/>
        <w:ind w:leftChars="200" w:left="420"/>
        <w:jc w:val="left"/>
        <w:rPr>
          <w:b/>
          <w:sz w:val="24"/>
        </w:rPr>
      </w:pPr>
      <w:r w:rsidRPr="009C1D28">
        <w:rPr>
          <w:rFonts w:hAnsi="宋体"/>
          <w:b/>
          <w:sz w:val="24"/>
        </w:rPr>
        <w:t>营业执照号：</w:t>
      </w:r>
      <w:r w:rsidRPr="009C1D28">
        <w:rPr>
          <w:b/>
          <w:sz w:val="24"/>
        </w:rPr>
        <w:t xml:space="preserve">                       </w:t>
      </w:r>
    </w:p>
    <w:p w:rsidR="00E17B42" w:rsidRPr="009C1D28" w:rsidRDefault="006F0F44" w:rsidP="00401CC2">
      <w:pPr>
        <w:spacing w:line="276" w:lineRule="auto"/>
        <w:ind w:leftChars="200" w:left="420"/>
        <w:jc w:val="left"/>
        <w:rPr>
          <w:rFonts w:hint="eastAsia"/>
          <w:b/>
          <w:sz w:val="24"/>
        </w:rPr>
      </w:pPr>
      <w:r w:rsidRPr="009C1D28">
        <w:rPr>
          <w:rFonts w:hAnsi="宋体"/>
          <w:b/>
          <w:sz w:val="24"/>
        </w:rPr>
        <w:t>授权签署人：</w:t>
      </w:r>
      <w:r w:rsidRPr="009C1D28">
        <w:rPr>
          <w:b/>
          <w:sz w:val="24"/>
        </w:rPr>
        <w:t xml:space="preserve">                    </w:t>
      </w:r>
    </w:p>
    <w:p w:rsidR="006F0F44" w:rsidRPr="009C1D28" w:rsidRDefault="006F0F44" w:rsidP="00401CC2">
      <w:pPr>
        <w:spacing w:line="276" w:lineRule="auto"/>
        <w:ind w:leftChars="200" w:left="420"/>
        <w:jc w:val="left"/>
        <w:rPr>
          <w:b/>
          <w:sz w:val="24"/>
        </w:rPr>
      </w:pPr>
      <w:r w:rsidRPr="009C1D28">
        <w:rPr>
          <w:rFonts w:hAnsi="宋体"/>
          <w:b/>
          <w:sz w:val="24"/>
        </w:rPr>
        <w:t>授权签署人电子邮箱：</w:t>
      </w:r>
      <w:r w:rsidRPr="009C1D28">
        <w:rPr>
          <w:b/>
          <w:sz w:val="24"/>
        </w:rPr>
        <w:t xml:space="preserve">               </w:t>
      </w:r>
    </w:p>
    <w:p w:rsidR="00E17B42" w:rsidRPr="009C1D28" w:rsidRDefault="006F0F44" w:rsidP="00401CC2">
      <w:pPr>
        <w:spacing w:line="276" w:lineRule="auto"/>
        <w:ind w:leftChars="200" w:left="420"/>
        <w:jc w:val="left"/>
        <w:rPr>
          <w:rFonts w:hint="eastAsia"/>
          <w:b/>
          <w:sz w:val="24"/>
        </w:rPr>
      </w:pPr>
      <w:r w:rsidRPr="009C1D28">
        <w:rPr>
          <w:rFonts w:hAnsi="宋体"/>
          <w:b/>
          <w:sz w:val="24"/>
        </w:rPr>
        <w:t>地址：</w:t>
      </w:r>
      <w:r w:rsidRPr="009C1D28">
        <w:rPr>
          <w:b/>
          <w:sz w:val="24"/>
        </w:rPr>
        <w:t xml:space="preserve">                          </w:t>
      </w:r>
    </w:p>
    <w:p w:rsidR="00E17B42" w:rsidRPr="009C1D28" w:rsidRDefault="006F0F44" w:rsidP="00401CC2">
      <w:pPr>
        <w:spacing w:line="276" w:lineRule="auto"/>
        <w:ind w:leftChars="200" w:left="420"/>
        <w:jc w:val="left"/>
        <w:rPr>
          <w:rFonts w:hint="eastAsia"/>
          <w:b/>
          <w:sz w:val="24"/>
        </w:rPr>
      </w:pPr>
      <w:r w:rsidRPr="009C1D28">
        <w:rPr>
          <w:rFonts w:hAnsi="宋体"/>
          <w:b/>
          <w:sz w:val="24"/>
        </w:rPr>
        <w:t>电话：</w:t>
      </w:r>
      <w:r w:rsidRPr="009C1D28">
        <w:rPr>
          <w:b/>
          <w:sz w:val="24"/>
        </w:rPr>
        <w:t xml:space="preserve">                             </w:t>
      </w:r>
    </w:p>
    <w:p w:rsidR="003C4D25" w:rsidRPr="009C1D28" w:rsidRDefault="006F0F44" w:rsidP="00E17B42">
      <w:pPr>
        <w:spacing w:line="276" w:lineRule="auto"/>
        <w:ind w:leftChars="200" w:left="420"/>
        <w:jc w:val="left"/>
        <w:rPr>
          <w:rFonts w:hint="eastAsia"/>
          <w:b/>
          <w:sz w:val="24"/>
        </w:rPr>
      </w:pPr>
      <w:r w:rsidRPr="009C1D28">
        <w:rPr>
          <w:rFonts w:hAnsi="宋体"/>
          <w:b/>
          <w:sz w:val="24"/>
        </w:rPr>
        <w:t>股东名单：</w:t>
      </w:r>
      <w:r w:rsidRPr="009C1D28">
        <w:rPr>
          <w:b/>
          <w:sz w:val="24"/>
        </w:rPr>
        <w:t xml:space="preserve"> </w:t>
      </w:r>
    </w:p>
    <w:p w:rsidR="00AC7AF2" w:rsidRPr="009C1D28" w:rsidRDefault="00AC7AF2" w:rsidP="00E17B42">
      <w:pPr>
        <w:spacing w:line="276" w:lineRule="auto"/>
        <w:ind w:leftChars="200" w:left="420"/>
        <w:jc w:val="left"/>
        <w:rPr>
          <w:rFonts w:hint="eastAsia"/>
          <w:b/>
          <w:sz w:val="24"/>
        </w:rPr>
      </w:pPr>
    </w:p>
    <w:p w:rsidR="00AC7AF2" w:rsidRPr="009C1D28" w:rsidRDefault="00AC7AF2" w:rsidP="00AC7AF2">
      <w:pPr>
        <w:spacing w:line="276" w:lineRule="auto"/>
        <w:ind w:leftChars="200" w:left="420"/>
        <w:jc w:val="left"/>
        <w:rPr>
          <w:rFonts w:hint="eastAsia"/>
          <w:b/>
          <w:sz w:val="24"/>
        </w:rPr>
      </w:pPr>
      <w:r w:rsidRPr="009C1D28">
        <w:rPr>
          <w:rFonts w:hint="eastAsia"/>
          <w:b/>
          <w:sz w:val="24"/>
        </w:rPr>
        <w:t>开户银行：</w:t>
      </w:r>
    </w:p>
    <w:p w:rsidR="00AC7AF2" w:rsidRPr="009C1D28" w:rsidRDefault="00AC7AF2" w:rsidP="00AC7AF2">
      <w:pPr>
        <w:spacing w:line="276" w:lineRule="auto"/>
        <w:ind w:leftChars="200" w:left="420"/>
        <w:jc w:val="left"/>
        <w:rPr>
          <w:rFonts w:hint="eastAsia"/>
          <w:b/>
          <w:sz w:val="24"/>
        </w:rPr>
      </w:pPr>
      <w:r w:rsidRPr="009C1D28">
        <w:rPr>
          <w:rFonts w:hint="eastAsia"/>
          <w:b/>
          <w:sz w:val="24"/>
        </w:rPr>
        <w:t>户名：</w:t>
      </w:r>
    </w:p>
    <w:p w:rsidR="00AC7AF2" w:rsidRPr="009C1D28" w:rsidRDefault="00AC7AF2" w:rsidP="00AC7AF2">
      <w:pPr>
        <w:spacing w:line="276" w:lineRule="auto"/>
        <w:ind w:leftChars="200" w:left="420"/>
        <w:jc w:val="left"/>
        <w:rPr>
          <w:rFonts w:hint="eastAsia"/>
          <w:b/>
          <w:sz w:val="24"/>
        </w:rPr>
      </w:pPr>
      <w:r w:rsidRPr="009C1D28">
        <w:rPr>
          <w:rFonts w:hint="eastAsia"/>
          <w:b/>
          <w:sz w:val="24"/>
        </w:rPr>
        <w:t>账号</w:t>
      </w:r>
    </w:p>
    <w:p w:rsidR="00AC7AF2" w:rsidRPr="00E17B42" w:rsidRDefault="00AC7AF2" w:rsidP="00E17B42">
      <w:pPr>
        <w:spacing w:line="276" w:lineRule="auto"/>
        <w:ind w:leftChars="200" w:left="420"/>
        <w:jc w:val="left"/>
        <w:rPr>
          <w:rFonts w:hAnsi="宋体" w:hint="eastAsia"/>
          <w:sz w:val="24"/>
        </w:rPr>
      </w:pPr>
    </w:p>
    <w:sectPr w:rsidR="00AC7AF2" w:rsidRPr="00E17B42" w:rsidSect="00401CC2">
      <w:pgSz w:w="11906" w:h="16838"/>
      <w:pgMar w:top="1440" w:right="1800" w:bottom="1440" w:left="1800" w:header="851" w:footer="992" w:gutter="0"/>
      <w:pgNumType w:fmt="numberInDash"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C1798" w:rsidRDefault="00EC1798" w:rsidP="0012661F">
      <w:r>
        <w:separator/>
      </w:r>
    </w:p>
  </w:endnote>
  <w:endnote w:type="continuationSeparator" w:id="0">
    <w:p w:rsidR="00EC1798" w:rsidRDefault="00EC1798" w:rsidP="001266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1D28" w:rsidRDefault="009C1D28" w:rsidP="003A3C68">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end"/>
    </w:r>
  </w:p>
  <w:p w:rsidR="009C1D28" w:rsidRDefault="009C1D28">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1D28" w:rsidRDefault="009C1D28" w:rsidP="003A3C68">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Pr>
        <w:rStyle w:val="a4"/>
        <w:noProof/>
      </w:rPr>
      <w:t>- 28 -</w:t>
    </w:r>
    <w:r>
      <w:rPr>
        <w:rStyle w:val="a4"/>
      </w:rPr>
      <w:fldChar w:fldCharType="end"/>
    </w:r>
  </w:p>
  <w:p w:rsidR="009C1D28" w:rsidRDefault="009C1D28">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1D28" w:rsidRDefault="009C1D28">
    <w:pPr>
      <w:pStyle w:val="a3"/>
      <w:jc w:val="center"/>
    </w:pPr>
    <w:r>
      <w:fldChar w:fldCharType="begin"/>
    </w:r>
    <w:r>
      <w:instrText xml:space="preserve"> PAGE   \* MERGEFORMAT </w:instrText>
    </w:r>
    <w:r>
      <w:fldChar w:fldCharType="separate"/>
    </w:r>
    <w:r w:rsidR="00CE77CB" w:rsidRPr="00CE77CB">
      <w:rPr>
        <w:noProof/>
        <w:lang w:val="zh-CN"/>
      </w:rPr>
      <w:t>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1D28" w:rsidRDefault="009C1D28" w:rsidP="00577F43">
    <w:pPr>
      <w:pStyle w:val="a3"/>
      <w:framePr w:wrap="around" w:vAnchor="text" w:hAnchor="page" w:x="5911" w:y="228"/>
      <w:rPr>
        <w:rStyle w:val="a4"/>
      </w:rPr>
    </w:pPr>
    <w:r>
      <w:rPr>
        <w:rStyle w:val="a4"/>
      </w:rPr>
      <w:fldChar w:fldCharType="begin"/>
    </w:r>
    <w:r>
      <w:rPr>
        <w:rStyle w:val="a4"/>
      </w:rPr>
      <w:instrText xml:space="preserve">PAGE  </w:instrText>
    </w:r>
    <w:r>
      <w:rPr>
        <w:rStyle w:val="a4"/>
      </w:rPr>
      <w:fldChar w:fldCharType="separate"/>
    </w:r>
    <w:r w:rsidR="00CE77CB">
      <w:rPr>
        <w:rStyle w:val="a4"/>
        <w:noProof/>
      </w:rPr>
      <w:t>- 1 -</w:t>
    </w:r>
    <w:r>
      <w:rPr>
        <w:rStyle w:val="a4"/>
      </w:rPr>
      <w:fldChar w:fldCharType="end"/>
    </w:r>
  </w:p>
  <w:p w:rsidR="009C1D28" w:rsidRDefault="009C1D28" w:rsidP="00CE77CB">
    <w:pPr>
      <w:pStyle w:val="a3"/>
      <w:ind w:firstLineChars="100" w:firstLine="18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1D28" w:rsidRDefault="009C1D28">
    <w:pPr>
      <w:pStyle w:val="a3"/>
      <w:jc w:val="center"/>
    </w:pPr>
    <w:r>
      <w:fldChar w:fldCharType="begin"/>
    </w:r>
    <w:r>
      <w:instrText xml:space="preserve"> PAGE   \* MERGEFORMAT </w:instrText>
    </w:r>
    <w:r>
      <w:fldChar w:fldCharType="separate"/>
    </w:r>
    <w:r w:rsidR="00CE77CB" w:rsidRPr="00CE77CB">
      <w:rPr>
        <w:noProof/>
        <w:lang w:val="zh-CN"/>
      </w:rPr>
      <w:t>-</w:t>
    </w:r>
    <w:r w:rsidR="00CE77CB">
      <w:rPr>
        <w:noProof/>
      </w:rPr>
      <w:t xml:space="preserve"> 26 -</w:t>
    </w:r>
    <w:r>
      <w:fldChar w:fldCharType="end"/>
    </w:r>
  </w:p>
  <w:p w:rsidR="009C1D28" w:rsidRDefault="009C1D28">
    <w:pPr>
      <w:pStyle w:val="a3"/>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1D28" w:rsidRDefault="009C1D28">
    <w:pPr>
      <w:pStyle w:val="a3"/>
      <w:jc w:val="center"/>
    </w:pPr>
    <w:r>
      <w:fldChar w:fldCharType="begin"/>
    </w:r>
    <w:r>
      <w:instrText xml:space="preserve"> PAGE   \* MERGEFORMAT </w:instrText>
    </w:r>
    <w:r>
      <w:fldChar w:fldCharType="separate"/>
    </w:r>
    <w:r w:rsidR="00CE77CB" w:rsidRPr="00CE77CB">
      <w:rPr>
        <w:noProof/>
        <w:lang w:val="zh-CN"/>
      </w:rPr>
      <w:t>-</w:t>
    </w:r>
    <w:r w:rsidR="00CE77CB">
      <w:rPr>
        <w:noProof/>
      </w:rPr>
      <w:t xml:space="preserve"> 2 -</w:t>
    </w:r>
    <w:r>
      <w:fldChar w:fldCharType="end"/>
    </w:r>
  </w:p>
  <w:p w:rsidR="009C1D28" w:rsidRDefault="009C1D28">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C1798" w:rsidRDefault="00EC1798" w:rsidP="0012661F">
      <w:r>
        <w:separator/>
      </w:r>
    </w:p>
  </w:footnote>
  <w:footnote w:type="continuationSeparator" w:id="0">
    <w:p w:rsidR="00EC1798" w:rsidRDefault="00EC1798" w:rsidP="001266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1D28" w:rsidRDefault="009C1D28" w:rsidP="001A0D6B">
    <w:pPr>
      <w:pStyle w:val="a5"/>
      <w:pBdr>
        <w:bottom w:val="single" w:sz="6"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1D28" w:rsidRPr="00ED0EF0" w:rsidRDefault="009C1D28" w:rsidP="00AE29BD">
    <w:pPr>
      <w:pStyle w:val="a5"/>
      <w:jc w:val="both"/>
    </w:pPr>
    <w:r>
      <w:t xml:space="preserve">               </w:t>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774D"/>
    <w:multiLevelType w:val="hybridMultilevel"/>
    <w:tmpl w:val="35148F40"/>
    <w:lvl w:ilvl="0" w:tplc="B144F85E">
      <w:start w:val="1"/>
      <w:numFmt w:val="lowerLetter"/>
      <w:lvlText w:val="（%1）"/>
      <w:lvlJc w:val="left"/>
      <w:pPr>
        <w:ind w:left="420" w:hanging="4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29D7C12"/>
    <w:multiLevelType w:val="hybridMultilevel"/>
    <w:tmpl w:val="81D434A4"/>
    <w:lvl w:ilvl="0" w:tplc="BABC720C">
      <w:start w:val="1"/>
      <w:numFmt w:val="decimal"/>
      <w:lvlText w:val="（%1）"/>
      <w:lvlJc w:val="left"/>
      <w:pPr>
        <w:ind w:left="960" w:hanging="420"/>
      </w:pPr>
      <w:rPr>
        <w:rFonts w:hint="default"/>
        <w:b/>
      </w:rPr>
    </w:lvl>
    <w:lvl w:ilvl="1" w:tplc="BABC720C">
      <w:start w:val="1"/>
      <w:numFmt w:val="decimal"/>
      <w:lvlText w:val="（%2）"/>
      <w:lvlJc w:val="left"/>
      <w:pPr>
        <w:ind w:left="1380" w:hanging="420"/>
      </w:pPr>
      <w:rPr>
        <w:rFonts w:hint="default"/>
        <w:b/>
      </w:rPr>
    </w:lvl>
    <w:lvl w:ilvl="2" w:tplc="0409001B" w:tentative="1">
      <w:start w:val="1"/>
      <w:numFmt w:val="lowerRoman"/>
      <w:lvlText w:val="%3."/>
      <w:lvlJc w:val="right"/>
      <w:pPr>
        <w:ind w:left="1800" w:hanging="420"/>
      </w:pPr>
    </w:lvl>
    <w:lvl w:ilvl="3" w:tplc="0409000F" w:tentative="1">
      <w:start w:val="1"/>
      <w:numFmt w:val="decimal"/>
      <w:lvlText w:val="%4."/>
      <w:lvlJc w:val="left"/>
      <w:pPr>
        <w:ind w:left="2220" w:hanging="420"/>
      </w:pPr>
    </w:lvl>
    <w:lvl w:ilvl="4" w:tplc="04090019" w:tentative="1">
      <w:start w:val="1"/>
      <w:numFmt w:val="lowerLetter"/>
      <w:lvlText w:val="%5)"/>
      <w:lvlJc w:val="left"/>
      <w:pPr>
        <w:ind w:left="2640" w:hanging="420"/>
      </w:pPr>
    </w:lvl>
    <w:lvl w:ilvl="5" w:tplc="0409001B" w:tentative="1">
      <w:start w:val="1"/>
      <w:numFmt w:val="lowerRoman"/>
      <w:lvlText w:val="%6."/>
      <w:lvlJc w:val="right"/>
      <w:pPr>
        <w:ind w:left="3060" w:hanging="420"/>
      </w:pPr>
    </w:lvl>
    <w:lvl w:ilvl="6" w:tplc="0409000F" w:tentative="1">
      <w:start w:val="1"/>
      <w:numFmt w:val="decimal"/>
      <w:lvlText w:val="%7."/>
      <w:lvlJc w:val="left"/>
      <w:pPr>
        <w:ind w:left="3480" w:hanging="420"/>
      </w:pPr>
    </w:lvl>
    <w:lvl w:ilvl="7" w:tplc="04090019" w:tentative="1">
      <w:start w:val="1"/>
      <w:numFmt w:val="lowerLetter"/>
      <w:lvlText w:val="%8)"/>
      <w:lvlJc w:val="left"/>
      <w:pPr>
        <w:ind w:left="3900" w:hanging="420"/>
      </w:pPr>
    </w:lvl>
    <w:lvl w:ilvl="8" w:tplc="0409001B" w:tentative="1">
      <w:start w:val="1"/>
      <w:numFmt w:val="lowerRoman"/>
      <w:lvlText w:val="%9."/>
      <w:lvlJc w:val="right"/>
      <w:pPr>
        <w:ind w:left="4320" w:hanging="420"/>
      </w:pPr>
    </w:lvl>
  </w:abstractNum>
  <w:abstractNum w:abstractNumId="2" w15:restartNumberingAfterBreak="0">
    <w:nsid w:val="04AC6A5E"/>
    <w:multiLevelType w:val="hybridMultilevel"/>
    <w:tmpl w:val="54B4D860"/>
    <w:lvl w:ilvl="0" w:tplc="94308B54">
      <w:start w:val="1"/>
      <w:numFmt w:val="upperRoman"/>
      <w:lvlText w:val="%1."/>
      <w:lvlJc w:val="right"/>
      <w:pPr>
        <w:ind w:left="420" w:hanging="420"/>
      </w:pPr>
      <w:rPr>
        <w:rFonts w:hint="eastAsia"/>
      </w:rPr>
    </w:lvl>
    <w:lvl w:ilvl="1" w:tplc="04090019" w:tentative="1">
      <w:start w:val="1"/>
      <w:numFmt w:val="lowerLetter"/>
      <w:lvlText w:val="%2)"/>
      <w:lvlJc w:val="left"/>
      <w:pPr>
        <w:ind w:left="840" w:hanging="420"/>
      </w:pPr>
    </w:lvl>
    <w:lvl w:ilvl="2" w:tplc="94308B54">
      <w:start w:val="1"/>
      <w:numFmt w:val="upperRoman"/>
      <w:lvlText w:val="%3."/>
      <w:lvlJc w:val="right"/>
      <w:pPr>
        <w:ind w:left="1260" w:hanging="420"/>
      </w:pPr>
      <w:rPr>
        <w:rFonts w:hint="eastAsia"/>
      </w:rPr>
    </w:lvl>
    <w:lvl w:ilvl="3" w:tplc="0409000F" w:tentative="1">
      <w:start w:val="1"/>
      <w:numFmt w:val="decimal"/>
      <w:lvlText w:val="%4."/>
      <w:lvlJc w:val="left"/>
      <w:pPr>
        <w:ind w:left="1680" w:hanging="420"/>
      </w:pPr>
    </w:lvl>
    <w:lvl w:ilvl="4" w:tplc="94308B54">
      <w:start w:val="1"/>
      <w:numFmt w:val="upperRoman"/>
      <w:lvlText w:val="%5."/>
      <w:lvlJc w:val="right"/>
      <w:pPr>
        <w:ind w:left="2100" w:hanging="420"/>
      </w:pPr>
      <w:rPr>
        <w:rFonts w:hint="eastAsia"/>
      </w:r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0C53F6"/>
    <w:multiLevelType w:val="hybridMultilevel"/>
    <w:tmpl w:val="CCA090C6"/>
    <w:lvl w:ilvl="0" w:tplc="6CB6EAD6">
      <w:start w:val="1"/>
      <w:numFmt w:val="lowerLetter"/>
      <w:lvlText w:val="（%1）"/>
      <w:lvlJc w:val="left"/>
      <w:pPr>
        <w:ind w:left="1288" w:hanging="720"/>
      </w:pPr>
      <w:rPr>
        <w:rFonts w:cs="Times New Roman" w:hint="default"/>
        <w:b/>
        <w:lang w:val="en-US"/>
      </w:rPr>
    </w:lvl>
    <w:lvl w:ilvl="1" w:tplc="04090019" w:tentative="1">
      <w:start w:val="1"/>
      <w:numFmt w:val="lowerLetter"/>
      <w:lvlText w:val="%2)"/>
      <w:lvlJc w:val="left"/>
      <w:pPr>
        <w:ind w:left="1408" w:hanging="420"/>
      </w:pPr>
      <w:rPr>
        <w:rFonts w:cs="Times New Roman"/>
      </w:rPr>
    </w:lvl>
    <w:lvl w:ilvl="2" w:tplc="0409001B" w:tentative="1">
      <w:start w:val="1"/>
      <w:numFmt w:val="lowerRoman"/>
      <w:lvlText w:val="%3."/>
      <w:lvlJc w:val="right"/>
      <w:pPr>
        <w:ind w:left="1828" w:hanging="420"/>
      </w:pPr>
      <w:rPr>
        <w:rFonts w:cs="Times New Roman"/>
      </w:rPr>
    </w:lvl>
    <w:lvl w:ilvl="3" w:tplc="0409000F" w:tentative="1">
      <w:start w:val="1"/>
      <w:numFmt w:val="decimal"/>
      <w:lvlText w:val="%4."/>
      <w:lvlJc w:val="left"/>
      <w:pPr>
        <w:ind w:left="2248" w:hanging="420"/>
      </w:pPr>
      <w:rPr>
        <w:rFonts w:cs="Times New Roman"/>
      </w:rPr>
    </w:lvl>
    <w:lvl w:ilvl="4" w:tplc="04090019" w:tentative="1">
      <w:start w:val="1"/>
      <w:numFmt w:val="lowerLetter"/>
      <w:lvlText w:val="%5)"/>
      <w:lvlJc w:val="left"/>
      <w:pPr>
        <w:ind w:left="2668" w:hanging="420"/>
      </w:pPr>
      <w:rPr>
        <w:rFonts w:cs="Times New Roman"/>
      </w:rPr>
    </w:lvl>
    <w:lvl w:ilvl="5" w:tplc="0409001B" w:tentative="1">
      <w:start w:val="1"/>
      <w:numFmt w:val="lowerRoman"/>
      <w:lvlText w:val="%6."/>
      <w:lvlJc w:val="right"/>
      <w:pPr>
        <w:ind w:left="3088" w:hanging="420"/>
      </w:pPr>
      <w:rPr>
        <w:rFonts w:cs="Times New Roman"/>
      </w:rPr>
    </w:lvl>
    <w:lvl w:ilvl="6" w:tplc="0409000F" w:tentative="1">
      <w:start w:val="1"/>
      <w:numFmt w:val="decimal"/>
      <w:lvlText w:val="%7."/>
      <w:lvlJc w:val="left"/>
      <w:pPr>
        <w:ind w:left="3508" w:hanging="420"/>
      </w:pPr>
      <w:rPr>
        <w:rFonts w:cs="Times New Roman"/>
      </w:rPr>
    </w:lvl>
    <w:lvl w:ilvl="7" w:tplc="04090019" w:tentative="1">
      <w:start w:val="1"/>
      <w:numFmt w:val="lowerLetter"/>
      <w:lvlText w:val="%8)"/>
      <w:lvlJc w:val="left"/>
      <w:pPr>
        <w:ind w:left="3928" w:hanging="420"/>
      </w:pPr>
      <w:rPr>
        <w:rFonts w:cs="Times New Roman"/>
      </w:rPr>
    </w:lvl>
    <w:lvl w:ilvl="8" w:tplc="0409001B" w:tentative="1">
      <w:start w:val="1"/>
      <w:numFmt w:val="lowerRoman"/>
      <w:lvlText w:val="%9."/>
      <w:lvlJc w:val="right"/>
      <w:pPr>
        <w:ind w:left="4348" w:hanging="420"/>
      </w:pPr>
      <w:rPr>
        <w:rFonts w:cs="Times New Roman"/>
      </w:rPr>
    </w:lvl>
  </w:abstractNum>
  <w:abstractNum w:abstractNumId="4" w15:restartNumberingAfterBreak="0">
    <w:nsid w:val="0B306FED"/>
    <w:multiLevelType w:val="hybridMultilevel"/>
    <w:tmpl w:val="4906D9F6"/>
    <w:lvl w:ilvl="0" w:tplc="1DB6544C">
      <w:start w:val="1"/>
      <w:numFmt w:val="decimal"/>
      <w:lvlText w:val="13.%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106C2FB9"/>
    <w:multiLevelType w:val="hybridMultilevel"/>
    <w:tmpl w:val="C7104958"/>
    <w:lvl w:ilvl="0" w:tplc="4D72848E">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840"/>
        </w:tabs>
        <w:ind w:left="-840" w:hanging="420"/>
      </w:pPr>
    </w:lvl>
    <w:lvl w:ilvl="3" w:tplc="0409000F" w:tentative="1">
      <w:start w:val="1"/>
      <w:numFmt w:val="decimal"/>
      <w:lvlText w:val="%4."/>
      <w:lvlJc w:val="left"/>
      <w:pPr>
        <w:tabs>
          <w:tab w:val="num" w:pos="-420"/>
        </w:tabs>
        <w:ind w:left="-420" w:hanging="420"/>
      </w:pPr>
    </w:lvl>
    <w:lvl w:ilvl="4" w:tplc="04090019" w:tentative="1">
      <w:start w:val="1"/>
      <w:numFmt w:val="lowerLetter"/>
      <w:lvlText w:val="%5)"/>
      <w:lvlJc w:val="left"/>
      <w:pPr>
        <w:tabs>
          <w:tab w:val="num" w:pos="0"/>
        </w:tabs>
        <w:ind w:left="0" w:hanging="420"/>
      </w:pPr>
    </w:lvl>
    <w:lvl w:ilvl="5" w:tplc="0409001B" w:tentative="1">
      <w:start w:val="1"/>
      <w:numFmt w:val="lowerRoman"/>
      <w:lvlText w:val="%6."/>
      <w:lvlJc w:val="right"/>
      <w:pPr>
        <w:tabs>
          <w:tab w:val="num" w:pos="420"/>
        </w:tabs>
        <w:ind w:left="420" w:hanging="420"/>
      </w:pPr>
    </w:lvl>
    <w:lvl w:ilvl="6" w:tplc="0409000F" w:tentative="1">
      <w:start w:val="1"/>
      <w:numFmt w:val="decimal"/>
      <w:lvlText w:val="%7."/>
      <w:lvlJc w:val="left"/>
      <w:pPr>
        <w:tabs>
          <w:tab w:val="num" w:pos="840"/>
        </w:tabs>
        <w:ind w:left="840" w:hanging="420"/>
      </w:pPr>
    </w:lvl>
    <w:lvl w:ilvl="7" w:tplc="04090019" w:tentative="1">
      <w:start w:val="1"/>
      <w:numFmt w:val="lowerLetter"/>
      <w:lvlText w:val="%8)"/>
      <w:lvlJc w:val="left"/>
      <w:pPr>
        <w:tabs>
          <w:tab w:val="num" w:pos="1260"/>
        </w:tabs>
        <w:ind w:left="1260" w:hanging="420"/>
      </w:pPr>
    </w:lvl>
    <w:lvl w:ilvl="8" w:tplc="0409001B" w:tentative="1">
      <w:start w:val="1"/>
      <w:numFmt w:val="lowerRoman"/>
      <w:lvlText w:val="%9."/>
      <w:lvlJc w:val="right"/>
      <w:pPr>
        <w:tabs>
          <w:tab w:val="num" w:pos="1680"/>
        </w:tabs>
        <w:ind w:left="1680" w:hanging="420"/>
      </w:pPr>
    </w:lvl>
  </w:abstractNum>
  <w:abstractNum w:abstractNumId="6" w15:restartNumberingAfterBreak="0">
    <w:nsid w:val="10B3649A"/>
    <w:multiLevelType w:val="hybridMultilevel"/>
    <w:tmpl w:val="5B985F0C"/>
    <w:lvl w:ilvl="0" w:tplc="BABC720C">
      <w:start w:val="1"/>
      <w:numFmt w:val="decimal"/>
      <w:lvlText w:val="（%1）"/>
      <w:lvlJc w:val="left"/>
      <w:pPr>
        <w:ind w:left="1380" w:hanging="420"/>
      </w:pPr>
      <w:rPr>
        <w:rFonts w:hint="default"/>
        <w:b/>
      </w:rPr>
    </w:lvl>
    <w:lvl w:ilvl="1" w:tplc="04090019" w:tentative="1">
      <w:start w:val="1"/>
      <w:numFmt w:val="lowerLetter"/>
      <w:lvlText w:val="%2)"/>
      <w:lvlJc w:val="left"/>
      <w:pPr>
        <w:ind w:left="1800" w:hanging="420"/>
      </w:pPr>
    </w:lvl>
    <w:lvl w:ilvl="2" w:tplc="0409001B" w:tentative="1">
      <w:start w:val="1"/>
      <w:numFmt w:val="lowerRoman"/>
      <w:lvlText w:val="%3."/>
      <w:lvlJc w:val="right"/>
      <w:pPr>
        <w:ind w:left="2220" w:hanging="420"/>
      </w:pPr>
    </w:lvl>
    <w:lvl w:ilvl="3" w:tplc="0409000F" w:tentative="1">
      <w:start w:val="1"/>
      <w:numFmt w:val="decimal"/>
      <w:lvlText w:val="%4."/>
      <w:lvlJc w:val="left"/>
      <w:pPr>
        <w:ind w:left="2640" w:hanging="420"/>
      </w:pPr>
    </w:lvl>
    <w:lvl w:ilvl="4" w:tplc="04090019" w:tentative="1">
      <w:start w:val="1"/>
      <w:numFmt w:val="lowerLetter"/>
      <w:lvlText w:val="%5)"/>
      <w:lvlJc w:val="left"/>
      <w:pPr>
        <w:ind w:left="3060" w:hanging="420"/>
      </w:pPr>
    </w:lvl>
    <w:lvl w:ilvl="5" w:tplc="0409001B" w:tentative="1">
      <w:start w:val="1"/>
      <w:numFmt w:val="lowerRoman"/>
      <w:lvlText w:val="%6."/>
      <w:lvlJc w:val="right"/>
      <w:pPr>
        <w:ind w:left="3480" w:hanging="420"/>
      </w:pPr>
    </w:lvl>
    <w:lvl w:ilvl="6" w:tplc="0409000F" w:tentative="1">
      <w:start w:val="1"/>
      <w:numFmt w:val="decimal"/>
      <w:lvlText w:val="%7."/>
      <w:lvlJc w:val="left"/>
      <w:pPr>
        <w:ind w:left="3900" w:hanging="420"/>
      </w:pPr>
    </w:lvl>
    <w:lvl w:ilvl="7" w:tplc="04090019" w:tentative="1">
      <w:start w:val="1"/>
      <w:numFmt w:val="lowerLetter"/>
      <w:lvlText w:val="%8)"/>
      <w:lvlJc w:val="left"/>
      <w:pPr>
        <w:ind w:left="4320" w:hanging="420"/>
      </w:pPr>
    </w:lvl>
    <w:lvl w:ilvl="8" w:tplc="0409001B" w:tentative="1">
      <w:start w:val="1"/>
      <w:numFmt w:val="lowerRoman"/>
      <w:lvlText w:val="%9."/>
      <w:lvlJc w:val="right"/>
      <w:pPr>
        <w:ind w:left="4740" w:hanging="420"/>
      </w:pPr>
    </w:lvl>
  </w:abstractNum>
  <w:abstractNum w:abstractNumId="7" w15:restartNumberingAfterBreak="0">
    <w:nsid w:val="129802B1"/>
    <w:multiLevelType w:val="hybridMultilevel"/>
    <w:tmpl w:val="33D606F8"/>
    <w:lvl w:ilvl="0" w:tplc="BABC720C">
      <w:start w:val="1"/>
      <w:numFmt w:val="decimal"/>
      <w:lvlText w:val="（%1）"/>
      <w:lvlJc w:val="left"/>
      <w:pPr>
        <w:ind w:left="420" w:hanging="4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2C70D28"/>
    <w:multiLevelType w:val="hybridMultilevel"/>
    <w:tmpl w:val="6E24C8BE"/>
    <w:lvl w:ilvl="0" w:tplc="996EAE0E">
      <w:start w:val="1"/>
      <w:numFmt w:val="decimal"/>
      <w:lvlText w:val="（%1）"/>
      <w:lvlJc w:val="left"/>
      <w:pPr>
        <w:ind w:left="420" w:hanging="4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51C0E08"/>
    <w:multiLevelType w:val="hybridMultilevel"/>
    <w:tmpl w:val="E14A75C2"/>
    <w:lvl w:ilvl="0" w:tplc="0409001B">
      <w:start w:val="1"/>
      <w:numFmt w:val="lowerRoman"/>
      <w:lvlText w:val="%1."/>
      <w:lvlJc w:val="right"/>
      <w:pPr>
        <w:ind w:left="2460" w:hanging="420"/>
      </w:pPr>
    </w:lvl>
    <w:lvl w:ilvl="1" w:tplc="0409001B">
      <w:start w:val="1"/>
      <w:numFmt w:val="lowerRoman"/>
      <w:lvlText w:val="%2."/>
      <w:lvlJc w:val="right"/>
      <w:pPr>
        <w:ind w:left="2880" w:hanging="420"/>
      </w:pPr>
    </w:lvl>
    <w:lvl w:ilvl="2" w:tplc="0409001B" w:tentative="1">
      <w:start w:val="1"/>
      <w:numFmt w:val="lowerRoman"/>
      <w:lvlText w:val="%3."/>
      <w:lvlJc w:val="right"/>
      <w:pPr>
        <w:ind w:left="3300" w:hanging="420"/>
      </w:pPr>
    </w:lvl>
    <w:lvl w:ilvl="3" w:tplc="0409000F" w:tentative="1">
      <w:start w:val="1"/>
      <w:numFmt w:val="decimal"/>
      <w:lvlText w:val="%4."/>
      <w:lvlJc w:val="left"/>
      <w:pPr>
        <w:ind w:left="3720" w:hanging="420"/>
      </w:pPr>
    </w:lvl>
    <w:lvl w:ilvl="4" w:tplc="04090019" w:tentative="1">
      <w:start w:val="1"/>
      <w:numFmt w:val="lowerLetter"/>
      <w:lvlText w:val="%5)"/>
      <w:lvlJc w:val="left"/>
      <w:pPr>
        <w:ind w:left="4140" w:hanging="420"/>
      </w:pPr>
    </w:lvl>
    <w:lvl w:ilvl="5" w:tplc="0409001B" w:tentative="1">
      <w:start w:val="1"/>
      <w:numFmt w:val="lowerRoman"/>
      <w:lvlText w:val="%6."/>
      <w:lvlJc w:val="right"/>
      <w:pPr>
        <w:ind w:left="4560" w:hanging="420"/>
      </w:pPr>
    </w:lvl>
    <w:lvl w:ilvl="6" w:tplc="0409000F" w:tentative="1">
      <w:start w:val="1"/>
      <w:numFmt w:val="decimal"/>
      <w:lvlText w:val="%7."/>
      <w:lvlJc w:val="left"/>
      <w:pPr>
        <w:ind w:left="4980" w:hanging="420"/>
      </w:pPr>
    </w:lvl>
    <w:lvl w:ilvl="7" w:tplc="04090019" w:tentative="1">
      <w:start w:val="1"/>
      <w:numFmt w:val="lowerLetter"/>
      <w:lvlText w:val="%8)"/>
      <w:lvlJc w:val="left"/>
      <w:pPr>
        <w:ind w:left="5400" w:hanging="420"/>
      </w:pPr>
    </w:lvl>
    <w:lvl w:ilvl="8" w:tplc="0409001B" w:tentative="1">
      <w:start w:val="1"/>
      <w:numFmt w:val="lowerRoman"/>
      <w:lvlText w:val="%9."/>
      <w:lvlJc w:val="right"/>
      <w:pPr>
        <w:ind w:left="5820" w:hanging="420"/>
      </w:pPr>
    </w:lvl>
  </w:abstractNum>
  <w:abstractNum w:abstractNumId="10" w15:restartNumberingAfterBreak="0">
    <w:nsid w:val="166C68FD"/>
    <w:multiLevelType w:val="hybridMultilevel"/>
    <w:tmpl w:val="566CE1FC"/>
    <w:lvl w:ilvl="0" w:tplc="76B47BA8">
      <w:start w:val="1"/>
      <w:numFmt w:val="decimal"/>
      <w:lvlText w:val="9.%1"/>
      <w:lvlJc w:val="left"/>
      <w:pPr>
        <w:ind w:left="840" w:hanging="420"/>
      </w:pPr>
      <w:rPr>
        <w:rFonts w:hint="eastAsia"/>
      </w:rPr>
    </w:lvl>
    <w:lvl w:ilvl="1" w:tplc="04090019" w:tentative="1">
      <w:start w:val="1"/>
      <w:numFmt w:val="lowerLetter"/>
      <w:lvlText w:val="%2)"/>
      <w:lvlJc w:val="left"/>
      <w:pPr>
        <w:ind w:left="899" w:hanging="420"/>
      </w:pPr>
    </w:lvl>
    <w:lvl w:ilvl="2" w:tplc="0409001B" w:tentative="1">
      <w:start w:val="1"/>
      <w:numFmt w:val="lowerRoman"/>
      <w:lvlText w:val="%3."/>
      <w:lvlJc w:val="right"/>
      <w:pPr>
        <w:ind w:left="1319" w:hanging="420"/>
      </w:pPr>
    </w:lvl>
    <w:lvl w:ilvl="3" w:tplc="0409000F" w:tentative="1">
      <w:start w:val="1"/>
      <w:numFmt w:val="decimal"/>
      <w:lvlText w:val="%4."/>
      <w:lvlJc w:val="left"/>
      <w:pPr>
        <w:ind w:left="1739" w:hanging="420"/>
      </w:pPr>
    </w:lvl>
    <w:lvl w:ilvl="4" w:tplc="04090019" w:tentative="1">
      <w:start w:val="1"/>
      <w:numFmt w:val="lowerLetter"/>
      <w:lvlText w:val="%5)"/>
      <w:lvlJc w:val="left"/>
      <w:pPr>
        <w:ind w:left="2159" w:hanging="420"/>
      </w:pPr>
    </w:lvl>
    <w:lvl w:ilvl="5" w:tplc="0409001B" w:tentative="1">
      <w:start w:val="1"/>
      <w:numFmt w:val="lowerRoman"/>
      <w:lvlText w:val="%6."/>
      <w:lvlJc w:val="right"/>
      <w:pPr>
        <w:ind w:left="2579" w:hanging="420"/>
      </w:pPr>
    </w:lvl>
    <w:lvl w:ilvl="6" w:tplc="0409000F" w:tentative="1">
      <w:start w:val="1"/>
      <w:numFmt w:val="decimal"/>
      <w:lvlText w:val="%7."/>
      <w:lvlJc w:val="left"/>
      <w:pPr>
        <w:ind w:left="2999" w:hanging="420"/>
      </w:pPr>
    </w:lvl>
    <w:lvl w:ilvl="7" w:tplc="04090019" w:tentative="1">
      <w:start w:val="1"/>
      <w:numFmt w:val="lowerLetter"/>
      <w:lvlText w:val="%8)"/>
      <w:lvlJc w:val="left"/>
      <w:pPr>
        <w:ind w:left="3419" w:hanging="420"/>
      </w:pPr>
    </w:lvl>
    <w:lvl w:ilvl="8" w:tplc="0409001B" w:tentative="1">
      <w:start w:val="1"/>
      <w:numFmt w:val="lowerRoman"/>
      <w:lvlText w:val="%9."/>
      <w:lvlJc w:val="right"/>
      <w:pPr>
        <w:ind w:left="3839" w:hanging="420"/>
      </w:pPr>
    </w:lvl>
  </w:abstractNum>
  <w:abstractNum w:abstractNumId="11" w15:restartNumberingAfterBreak="0">
    <w:nsid w:val="17072D76"/>
    <w:multiLevelType w:val="hybridMultilevel"/>
    <w:tmpl w:val="DD1039A8"/>
    <w:lvl w:ilvl="0" w:tplc="B144F85E">
      <w:start w:val="1"/>
      <w:numFmt w:val="lowerLetter"/>
      <w:lvlText w:val="（%1）"/>
      <w:lvlJc w:val="left"/>
      <w:pPr>
        <w:ind w:left="1259" w:hanging="420"/>
      </w:pPr>
      <w:rPr>
        <w:rFonts w:hint="default"/>
        <w:b/>
      </w:rPr>
    </w:lvl>
    <w:lvl w:ilvl="1" w:tplc="04090019" w:tentative="1">
      <w:start w:val="1"/>
      <w:numFmt w:val="lowerLetter"/>
      <w:lvlText w:val="%2)"/>
      <w:lvlJc w:val="left"/>
      <w:pPr>
        <w:ind w:left="1679" w:hanging="420"/>
      </w:pPr>
    </w:lvl>
    <w:lvl w:ilvl="2" w:tplc="B144F85E">
      <w:start w:val="1"/>
      <w:numFmt w:val="lowerLetter"/>
      <w:lvlText w:val="（%3）"/>
      <w:lvlJc w:val="left"/>
      <w:pPr>
        <w:ind w:left="2099" w:hanging="420"/>
      </w:pPr>
      <w:rPr>
        <w:rFonts w:hint="default"/>
        <w:b/>
      </w:rPr>
    </w:lvl>
    <w:lvl w:ilvl="3" w:tplc="0409000F" w:tentative="1">
      <w:start w:val="1"/>
      <w:numFmt w:val="decimal"/>
      <w:lvlText w:val="%4."/>
      <w:lvlJc w:val="left"/>
      <w:pPr>
        <w:ind w:left="2519" w:hanging="420"/>
      </w:pPr>
    </w:lvl>
    <w:lvl w:ilvl="4" w:tplc="04090019" w:tentative="1">
      <w:start w:val="1"/>
      <w:numFmt w:val="lowerLetter"/>
      <w:lvlText w:val="%5)"/>
      <w:lvlJc w:val="left"/>
      <w:pPr>
        <w:ind w:left="2939" w:hanging="420"/>
      </w:pPr>
    </w:lvl>
    <w:lvl w:ilvl="5" w:tplc="0409001B" w:tentative="1">
      <w:start w:val="1"/>
      <w:numFmt w:val="lowerRoman"/>
      <w:lvlText w:val="%6."/>
      <w:lvlJc w:val="right"/>
      <w:pPr>
        <w:ind w:left="3359" w:hanging="420"/>
      </w:pPr>
    </w:lvl>
    <w:lvl w:ilvl="6" w:tplc="0409000F" w:tentative="1">
      <w:start w:val="1"/>
      <w:numFmt w:val="decimal"/>
      <w:lvlText w:val="%7."/>
      <w:lvlJc w:val="left"/>
      <w:pPr>
        <w:ind w:left="3779" w:hanging="420"/>
      </w:pPr>
    </w:lvl>
    <w:lvl w:ilvl="7" w:tplc="04090019" w:tentative="1">
      <w:start w:val="1"/>
      <w:numFmt w:val="lowerLetter"/>
      <w:lvlText w:val="%8)"/>
      <w:lvlJc w:val="left"/>
      <w:pPr>
        <w:ind w:left="4199" w:hanging="420"/>
      </w:pPr>
    </w:lvl>
    <w:lvl w:ilvl="8" w:tplc="0409001B" w:tentative="1">
      <w:start w:val="1"/>
      <w:numFmt w:val="lowerRoman"/>
      <w:lvlText w:val="%9."/>
      <w:lvlJc w:val="right"/>
      <w:pPr>
        <w:ind w:left="4619" w:hanging="420"/>
      </w:pPr>
    </w:lvl>
  </w:abstractNum>
  <w:abstractNum w:abstractNumId="12" w15:restartNumberingAfterBreak="0">
    <w:nsid w:val="17F9647C"/>
    <w:multiLevelType w:val="hybridMultilevel"/>
    <w:tmpl w:val="94F4C70C"/>
    <w:lvl w:ilvl="0" w:tplc="D5549512">
      <w:start w:val="1"/>
      <w:numFmt w:val="decimal"/>
      <w:lvlText w:val="（%1）"/>
      <w:lvlJc w:val="left"/>
      <w:pPr>
        <w:tabs>
          <w:tab w:val="num" w:pos="1260"/>
        </w:tabs>
        <w:ind w:left="1260" w:hanging="720"/>
      </w:pPr>
      <w:rPr>
        <w:rFonts w:hint="default"/>
        <w:b/>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13" w15:restartNumberingAfterBreak="0">
    <w:nsid w:val="18BD4876"/>
    <w:multiLevelType w:val="hybridMultilevel"/>
    <w:tmpl w:val="1166BFFC"/>
    <w:lvl w:ilvl="0" w:tplc="0D98DF3C">
      <w:start w:val="1"/>
      <w:numFmt w:val="decimal"/>
      <w:lvlText w:val="第%1条"/>
      <w:lvlJc w:val="left"/>
      <w:pPr>
        <w:tabs>
          <w:tab w:val="num" w:pos="720"/>
        </w:tabs>
        <w:ind w:left="720" w:hanging="720"/>
      </w:pPr>
      <w:rPr>
        <w:rFonts w:hint="default"/>
      </w:rPr>
    </w:lvl>
    <w:lvl w:ilvl="1" w:tplc="BABC720C">
      <w:start w:val="1"/>
      <w:numFmt w:val="decimal"/>
      <w:lvlText w:val="（%2）"/>
      <w:lvlJc w:val="left"/>
      <w:pPr>
        <w:tabs>
          <w:tab w:val="num" w:pos="1260"/>
        </w:tabs>
        <w:ind w:left="1260" w:hanging="720"/>
      </w:pPr>
      <w:rPr>
        <w:rFonts w:hint="default"/>
        <w:b/>
      </w:rPr>
    </w:lvl>
    <w:lvl w:ilvl="2" w:tplc="B144F85E">
      <w:start w:val="1"/>
      <w:numFmt w:val="lowerLetter"/>
      <w:lvlText w:val="（%3）"/>
      <w:lvlJc w:val="left"/>
      <w:pPr>
        <w:tabs>
          <w:tab w:val="num" w:pos="1560"/>
        </w:tabs>
        <w:ind w:left="1560" w:hanging="720"/>
      </w:pPr>
      <w:rPr>
        <w:rFonts w:hint="default"/>
        <w:b/>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1990531A"/>
    <w:multiLevelType w:val="hybridMultilevel"/>
    <w:tmpl w:val="4F3C31A4"/>
    <w:lvl w:ilvl="0" w:tplc="D598E2AC">
      <w:start w:val="1"/>
      <w:numFmt w:val="decimal"/>
      <w:lvlText w:val="（%1）"/>
      <w:lvlJc w:val="left"/>
      <w:pPr>
        <w:ind w:left="720" w:hanging="720"/>
      </w:pPr>
      <w:rPr>
        <w:rFonts w:hint="default"/>
        <w:b/>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1BB364DA"/>
    <w:multiLevelType w:val="hybridMultilevel"/>
    <w:tmpl w:val="D5060982"/>
    <w:lvl w:ilvl="0" w:tplc="AEB2605A">
      <w:start w:val="1"/>
      <w:numFmt w:val="decimal"/>
      <w:lvlText w:val="4.%1"/>
      <w:lvlJc w:val="left"/>
      <w:pPr>
        <w:ind w:left="781"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1C337C34"/>
    <w:multiLevelType w:val="hybridMultilevel"/>
    <w:tmpl w:val="054C98B4"/>
    <w:lvl w:ilvl="0" w:tplc="0D98DF3C">
      <w:start w:val="1"/>
      <w:numFmt w:val="decimal"/>
      <w:lvlText w:val="第%1条"/>
      <w:lvlJc w:val="left"/>
      <w:pPr>
        <w:tabs>
          <w:tab w:val="num" w:pos="720"/>
        </w:tabs>
        <w:ind w:left="720" w:hanging="720"/>
      </w:pPr>
      <w:rPr>
        <w:rFonts w:hint="default"/>
      </w:rPr>
    </w:lvl>
    <w:lvl w:ilvl="1" w:tplc="BABC720C">
      <w:start w:val="1"/>
      <w:numFmt w:val="decimal"/>
      <w:lvlText w:val="（%2）"/>
      <w:lvlJc w:val="left"/>
      <w:pPr>
        <w:tabs>
          <w:tab w:val="num" w:pos="1260"/>
        </w:tabs>
        <w:ind w:left="1260" w:hanging="720"/>
      </w:pPr>
      <w:rPr>
        <w:rFonts w:hint="default"/>
        <w:b/>
      </w:rPr>
    </w:lvl>
    <w:lvl w:ilvl="2" w:tplc="B144F85E">
      <w:start w:val="1"/>
      <w:numFmt w:val="lowerLetter"/>
      <w:lvlText w:val="（%3）"/>
      <w:lvlJc w:val="left"/>
      <w:pPr>
        <w:tabs>
          <w:tab w:val="num" w:pos="1560"/>
        </w:tabs>
        <w:ind w:left="1560" w:hanging="720"/>
      </w:pPr>
      <w:rPr>
        <w:rFonts w:hint="default"/>
        <w:b/>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1CDE1A47"/>
    <w:multiLevelType w:val="hybridMultilevel"/>
    <w:tmpl w:val="28A23B1C"/>
    <w:lvl w:ilvl="0" w:tplc="EC54F522">
      <w:start w:val="1"/>
      <w:numFmt w:val="decimal"/>
      <w:lvlText w:val="（%1）"/>
      <w:lvlJc w:val="left"/>
      <w:pPr>
        <w:ind w:left="420" w:hanging="4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1D864A12"/>
    <w:multiLevelType w:val="hybridMultilevel"/>
    <w:tmpl w:val="EC62EDFC"/>
    <w:lvl w:ilvl="0" w:tplc="BABC720C">
      <w:start w:val="1"/>
      <w:numFmt w:val="decimal"/>
      <w:lvlText w:val="（%1）"/>
      <w:lvlJc w:val="left"/>
      <w:pPr>
        <w:ind w:left="960" w:hanging="420"/>
      </w:pPr>
      <w:rPr>
        <w:rFonts w:hint="default"/>
        <w:b/>
      </w:rPr>
    </w:lvl>
    <w:lvl w:ilvl="1" w:tplc="BABC720C">
      <w:start w:val="1"/>
      <w:numFmt w:val="decimal"/>
      <w:lvlText w:val="（%2）"/>
      <w:lvlJc w:val="left"/>
      <w:pPr>
        <w:ind w:left="1380" w:hanging="420"/>
      </w:pPr>
      <w:rPr>
        <w:rFonts w:hint="default"/>
        <w:b/>
      </w:rPr>
    </w:lvl>
    <w:lvl w:ilvl="2" w:tplc="0409001B" w:tentative="1">
      <w:start w:val="1"/>
      <w:numFmt w:val="lowerRoman"/>
      <w:lvlText w:val="%3."/>
      <w:lvlJc w:val="right"/>
      <w:pPr>
        <w:ind w:left="1800" w:hanging="420"/>
      </w:pPr>
    </w:lvl>
    <w:lvl w:ilvl="3" w:tplc="0409000F" w:tentative="1">
      <w:start w:val="1"/>
      <w:numFmt w:val="decimal"/>
      <w:lvlText w:val="%4."/>
      <w:lvlJc w:val="left"/>
      <w:pPr>
        <w:ind w:left="2220" w:hanging="420"/>
      </w:pPr>
    </w:lvl>
    <w:lvl w:ilvl="4" w:tplc="04090019" w:tentative="1">
      <w:start w:val="1"/>
      <w:numFmt w:val="lowerLetter"/>
      <w:lvlText w:val="%5)"/>
      <w:lvlJc w:val="left"/>
      <w:pPr>
        <w:ind w:left="2640" w:hanging="420"/>
      </w:pPr>
    </w:lvl>
    <w:lvl w:ilvl="5" w:tplc="0409001B" w:tentative="1">
      <w:start w:val="1"/>
      <w:numFmt w:val="lowerRoman"/>
      <w:lvlText w:val="%6."/>
      <w:lvlJc w:val="right"/>
      <w:pPr>
        <w:ind w:left="3060" w:hanging="420"/>
      </w:pPr>
    </w:lvl>
    <w:lvl w:ilvl="6" w:tplc="0409000F" w:tentative="1">
      <w:start w:val="1"/>
      <w:numFmt w:val="decimal"/>
      <w:lvlText w:val="%7."/>
      <w:lvlJc w:val="left"/>
      <w:pPr>
        <w:ind w:left="3480" w:hanging="420"/>
      </w:pPr>
    </w:lvl>
    <w:lvl w:ilvl="7" w:tplc="04090019" w:tentative="1">
      <w:start w:val="1"/>
      <w:numFmt w:val="lowerLetter"/>
      <w:lvlText w:val="%8)"/>
      <w:lvlJc w:val="left"/>
      <w:pPr>
        <w:ind w:left="3900" w:hanging="420"/>
      </w:pPr>
    </w:lvl>
    <w:lvl w:ilvl="8" w:tplc="0409001B" w:tentative="1">
      <w:start w:val="1"/>
      <w:numFmt w:val="lowerRoman"/>
      <w:lvlText w:val="%9."/>
      <w:lvlJc w:val="right"/>
      <w:pPr>
        <w:ind w:left="4320" w:hanging="420"/>
      </w:pPr>
    </w:lvl>
  </w:abstractNum>
  <w:abstractNum w:abstractNumId="19" w15:restartNumberingAfterBreak="0">
    <w:nsid w:val="1D9173CD"/>
    <w:multiLevelType w:val="hybridMultilevel"/>
    <w:tmpl w:val="2648F214"/>
    <w:lvl w:ilvl="0" w:tplc="BABC720C">
      <w:start w:val="1"/>
      <w:numFmt w:val="decimal"/>
      <w:lvlText w:val="（%1）"/>
      <w:lvlJc w:val="left"/>
      <w:pPr>
        <w:ind w:left="1020" w:hanging="420"/>
      </w:pPr>
      <w:rPr>
        <w:rFonts w:hint="default"/>
        <w:b/>
      </w:rPr>
    </w:lvl>
    <w:lvl w:ilvl="1" w:tplc="BABC720C">
      <w:start w:val="1"/>
      <w:numFmt w:val="decimal"/>
      <w:lvlText w:val="（%2）"/>
      <w:lvlJc w:val="left"/>
      <w:pPr>
        <w:ind w:left="1440" w:hanging="420"/>
      </w:pPr>
      <w:rPr>
        <w:rFonts w:hint="default"/>
        <w:b/>
      </w:r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20" w15:restartNumberingAfterBreak="0">
    <w:nsid w:val="1DC0773A"/>
    <w:multiLevelType w:val="hybridMultilevel"/>
    <w:tmpl w:val="F6167070"/>
    <w:lvl w:ilvl="0" w:tplc="FC5618C2">
      <w:start w:val="1"/>
      <w:numFmt w:val="decimal"/>
      <w:lvlText w:val="10.%1"/>
      <w:lvlJc w:val="left"/>
      <w:pPr>
        <w:ind w:left="840" w:hanging="420"/>
      </w:pPr>
      <w:rPr>
        <w:rFonts w:hint="eastAsia"/>
        <w:b/>
        <w:kern w:val="0"/>
      </w:rPr>
    </w:lvl>
    <w:lvl w:ilvl="1" w:tplc="04090019">
      <w:start w:val="1"/>
      <w:numFmt w:val="lowerLetter"/>
      <w:lvlText w:val="%2)"/>
      <w:lvlJc w:val="left"/>
      <w:pPr>
        <w:ind w:left="899" w:hanging="420"/>
      </w:pPr>
    </w:lvl>
    <w:lvl w:ilvl="2" w:tplc="0409001B">
      <w:start w:val="1"/>
      <w:numFmt w:val="lowerRoman"/>
      <w:lvlText w:val="%3."/>
      <w:lvlJc w:val="right"/>
      <w:pPr>
        <w:ind w:left="1319" w:hanging="420"/>
      </w:pPr>
    </w:lvl>
    <w:lvl w:ilvl="3" w:tplc="0409000F" w:tentative="1">
      <w:start w:val="1"/>
      <w:numFmt w:val="decimal"/>
      <w:lvlText w:val="%4."/>
      <w:lvlJc w:val="left"/>
      <w:pPr>
        <w:ind w:left="1739" w:hanging="420"/>
      </w:pPr>
    </w:lvl>
    <w:lvl w:ilvl="4" w:tplc="04090019" w:tentative="1">
      <w:start w:val="1"/>
      <w:numFmt w:val="lowerLetter"/>
      <w:lvlText w:val="%5)"/>
      <w:lvlJc w:val="left"/>
      <w:pPr>
        <w:ind w:left="2159" w:hanging="420"/>
      </w:pPr>
    </w:lvl>
    <w:lvl w:ilvl="5" w:tplc="0409001B" w:tentative="1">
      <w:start w:val="1"/>
      <w:numFmt w:val="lowerRoman"/>
      <w:lvlText w:val="%6."/>
      <w:lvlJc w:val="right"/>
      <w:pPr>
        <w:ind w:left="2579" w:hanging="420"/>
      </w:pPr>
    </w:lvl>
    <w:lvl w:ilvl="6" w:tplc="0409000F" w:tentative="1">
      <w:start w:val="1"/>
      <w:numFmt w:val="decimal"/>
      <w:lvlText w:val="%7."/>
      <w:lvlJc w:val="left"/>
      <w:pPr>
        <w:ind w:left="2999" w:hanging="420"/>
      </w:pPr>
    </w:lvl>
    <w:lvl w:ilvl="7" w:tplc="04090019" w:tentative="1">
      <w:start w:val="1"/>
      <w:numFmt w:val="lowerLetter"/>
      <w:lvlText w:val="%8)"/>
      <w:lvlJc w:val="left"/>
      <w:pPr>
        <w:ind w:left="3419" w:hanging="420"/>
      </w:pPr>
    </w:lvl>
    <w:lvl w:ilvl="8" w:tplc="0409001B" w:tentative="1">
      <w:start w:val="1"/>
      <w:numFmt w:val="lowerRoman"/>
      <w:lvlText w:val="%9."/>
      <w:lvlJc w:val="right"/>
      <w:pPr>
        <w:ind w:left="3839" w:hanging="420"/>
      </w:pPr>
    </w:lvl>
  </w:abstractNum>
  <w:abstractNum w:abstractNumId="21" w15:restartNumberingAfterBreak="0">
    <w:nsid w:val="1F163750"/>
    <w:multiLevelType w:val="hybridMultilevel"/>
    <w:tmpl w:val="7D9A219C"/>
    <w:lvl w:ilvl="0" w:tplc="956CFDE0">
      <w:start w:val="1"/>
      <w:numFmt w:val="decimal"/>
      <w:lvlText w:val="2.%1"/>
      <w:lvlJc w:val="left"/>
      <w:pPr>
        <w:ind w:left="781"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1F7C20B4"/>
    <w:multiLevelType w:val="hybridMultilevel"/>
    <w:tmpl w:val="A5D68EDC"/>
    <w:lvl w:ilvl="0" w:tplc="BABC720C">
      <w:start w:val="1"/>
      <w:numFmt w:val="decimal"/>
      <w:lvlText w:val="（%1）"/>
      <w:lvlJc w:val="left"/>
      <w:pPr>
        <w:ind w:left="420" w:hanging="4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21206E92"/>
    <w:multiLevelType w:val="hybridMultilevel"/>
    <w:tmpl w:val="2F30AA72"/>
    <w:lvl w:ilvl="0" w:tplc="AEFC722A">
      <w:start w:val="2"/>
      <w:numFmt w:val="lowerLetter"/>
      <w:lvlText w:val="（%1）"/>
      <w:lvlJc w:val="left"/>
      <w:pPr>
        <w:ind w:left="120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21377F9D"/>
    <w:multiLevelType w:val="hybridMultilevel"/>
    <w:tmpl w:val="E2766ADE"/>
    <w:lvl w:ilvl="0" w:tplc="EE56E810">
      <w:start w:val="2"/>
      <w:numFmt w:val="decimal"/>
      <w:lvlText w:val="（%1）"/>
      <w:lvlJc w:val="left"/>
      <w:pPr>
        <w:ind w:left="1020" w:hanging="48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22F964E6"/>
    <w:multiLevelType w:val="hybridMultilevel"/>
    <w:tmpl w:val="70A87A5E"/>
    <w:lvl w:ilvl="0" w:tplc="B144F85E">
      <w:start w:val="1"/>
      <w:numFmt w:val="lowerLetter"/>
      <w:lvlText w:val="（%1）"/>
      <w:lvlJc w:val="left"/>
      <w:pPr>
        <w:ind w:left="1260" w:hanging="420"/>
      </w:pPr>
      <w:rPr>
        <w:rFonts w:hint="default"/>
        <w:b/>
      </w:rPr>
    </w:lvl>
    <w:lvl w:ilvl="1" w:tplc="B144F85E">
      <w:start w:val="1"/>
      <w:numFmt w:val="lowerLetter"/>
      <w:lvlText w:val="（%2）"/>
      <w:lvlJc w:val="left"/>
      <w:pPr>
        <w:ind w:left="1680" w:hanging="420"/>
      </w:pPr>
      <w:rPr>
        <w:rFonts w:hint="default"/>
        <w:b/>
      </w:r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6" w15:restartNumberingAfterBreak="0">
    <w:nsid w:val="24894751"/>
    <w:multiLevelType w:val="hybridMultilevel"/>
    <w:tmpl w:val="B882DF92"/>
    <w:lvl w:ilvl="0" w:tplc="94308B54">
      <w:start w:val="1"/>
      <w:numFmt w:val="upperRoman"/>
      <w:lvlText w:val="%1."/>
      <w:lvlJc w:val="right"/>
      <w:pPr>
        <w:ind w:left="168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24E7757C"/>
    <w:multiLevelType w:val="hybridMultilevel"/>
    <w:tmpl w:val="FE2A2192"/>
    <w:lvl w:ilvl="0" w:tplc="3698D666">
      <w:start w:val="1"/>
      <w:numFmt w:val="decimal"/>
      <w:lvlText w:val="（%1）"/>
      <w:lvlJc w:val="left"/>
      <w:pPr>
        <w:ind w:left="420" w:hanging="4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258D55BB"/>
    <w:multiLevelType w:val="hybridMultilevel"/>
    <w:tmpl w:val="5A04B4D8"/>
    <w:lvl w:ilvl="0" w:tplc="BABC720C">
      <w:start w:val="1"/>
      <w:numFmt w:val="decimal"/>
      <w:lvlText w:val="（%1）"/>
      <w:lvlJc w:val="left"/>
      <w:pPr>
        <w:ind w:left="600" w:hanging="60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26A55307"/>
    <w:multiLevelType w:val="hybridMultilevel"/>
    <w:tmpl w:val="1026BE9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281451F7"/>
    <w:multiLevelType w:val="hybridMultilevel"/>
    <w:tmpl w:val="1FE4F0A2"/>
    <w:lvl w:ilvl="0" w:tplc="51BC2CE2">
      <w:start w:val="1"/>
      <w:numFmt w:val="decimal"/>
      <w:lvlText w:val="11.%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15:restartNumberingAfterBreak="0">
    <w:nsid w:val="31AD70BB"/>
    <w:multiLevelType w:val="hybridMultilevel"/>
    <w:tmpl w:val="F7C01428"/>
    <w:lvl w:ilvl="0" w:tplc="94308B54">
      <w:start w:val="1"/>
      <w:numFmt w:val="upperRoman"/>
      <w:lvlText w:val="%1."/>
      <w:lvlJc w:val="right"/>
      <w:pPr>
        <w:ind w:left="168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32C74463"/>
    <w:multiLevelType w:val="hybridMultilevel"/>
    <w:tmpl w:val="1354E0A6"/>
    <w:lvl w:ilvl="0" w:tplc="0409001B">
      <w:start w:val="1"/>
      <w:numFmt w:val="lowerRoman"/>
      <w:lvlText w:val="%1."/>
      <w:lvlJc w:val="right"/>
      <w:pPr>
        <w:ind w:left="420" w:hanging="420"/>
      </w:pPr>
    </w:lvl>
    <w:lvl w:ilvl="1" w:tplc="83469B64">
      <w:start w:val="1"/>
      <w:numFmt w:val="decimal"/>
      <w:lvlText w:val="%2）"/>
      <w:lvlJc w:val="left"/>
      <w:pPr>
        <w:ind w:left="780" w:hanging="360"/>
      </w:pPr>
      <w:rPr>
        <w:rFonts w:hint="default"/>
        <w:b/>
      </w:rPr>
    </w:lvl>
    <w:lvl w:ilvl="2" w:tplc="F7FADFAC">
      <w:start w:val="1"/>
      <w:numFmt w:val="lowerRoman"/>
      <w:lvlText w:val="（%3）"/>
      <w:lvlJc w:val="left"/>
      <w:pPr>
        <w:ind w:left="1920" w:hanging="1080"/>
      </w:pPr>
      <w:rPr>
        <w:rFonts w:hint="default"/>
        <w:b/>
      </w:rPr>
    </w:lvl>
    <w:lvl w:ilvl="3" w:tplc="94308B54">
      <w:start w:val="1"/>
      <w:numFmt w:val="upperRoman"/>
      <w:lvlText w:val="%4."/>
      <w:lvlJc w:val="right"/>
      <w:pPr>
        <w:ind w:left="1680" w:hanging="420"/>
      </w:pPr>
      <w:rPr>
        <w:rFonts w:hint="eastAsia"/>
      </w:r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39330A84"/>
    <w:multiLevelType w:val="hybridMultilevel"/>
    <w:tmpl w:val="EFA4E992"/>
    <w:lvl w:ilvl="0" w:tplc="B144F85E">
      <w:start w:val="1"/>
      <w:numFmt w:val="lowerLetter"/>
      <w:lvlText w:val="（%1）"/>
      <w:lvlJc w:val="left"/>
      <w:pPr>
        <w:tabs>
          <w:tab w:val="num" w:pos="1200"/>
        </w:tabs>
        <w:ind w:left="1200" w:hanging="360"/>
      </w:pPr>
      <w:rPr>
        <w:rFonts w:hint="default"/>
        <w:b/>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4" w15:restartNumberingAfterBreak="0">
    <w:nsid w:val="3A550EEA"/>
    <w:multiLevelType w:val="hybridMultilevel"/>
    <w:tmpl w:val="A3E05898"/>
    <w:lvl w:ilvl="0" w:tplc="BABC720C">
      <w:start w:val="1"/>
      <w:numFmt w:val="decimal"/>
      <w:lvlText w:val="（%1）"/>
      <w:lvlJc w:val="left"/>
      <w:pPr>
        <w:ind w:left="840" w:hanging="420"/>
      </w:pPr>
      <w:rPr>
        <w:rFonts w:hint="default"/>
        <w:b/>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5" w15:restartNumberingAfterBreak="0">
    <w:nsid w:val="3AB6157B"/>
    <w:multiLevelType w:val="hybridMultilevel"/>
    <w:tmpl w:val="7870C0EC"/>
    <w:lvl w:ilvl="0" w:tplc="BABC720C">
      <w:start w:val="1"/>
      <w:numFmt w:val="decimal"/>
      <w:lvlText w:val="（%1）"/>
      <w:lvlJc w:val="left"/>
      <w:pPr>
        <w:ind w:left="960" w:hanging="420"/>
      </w:pPr>
      <w:rPr>
        <w:rFonts w:hint="default"/>
        <w:b/>
      </w:rPr>
    </w:lvl>
    <w:lvl w:ilvl="1" w:tplc="BABC720C">
      <w:start w:val="1"/>
      <w:numFmt w:val="decimal"/>
      <w:lvlText w:val="（%2）"/>
      <w:lvlJc w:val="left"/>
      <w:pPr>
        <w:ind w:left="1380" w:hanging="420"/>
      </w:pPr>
      <w:rPr>
        <w:rFonts w:hint="default"/>
        <w:b/>
      </w:rPr>
    </w:lvl>
    <w:lvl w:ilvl="2" w:tplc="0409001B" w:tentative="1">
      <w:start w:val="1"/>
      <w:numFmt w:val="lowerRoman"/>
      <w:lvlText w:val="%3."/>
      <w:lvlJc w:val="right"/>
      <w:pPr>
        <w:ind w:left="1800" w:hanging="420"/>
      </w:pPr>
    </w:lvl>
    <w:lvl w:ilvl="3" w:tplc="0409000F" w:tentative="1">
      <w:start w:val="1"/>
      <w:numFmt w:val="decimal"/>
      <w:lvlText w:val="%4."/>
      <w:lvlJc w:val="left"/>
      <w:pPr>
        <w:ind w:left="2220" w:hanging="420"/>
      </w:pPr>
    </w:lvl>
    <w:lvl w:ilvl="4" w:tplc="04090019" w:tentative="1">
      <w:start w:val="1"/>
      <w:numFmt w:val="lowerLetter"/>
      <w:lvlText w:val="%5)"/>
      <w:lvlJc w:val="left"/>
      <w:pPr>
        <w:ind w:left="2640" w:hanging="420"/>
      </w:pPr>
    </w:lvl>
    <w:lvl w:ilvl="5" w:tplc="0409001B" w:tentative="1">
      <w:start w:val="1"/>
      <w:numFmt w:val="lowerRoman"/>
      <w:lvlText w:val="%6."/>
      <w:lvlJc w:val="right"/>
      <w:pPr>
        <w:ind w:left="3060" w:hanging="420"/>
      </w:pPr>
    </w:lvl>
    <w:lvl w:ilvl="6" w:tplc="0409000F" w:tentative="1">
      <w:start w:val="1"/>
      <w:numFmt w:val="decimal"/>
      <w:lvlText w:val="%7."/>
      <w:lvlJc w:val="left"/>
      <w:pPr>
        <w:ind w:left="3480" w:hanging="420"/>
      </w:pPr>
    </w:lvl>
    <w:lvl w:ilvl="7" w:tplc="04090019" w:tentative="1">
      <w:start w:val="1"/>
      <w:numFmt w:val="lowerLetter"/>
      <w:lvlText w:val="%8)"/>
      <w:lvlJc w:val="left"/>
      <w:pPr>
        <w:ind w:left="3900" w:hanging="420"/>
      </w:pPr>
    </w:lvl>
    <w:lvl w:ilvl="8" w:tplc="0409001B" w:tentative="1">
      <w:start w:val="1"/>
      <w:numFmt w:val="lowerRoman"/>
      <w:lvlText w:val="%9."/>
      <w:lvlJc w:val="right"/>
      <w:pPr>
        <w:ind w:left="4320" w:hanging="420"/>
      </w:pPr>
    </w:lvl>
  </w:abstractNum>
  <w:abstractNum w:abstractNumId="36" w15:restartNumberingAfterBreak="0">
    <w:nsid w:val="3C6E10B4"/>
    <w:multiLevelType w:val="hybridMultilevel"/>
    <w:tmpl w:val="F7C01428"/>
    <w:lvl w:ilvl="0" w:tplc="94308B54">
      <w:start w:val="1"/>
      <w:numFmt w:val="upperRoman"/>
      <w:lvlText w:val="%1."/>
      <w:lvlJc w:val="right"/>
      <w:pPr>
        <w:ind w:left="168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3EEE651E"/>
    <w:multiLevelType w:val="hybridMultilevel"/>
    <w:tmpl w:val="15D83C1E"/>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40B05318"/>
    <w:multiLevelType w:val="hybridMultilevel"/>
    <w:tmpl w:val="1D5A64DE"/>
    <w:lvl w:ilvl="0" w:tplc="B144F85E">
      <w:start w:val="1"/>
      <w:numFmt w:val="lowerLetter"/>
      <w:lvlText w:val="（%1）"/>
      <w:lvlJc w:val="left"/>
      <w:pPr>
        <w:ind w:left="1143" w:hanging="420"/>
      </w:pPr>
      <w:rPr>
        <w:rFonts w:hint="default"/>
        <w:b/>
      </w:rPr>
    </w:lvl>
    <w:lvl w:ilvl="1" w:tplc="04090019" w:tentative="1">
      <w:start w:val="1"/>
      <w:numFmt w:val="lowerLetter"/>
      <w:lvlText w:val="%2)"/>
      <w:lvlJc w:val="left"/>
      <w:pPr>
        <w:ind w:left="1563" w:hanging="420"/>
      </w:pPr>
    </w:lvl>
    <w:lvl w:ilvl="2" w:tplc="B144F85E">
      <w:start w:val="1"/>
      <w:numFmt w:val="lowerLetter"/>
      <w:lvlText w:val="（%3）"/>
      <w:lvlJc w:val="left"/>
      <w:pPr>
        <w:ind w:left="1983" w:hanging="420"/>
      </w:pPr>
      <w:rPr>
        <w:rFonts w:hint="default"/>
        <w:b/>
      </w:rPr>
    </w:lvl>
    <w:lvl w:ilvl="3" w:tplc="0409000F" w:tentative="1">
      <w:start w:val="1"/>
      <w:numFmt w:val="decimal"/>
      <w:lvlText w:val="%4."/>
      <w:lvlJc w:val="left"/>
      <w:pPr>
        <w:ind w:left="2403" w:hanging="420"/>
      </w:pPr>
    </w:lvl>
    <w:lvl w:ilvl="4" w:tplc="04090019" w:tentative="1">
      <w:start w:val="1"/>
      <w:numFmt w:val="lowerLetter"/>
      <w:lvlText w:val="%5)"/>
      <w:lvlJc w:val="left"/>
      <w:pPr>
        <w:ind w:left="2823" w:hanging="420"/>
      </w:pPr>
    </w:lvl>
    <w:lvl w:ilvl="5" w:tplc="0409001B" w:tentative="1">
      <w:start w:val="1"/>
      <w:numFmt w:val="lowerRoman"/>
      <w:lvlText w:val="%6."/>
      <w:lvlJc w:val="right"/>
      <w:pPr>
        <w:ind w:left="3243" w:hanging="420"/>
      </w:pPr>
    </w:lvl>
    <w:lvl w:ilvl="6" w:tplc="0409000F" w:tentative="1">
      <w:start w:val="1"/>
      <w:numFmt w:val="decimal"/>
      <w:lvlText w:val="%7."/>
      <w:lvlJc w:val="left"/>
      <w:pPr>
        <w:ind w:left="3663" w:hanging="420"/>
      </w:pPr>
    </w:lvl>
    <w:lvl w:ilvl="7" w:tplc="04090019" w:tentative="1">
      <w:start w:val="1"/>
      <w:numFmt w:val="lowerLetter"/>
      <w:lvlText w:val="%8)"/>
      <w:lvlJc w:val="left"/>
      <w:pPr>
        <w:ind w:left="4083" w:hanging="420"/>
      </w:pPr>
    </w:lvl>
    <w:lvl w:ilvl="8" w:tplc="0409001B" w:tentative="1">
      <w:start w:val="1"/>
      <w:numFmt w:val="lowerRoman"/>
      <w:lvlText w:val="%9."/>
      <w:lvlJc w:val="right"/>
      <w:pPr>
        <w:ind w:left="4503" w:hanging="420"/>
      </w:pPr>
    </w:lvl>
  </w:abstractNum>
  <w:abstractNum w:abstractNumId="39" w15:restartNumberingAfterBreak="0">
    <w:nsid w:val="427B25E1"/>
    <w:multiLevelType w:val="hybridMultilevel"/>
    <w:tmpl w:val="27BCB460"/>
    <w:lvl w:ilvl="0" w:tplc="BABC720C">
      <w:start w:val="1"/>
      <w:numFmt w:val="decimal"/>
      <w:lvlText w:val="（%1）"/>
      <w:lvlJc w:val="left"/>
      <w:pPr>
        <w:ind w:left="960" w:hanging="420"/>
      </w:pPr>
      <w:rPr>
        <w:rFonts w:hint="default"/>
        <w:b/>
      </w:rPr>
    </w:lvl>
    <w:lvl w:ilvl="1" w:tplc="04090019" w:tentative="1">
      <w:start w:val="1"/>
      <w:numFmt w:val="lowerLetter"/>
      <w:lvlText w:val="%2)"/>
      <w:lvlJc w:val="left"/>
      <w:pPr>
        <w:ind w:left="1380" w:hanging="420"/>
      </w:pPr>
    </w:lvl>
    <w:lvl w:ilvl="2" w:tplc="BABC720C">
      <w:start w:val="1"/>
      <w:numFmt w:val="decimal"/>
      <w:lvlText w:val="（%3）"/>
      <w:lvlJc w:val="left"/>
      <w:pPr>
        <w:ind w:left="1800" w:hanging="420"/>
      </w:pPr>
      <w:rPr>
        <w:rFonts w:hint="default"/>
        <w:b/>
      </w:rPr>
    </w:lvl>
    <w:lvl w:ilvl="3" w:tplc="0409000F" w:tentative="1">
      <w:start w:val="1"/>
      <w:numFmt w:val="decimal"/>
      <w:lvlText w:val="%4."/>
      <w:lvlJc w:val="left"/>
      <w:pPr>
        <w:ind w:left="2220" w:hanging="420"/>
      </w:pPr>
    </w:lvl>
    <w:lvl w:ilvl="4" w:tplc="04090019" w:tentative="1">
      <w:start w:val="1"/>
      <w:numFmt w:val="lowerLetter"/>
      <w:lvlText w:val="%5)"/>
      <w:lvlJc w:val="left"/>
      <w:pPr>
        <w:ind w:left="2640" w:hanging="420"/>
      </w:pPr>
    </w:lvl>
    <w:lvl w:ilvl="5" w:tplc="0409001B" w:tentative="1">
      <w:start w:val="1"/>
      <w:numFmt w:val="lowerRoman"/>
      <w:lvlText w:val="%6."/>
      <w:lvlJc w:val="right"/>
      <w:pPr>
        <w:ind w:left="3060" w:hanging="420"/>
      </w:pPr>
    </w:lvl>
    <w:lvl w:ilvl="6" w:tplc="0409000F" w:tentative="1">
      <w:start w:val="1"/>
      <w:numFmt w:val="decimal"/>
      <w:lvlText w:val="%7."/>
      <w:lvlJc w:val="left"/>
      <w:pPr>
        <w:ind w:left="3480" w:hanging="420"/>
      </w:pPr>
    </w:lvl>
    <w:lvl w:ilvl="7" w:tplc="04090019" w:tentative="1">
      <w:start w:val="1"/>
      <w:numFmt w:val="lowerLetter"/>
      <w:lvlText w:val="%8)"/>
      <w:lvlJc w:val="left"/>
      <w:pPr>
        <w:ind w:left="3900" w:hanging="420"/>
      </w:pPr>
    </w:lvl>
    <w:lvl w:ilvl="8" w:tplc="0409001B" w:tentative="1">
      <w:start w:val="1"/>
      <w:numFmt w:val="lowerRoman"/>
      <w:lvlText w:val="%9."/>
      <w:lvlJc w:val="right"/>
      <w:pPr>
        <w:ind w:left="4320" w:hanging="420"/>
      </w:pPr>
    </w:lvl>
  </w:abstractNum>
  <w:abstractNum w:abstractNumId="40" w15:restartNumberingAfterBreak="0">
    <w:nsid w:val="44925C7F"/>
    <w:multiLevelType w:val="hybridMultilevel"/>
    <w:tmpl w:val="9AC26D96"/>
    <w:lvl w:ilvl="0" w:tplc="BABC720C">
      <w:start w:val="1"/>
      <w:numFmt w:val="decimal"/>
      <w:lvlText w:val="（%1）"/>
      <w:lvlJc w:val="left"/>
      <w:pPr>
        <w:tabs>
          <w:tab w:val="num" w:pos="1260"/>
        </w:tabs>
        <w:ind w:left="1260" w:hanging="720"/>
      </w:pPr>
      <w:rPr>
        <w:rFonts w:hint="default"/>
        <w:b/>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41" w15:restartNumberingAfterBreak="0">
    <w:nsid w:val="461F6924"/>
    <w:multiLevelType w:val="hybridMultilevel"/>
    <w:tmpl w:val="B882DF92"/>
    <w:lvl w:ilvl="0" w:tplc="94308B54">
      <w:start w:val="1"/>
      <w:numFmt w:val="upperRoman"/>
      <w:lvlText w:val="%1."/>
      <w:lvlJc w:val="right"/>
      <w:pPr>
        <w:ind w:left="168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48120DDC"/>
    <w:multiLevelType w:val="hybridMultilevel"/>
    <w:tmpl w:val="4078B24A"/>
    <w:lvl w:ilvl="0" w:tplc="6D26AB20">
      <w:start w:val="1"/>
      <w:numFmt w:val="lowerLetter"/>
      <w:lvlText w:val="（%1）"/>
      <w:lvlJc w:val="left"/>
      <w:pPr>
        <w:tabs>
          <w:tab w:val="num" w:pos="1200"/>
        </w:tabs>
        <w:ind w:left="1200" w:hanging="360"/>
      </w:pPr>
      <w:rPr>
        <w:rFonts w:hint="default"/>
        <w:b/>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486E6589"/>
    <w:multiLevelType w:val="hybridMultilevel"/>
    <w:tmpl w:val="07B038EE"/>
    <w:lvl w:ilvl="0" w:tplc="B144F85E">
      <w:start w:val="1"/>
      <w:numFmt w:val="lowerLetter"/>
      <w:lvlText w:val="（%1）"/>
      <w:lvlJc w:val="left"/>
      <w:pPr>
        <w:ind w:left="1683" w:hanging="420"/>
      </w:pPr>
      <w:rPr>
        <w:rFonts w:hint="default"/>
        <w:b/>
      </w:rPr>
    </w:lvl>
    <w:lvl w:ilvl="1" w:tplc="04090019" w:tentative="1">
      <w:start w:val="1"/>
      <w:numFmt w:val="lowerLetter"/>
      <w:lvlText w:val="%2)"/>
      <w:lvlJc w:val="left"/>
      <w:pPr>
        <w:ind w:left="2103" w:hanging="420"/>
      </w:pPr>
    </w:lvl>
    <w:lvl w:ilvl="2" w:tplc="0409001B" w:tentative="1">
      <w:start w:val="1"/>
      <w:numFmt w:val="lowerRoman"/>
      <w:lvlText w:val="%3."/>
      <w:lvlJc w:val="right"/>
      <w:pPr>
        <w:ind w:left="2523" w:hanging="420"/>
      </w:pPr>
    </w:lvl>
    <w:lvl w:ilvl="3" w:tplc="0409000F" w:tentative="1">
      <w:start w:val="1"/>
      <w:numFmt w:val="decimal"/>
      <w:lvlText w:val="%4."/>
      <w:lvlJc w:val="left"/>
      <w:pPr>
        <w:ind w:left="2943" w:hanging="420"/>
      </w:pPr>
    </w:lvl>
    <w:lvl w:ilvl="4" w:tplc="04090019" w:tentative="1">
      <w:start w:val="1"/>
      <w:numFmt w:val="lowerLetter"/>
      <w:lvlText w:val="%5)"/>
      <w:lvlJc w:val="left"/>
      <w:pPr>
        <w:ind w:left="3363" w:hanging="420"/>
      </w:pPr>
    </w:lvl>
    <w:lvl w:ilvl="5" w:tplc="0409001B" w:tentative="1">
      <w:start w:val="1"/>
      <w:numFmt w:val="lowerRoman"/>
      <w:lvlText w:val="%6."/>
      <w:lvlJc w:val="right"/>
      <w:pPr>
        <w:ind w:left="3783" w:hanging="420"/>
      </w:pPr>
    </w:lvl>
    <w:lvl w:ilvl="6" w:tplc="0409000F" w:tentative="1">
      <w:start w:val="1"/>
      <w:numFmt w:val="decimal"/>
      <w:lvlText w:val="%7."/>
      <w:lvlJc w:val="left"/>
      <w:pPr>
        <w:ind w:left="4203" w:hanging="420"/>
      </w:pPr>
    </w:lvl>
    <w:lvl w:ilvl="7" w:tplc="04090019" w:tentative="1">
      <w:start w:val="1"/>
      <w:numFmt w:val="lowerLetter"/>
      <w:lvlText w:val="%8)"/>
      <w:lvlJc w:val="left"/>
      <w:pPr>
        <w:ind w:left="4623" w:hanging="420"/>
      </w:pPr>
    </w:lvl>
    <w:lvl w:ilvl="8" w:tplc="0409001B" w:tentative="1">
      <w:start w:val="1"/>
      <w:numFmt w:val="lowerRoman"/>
      <w:lvlText w:val="%9."/>
      <w:lvlJc w:val="right"/>
      <w:pPr>
        <w:ind w:left="5043" w:hanging="420"/>
      </w:pPr>
    </w:lvl>
  </w:abstractNum>
  <w:abstractNum w:abstractNumId="44" w15:restartNumberingAfterBreak="0">
    <w:nsid w:val="49405C21"/>
    <w:multiLevelType w:val="hybridMultilevel"/>
    <w:tmpl w:val="41B2BA4A"/>
    <w:lvl w:ilvl="0" w:tplc="BABC720C">
      <w:start w:val="1"/>
      <w:numFmt w:val="decimal"/>
      <w:lvlText w:val="（%1）"/>
      <w:lvlJc w:val="left"/>
      <w:pPr>
        <w:ind w:left="1140" w:hanging="60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495A58AB"/>
    <w:multiLevelType w:val="hybridMultilevel"/>
    <w:tmpl w:val="DD1E57F8"/>
    <w:lvl w:ilvl="0" w:tplc="BABC720C">
      <w:start w:val="1"/>
      <w:numFmt w:val="decimal"/>
      <w:lvlText w:val="（%1）"/>
      <w:lvlJc w:val="left"/>
      <w:pPr>
        <w:ind w:left="1200" w:hanging="480"/>
      </w:pPr>
      <w:rPr>
        <w:rFonts w:hint="default"/>
        <w:b/>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6" w15:restartNumberingAfterBreak="0">
    <w:nsid w:val="49EB0DCD"/>
    <w:multiLevelType w:val="hybridMultilevel"/>
    <w:tmpl w:val="049ADFD8"/>
    <w:lvl w:ilvl="0" w:tplc="AEBAA9EA">
      <w:start w:val="1"/>
      <w:numFmt w:val="decimal"/>
      <w:lvlText w:val="12.%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7" w15:restartNumberingAfterBreak="0">
    <w:nsid w:val="4CB87297"/>
    <w:multiLevelType w:val="hybridMultilevel"/>
    <w:tmpl w:val="83189B76"/>
    <w:lvl w:ilvl="0" w:tplc="94308B54">
      <w:start w:val="1"/>
      <w:numFmt w:val="upperRoman"/>
      <w:lvlText w:val="%1."/>
      <w:lvlJc w:val="right"/>
      <w:pPr>
        <w:ind w:left="2100" w:hanging="420"/>
      </w:pPr>
      <w:rPr>
        <w:rFonts w:hint="eastAsia"/>
      </w:rPr>
    </w:lvl>
    <w:lvl w:ilvl="1" w:tplc="04090019" w:tentative="1">
      <w:start w:val="1"/>
      <w:numFmt w:val="lowerLetter"/>
      <w:lvlText w:val="%2)"/>
      <w:lvlJc w:val="left"/>
      <w:pPr>
        <w:ind w:left="2520" w:hanging="420"/>
      </w:pPr>
    </w:lvl>
    <w:lvl w:ilvl="2" w:tplc="0409001B" w:tentative="1">
      <w:start w:val="1"/>
      <w:numFmt w:val="lowerRoman"/>
      <w:lvlText w:val="%3."/>
      <w:lvlJc w:val="right"/>
      <w:pPr>
        <w:ind w:left="2940" w:hanging="420"/>
      </w:pPr>
    </w:lvl>
    <w:lvl w:ilvl="3" w:tplc="0409000F" w:tentative="1">
      <w:start w:val="1"/>
      <w:numFmt w:val="decimal"/>
      <w:lvlText w:val="%4."/>
      <w:lvlJc w:val="left"/>
      <w:pPr>
        <w:ind w:left="3360" w:hanging="420"/>
      </w:pPr>
    </w:lvl>
    <w:lvl w:ilvl="4" w:tplc="04090019" w:tentative="1">
      <w:start w:val="1"/>
      <w:numFmt w:val="lowerLetter"/>
      <w:lvlText w:val="%5)"/>
      <w:lvlJc w:val="left"/>
      <w:pPr>
        <w:ind w:left="3780" w:hanging="420"/>
      </w:pPr>
    </w:lvl>
    <w:lvl w:ilvl="5" w:tplc="0409001B" w:tentative="1">
      <w:start w:val="1"/>
      <w:numFmt w:val="lowerRoman"/>
      <w:lvlText w:val="%6."/>
      <w:lvlJc w:val="right"/>
      <w:pPr>
        <w:ind w:left="4200" w:hanging="420"/>
      </w:pPr>
    </w:lvl>
    <w:lvl w:ilvl="6" w:tplc="0409000F" w:tentative="1">
      <w:start w:val="1"/>
      <w:numFmt w:val="decimal"/>
      <w:lvlText w:val="%7."/>
      <w:lvlJc w:val="left"/>
      <w:pPr>
        <w:ind w:left="4620" w:hanging="420"/>
      </w:pPr>
    </w:lvl>
    <w:lvl w:ilvl="7" w:tplc="04090019" w:tentative="1">
      <w:start w:val="1"/>
      <w:numFmt w:val="lowerLetter"/>
      <w:lvlText w:val="%8)"/>
      <w:lvlJc w:val="left"/>
      <w:pPr>
        <w:ind w:left="5040" w:hanging="420"/>
      </w:pPr>
    </w:lvl>
    <w:lvl w:ilvl="8" w:tplc="0409001B" w:tentative="1">
      <w:start w:val="1"/>
      <w:numFmt w:val="lowerRoman"/>
      <w:lvlText w:val="%9."/>
      <w:lvlJc w:val="right"/>
      <w:pPr>
        <w:ind w:left="5460" w:hanging="420"/>
      </w:pPr>
    </w:lvl>
  </w:abstractNum>
  <w:abstractNum w:abstractNumId="48" w15:restartNumberingAfterBreak="0">
    <w:nsid w:val="4DFC121D"/>
    <w:multiLevelType w:val="hybridMultilevel"/>
    <w:tmpl w:val="2572EE02"/>
    <w:lvl w:ilvl="0" w:tplc="74BA7E5A">
      <w:start w:val="1"/>
      <w:numFmt w:val="decimal"/>
      <w:lvlText w:val="（%1）"/>
      <w:lvlJc w:val="left"/>
      <w:pPr>
        <w:tabs>
          <w:tab w:val="num" w:pos="960"/>
        </w:tabs>
        <w:ind w:left="960" w:hanging="720"/>
      </w:pPr>
      <w:rPr>
        <w:rFonts w:hint="default"/>
        <w:b/>
      </w:rPr>
    </w:lvl>
    <w:lvl w:ilvl="1" w:tplc="04090019" w:tentative="1">
      <w:start w:val="1"/>
      <w:numFmt w:val="lowerLetter"/>
      <w:lvlText w:val="%2)"/>
      <w:lvlJc w:val="left"/>
      <w:pPr>
        <w:tabs>
          <w:tab w:val="num" w:pos="1080"/>
        </w:tabs>
        <w:ind w:left="1080" w:hanging="420"/>
      </w:pPr>
    </w:lvl>
    <w:lvl w:ilvl="2" w:tplc="0409001B" w:tentative="1">
      <w:start w:val="1"/>
      <w:numFmt w:val="lowerRoman"/>
      <w:lvlText w:val="%3."/>
      <w:lvlJc w:val="right"/>
      <w:pPr>
        <w:tabs>
          <w:tab w:val="num" w:pos="1500"/>
        </w:tabs>
        <w:ind w:left="1500" w:hanging="420"/>
      </w:pPr>
    </w:lvl>
    <w:lvl w:ilvl="3" w:tplc="0409000F" w:tentative="1">
      <w:start w:val="1"/>
      <w:numFmt w:val="decimal"/>
      <w:lvlText w:val="%4."/>
      <w:lvlJc w:val="left"/>
      <w:pPr>
        <w:tabs>
          <w:tab w:val="num" w:pos="1920"/>
        </w:tabs>
        <w:ind w:left="1920" w:hanging="420"/>
      </w:pPr>
    </w:lvl>
    <w:lvl w:ilvl="4" w:tplc="04090019" w:tentative="1">
      <w:start w:val="1"/>
      <w:numFmt w:val="lowerLetter"/>
      <w:lvlText w:val="%5)"/>
      <w:lvlJc w:val="left"/>
      <w:pPr>
        <w:tabs>
          <w:tab w:val="num" w:pos="2340"/>
        </w:tabs>
        <w:ind w:left="2340" w:hanging="420"/>
      </w:pPr>
    </w:lvl>
    <w:lvl w:ilvl="5" w:tplc="0409001B" w:tentative="1">
      <w:start w:val="1"/>
      <w:numFmt w:val="lowerRoman"/>
      <w:lvlText w:val="%6."/>
      <w:lvlJc w:val="right"/>
      <w:pPr>
        <w:tabs>
          <w:tab w:val="num" w:pos="2760"/>
        </w:tabs>
        <w:ind w:left="2760" w:hanging="420"/>
      </w:pPr>
    </w:lvl>
    <w:lvl w:ilvl="6" w:tplc="0409000F" w:tentative="1">
      <w:start w:val="1"/>
      <w:numFmt w:val="decimal"/>
      <w:lvlText w:val="%7."/>
      <w:lvlJc w:val="left"/>
      <w:pPr>
        <w:tabs>
          <w:tab w:val="num" w:pos="3180"/>
        </w:tabs>
        <w:ind w:left="3180" w:hanging="420"/>
      </w:pPr>
    </w:lvl>
    <w:lvl w:ilvl="7" w:tplc="04090019" w:tentative="1">
      <w:start w:val="1"/>
      <w:numFmt w:val="lowerLetter"/>
      <w:lvlText w:val="%8)"/>
      <w:lvlJc w:val="left"/>
      <w:pPr>
        <w:tabs>
          <w:tab w:val="num" w:pos="3600"/>
        </w:tabs>
        <w:ind w:left="3600" w:hanging="420"/>
      </w:pPr>
    </w:lvl>
    <w:lvl w:ilvl="8" w:tplc="0409001B" w:tentative="1">
      <w:start w:val="1"/>
      <w:numFmt w:val="lowerRoman"/>
      <w:lvlText w:val="%9."/>
      <w:lvlJc w:val="right"/>
      <w:pPr>
        <w:tabs>
          <w:tab w:val="num" w:pos="4020"/>
        </w:tabs>
        <w:ind w:left="4020" w:hanging="420"/>
      </w:pPr>
    </w:lvl>
  </w:abstractNum>
  <w:abstractNum w:abstractNumId="49" w15:restartNumberingAfterBreak="0">
    <w:nsid w:val="4FF93CA5"/>
    <w:multiLevelType w:val="hybridMultilevel"/>
    <w:tmpl w:val="14CC1882"/>
    <w:lvl w:ilvl="0" w:tplc="AEA812DA">
      <w:start w:val="1"/>
      <w:numFmt w:val="lowerLetter"/>
      <w:lvlText w:val="（%1）"/>
      <w:lvlJc w:val="left"/>
      <w:pPr>
        <w:ind w:left="1620" w:hanging="720"/>
      </w:pPr>
      <w:rPr>
        <w:rFonts w:cs="Times New Roman" w:hint="default"/>
        <w:b/>
      </w:rPr>
    </w:lvl>
    <w:lvl w:ilvl="1" w:tplc="04090019" w:tentative="1">
      <w:start w:val="1"/>
      <w:numFmt w:val="lowerLetter"/>
      <w:lvlText w:val="%2)"/>
      <w:lvlJc w:val="left"/>
      <w:pPr>
        <w:ind w:left="1740" w:hanging="420"/>
      </w:pPr>
      <w:rPr>
        <w:rFonts w:cs="Times New Roman"/>
      </w:rPr>
    </w:lvl>
    <w:lvl w:ilvl="2" w:tplc="0409001B" w:tentative="1">
      <w:start w:val="1"/>
      <w:numFmt w:val="lowerRoman"/>
      <w:lvlText w:val="%3."/>
      <w:lvlJc w:val="right"/>
      <w:pPr>
        <w:ind w:left="2160" w:hanging="420"/>
      </w:pPr>
      <w:rPr>
        <w:rFonts w:cs="Times New Roman"/>
      </w:rPr>
    </w:lvl>
    <w:lvl w:ilvl="3" w:tplc="0409000F" w:tentative="1">
      <w:start w:val="1"/>
      <w:numFmt w:val="decimal"/>
      <w:lvlText w:val="%4."/>
      <w:lvlJc w:val="left"/>
      <w:pPr>
        <w:ind w:left="2580" w:hanging="420"/>
      </w:pPr>
      <w:rPr>
        <w:rFonts w:cs="Times New Roman"/>
      </w:rPr>
    </w:lvl>
    <w:lvl w:ilvl="4" w:tplc="04090019" w:tentative="1">
      <w:start w:val="1"/>
      <w:numFmt w:val="lowerLetter"/>
      <w:lvlText w:val="%5)"/>
      <w:lvlJc w:val="left"/>
      <w:pPr>
        <w:ind w:left="3000" w:hanging="420"/>
      </w:pPr>
      <w:rPr>
        <w:rFonts w:cs="Times New Roman"/>
      </w:rPr>
    </w:lvl>
    <w:lvl w:ilvl="5" w:tplc="0409001B" w:tentative="1">
      <w:start w:val="1"/>
      <w:numFmt w:val="lowerRoman"/>
      <w:lvlText w:val="%6."/>
      <w:lvlJc w:val="right"/>
      <w:pPr>
        <w:ind w:left="3420" w:hanging="420"/>
      </w:pPr>
      <w:rPr>
        <w:rFonts w:cs="Times New Roman"/>
      </w:rPr>
    </w:lvl>
    <w:lvl w:ilvl="6" w:tplc="0409000F" w:tentative="1">
      <w:start w:val="1"/>
      <w:numFmt w:val="decimal"/>
      <w:lvlText w:val="%7."/>
      <w:lvlJc w:val="left"/>
      <w:pPr>
        <w:ind w:left="3840" w:hanging="420"/>
      </w:pPr>
      <w:rPr>
        <w:rFonts w:cs="Times New Roman"/>
      </w:rPr>
    </w:lvl>
    <w:lvl w:ilvl="7" w:tplc="04090019" w:tentative="1">
      <w:start w:val="1"/>
      <w:numFmt w:val="lowerLetter"/>
      <w:lvlText w:val="%8)"/>
      <w:lvlJc w:val="left"/>
      <w:pPr>
        <w:ind w:left="4260" w:hanging="420"/>
      </w:pPr>
      <w:rPr>
        <w:rFonts w:cs="Times New Roman"/>
      </w:rPr>
    </w:lvl>
    <w:lvl w:ilvl="8" w:tplc="0409001B" w:tentative="1">
      <w:start w:val="1"/>
      <w:numFmt w:val="lowerRoman"/>
      <w:lvlText w:val="%9."/>
      <w:lvlJc w:val="right"/>
      <w:pPr>
        <w:ind w:left="4680" w:hanging="420"/>
      </w:pPr>
      <w:rPr>
        <w:rFonts w:cs="Times New Roman"/>
      </w:rPr>
    </w:lvl>
  </w:abstractNum>
  <w:abstractNum w:abstractNumId="50" w15:restartNumberingAfterBreak="0">
    <w:nsid w:val="501E6103"/>
    <w:multiLevelType w:val="multilevel"/>
    <w:tmpl w:val="10F62488"/>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900"/>
        </w:tabs>
        <w:ind w:left="900" w:hanging="540"/>
      </w:pPr>
      <w:rPr>
        <w:rFonts w:hint="default"/>
      </w:rPr>
    </w:lvl>
    <w:lvl w:ilvl="2">
      <w:start w:val="1"/>
      <w:numFmt w:val="decimal"/>
      <w:lvlText w:val="%1.%2.%3"/>
      <w:lvlJc w:val="left"/>
      <w:pPr>
        <w:tabs>
          <w:tab w:val="num" w:pos="2400"/>
        </w:tabs>
        <w:ind w:left="2400" w:hanging="720"/>
      </w:pPr>
      <w:rPr>
        <w:rFonts w:hint="default"/>
      </w:rPr>
    </w:lvl>
    <w:lvl w:ilvl="3">
      <w:start w:val="1"/>
      <w:numFmt w:val="decimal"/>
      <w:lvlText w:val="%1.%2.%3.%4"/>
      <w:lvlJc w:val="left"/>
      <w:pPr>
        <w:tabs>
          <w:tab w:val="num" w:pos="3240"/>
        </w:tabs>
        <w:ind w:left="3240" w:hanging="720"/>
      </w:pPr>
      <w:rPr>
        <w:rFonts w:hint="default"/>
      </w:rPr>
    </w:lvl>
    <w:lvl w:ilvl="4">
      <w:start w:val="1"/>
      <w:numFmt w:val="decimal"/>
      <w:lvlText w:val="%1.%2.%3.%4.%5"/>
      <w:lvlJc w:val="left"/>
      <w:pPr>
        <w:tabs>
          <w:tab w:val="num" w:pos="4440"/>
        </w:tabs>
        <w:ind w:left="4440" w:hanging="1080"/>
      </w:pPr>
      <w:rPr>
        <w:rFonts w:hint="default"/>
      </w:rPr>
    </w:lvl>
    <w:lvl w:ilvl="5">
      <w:start w:val="1"/>
      <w:numFmt w:val="decimal"/>
      <w:lvlText w:val="%1.%2.%3.%4.%5.%6"/>
      <w:lvlJc w:val="left"/>
      <w:pPr>
        <w:tabs>
          <w:tab w:val="num" w:pos="5280"/>
        </w:tabs>
        <w:ind w:left="5280" w:hanging="1080"/>
      </w:pPr>
      <w:rPr>
        <w:rFonts w:hint="default"/>
      </w:rPr>
    </w:lvl>
    <w:lvl w:ilvl="6">
      <w:start w:val="1"/>
      <w:numFmt w:val="decimal"/>
      <w:lvlText w:val="%1.%2.%3.%4.%5.%6.%7"/>
      <w:lvlJc w:val="left"/>
      <w:pPr>
        <w:tabs>
          <w:tab w:val="num" w:pos="6480"/>
        </w:tabs>
        <w:ind w:left="6480" w:hanging="1440"/>
      </w:pPr>
      <w:rPr>
        <w:rFonts w:hint="default"/>
      </w:rPr>
    </w:lvl>
    <w:lvl w:ilvl="7">
      <w:start w:val="1"/>
      <w:numFmt w:val="decimal"/>
      <w:lvlText w:val="%1.%2.%3.%4.%5.%6.%7.%8"/>
      <w:lvlJc w:val="left"/>
      <w:pPr>
        <w:tabs>
          <w:tab w:val="num" w:pos="7320"/>
        </w:tabs>
        <w:ind w:left="7320" w:hanging="1440"/>
      </w:pPr>
      <w:rPr>
        <w:rFonts w:hint="default"/>
      </w:rPr>
    </w:lvl>
    <w:lvl w:ilvl="8">
      <w:start w:val="1"/>
      <w:numFmt w:val="decimal"/>
      <w:lvlText w:val="%1.%2.%3.%4.%5.%6.%7.%8.%9"/>
      <w:lvlJc w:val="left"/>
      <w:pPr>
        <w:tabs>
          <w:tab w:val="num" w:pos="8520"/>
        </w:tabs>
        <w:ind w:left="8520" w:hanging="1800"/>
      </w:pPr>
      <w:rPr>
        <w:rFonts w:hint="default"/>
      </w:rPr>
    </w:lvl>
  </w:abstractNum>
  <w:abstractNum w:abstractNumId="51" w15:restartNumberingAfterBreak="0">
    <w:nsid w:val="51F623B2"/>
    <w:multiLevelType w:val="hybridMultilevel"/>
    <w:tmpl w:val="3F921396"/>
    <w:lvl w:ilvl="0" w:tplc="0409001B">
      <w:start w:val="1"/>
      <w:numFmt w:val="lowerRoman"/>
      <w:lvlText w:val="%1."/>
      <w:lvlJc w:val="right"/>
      <w:pPr>
        <w:ind w:left="2460" w:hanging="420"/>
      </w:pPr>
    </w:lvl>
    <w:lvl w:ilvl="1" w:tplc="04090019" w:tentative="1">
      <w:start w:val="1"/>
      <w:numFmt w:val="lowerLetter"/>
      <w:lvlText w:val="%2)"/>
      <w:lvlJc w:val="left"/>
      <w:pPr>
        <w:ind w:left="2880" w:hanging="420"/>
      </w:pPr>
    </w:lvl>
    <w:lvl w:ilvl="2" w:tplc="0409001B" w:tentative="1">
      <w:start w:val="1"/>
      <w:numFmt w:val="lowerRoman"/>
      <w:lvlText w:val="%3."/>
      <w:lvlJc w:val="right"/>
      <w:pPr>
        <w:ind w:left="3300" w:hanging="420"/>
      </w:pPr>
    </w:lvl>
    <w:lvl w:ilvl="3" w:tplc="0409000F" w:tentative="1">
      <w:start w:val="1"/>
      <w:numFmt w:val="decimal"/>
      <w:lvlText w:val="%4."/>
      <w:lvlJc w:val="left"/>
      <w:pPr>
        <w:ind w:left="3720" w:hanging="420"/>
      </w:pPr>
    </w:lvl>
    <w:lvl w:ilvl="4" w:tplc="04090019" w:tentative="1">
      <w:start w:val="1"/>
      <w:numFmt w:val="lowerLetter"/>
      <w:lvlText w:val="%5)"/>
      <w:lvlJc w:val="left"/>
      <w:pPr>
        <w:ind w:left="4140" w:hanging="420"/>
      </w:pPr>
    </w:lvl>
    <w:lvl w:ilvl="5" w:tplc="0409001B">
      <w:start w:val="1"/>
      <w:numFmt w:val="lowerRoman"/>
      <w:lvlText w:val="%6."/>
      <w:lvlJc w:val="right"/>
      <w:pPr>
        <w:ind w:left="4560" w:hanging="420"/>
      </w:pPr>
    </w:lvl>
    <w:lvl w:ilvl="6" w:tplc="0409000F" w:tentative="1">
      <w:start w:val="1"/>
      <w:numFmt w:val="decimal"/>
      <w:lvlText w:val="%7."/>
      <w:lvlJc w:val="left"/>
      <w:pPr>
        <w:ind w:left="4980" w:hanging="420"/>
      </w:pPr>
    </w:lvl>
    <w:lvl w:ilvl="7" w:tplc="04090019" w:tentative="1">
      <w:start w:val="1"/>
      <w:numFmt w:val="lowerLetter"/>
      <w:lvlText w:val="%8)"/>
      <w:lvlJc w:val="left"/>
      <w:pPr>
        <w:ind w:left="5400" w:hanging="420"/>
      </w:pPr>
    </w:lvl>
    <w:lvl w:ilvl="8" w:tplc="0409001B" w:tentative="1">
      <w:start w:val="1"/>
      <w:numFmt w:val="lowerRoman"/>
      <w:lvlText w:val="%9."/>
      <w:lvlJc w:val="right"/>
      <w:pPr>
        <w:ind w:left="5820" w:hanging="420"/>
      </w:pPr>
    </w:lvl>
  </w:abstractNum>
  <w:abstractNum w:abstractNumId="52" w15:restartNumberingAfterBreak="0">
    <w:nsid w:val="529D097C"/>
    <w:multiLevelType w:val="hybridMultilevel"/>
    <w:tmpl w:val="D0E466BE"/>
    <w:lvl w:ilvl="0" w:tplc="FC340E38">
      <w:start w:val="1"/>
      <w:numFmt w:val="lowerLetter"/>
      <w:lvlText w:val="（%1）"/>
      <w:lvlJc w:val="left"/>
      <w:pPr>
        <w:tabs>
          <w:tab w:val="num" w:pos="1558"/>
        </w:tabs>
        <w:ind w:left="1558" w:hanging="720"/>
      </w:pPr>
      <w:rPr>
        <w:rFonts w:hint="default"/>
        <w:b/>
      </w:rPr>
    </w:lvl>
    <w:lvl w:ilvl="1" w:tplc="04090019" w:tentative="1">
      <w:start w:val="1"/>
      <w:numFmt w:val="lowerLetter"/>
      <w:lvlText w:val="%2)"/>
      <w:lvlJc w:val="left"/>
      <w:pPr>
        <w:tabs>
          <w:tab w:val="num" w:pos="1678"/>
        </w:tabs>
        <w:ind w:left="1678" w:hanging="420"/>
      </w:pPr>
    </w:lvl>
    <w:lvl w:ilvl="2" w:tplc="0409001B" w:tentative="1">
      <w:start w:val="1"/>
      <w:numFmt w:val="lowerRoman"/>
      <w:lvlText w:val="%3."/>
      <w:lvlJc w:val="right"/>
      <w:pPr>
        <w:tabs>
          <w:tab w:val="num" w:pos="2098"/>
        </w:tabs>
        <w:ind w:left="2098" w:hanging="420"/>
      </w:pPr>
    </w:lvl>
    <w:lvl w:ilvl="3" w:tplc="0409000F" w:tentative="1">
      <w:start w:val="1"/>
      <w:numFmt w:val="decimal"/>
      <w:lvlText w:val="%4."/>
      <w:lvlJc w:val="left"/>
      <w:pPr>
        <w:tabs>
          <w:tab w:val="num" w:pos="2518"/>
        </w:tabs>
        <w:ind w:left="2518" w:hanging="420"/>
      </w:pPr>
    </w:lvl>
    <w:lvl w:ilvl="4" w:tplc="04090019" w:tentative="1">
      <w:start w:val="1"/>
      <w:numFmt w:val="lowerLetter"/>
      <w:lvlText w:val="%5)"/>
      <w:lvlJc w:val="left"/>
      <w:pPr>
        <w:tabs>
          <w:tab w:val="num" w:pos="2938"/>
        </w:tabs>
        <w:ind w:left="2938" w:hanging="420"/>
      </w:pPr>
    </w:lvl>
    <w:lvl w:ilvl="5" w:tplc="0409001B" w:tentative="1">
      <w:start w:val="1"/>
      <w:numFmt w:val="lowerRoman"/>
      <w:lvlText w:val="%6."/>
      <w:lvlJc w:val="right"/>
      <w:pPr>
        <w:tabs>
          <w:tab w:val="num" w:pos="3358"/>
        </w:tabs>
        <w:ind w:left="3358" w:hanging="420"/>
      </w:pPr>
    </w:lvl>
    <w:lvl w:ilvl="6" w:tplc="0409000F" w:tentative="1">
      <w:start w:val="1"/>
      <w:numFmt w:val="decimal"/>
      <w:lvlText w:val="%7."/>
      <w:lvlJc w:val="left"/>
      <w:pPr>
        <w:tabs>
          <w:tab w:val="num" w:pos="3778"/>
        </w:tabs>
        <w:ind w:left="3778" w:hanging="420"/>
      </w:pPr>
    </w:lvl>
    <w:lvl w:ilvl="7" w:tplc="04090019" w:tentative="1">
      <w:start w:val="1"/>
      <w:numFmt w:val="lowerLetter"/>
      <w:lvlText w:val="%8)"/>
      <w:lvlJc w:val="left"/>
      <w:pPr>
        <w:tabs>
          <w:tab w:val="num" w:pos="4198"/>
        </w:tabs>
        <w:ind w:left="4198" w:hanging="420"/>
      </w:pPr>
    </w:lvl>
    <w:lvl w:ilvl="8" w:tplc="0409001B" w:tentative="1">
      <w:start w:val="1"/>
      <w:numFmt w:val="lowerRoman"/>
      <w:lvlText w:val="%9."/>
      <w:lvlJc w:val="right"/>
      <w:pPr>
        <w:tabs>
          <w:tab w:val="num" w:pos="4618"/>
        </w:tabs>
        <w:ind w:left="4618" w:hanging="420"/>
      </w:pPr>
    </w:lvl>
  </w:abstractNum>
  <w:abstractNum w:abstractNumId="53" w15:restartNumberingAfterBreak="0">
    <w:nsid w:val="53D301C5"/>
    <w:multiLevelType w:val="hybridMultilevel"/>
    <w:tmpl w:val="D2AED4F2"/>
    <w:lvl w:ilvl="0" w:tplc="B144F85E">
      <w:start w:val="1"/>
      <w:numFmt w:val="lowerLetter"/>
      <w:lvlText w:val="（%1）"/>
      <w:lvlJc w:val="left"/>
      <w:pPr>
        <w:ind w:left="1260" w:hanging="420"/>
      </w:pPr>
      <w:rPr>
        <w:rFonts w:hint="default"/>
        <w:b/>
      </w:rPr>
    </w:lvl>
    <w:lvl w:ilvl="1" w:tplc="04090019" w:tentative="1">
      <w:start w:val="1"/>
      <w:numFmt w:val="lowerLetter"/>
      <w:lvlText w:val="%2)"/>
      <w:lvlJc w:val="left"/>
      <w:pPr>
        <w:ind w:left="1680" w:hanging="420"/>
      </w:pPr>
    </w:lvl>
    <w:lvl w:ilvl="2" w:tplc="B144F85E">
      <w:start w:val="1"/>
      <w:numFmt w:val="lowerLetter"/>
      <w:lvlText w:val="（%3）"/>
      <w:lvlJc w:val="left"/>
      <w:pPr>
        <w:ind w:left="2100" w:hanging="420"/>
      </w:pPr>
      <w:rPr>
        <w:rFonts w:hint="default"/>
        <w:b/>
      </w:r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54" w15:restartNumberingAfterBreak="0">
    <w:nsid w:val="54BD24D2"/>
    <w:multiLevelType w:val="hybridMultilevel"/>
    <w:tmpl w:val="F47E2128"/>
    <w:lvl w:ilvl="0" w:tplc="202A42E0">
      <w:start w:val="1"/>
      <w:numFmt w:val="decimal"/>
      <w:lvlText w:val="14.%1"/>
      <w:lvlJc w:val="left"/>
      <w:pPr>
        <w:ind w:left="60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5" w15:restartNumberingAfterBreak="0">
    <w:nsid w:val="55C70BCE"/>
    <w:multiLevelType w:val="hybridMultilevel"/>
    <w:tmpl w:val="7F625B8A"/>
    <w:lvl w:ilvl="0" w:tplc="208276FE">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6" w15:restartNumberingAfterBreak="0">
    <w:nsid w:val="5A3E3422"/>
    <w:multiLevelType w:val="hybridMultilevel"/>
    <w:tmpl w:val="59FEF2CA"/>
    <w:lvl w:ilvl="0" w:tplc="94308B54">
      <w:start w:val="1"/>
      <w:numFmt w:val="upperRoman"/>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15:restartNumberingAfterBreak="0">
    <w:nsid w:val="5CED41CB"/>
    <w:multiLevelType w:val="hybridMultilevel"/>
    <w:tmpl w:val="B882DF92"/>
    <w:lvl w:ilvl="0" w:tplc="94308B54">
      <w:start w:val="1"/>
      <w:numFmt w:val="upperRoman"/>
      <w:lvlText w:val="%1."/>
      <w:lvlJc w:val="right"/>
      <w:pPr>
        <w:ind w:left="-2520" w:hanging="420"/>
      </w:pPr>
      <w:rPr>
        <w:rFonts w:hint="eastAsia"/>
      </w:rPr>
    </w:lvl>
    <w:lvl w:ilvl="1" w:tplc="04090019" w:tentative="1">
      <w:start w:val="1"/>
      <w:numFmt w:val="lowerLetter"/>
      <w:lvlText w:val="%2)"/>
      <w:lvlJc w:val="left"/>
      <w:pPr>
        <w:ind w:left="-3360" w:hanging="420"/>
      </w:pPr>
    </w:lvl>
    <w:lvl w:ilvl="2" w:tplc="0409001B" w:tentative="1">
      <w:start w:val="1"/>
      <w:numFmt w:val="lowerRoman"/>
      <w:lvlText w:val="%3."/>
      <w:lvlJc w:val="right"/>
      <w:pPr>
        <w:ind w:left="-294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1680" w:hanging="420"/>
      </w:pPr>
    </w:lvl>
    <w:lvl w:ilvl="6" w:tplc="0409000F" w:tentative="1">
      <w:start w:val="1"/>
      <w:numFmt w:val="decimal"/>
      <w:lvlText w:val="%7."/>
      <w:lvlJc w:val="left"/>
      <w:pPr>
        <w:ind w:left="-1260" w:hanging="420"/>
      </w:pPr>
    </w:lvl>
    <w:lvl w:ilvl="7" w:tplc="04090019" w:tentative="1">
      <w:start w:val="1"/>
      <w:numFmt w:val="lowerLetter"/>
      <w:lvlText w:val="%8)"/>
      <w:lvlJc w:val="left"/>
      <w:pPr>
        <w:ind w:left="-840" w:hanging="420"/>
      </w:pPr>
    </w:lvl>
    <w:lvl w:ilvl="8" w:tplc="0409001B" w:tentative="1">
      <w:start w:val="1"/>
      <w:numFmt w:val="lowerRoman"/>
      <w:lvlText w:val="%9."/>
      <w:lvlJc w:val="right"/>
      <w:pPr>
        <w:ind w:left="-420" w:hanging="420"/>
      </w:pPr>
    </w:lvl>
  </w:abstractNum>
  <w:abstractNum w:abstractNumId="58" w15:restartNumberingAfterBreak="0">
    <w:nsid w:val="5D4E532E"/>
    <w:multiLevelType w:val="hybridMultilevel"/>
    <w:tmpl w:val="F7DE9900"/>
    <w:lvl w:ilvl="0" w:tplc="87F09406">
      <w:start w:val="1"/>
      <w:numFmt w:val="decimal"/>
      <w:lvlText w:val="3.%1"/>
      <w:lvlJc w:val="left"/>
      <w:pPr>
        <w:ind w:left="781" w:hanging="420"/>
      </w:pPr>
      <w:rPr>
        <w:rFonts w:hint="eastAsia"/>
      </w:rPr>
    </w:lvl>
    <w:lvl w:ilvl="1" w:tplc="3F88B9BA">
      <w:start w:val="1"/>
      <w:numFmt w:val="lowerLetter"/>
      <w:lvlText w:val="（%2）"/>
      <w:lvlJc w:val="left"/>
      <w:pPr>
        <w:ind w:left="1140" w:hanging="720"/>
      </w:pPr>
      <w:rPr>
        <w:rFonts w:hint="default"/>
        <w:b/>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 w15:restartNumberingAfterBreak="0">
    <w:nsid w:val="60404DE1"/>
    <w:multiLevelType w:val="hybridMultilevel"/>
    <w:tmpl w:val="D7766CEA"/>
    <w:lvl w:ilvl="0" w:tplc="0D98DF3C">
      <w:start w:val="1"/>
      <w:numFmt w:val="decimal"/>
      <w:lvlText w:val="第%1条"/>
      <w:lvlJc w:val="left"/>
      <w:pPr>
        <w:tabs>
          <w:tab w:val="num" w:pos="720"/>
        </w:tabs>
        <w:ind w:left="720" w:hanging="720"/>
      </w:pPr>
      <w:rPr>
        <w:rFonts w:hint="default"/>
      </w:rPr>
    </w:lvl>
    <w:lvl w:ilvl="1" w:tplc="BABC720C">
      <w:start w:val="1"/>
      <w:numFmt w:val="decimal"/>
      <w:lvlText w:val="（%2）"/>
      <w:lvlJc w:val="left"/>
      <w:pPr>
        <w:tabs>
          <w:tab w:val="num" w:pos="1260"/>
        </w:tabs>
        <w:ind w:left="1260" w:hanging="720"/>
      </w:pPr>
      <w:rPr>
        <w:rFonts w:hint="default"/>
        <w:b/>
      </w:rPr>
    </w:lvl>
    <w:lvl w:ilvl="2" w:tplc="B144F85E">
      <w:start w:val="1"/>
      <w:numFmt w:val="lowerLetter"/>
      <w:lvlText w:val="（%3）"/>
      <w:lvlJc w:val="left"/>
      <w:pPr>
        <w:tabs>
          <w:tab w:val="num" w:pos="1560"/>
        </w:tabs>
        <w:ind w:left="1560" w:hanging="720"/>
      </w:pPr>
      <w:rPr>
        <w:rFonts w:hint="default"/>
        <w:b/>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0" w15:restartNumberingAfterBreak="0">
    <w:nsid w:val="60E04470"/>
    <w:multiLevelType w:val="hybridMultilevel"/>
    <w:tmpl w:val="C76ABD48"/>
    <w:lvl w:ilvl="0" w:tplc="528639D4">
      <w:start w:val="1"/>
      <w:numFmt w:val="lowerLetter"/>
      <w:lvlText w:val="（%1）"/>
      <w:lvlJc w:val="left"/>
      <w:pPr>
        <w:ind w:left="1620" w:hanging="360"/>
      </w:pPr>
      <w:rPr>
        <w:rFonts w:hint="default"/>
        <w:b/>
      </w:r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61" w15:restartNumberingAfterBreak="0">
    <w:nsid w:val="614B4E43"/>
    <w:multiLevelType w:val="hybridMultilevel"/>
    <w:tmpl w:val="2F0C5B12"/>
    <w:lvl w:ilvl="0" w:tplc="BABC720C">
      <w:start w:val="1"/>
      <w:numFmt w:val="decimal"/>
      <w:lvlText w:val="（%1）"/>
      <w:lvlJc w:val="left"/>
      <w:pPr>
        <w:ind w:left="420" w:hanging="4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 w15:restartNumberingAfterBreak="0">
    <w:nsid w:val="61C6229F"/>
    <w:multiLevelType w:val="hybridMultilevel"/>
    <w:tmpl w:val="83A255D0"/>
    <w:lvl w:ilvl="0" w:tplc="FFDC46D4">
      <w:start w:val="1"/>
      <w:numFmt w:val="decimal"/>
      <w:lvlText w:val="6.%1"/>
      <w:lvlJc w:val="left"/>
      <w:pPr>
        <w:ind w:left="781"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61E66EEA"/>
    <w:multiLevelType w:val="hybridMultilevel"/>
    <w:tmpl w:val="E4AEA948"/>
    <w:lvl w:ilvl="0" w:tplc="8C042106">
      <w:start w:val="1"/>
      <w:numFmt w:val="lowerLetter"/>
      <w:lvlText w:val="（%1）"/>
      <w:lvlJc w:val="left"/>
      <w:pPr>
        <w:tabs>
          <w:tab w:val="num" w:pos="900"/>
        </w:tabs>
        <w:ind w:left="900" w:hanging="360"/>
      </w:pPr>
      <w:rPr>
        <w:rFonts w:hint="default"/>
        <w:b/>
        <w:lang w:val="en-US"/>
      </w:rPr>
    </w:lvl>
    <w:lvl w:ilvl="1" w:tplc="A27C092A">
      <w:start w:val="1"/>
      <w:numFmt w:val="decimal"/>
      <w:lvlText w:val="%2）"/>
      <w:lvlJc w:val="left"/>
      <w:pPr>
        <w:ind w:left="495" w:hanging="375"/>
      </w:pPr>
      <w:rPr>
        <w:rFonts w:hint="default"/>
        <w:b/>
      </w:rPr>
    </w:lvl>
    <w:lvl w:ilvl="2" w:tplc="0409001B" w:tentative="1">
      <w:start w:val="1"/>
      <w:numFmt w:val="lowerRoman"/>
      <w:lvlText w:val="%3."/>
      <w:lvlJc w:val="right"/>
      <w:pPr>
        <w:tabs>
          <w:tab w:val="num" w:pos="960"/>
        </w:tabs>
        <w:ind w:left="960" w:hanging="420"/>
      </w:pPr>
    </w:lvl>
    <w:lvl w:ilvl="3" w:tplc="0409000F" w:tentative="1">
      <w:start w:val="1"/>
      <w:numFmt w:val="decimal"/>
      <w:lvlText w:val="%4."/>
      <w:lvlJc w:val="left"/>
      <w:pPr>
        <w:tabs>
          <w:tab w:val="num" w:pos="1380"/>
        </w:tabs>
        <w:ind w:left="1380" w:hanging="420"/>
      </w:pPr>
    </w:lvl>
    <w:lvl w:ilvl="4" w:tplc="04090019" w:tentative="1">
      <w:start w:val="1"/>
      <w:numFmt w:val="lowerLetter"/>
      <w:lvlText w:val="%5)"/>
      <w:lvlJc w:val="left"/>
      <w:pPr>
        <w:tabs>
          <w:tab w:val="num" w:pos="1800"/>
        </w:tabs>
        <w:ind w:left="1800" w:hanging="420"/>
      </w:pPr>
    </w:lvl>
    <w:lvl w:ilvl="5" w:tplc="0409001B" w:tentative="1">
      <w:start w:val="1"/>
      <w:numFmt w:val="lowerRoman"/>
      <w:lvlText w:val="%6."/>
      <w:lvlJc w:val="right"/>
      <w:pPr>
        <w:tabs>
          <w:tab w:val="num" w:pos="2220"/>
        </w:tabs>
        <w:ind w:left="2220" w:hanging="420"/>
      </w:pPr>
    </w:lvl>
    <w:lvl w:ilvl="6" w:tplc="0409000F" w:tentative="1">
      <w:start w:val="1"/>
      <w:numFmt w:val="decimal"/>
      <w:lvlText w:val="%7."/>
      <w:lvlJc w:val="left"/>
      <w:pPr>
        <w:tabs>
          <w:tab w:val="num" w:pos="2640"/>
        </w:tabs>
        <w:ind w:left="2640" w:hanging="420"/>
      </w:pPr>
    </w:lvl>
    <w:lvl w:ilvl="7" w:tplc="04090019" w:tentative="1">
      <w:start w:val="1"/>
      <w:numFmt w:val="lowerLetter"/>
      <w:lvlText w:val="%8)"/>
      <w:lvlJc w:val="left"/>
      <w:pPr>
        <w:tabs>
          <w:tab w:val="num" w:pos="3060"/>
        </w:tabs>
        <w:ind w:left="3060" w:hanging="420"/>
      </w:pPr>
    </w:lvl>
    <w:lvl w:ilvl="8" w:tplc="0409001B" w:tentative="1">
      <w:start w:val="1"/>
      <w:numFmt w:val="lowerRoman"/>
      <w:lvlText w:val="%9."/>
      <w:lvlJc w:val="right"/>
      <w:pPr>
        <w:tabs>
          <w:tab w:val="num" w:pos="3480"/>
        </w:tabs>
        <w:ind w:left="3480" w:hanging="420"/>
      </w:pPr>
    </w:lvl>
  </w:abstractNum>
  <w:abstractNum w:abstractNumId="64" w15:restartNumberingAfterBreak="0">
    <w:nsid w:val="626E699B"/>
    <w:multiLevelType w:val="hybridMultilevel"/>
    <w:tmpl w:val="25F6A28E"/>
    <w:lvl w:ilvl="0" w:tplc="5666D920">
      <w:start w:val="1"/>
      <w:numFmt w:val="decimal"/>
      <w:lvlText w:val="5.%1"/>
      <w:lvlJc w:val="left"/>
      <w:pPr>
        <w:ind w:left="781"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 w15:restartNumberingAfterBreak="0">
    <w:nsid w:val="63376FEF"/>
    <w:multiLevelType w:val="hybridMultilevel"/>
    <w:tmpl w:val="F7C01428"/>
    <w:lvl w:ilvl="0" w:tplc="94308B54">
      <w:start w:val="1"/>
      <w:numFmt w:val="upperRoman"/>
      <w:lvlText w:val="%1."/>
      <w:lvlJc w:val="right"/>
      <w:pPr>
        <w:ind w:left="168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 w15:restartNumberingAfterBreak="0">
    <w:nsid w:val="66B20ADD"/>
    <w:multiLevelType w:val="hybridMultilevel"/>
    <w:tmpl w:val="C28C240C"/>
    <w:lvl w:ilvl="0" w:tplc="94308B54">
      <w:start w:val="1"/>
      <w:numFmt w:val="upperRoman"/>
      <w:lvlText w:val="%1."/>
      <w:lvlJc w:val="right"/>
      <w:pPr>
        <w:ind w:left="2100" w:hanging="420"/>
      </w:pPr>
      <w:rPr>
        <w:rFonts w:hint="eastAsia"/>
      </w:rPr>
    </w:lvl>
    <w:lvl w:ilvl="1" w:tplc="94308B54">
      <w:start w:val="1"/>
      <w:numFmt w:val="upperRoman"/>
      <w:lvlText w:val="%2."/>
      <w:lvlJc w:val="right"/>
      <w:pPr>
        <w:ind w:left="2520" w:hanging="420"/>
      </w:pPr>
      <w:rPr>
        <w:rFonts w:hint="eastAsia"/>
      </w:rPr>
    </w:lvl>
    <w:lvl w:ilvl="2" w:tplc="0409001B" w:tentative="1">
      <w:start w:val="1"/>
      <w:numFmt w:val="lowerRoman"/>
      <w:lvlText w:val="%3."/>
      <w:lvlJc w:val="right"/>
      <w:pPr>
        <w:ind w:left="2940" w:hanging="420"/>
      </w:pPr>
    </w:lvl>
    <w:lvl w:ilvl="3" w:tplc="0409000F" w:tentative="1">
      <w:start w:val="1"/>
      <w:numFmt w:val="decimal"/>
      <w:lvlText w:val="%4."/>
      <w:lvlJc w:val="left"/>
      <w:pPr>
        <w:ind w:left="3360" w:hanging="420"/>
      </w:pPr>
    </w:lvl>
    <w:lvl w:ilvl="4" w:tplc="04090019" w:tentative="1">
      <w:start w:val="1"/>
      <w:numFmt w:val="lowerLetter"/>
      <w:lvlText w:val="%5)"/>
      <w:lvlJc w:val="left"/>
      <w:pPr>
        <w:ind w:left="3780" w:hanging="420"/>
      </w:pPr>
    </w:lvl>
    <w:lvl w:ilvl="5" w:tplc="0409001B" w:tentative="1">
      <w:start w:val="1"/>
      <w:numFmt w:val="lowerRoman"/>
      <w:lvlText w:val="%6."/>
      <w:lvlJc w:val="right"/>
      <w:pPr>
        <w:ind w:left="4200" w:hanging="420"/>
      </w:pPr>
    </w:lvl>
    <w:lvl w:ilvl="6" w:tplc="0409000F" w:tentative="1">
      <w:start w:val="1"/>
      <w:numFmt w:val="decimal"/>
      <w:lvlText w:val="%7."/>
      <w:lvlJc w:val="left"/>
      <w:pPr>
        <w:ind w:left="4620" w:hanging="420"/>
      </w:pPr>
    </w:lvl>
    <w:lvl w:ilvl="7" w:tplc="04090019" w:tentative="1">
      <w:start w:val="1"/>
      <w:numFmt w:val="lowerLetter"/>
      <w:lvlText w:val="%8)"/>
      <w:lvlJc w:val="left"/>
      <w:pPr>
        <w:ind w:left="5040" w:hanging="420"/>
      </w:pPr>
    </w:lvl>
    <w:lvl w:ilvl="8" w:tplc="0409001B" w:tentative="1">
      <w:start w:val="1"/>
      <w:numFmt w:val="lowerRoman"/>
      <w:lvlText w:val="%9."/>
      <w:lvlJc w:val="right"/>
      <w:pPr>
        <w:ind w:left="5460" w:hanging="420"/>
      </w:pPr>
    </w:lvl>
  </w:abstractNum>
  <w:abstractNum w:abstractNumId="67" w15:restartNumberingAfterBreak="0">
    <w:nsid w:val="67F15BC6"/>
    <w:multiLevelType w:val="hybridMultilevel"/>
    <w:tmpl w:val="18B086DC"/>
    <w:lvl w:ilvl="0" w:tplc="AEBA9C0C">
      <w:start w:val="1"/>
      <w:numFmt w:val="decimal"/>
      <w:lvlText w:val="8.%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8" w15:restartNumberingAfterBreak="0">
    <w:nsid w:val="6834548A"/>
    <w:multiLevelType w:val="hybridMultilevel"/>
    <w:tmpl w:val="F5EE375C"/>
    <w:lvl w:ilvl="0" w:tplc="BABC720C">
      <w:start w:val="1"/>
      <w:numFmt w:val="decimal"/>
      <w:lvlText w:val="（%1）"/>
      <w:lvlJc w:val="left"/>
      <w:pPr>
        <w:tabs>
          <w:tab w:val="num" w:pos="780"/>
        </w:tabs>
        <w:ind w:left="780" w:hanging="360"/>
      </w:pPr>
      <w:rPr>
        <w:rFonts w:hint="default"/>
        <w:b/>
      </w:rPr>
    </w:lvl>
    <w:lvl w:ilvl="1" w:tplc="04090019">
      <w:start w:val="1"/>
      <w:numFmt w:val="lowerLetter"/>
      <w:lvlText w:val="%2)"/>
      <w:lvlJc w:val="left"/>
      <w:pPr>
        <w:ind w:left="-840" w:hanging="420"/>
      </w:pPr>
    </w:lvl>
    <w:lvl w:ilvl="2" w:tplc="0409001B">
      <w:start w:val="1"/>
      <w:numFmt w:val="lowerRoman"/>
      <w:lvlText w:val="%3."/>
      <w:lvlJc w:val="right"/>
      <w:pPr>
        <w:ind w:left="-420" w:hanging="420"/>
      </w:pPr>
    </w:lvl>
    <w:lvl w:ilvl="3" w:tplc="0409000F">
      <w:start w:val="1"/>
      <w:numFmt w:val="decimal"/>
      <w:lvlText w:val="%4."/>
      <w:lvlJc w:val="left"/>
      <w:pPr>
        <w:ind w:left="0" w:hanging="420"/>
      </w:pPr>
    </w:lvl>
    <w:lvl w:ilvl="4" w:tplc="04090019">
      <w:start w:val="1"/>
      <w:numFmt w:val="lowerLetter"/>
      <w:lvlText w:val="%5)"/>
      <w:lvlJc w:val="left"/>
      <w:pPr>
        <w:ind w:left="420" w:hanging="420"/>
      </w:pPr>
    </w:lvl>
    <w:lvl w:ilvl="5" w:tplc="0409001B">
      <w:start w:val="1"/>
      <w:numFmt w:val="lowerRoman"/>
      <w:lvlText w:val="%6."/>
      <w:lvlJc w:val="right"/>
      <w:pPr>
        <w:ind w:left="840" w:hanging="420"/>
      </w:pPr>
    </w:lvl>
    <w:lvl w:ilvl="6" w:tplc="0409000F">
      <w:start w:val="1"/>
      <w:numFmt w:val="decimal"/>
      <w:lvlText w:val="%7."/>
      <w:lvlJc w:val="left"/>
      <w:pPr>
        <w:ind w:left="1260" w:hanging="420"/>
      </w:pPr>
    </w:lvl>
    <w:lvl w:ilvl="7" w:tplc="04090019" w:tentative="1">
      <w:start w:val="1"/>
      <w:numFmt w:val="lowerLetter"/>
      <w:lvlText w:val="%8)"/>
      <w:lvlJc w:val="left"/>
      <w:pPr>
        <w:ind w:left="1680" w:hanging="420"/>
      </w:pPr>
    </w:lvl>
    <w:lvl w:ilvl="8" w:tplc="0409001B" w:tentative="1">
      <w:start w:val="1"/>
      <w:numFmt w:val="lowerRoman"/>
      <w:lvlText w:val="%9."/>
      <w:lvlJc w:val="right"/>
      <w:pPr>
        <w:ind w:left="2100" w:hanging="420"/>
      </w:pPr>
    </w:lvl>
  </w:abstractNum>
  <w:abstractNum w:abstractNumId="69" w15:restartNumberingAfterBreak="0">
    <w:nsid w:val="6CF6748C"/>
    <w:multiLevelType w:val="hybridMultilevel"/>
    <w:tmpl w:val="14429638"/>
    <w:lvl w:ilvl="0" w:tplc="8684E508">
      <w:start w:val="1"/>
      <w:numFmt w:val="lowerLetter"/>
      <w:lvlText w:val="（%1）"/>
      <w:lvlJc w:val="left"/>
      <w:pPr>
        <w:ind w:left="1430" w:hanging="720"/>
      </w:pPr>
      <w:rPr>
        <w:rFonts w:cs="Times New Roman" w:hint="default"/>
        <w:b/>
        <w:lang w:val="en-US"/>
      </w:rPr>
    </w:lvl>
    <w:lvl w:ilvl="1" w:tplc="04090019">
      <w:start w:val="1"/>
      <w:numFmt w:val="lowerLetter"/>
      <w:lvlText w:val="%2)"/>
      <w:lvlJc w:val="left"/>
      <w:pPr>
        <w:ind w:left="699" w:hanging="420"/>
      </w:pPr>
      <w:rPr>
        <w:rFonts w:cs="Times New Roman"/>
      </w:rPr>
    </w:lvl>
    <w:lvl w:ilvl="2" w:tplc="0409001B">
      <w:start w:val="1"/>
      <w:numFmt w:val="lowerRoman"/>
      <w:lvlText w:val="%3."/>
      <w:lvlJc w:val="right"/>
      <w:pPr>
        <w:ind w:left="1119" w:hanging="420"/>
      </w:pPr>
      <w:rPr>
        <w:rFonts w:cs="Times New Roman"/>
      </w:rPr>
    </w:lvl>
    <w:lvl w:ilvl="3" w:tplc="66321788">
      <w:start w:val="1"/>
      <w:numFmt w:val="lowerRoman"/>
      <w:lvlText w:val="（%4）"/>
      <w:lvlJc w:val="left"/>
      <w:pPr>
        <w:ind w:left="1539" w:hanging="420"/>
      </w:pPr>
      <w:rPr>
        <w:rFonts w:hint="default"/>
        <w:b/>
      </w:rPr>
    </w:lvl>
    <w:lvl w:ilvl="4" w:tplc="04090019">
      <w:start w:val="1"/>
      <w:numFmt w:val="lowerLetter"/>
      <w:lvlText w:val="%5)"/>
      <w:lvlJc w:val="left"/>
      <w:pPr>
        <w:ind w:left="1959" w:hanging="420"/>
      </w:pPr>
      <w:rPr>
        <w:rFonts w:cs="Times New Roman"/>
      </w:rPr>
    </w:lvl>
    <w:lvl w:ilvl="5" w:tplc="0409001B" w:tentative="1">
      <w:start w:val="1"/>
      <w:numFmt w:val="lowerRoman"/>
      <w:lvlText w:val="%6."/>
      <w:lvlJc w:val="right"/>
      <w:pPr>
        <w:ind w:left="2379" w:hanging="420"/>
      </w:pPr>
      <w:rPr>
        <w:rFonts w:cs="Times New Roman"/>
      </w:rPr>
    </w:lvl>
    <w:lvl w:ilvl="6" w:tplc="0409000F" w:tentative="1">
      <w:start w:val="1"/>
      <w:numFmt w:val="decimal"/>
      <w:lvlText w:val="%7."/>
      <w:lvlJc w:val="left"/>
      <w:pPr>
        <w:ind w:left="2799" w:hanging="420"/>
      </w:pPr>
      <w:rPr>
        <w:rFonts w:cs="Times New Roman"/>
      </w:rPr>
    </w:lvl>
    <w:lvl w:ilvl="7" w:tplc="04090019" w:tentative="1">
      <w:start w:val="1"/>
      <w:numFmt w:val="lowerLetter"/>
      <w:lvlText w:val="%8)"/>
      <w:lvlJc w:val="left"/>
      <w:pPr>
        <w:ind w:left="3219" w:hanging="420"/>
      </w:pPr>
      <w:rPr>
        <w:rFonts w:cs="Times New Roman"/>
      </w:rPr>
    </w:lvl>
    <w:lvl w:ilvl="8" w:tplc="0409001B" w:tentative="1">
      <w:start w:val="1"/>
      <w:numFmt w:val="lowerRoman"/>
      <w:lvlText w:val="%9."/>
      <w:lvlJc w:val="right"/>
      <w:pPr>
        <w:ind w:left="3639" w:hanging="420"/>
      </w:pPr>
      <w:rPr>
        <w:rFonts w:cs="Times New Roman"/>
      </w:rPr>
    </w:lvl>
  </w:abstractNum>
  <w:abstractNum w:abstractNumId="70" w15:restartNumberingAfterBreak="0">
    <w:nsid w:val="6DC57807"/>
    <w:multiLevelType w:val="hybridMultilevel"/>
    <w:tmpl w:val="13260CDA"/>
    <w:lvl w:ilvl="0" w:tplc="94308B54">
      <w:start w:val="1"/>
      <w:numFmt w:val="upperRoman"/>
      <w:lvlText w:val="%1."/>
      <w:lvlJc w:val="right"/>
      <w:pPr>
        <w:ind w:left="168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1" w15:restartNumberingAfterBreak="0">
    <w:nsid w:val="6ECF4F25"/>
    <w:multiLevelType w:val="hybridMultilevel"/>
    <w:tmpl w:val="BDB44F50"/>
    <w:lvl w:ilvl="0" w:tplc="3AA4F3E6">
      <w:start w:val="1"/>
      <w:numFmt w:val="decimal"/>
      <w:lvlText w:val="（%1）"/>
      <w:lvlJc w:val="left"/>
      <w:pPr>
        <w:tabs>
          <w:tab w:val="num" w:pos="1079"/>
        </w:tabs>
        <w:ind w:left="1079" w:hanging="720"/>
      </w:pPr>
      <w:rPr>
        <w:rFonts w:hint="default"/>
        <w:b/>
      </w:rPr>
    </w:lvl>
    <w:lvl w:ilvl="1" w:tplc="04090019" w:tentative="1">
      <w:start w:val="1"/>
      <w:numFmt w:val="lowerLetter"/>
      <w:lvlText w:val="%2)"/>
      <w:lvlJc w:val="left"/>
      <w:pPr>
        <w:tabs>
          <w:tab w:val="num" w:pos="1199"/>
        </w:tabs>
        <w:ind w:left="1199" w:hanging="420"/>
      </w:pPr>
    </w:lvl>
    <w:lvl w:ilvl="2" w:tplc="0409001B" w:tentative="1">
      <w:start w:val="1"/>
      <w:numFmt w:val="lowerRoman"/>
      <w:lvlText w:val="%3."/>
      <w:lvlJc w:val="righ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9" w:tentative="1">
      <w:start w:val="1"/>
      <w:numFmt w:val="lowerLetter"/>
      <w:lvlText w:val="%5)"/>
      <w:lvlJc w:val="left"/>
      <w:pPr>
        <w:tabs>
          <w:tab w:val="num" w:pos="2459"/>
        </w:tabs>
        <w:ind w:left="2459" w:hanging="420"/>
      </w:pPr>
    </w:lvl>
    <w:lvl w:ilvl="5" w:tplc="0409001B" w:tentative="1">
      <w:start w:val="1"/>
      <w:numFmt w:val="lowerRoman"/>
      <w:lvlText w:val="%6."/>
      <w:lvlJc w:val="righ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9" w:tentative="1">
      <w:start w:val="1"/>
      <w:numFmt w:val="lowerLetter"/>
      <w:lvlText w:val="%8)"/>
      <w:lvlJc w:val="left"/>
      <w:pPr>
        <w:tabs>
          <w:tab w:val="num" w:pos="3719"/>
        </w:tabs>
        <w:ind w:left="3719" w:hanging="420"/>
      </w:pPr>
    </w:lvl>
    <w:lvl w:ilvl="8" w:tplc="0409001B" w:tentative="1">
      <w:start w:val="1"/>
      <w:numFmt w:val="lowerRoman"/>
      <w:lvlText w:val="%9."/>
      <w:lvlJc w:val="right"/>
      <w:pPr>
        <w:tabs>
          <w:tab w:val="num" w:pos="4139"/>
        </w:tabs>
        <w:ind w:left="4139" w:hanging="420"/>
      </w:pPr>
    </w:lvl>
  </w:abstractNum>
  <w:abstractNum w:abstractNumId="72" w15:restartNumberingAfterBreak="0">
    <w:nsid w:val="6ED647C5"/>
    <w:multiLevelType w:val="hybridMultilevel"/>
    <w:tmpl w:val="2594F7AC"/>
    <w:lvl w:ilvl="0" w:tplc="B144F85E">
      <w:start w:val="1"/>
      <w:numFmt w:val="lowerLetter"/>
      <w:lvlText w:val="（%1）"/>
      <w:lvlJc w:val="left"/>
      <w:pPr>
        <w:ind w:left="420" w:hanging="4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3" w15:restartNumberingAfterBreak="0">
    <w:nsid w:val="701F1CB4"/>
    <w:multiLevelType w:val="hybridMultilevel"/>
    <w:tmpl w:val="22B6080C"/>
    <w:lvl w:ilvl="0" w:tplc="E902849E">
      <w:start w:val="1"/>
      <w:numFmt w:val="decimal"/>
      <w:lvlText w:val="7.%1"/>
      <w:lvlJc w:val="left"/>
      <w:pPr>
        <w:ind w:left="840" w:hanging="420"/>
      </w:pPr>
      <w:rPr>
        <w:rFonts w:hint="eastAsia"/>
      </w:rPr>
    </w:lvl>
    <w:lvl w:ilvl="1" w:tplc="04090019" w:tentative="1">
      <w:start w:val="1"/>
      <w:numFmt w:val="lowerLetter"/>
      <w:lvlText w:val="%2)"/>
      <w:lvlJc w:val="left"/>
      <w:pPr>
        <w:ind w:left="899" w:hanging="420"/>
      </w:pPr>
    </w:lvl>
    <w:lvl w:ilvl="2" w:tplc="0409001B" w:tentative="1">
      <w:start w:val="1"/>
      <w:numFmt w:val="lowerRoman"/>
      <w:lvlText w:val="%3."/>
      <w:lvlJc w:val="right"/>
      <w:pPr>
        <w:ind w:left="1319" w:hanging="420"/>
      </w:pPr>
    </w:lvl>
    <w:lvl w:ilvl="3" w:tplc="0409000F" w:tentative="1">
      <w:start w:val="1"/>
      <w:numFmt w:val="decimal"/>
      <w:lvlText w:val="%4."/>
      <w:lvlJc w:val="left"/>
      <w:pPr>
        <w:ind w:left="1739" w:hanging="420"/>
      </w:pPr>
    </w:lvl>
    <w:lvl w:ilvl="4" w:tplc="04090019" w:tentative="1">
      <w:start w:val="1"/>
      <w:numFmt w:val="lowerLetter"/>
      <w:lvlText w:val="%5)"/>
      <w:lvlJc w:val="left"/>
      <w:pPr>
        <w:ind w:left="2159" w:hanging="420"/>
      </w:pPr>
    </w:lvl>
    <w:lvl w:ilvl="5" w:tplc="0409001B" w:tentative="1">
      <w:start w:val="1"/>
      <w:numFmt w:val="lowerRoman"/>
      <w:lvlText w:val="%6."/>
      <w:lvlJc w:val="right"/>
      <w:pPr>
        <w:ind w:left="2579" w:hanging="420"/>
      </w:pPr>
    </w:lvl>
    <w:lvl w:ilvl="6" w:tplc="0409000F" w:tentative="1">
      <w:start w:val="1"/>
      <w:numFmt w:val="decimal"/>
      <w:lvlText w:val="%7."/>
      <w:lvlJc w:val="left"/>
      <w:pPr>
        <w:ind w:left="2999" w:hanging="420"/>
      </w:pPr>
    </w:lvl>
    <w:lvl w:ilvl="7" w:tplc="04090019" w:tentative="1">
      <w:start w:val="1"/>
      <w:numFmt w:val="lowerLetter"/>
      <w:lvlText w:val="%8)"/>
      <w:lvlJc w:val="left"/>
      <w:pPr>
        <w:ind w:left="3419" w:hanging="420"/>
      </w:pPr>
    </w:lvl>
    <w:lvl w:ilvl="8" w:tplc="0409001B" w:tentative="1">
      <w:start w:val="1"/>
      <w:numFmt w:val="lowerRoman"/>
      <w:lvlText w:val="%9."/>
      <w:lvlJc w:val="right"/>
      <w:pPr>
        <w:ind w:left="3839" w:hanging="420"/>
      </w:pPr>
    </w:lvl>
  </w:abstractNum>
  <w:abstractNum w:abstractNumId="74" w15:restartNumberingAfterBreak="0">
    <w:nsid w:val="7276710E"/>
    <w:multiLevelType w:val="hybridMultilevel"/>
    <w:tmpl w:val="552E5A3E"/>
    <w:lvl w:ilvl="0" w:tplc="97A2B6B4">
      <w:start w:val="1"/>
      <w:numFmt w:val="decimal"/>
      <w:lvlText w:val="（%1）"/>
      <w:lvlJc w:val="left"/>
      <w:pPr>
        <w:tabs>
          <w:tab w:val="num" w:pos="1080"/>
        </w:tabs>
        <w:ind w:left="1080" w:hanging="720"/>
      </w:pPr>
      <w:rPr>
        <w:rFonts w:hint="default"/>
        <w:b/>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75" w15:restartNumberingAfterBreak="0">
    <w:nsid w:val="732D65E2"/>
    <w:multiLevelType w:val="hybridMultilevel"/>
    <w:tmpl w:val="0DC4806E"/>
    <w:lvl w:ilvl="0" w:tplc="BABC720C">
      <w:start w:val="1"/>
      <w:numFmt w:val="decimal"/>
      <w:lvlText w:val="（%1）"/>
      <w:lvlJc w:val="left"/>
      <w:pPr>
        <w:ind w:left="661" w:hanging="420"/>
      </w:pPr>
      <w:rPr>
        <w:rFonts w:hint="default"/>
        <w:b/>
      </w:rPr>
    </w:lvl>
    <w:lvl w:ilvl="1" w:tplc="BABC720C">
      <w:start w:val="1"/>
      <w:numFmt w:val="decimal"/>
      <w:lvlText w:val="（%2）"/>
      <w:lvlJc w:val="left"/>
      <w:pPr>
        <w:ind w:left="1081" w:hanging="420"/>
      </w:pPr>
      <w:rPr>
        <w:rFonts w:hint="default"/>
        <w:b/>
      </w:rPr>
    </w:lvl>
    <w:lvl w:ilvl="2" w:tplc="0409001B" w:tentative="1">
      <w:start w:val="1"/>
      <w:numFmt w:val="lowerRoman"/>
      <w:lvlText w:val="%3."/>
      <w:lvlJc w:val="right"/>
      <w:pPr>
        <w:ind w:left="1501" w:hanging="420"/>
      </w:pPr>
    </w:lvl>
    <w:lvl w:ilvl="3" w:tplc="0409000F" w:tentative="1">
      <w:start w:val="1"/>
      <w:numFmt w:val="decimal"/>
      <w:lvlText w:val="%4."/>
      <w:lvlJc w:val="left"/>
      <w:pPr>
        <w:ind w:left="1921" w:hanging="420"/>
      </w:pPr>
    </w:lvl>
    <w:lvl w:ilvl="4" w:tplc="04090019" w:tentative="1">
      <w:start w:val="1"/>
      <w:numFmt w:val="lowerLetter"/>
      <w:lvlText w:val="%5)"/>
      <w:lvlJc w:val="left"/>
      <w:pPr>
        <w:ind w:left="2341" w:hanging="420"/>
      </w:pPr>
    </w:lvl>
    <w:lvl w:ilvl="5" w:tplc="0409001B" w:tentative="1">
      <w:start w:val="1"/>
      <w:numFmt w:val="lowerRoman"/>
      <w:lvlText w:val="%6."/>
      <w:lvlJc w:val="right"/>
      <w:pPr>
        <w:ind w:left="2761" w:hanging="420"/>
      </w:pPr>
    </w:lvl>
    <w:lvl w:ilvl="6" w:tplc="0409000F" w:tentative="1">
      <w:start w:val="1"/>
      <w:numFmt w:val="decimal"/>
      <w:lvlText w:val="%7."/>
      <w:lvlJc w:val="left"/>
      <w:pPr>
        <w:ind w:left="3181" w:hanging="420"/>
      </w:pPr>
    </w:lvl>
    <w:lvl w:ilvl="7" w:tplc="04090019" w:tentative="1">
      <w:start w:val="1"/>
      <w:numFmt w:val="lowerLetter"/>
      <w:lvlText w:val="%8)"/>
      <w:lvlJc w:val="left"/>
      <w:pPr>
        <w:ind w:left="3601" w:hanging="420"/>
      </w:pPr>
    </w:lvl>
    <w:lvl w:ilvl="8" w:tplc="0409001B" w:tentative="1">
      <w:start w:val="1"/>
      <w:numFmt w:val="lowerRoman"/>
      <w:lvlText w:val="%9."/>
      <w:lvlJc w:val="right"/>
      <w:pPr>
        <w:ind w:left="4021" w:hanging="420"/>
      </w:pPr>
    </w:lvl>
  </w:abstractNum>
  <w:abstractNum w:abstractNumId="76" w15:restartNumberingAfterBreak="0">
    <w:nsid w:val="736245CC"/>
    <w:multiLevelType w:val="hybridMultilevel"/>
    <w:tmpl w:val="4F7CD8BE"/>
    <w:lvl w:ilvl="0" w:tplc="BABC720C">
      <w:start w:val="1"/>
      <w:numFmt w:val="decimal"/>
      <w:lvlText w:val="（%1）"/>
      <w:lvlJc w:val="left"/>
      <w:pPr>
        <w:ind w:left="420" w:hanging="4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7" w15:restartNumberingAfterBreak="0">
    <w:nsid w:val="73665214"/>
    <w:multiLevelType w:val="hybridMultilevel"/>
    <w:tmpl w:val="E10ABEC0"/>
    <w:lvl w:ilvl="0" w:tplc="B144F85E">
      <w:start w:val="1"/>
      <w:numFmt w:val="lowerLetter"/>
      <w:lvlText w:val="（%1）"/>
      <w:lvlJc w:val="left"/>
      <w:pPr>
        <w:ind w:left="900" w:hanging="420"/>
      </w:pPr>
      <w:rPr>
        <w:rFonts w:hint="default"/>
        <w:b/>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8" w15:restartNumberingAfterBreak="0">
    <w:nsid w:val="73B70C3B"/>
    <w:multiLevelType w:val="hybridMultilevel"/>
    <w:tmpl w:val="CFFC95B4"/>
    <w:lvl w:ilvl="0" w:tplc="C5BE9E00">
      <w:start w:val="2"/>
      <w:numFmt w:val="lowerLetter"/>
      <w:lvlText w:val="（%1）"/>
      <w:lvlJc w:val="left"/>
      <w:pPr>
        <w:tabs>
          <w:tab w:val="num" w:pos="1560"/>
        </w:tabs>
        <w:ind w:left="1560" w:hanging="7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9" w15:restartNumberingAfterBreak="0">
    <w:nsid w:val="7AD342ED"/>
    <w:multiLevelType w:val="multilevel"/>
    <w:tmpl w:val="6B12E954"/>
    <w:lvl w:ilvl="0">
      <w:start w:val="1"/>
      <w:numFmt w:val="decimal"/>
      <w:lvlText w:val="(%1)"/>
      <w:lvlJc w:val="left"/>
      <w:pPr>
        <w:tabs>
          <w:tab w:val="num" w:pos="982"/>
        </w:tabs>
        <w:ind w:left="982" w:hanging="420"/>
      </w:pPr>
      <w:rPr>
        <w:rFonts w:hint="eastAsia"/>
      </w:rPr>
    </w:lvl>
    <w:lvl w:ilvl="1">
      <w:start w:val="1"/>
      <w:numFmt w:val="decimal"/>
      <w:lvlText w:val="（%2）"/>
      <w:lvlJc w:val="left"/>
      <w:pPr>
        <w:ind w:left="1800" w:hanging="720"/>
      </w:pPr>
      <w:rPr>
        <w:rFonts w:hAnsi="Times New Roman"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0" w15:restartNumberingAfterBreak="0">
    <w:nsid w:val="7B164E5C"/>
    <w:multiLevelType w:val="hybridMultilevel"/>
    <w:tmpl w:val="B54E236A"/>
    <w:lvl w:ilvl="0" w:tplc="B144F85E">
      <w:start w:val="1"/>
      <w:numFmt w:val="lowerLetter"/>
      <w:lvlText w:val="（%1）"/>
      <w:lvlJc w:val="left"/>
      <w:pPr>
        <w:ind w:left="1980" w:hanging="720"/>
      </w:pPr>
      <w:rPr>
        <w:rFonts w:hint="default"/>
        <w:b/>
      </w:r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81" w15:restartNumberingAfterBreak="0">
    <w:nsid w:val="7B721310"/>
    <w:multiLevelType w:val="hybridMultilevel"/>
    <w:tmpl w:val="DFBE21C6"/>
    <w:lvl w:ilvl="0" w:tplc="94308B54">
      <w:start w:val="1"/>
      <w:numFmt w:val="upperRoman"/>
      <w:lvlText w:val="%1."/>
      <w:lvlJc w:val="right"/>
      <w:pPr>
        <w:ind w:left="168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2" w15:restartNumberingAfterBreak="0">
    <w:nsid w:val="7DFB4DE7"/>
    <w:multiLevelType w:val="hybridMultilevel"/>
    <w:tmpl w:val="CA20D800"/>
    <w:lvl w:ilvl="0" w:tplc="2FB6C598">
      <w:start w:val="1"/>
      <w:numFmt w:val="lowerLetter"/>
      <w:lvlText w:val="（%1）"/>
      <w:lvlJc w:val="left"/>
      <w:pPr>
        <w:ind w:left="1430" w:hanging="720"/>
      </w:pPr>
      <w:rPr>
        <w:rFonts w:cs="Times New Roman" w:hint="default"/>
        <w:b/>
        <w:lang w:val="en-US"/>
      </w:rPr>
    </w:lvl>
    <w:lvl w:ilvl="1" w:tplc="04090019" w:tentative="1">
      <w:start w:val="1"/>
      <w:numFmt w:val="lowerLetter"/>
      <w:lvlText w:val="%2)"/>
      <w:lvlJc w:val="left"/>
      <w:pPr>
        <w:ind w:left="1550" w:hanging="420"/>
      </w:pPr>
      <w:rPr>
        <w:rFonts w:cs="Times New Roman"/>
      </w:rPr>
    </w:lvl>
    <w:lvl w:ilvl="2" w:tplc="0409001B" w:tentative="1">
      <w:start w:val="1"/>
      <w:numFmt w:val="lowerRoman"/>
      <w:lvlText w:val="%3."/>
      <w:lvlJc w:val="right"/>
      <w:pPr>
        <w:ind w:left="1970" w:hanging="420"/>
      </w:pPr>
      <w:rPr>
        <w:rFonts w:cs="Times New Roman"/>
      </w:rPr>
    </w:lvl>
    <w:lvl w:ilvl="3" w:tplc="0409000F" w:tentative="1">
      <w:start w:val="1"/>
      <w:numFmt w:val="decimal"/>
      <w:lvlText w:val="%4."/>
      <w:lvlJc w:val="left"/>
      <w:pPr>
        <w:ind w:left="2390" w:hanging="420"/>
      </w:pPr>
      <w:rPr>
        <w:rFonts w:cs="Times New Roman"/>
      </w:rPr>
    </w:lvl>
    <w:lvl w:ilvl="4" w:tplc="04090019" w:tentative="1">
      <w:start w:val="1"/>
      <w:numFmt w:val="lowerLetter"/>
      <w:lvlText w:val="%5)"/>
      <w:lvlJc w:val="left"/>
      <w:pPr>
        <w:ind w:left="2810" w:hanging="420"/>
      </w:pPr>
      <w:rPr>
        <w:rFonts w:cs="Times New Roman"/>
      </w:rPr>
    </w:lvl>
    <w:lvl w:ilvl="5" w:tplc="0409001B" w:tentative="1">
      <w:start w:val="1"/>
      <w:numFmt w:val="lowerRoman"/>
      <w:lvlText w:val="%6."/>
      <w:lvlJc w:val="right"/>
      <w:pPr>
        <w:ind w:left="3230" w:hanging="420"/>
      </w:pPr>
      <w:rPr>
        <w:rFonts w:cs="Times New Roman"/>
      </w:rPr>
    </w:lvl>
    <w:lvl w:ilvl="6" w:tplc="0409000F" w:tentative="1">
      <w:start w:val="1"/>
      <w:numFmt w:val="decimal"/>
      <w:lvlText w:val="%7."/>
      <w:lvlJc w:val="left"/>
      <w:pPr>
        <w:ind w:left="3650" w:hanging="420"/>
      </w:pPr>
      <w:rPr>
        <w:rFonts w:cs="Times New Roman"/>
      </w:rPr>
    </w:lvl>
    <w:lvl w:ilvl="7" w:tplc="04090019" w:tentative="1">
      <w:start w:val="1"/>
      <w:numFmt w:val="lowerLetter"/>
      <w:lvlText w:val="%8)"/>
      <w:lvlJc w:val="left"/>
      <w:pPr>
        <w:ind w:left="4070" w:hanging="420"/>
      </w:pPr>
      <w:rPr>
        <w:rFonts w:cs="Times New Roman"/>
      </w:rPr>
    </w:lvl>
    <w:lvl w:ilvl="8" w:tplc="0409001B" w:tentative="1">
      <w:start w:val="1"/>
      <w:numFmt w:val="lowerRoman"/>
      <w:lvlText w:val="%9."/>
      <w:lvlJc w:val="right"/>
      <w:pPr>
        <w:ind w:left="4490" w:hanging="420"/>
      </w:pPr>
      <w:rPr>
        <w:rFonts w:cs="Times New Roman"/>
      </w:rPr>
    </w:lvl>
  </w:abstractNum>
  <w:abstractNum w:abstractNumId="83" w15:restartNumberingAfterBreak="0">
    <w:nsid w:val="7F4674EE"/>
    <w:multiLevelType w:val="hybridMultilevel"/>
    <w:tmpl w:val="38BCD924"/>
    <w:lvl w:ilvl="0" w:tplc="F39AFEB6">
      <w:start w:val="1"/>
      <w:numFmt w:val="decimal"/>
      <w:lvlText w:val="（%1）"/>
      <w:lvlJc w:val="left"/>
      <w:pPr>
        <w:ind w:left="720" w:hanging="720"/>
      </w:pPr>
      <w:rPr>
        <w:rFonts w:hint="default"/>
        <w:b/>
      </w:rPr>
    </w:lvl>
    <w:lvl w:ilvl="1" w:tplc="D5A26732">
      <w:start w:val="1"/>
      <w:numFmt w:val="lowerLetter"/>
      <w:lvlText w:val="（%2）"/>
      <w:lvlJc w:val="left"/>
      <w:pPr>
        <w:tabs>
          <w:tab w:val="num" w:pos="1140"/>
        </w:tabs>
        <w:ind w:left="1140" w:hanging="420"/>
      </w:pPr>
      <w:rPr>
        <w:rFonts w:hint="eastAsia"/>
        <w:b/>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4" w15:restartNumberingAfterBreak="0">
    <w:nsid w:val="7FB51C59"/>
    <w:multiLevelType w:val="hybridMultilevel"/>
    <w:tmpl w:val="EBE41290"/>
    <w:lvl w:ilvl="0" w:tplc="BABC720C">
      <w:start w:val="1"/>
      <w:numFmt w:val="decimal"/>
      <w:lvlText w:val="（%1）"/>
      <w:lvlJc w:val="left"/>
      <w:pPr>
        <w:ind w:left="776" w:hanging="420"/>
      </w:pPr>
      <w:rPr>
        <w:rFonts w:hint="default"/>
        <w:b/>
      </w:rPr>
    </w:lvl>
    <w:lvl w:ilvl="1" w:tplc="BABC720C">
      <w:start w:val="1"/>
      <w:numFmt w:val="decimal"/>
      <w:lvlText w:val="（%2）"/>
      <w:lvlJc w:val="left"/>
      <w:pPr>
        <w:ind w:left="1196" w:hanging="420"/>
      </w:pPr>
      <w:rPr>
        <w:rFonts w:hint="default"/>
        <w:b/>
      </w:rPr>
    </w:lvl>
    <w:lvl w:ilvl="2" w:tplc="0409001B" w:tentative="1">
      <w:start w:val="1"/>
      <w:numFmt w:val="lowerRoman"/>
      <w:lvlText w:val="%3."/>
      <w:lvlJc w:val="right"/>
      <w:pPr>
        <w:ind w:left="1616" w:hanging="420"/>
      </w:pPr>
    </w:lvl>
    <w:lvl w:ilvl="3" w:tplc="0409000F" w:tentative="1">
      <w:start w:val="1"/>
      <w:numFmt w:val="decimal"/>
      <w:lvlText w:val="%4."/>
      <w:lvlJc w:val="left"/>
      <w:pPr>
        <w:ind w:left="2036" w:hanging="420"/>
      </w:pPr>
    </w:lvl>
    <w:lvl w:ilvl="4" w:tplc="04090019" w:tentative="1">
      <w:start w:val="1"/>
      <w:numFmt w:val="lowerLetter"/>
      <w:lvlText w:val="%5)"/>
      <w:lvlJc w:val="left"/>
      <w:pPr>
        <w:ind w:left="2456" w:hanging="420"/>
      </w:pPr>
    </w:lvl>
    <w:lvl w:ilvl="5" w:tplc="0409001B" w:tentative="1">
      <w:start w:val="1"/>
      <w:numFmt w:val="lowerRoman"/>
      <w:lvlText w:val="%6."/>
      <w:lvlJc w:val="right"/>
      <w:pPr>
        <w:ind w:left="2876" w:hanging="420"/>
      </w:pPr>
    </w:lvl>
    <w:lvl w:ilvl="6" w:tplc="0409000F" w:tentative="1">
      <w:start w:val="1"/>
      <w:numFmt w:val="decimal"/>
      <w:lvlText w:val="%7."/>
      <w:lvlJc w:val="left"/>
      <w:pPr>
        <w:ind w:left="3296" w:hanging="420"/>
      </w:pPr>
    </w:lvl>
    <w:lvl w:ilvl="7" w:tplc="04090019" w:tentative="1">
      <w:start w:val="1"/>
      <w:numFmt w:val="lowerLetter"/>
      <w:lvlText w:val="%8)"/>
      <w:lvlJc w:val="left"/>
      <w:pPr>
        <w:ind w:left="3716" w:hanging="420"/>
      </w:pPr>
    </w:lvl>
    <w:lvl w:ilvl="8" w:tplc="0409001B" w:tentative="1">
      <w:start w:val="1"/>
      <w:numFmt w:val="lowerRoman"/>
      <w:lvlText w:val="%9."/>
      <w:lvlJc w:val="right"/>
      <w:pPr>
        <w:ind w:left="4136" w:hanging="420"/>
      </w:pPr>
    </w:lvl>
  </w:abstractNum>
  <w:num w:numId="1" w16cid:durableId="1132407703">
    <w:abstractNumId w:val="50"/>
  </w:num>
  <w:num w:numId="2" w16cid:durableId="193542723">
    <w:abstractNumId w:val="16"/>
  </w:num>
  <w:num w:numId="3" w16cid:durableId="1313824982">
    <w:abstractNumId w:val="48"/>
  </w:num>
  <w:num w:numId="4" w16cid:durableId="742071736">
    <w:abstractNumId w:val="71"/>
  </w:num>
  <w:num w:numId="5" w16cid:durableId="1678650718">
    <w:abstractNumId w:val="74"/>
  </w:num>
  <w:num w:numId="6" w16cid:durableId="786310182">
    <w:abstractNumId w:val="52"/>
  </w:num>
  <w:num w:numId="7" w16cid:durableId="149761197">
    <w:abstractNumId w:val="5"/>
  </w:num>
  <w:num w:numId="8" w16cid:durableId="332147849">
    <w:abstractNumId w:val="42"/>
  </w:num>
  <w:num w:numId="9" w16cid:durableId="1299072733">
    <w:abstractNumId w:val="55"/>
  </w:num>
  <w:num w:numId="10" w16cid:durableId="1186939215">
    <w:abstractNumId w:val="83"/>
  </w:num>
  <w:num w:numId="11" w16cid:durableId="740098801">
    <w:abstractNumId w:val="14"/>
  </w:num>
  <w:num w:numId="12" w16cid:durableId="2041855402">
    <w:abstractNumId w:val="63"/>
  </w:num>
  <w:num w:numId="13" w16cid:durableId="1618564128">
    <w:abstractNumId w:val="3"/>
  </w:num>
  <w:num w:numId="14" w16cid:durableId="543564263">
    <w:abstractNumId w:val="82"/>
  </w:num>
  <w:num w:numId="15" w16cid:durableId="1651052966">
    <w:abstractNumId w:val="69"/>
  </w:num>
  <w:num w:numId="16" w16cid:durableId="1162307463">
    <w:abstractNumId w:val="21"/>
  </w:num>
  <w:num w:numId="17" w16cid:durableId="1914464759">
    <w:abstractNumId w:val="58"/>
  </w:num>
  <w:num w:numId="18" w16cid:durableId="1967732237">
    <w:abstractNumId w:val="15"/>
  </w:num>
  <w:num w:numId="19" w16cid:durableId="1189952031">
    <w:abstractNumId w:val="64"/>
  </w:num>
  <w:num w:numId="20" w16cid:durableId="3173064">
    <w:abstractNumId w:val="62"/>
  </w:num>
  <w:num w:numId="21" w16cid:durableId="950362037">
    <w:abstractNumId w:val="73"/>
  </w:num>
  <w:num w:numId="22" w16cid:durableId="2057194376">
    <w:abstractNumId w:val="10"/>
  </w:num>
  <w:num w:numId="23" w16cid:durableId="1470200712">
    <w:abstractNumId w:val="20"/>
  </w:num>
  <w:num w:numId="24" w16cid:durableId="1578706889">
    <w:abstractNumId w:val="30"/>
  </w:num>
  <w:num w:numId="25" w16cid:durableId="208346427">
    <w:abstractNumId w:val="46"/>
  </w:num>
  <w:num w:numId="26" w16cid:durableId="225653452">
    <w:abstractNumId w:val="4"/>
  </w:num>
  <w:num w:numId="27" w16cid:durableId="2145734477">
    <w:abstractNumId w:val="54"/>
  </w:num>
  <w:num w:numId="28" w16cid:durableId="1912157649">
    <w:abstractNumId w:val="27"/>
  </w:num>
  <w:num w:numId="29" w16cid:durableId="1619222150">
    <w:abstractNumId w:val="12"/>
  </w:num>
  <w:num w:numId="30" w16cid:durableId="222185700">
    <w:abstractNumId w:val="17"/>
  </w:num>
  <w:num w:numId="31" w16cid:durableId="557982002">
    <w:abstractNumId w:val="49"/>
  </w:num>
  <w:num w:numId="32" w16cid:durableId="645671579">
    <w:abstractNumId w:val="8"/>
  </w:num>
  <w:num w:numId="33" w16cid:durableId="1093278451">
    <w:abstractNumId w:val="76"/>
  </w:num>
  <w:num w:numId="34" w16cid:durableId="464127370">
    <w:abstractNumId w:val="43"/>
  </w:num>
  <w:num w:numId="35" w16cid:durableId="849103100">
    <w:abstractNumId w:val="28"/>
  </w:num>
  <w:num w:numId="36" w16cid:durableId="675497687">
    <w:abstractNumId w:val="44"/>
  </w:num>
  <w:num w:numId="37" w16cid:durableId="1794640425">
    <w:abstractNumId w:val="34"/>
  </w:num>
  <w:num w:numId="38" w16cid:durableId="1993212675">
    <w:abstractNumId w:val="39"/>
  </w:num>
  <w:num w:numId="39" w16cid:durableId="853230098">
    <w:abstractNumId w:val="80"/>
  </w:num>
  <w:num w:numId="40" w16cid:durableId="1643735643">
    <w:abstractNumId w:val="24"/>
  </w:num>
  <w:num w:numId="41" w16cid:durableId="2139252140">
    <w:abstractNumId w:val="45"/>
  </w:num>
  <w:num w:numId="42" w16cid:durableId="849292116">
    <w:abstractNumId w:val="60"/>
  </w:num>
  <w:num w:numId="43" w16cid:durableId="2126581264">
    <w:abstractNumId w:val="23"/>
  </w:num>
  <w:num w:numId="44" w16cid:durableId="1042754174">
    <w:abstractNumId w:val="40"/>
  </w:num>
  <w:num w:numId="45" w16cid:durableId="1269656452">
    <w:abstractNumId w:val="59"/>
  </w:num>
  <w:num w:numId="46" w16cid:durableId="1873613473">
    <w:abstractNumId w:val="13"/>
  </w:num>
  <w:num w:numId="47" w16cid:durableId="1339430021">
    <w:abstractNumId w:val="78"/>
  </w:num>
  <w:num w:numId="48" w16cid:durableId="1952396551">
    <w:abstractNumId w:val="32"/>
  </w:num>
  <w:num w:numId="49" w16cid:durableId="388723259">
    <w:abstractNumId w:val="9"/>
  </w:num>
  <w:num w:numId="50" w16cid:durableId="109210095">
    <w:abstractNumId w:val="37"/>
  </w:num>
  <w:num w:numId="51" w16cid:durableId="1191334581">
    <w:abstractNumId w:val="6"/>
  </w:num>
  <w:num w:numId="52" w16cid:durableId="858086691">
    <w:abstractNumId w:val="68"/>
  </w:num>
  <w:num w:numId="53" w16cid:durableId="1620456333">
    <w:abstractNumId w:val="1"/>
  </w:num>
  <w:num w:numId="54" w16cid:durableId="1512262262">
    <w:abstractNumId w:val="11"/>
  </w:num>
  <w:num w:numId="55" w16cid:durableId="1165710286">
    <w:abstractNumId w:val="51"/>
  </w:num>
  <w:num w:numId="56" w16cid:durableId="1199662204">
    <w:abstractNumId w:val="33"/>
  </w:num>
  <w:num w:numId="57" w16cid:durableId="826676964">
    <w:abstractNumId w:val="36"/>
  </w:num>
  <w:num w:numId="58" w16cid:durableId="1543589995">
    <w:abstractNumId w:val="65"/>
  </w:num>
  <w:num w:numId="59" w16cid:durableId="1782190650">
    <w:abstractNumId w:val="81"/>
  </w:num>
  <w:num w:numId="60" w16cid:durableId="1854614026">
    <w:abstractNumId w:val="31"/>
  </w:num>
  <w:num w:numId="61" w16cid:durableId="201330511">
    <w:abstractNumId w:val="57"/>
  </w:num>
  <w:num w:numId="62" w16cid:durableId="51317784">
    <w:abstractNumId w:val="41"/>
  </w:num>
  <w:num w:numId="63" w16cid:durableId="534005527">
    <w:abstractNumId w:val="70"/>
  </w:num>
  <w:num w:numId="64" w16cid:durableId="149911547">
    <w:abstractNumId w:val="53"/>
  </w:num>
  <w:num w:numId="65" w16cid:durableId="758333218">
    <w:abstractNumId w:val="19"/>
  </w:num>
  <w:num w:numId="66" w16cid:durableId="1234312539">
    <w:abstractNumId w:val="38"/>
  </w:num>
  <w:num w:numId="67" w16cid:durableId="1935280076">
    <w:abstractNumId w:val="18"/>
  </w:num>
  <w:num w:numId="68" w16cid:durableId="1275551684">
    <w:abstractNumId w:val="77"/>
  </w:num>
  <w:num w:numId="69" w16cid:durableId="554434854">
    <w:abstractNumId w:val="56"/>
  </w:num>
  <w:num w:numId="70" w16cid:durableId="1200750785">
    <w:abstractNumId w:val="7"/>
  </w:num>
  <w:num w:numId="71" w16cid:durableId="681399709">
    <w:abstractNumId w:val="72"/>
  </w:num>
  <w:num w:numId="72" w16cid:durableId="747776260">
    <w:abstractNumId w:val="0"/>
  </w:num>
  <w:num w:numId="73" w16cid:durableId="768089100">
    <w:abstractNumId w:val="61"/>
  </w:num>
  <w:num w:numId="74" w16cid:durableId="706176916">
    <w:abstractNumId w:val="25"/>
  </w:num>
  <w:num w:numId="75" w16cid:durableId="1446264834">
    <w:abstractNumId w:val="75"/>
  </w:num>
  <w:num w:numId="76" w16cid:durableId="1094206800">
    <w:abstractNumId w:val="84"/>
  </w:num>
  <w:num w:numId="77" w16cid:durableId="1567761148">
    <w:abstractNumId w:val="35"/>
  </w:num>
  <w:num w:numId="78" w16cid:durableId="1165510273">
    <w:abstractNumId w:val="67"/>
  </w:num>
  <w:num w:numId="79" w16cid:durableId="1942297854">
    <w:abstractNumId w:val="66"/>
  </w:num>
  <w:num w:numId="80" w16cid:durableId="1798141328">
    <w:abstractNumId w:val="26"/>
  </w:num>
  <w:num w:numId="81" w16cid:durableId="1681929981">
    <w:abstractNumId w:val="79"/>
  </w:num>
  <w:num w:numId="82" w16cid:durableId="925575710">
    <w:abstractNumId w:val="2"/>
  </w:num>
  <w:num w:numId="83" w16cid:durableId="112289502">
    <w:abstractNumId w:val="47"/>
  </w:num>
  <w:num w:numId="84" w16cid:durableId="393819252">
    <w:abstractNumId w:val="22"/>
  </w:num>
  <w:num w:numId="85" w16cid:durableId="2057965028">
    <w:abstractNumId w:val="29"/>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57C8A"/>
    <w:rsid w:val="0000338F"/>
    <w:rsid w:val="000039C1"/>
    <w:rsid w:val="0002771C"/>
    <w:rsid w:val="000449CF"/>
    <w:rsid w:val="000451C5"/>
    <w:rsid w:val="000512F9"/>
    <w:rsid w:val="000513CE"/>
    <w:rsid w:val="0005186E"/>
    <w:rsid w:val="00074FF4"/>
    <w:rsid w:val="00086A21"/>
    <w:rsid w:val="00093B42"/>
    <w:rsid w:val="000B6A96"/>
    <w:rsid w:val="000C303D"/>
    <w:rsid w:val="000D2FE3"/>
    <w:rsid w:val="000E59BF"/>
    <w:rsid w:val="000F2363"/>
    <w:rsid w:val="000F69F4"/>
    <w:rsid w:val="00116B39"/>
    <w:rsid w:val="00120AC6"/>
    <w:rsid w:val="0012661F"/>
    <w:rsid w:val="001309B3"/>
    <w:rsid w:val="00135AE2"/>
    <w:rsid w:val="00145B8B"/>
    <w:rsid w:val="00147582"/>
    <w:rsid w:val="001640D7"/>
    <w:rsid w:val="001744A2"/>
    <w:rsid w:val="00176A79"/>
    <w:rsid w:val="00177068"/>
    <w:rsid w:val="00180414"/>
    <w:rsid w:val="00180BA2"/>
    <w:rsid w:val="00182560"/>
    <w:rsid w:val="001863C3"/>
    <w:rsid w:val="0019007B"/>
    <w:rsid w:val="001A0D6B"/>
    <w:rsid w:val="001D0617"/>
    <w:rsid w:val="001D0A07"/>
    <w:rsid w:val="001E2DE7"/>
    <w:rsid w:val="00200DDC"/>
    <w:rsid w:val="002118F9"/>
    <w:rsid w:val="0021281D"/>
    <w:rsid w:val="0022395D"/>
    <w:rsid w:val="00237DA6"/>
    <w:rsid w:val="002419B3"/>
    <w:rsid w:val="00246715"/>
    <w:rsid w:val="00253FE2"/>
    <w:rsid w:val="00255AF2"/>
    <w:rsid w:val="00262B51"/>
    <w:rsid w:val="00262BA3"/>
    <w:rsid w:val="00270CA8"/>
    <w:rsid w:val="002720CF"/>
    <w:rsid w:val="00290F4C"/>
    <w:rsid w:val="002B0188"/>
    <w:rsid w:val="002C433F"/>
    <w:rsid w:val="003003C5"/>
    <w:rsid w:val="00303C18"/>
    <w:rsid w:val="0031176C"/>
    <w:rsid w:val="00347C91"/>
    <w:rsid w:val="00357C8A"/>
    <w:rsid w:val="00361E1B"/>
    <w:rsid w:val="003633E9"/>
    <w:rsid w:val="0036358D"/>
    <w:rsid w:val="003722C6"/>
    <w:rsid w:val="00377B58"/>
    <w:rsid w:val="00382C25"/>
    <w:rsid w:val="00384DE2"/>
    <w:rsid w:val="0038556E"/>
    <w:rsid w:val="00386D6B"/>
    <w:rsid w:val="003901BC"/>
    <w:rsid w:val="0039788C"/>
    <w:rsid w:val="003A3C68"/>
    <w:rsid w:val="003A68BA"/>
    <w:rsid w:val="003C33FE"/>
    <w:rsid w:val="003C4D25"/>
    <w:rsid w:val="003D45CA"/>
    <w:rsid w:val="003D62BE"/>
    <w:rsid w:val="003E366C"/>
    <w:rsid w:val="00401CC2"/>
    <w:rsid w:val="00415103"/>
    <w:rsid w:val="00420417"/>
    <w:rsid w:val="0042361C"/>
    <w:rsid w:val="00426098"/>
    <w:rsid w:val="00431A6A"/>
    <w:rsid w:val="00433A43"/>
    <w:rsid w:val="00440804"/>
    <w:rsid w:val="004539DB"/>
    <w:rsid w:val="00464D1D"/>
    <w:rsid w:val="004662EE"/>
    <w:rsid w:val="004737B9"/>
    <w:rsid w:val="0047580D"/>
    <w:rsid w:val="00493869"/>
    <w:rsid w:val="004967CE"/>
    <w:rsid w:val="004A5021"/>
    <w:rsid w:val="004B2F37"/>
    <w:rsid w:val="004B51ED"/>
    <w:rsid w:val="004B6A13"/>
    <w:rsid w:val="004C4CA9"/>
    <w:rsid w:val="004C579A"/>
    <w:rsid w:val="004D0FC5"/>
    <w:rsid w:val="004D2158"/>
    <w:rsid w:val="004D5313"/>
    <w:rsid w:val="004E38DA"/>
    <w:rsid w:val="00502880"/>
    <w:rsid w:val="0050290A"/>
    <w:rsid w:val="00503DFD"/>
    <w:rsid w:val="00522D7C"/>
    <w:rsid w:val="00531819"/>
    <w:rsid w:val="0053258B"/>
    <w:rsid w:val="00533848"/>
    <w:rsid w:val="005372BD"/>
    <w:rsid w:val="005377A4"/>
    <w:rsid w:val="00551FB8"/>
    <w:rsid w:val="00552FBE"/>
    <w:rsid w:val="005536F6"/>
    <w:rsid w:val="00557498"/>
    <w:rsid w:val="00557754"/>
    <w:rsid w:val="00574D02"/>
    <w:rsid w:val="005759D5"/>
    <w:rsid w:val="00577F43"/>
    <w:rsid w:val="005941B7"/>
    <w:rsid w:val="005A35D2"/>
    <w:rsid w:val="005B5333"/>
    <w:rsid w:val="005B5EE2"/>
    <w:rsid w:val="005C0040"/>
    <w:rsid w:val="005C74D7"/>
    <w:rsid w:val="005E5173"/>
    <w:rsid w:val="005E5C67"/>
    <w:rsid w:val="005F61D8"/>
    <w:rsid w:val="0060292D"/>
    <w:rsid w:val="00613937"/>
    <w:rsid w:val="00634F95"/>
    <w:rsid w:val="00650C93"/>
    <w:rsid w:val="0065291B"/>
    <w:rsid w:val="00657391"/>
    <w:rsid w:val="00661602"/>
    <w:rsid w:val="0066605B"/>
    <w:rsid w:val="006706FA"/>
    <w:rsid w:val="00673B86"/>
    <w:rsid w:val="00677984"/>
    <w:rsid w:val="006A455F"/>
    <w:rsid w:val="006C5528"/>
    <w:rsid w:val="006D3F8E"/>
    <w:rsid w:val="006E7D6B"/>
    <w:rsid w:val="006F0BD9"/>
    <w:rsid w:val="006F0F44"/>
    <w:rsid w:val="006F4EC0"/>
    <w:rsid w:val="00714ADD"/>
    <w:rsid w:val="00715D87"/>
    <w:rsid w:val="007270AB"/>
    <w:rsid w:val="00737482"/>
    <w:rsid w:val="007436E1"/>
    <w:rsid w:val="007518CB"/>
    <w:rsid w:val="00751DAC"/>
    <w:rsid w:val="00753CBA"/>
    <w:rsid w:val="00760AD6"/>
    <w:rsid w:val="007773CD"/>
    <w:rsid w:val="00777660"/>
    <w:rsid w:val="007827EE"/>
    <w:rsid w:val="007848E7"/>
    <w:rsid w:val="00787F1C"/>
    <w:rsid w:val="007A70AF"/>
    <w:rsid w:val="007B4F7D"/>
    <w:rsid w:val="007B6FF5"/>
    <w:rsid w:val="007B74A7"/>
    <w:rsid w:val="007C724E"/>
    <w:rsid w:val="007E1DB5"/>
    <w:rsid w:val="007E46C6"/>
    <w:rsid w:val="007F1ABA"/>
    <w:rsid w:val="007F1B3E"/>
    <w:rsid w:val="00804D7F"/>
    <w:rsid w:val="008152E5"/>
    <w:rsid w:val="0081593A"/>
    <w:rsid w:val="0082629E"/>
    <w:rsid w:val="0083283D"/>
    <w:rsid w:val="0084712E"/>
    <w:rsid w:val="00847B7C"/>
    <w:rsid w:val="00852CD5"/>
    <w:rsid w:val="00856711"/>
    <w:rsid w:val="00857B9A"/>
    <w:rsid w:val="00862219"/>
    <w:rsid w:val="0087730B"/>
    <w:rsid w:val="0089194D"/>
    <w:rsid w:val="008B3144"/>
    <w:rsid w:val="008C5760"/>
    <w:rsid w:val="008D1F85"/>
    <w:rsid w:val="008E4951"/>
    <w:rsid w:val="008F79FE"/>
    <w:rsid w:val="00901F14"/>
    <w:rsid w:val="009159A6"/>
    <w:rsid w:val="00916769"/>
    <w:rsid w:val="0092460E"/>
    <w:rsid w:val="00925E3F"/>
    <w:rsid w:val="009273F8"/>
    <w:rsid w:val="00927852"/>
    <w:rsid w:val="00941DDA"/>
    <w:rsid w:val="00951E1E"/>
    <w:rsid w:val="00954630"/>
    <w:rsid w:val="00961426"/>
    <w:rsid w:val="009657BA"/>
    <w:rsid w:val="00971084"/>
    <w:rsid w:val="009724D0"/>
    <w:rsid w:val="00973719"/>
    <w:rsid w:val="00976B48"/>
    <w:rsid w:val="0098181C"/>
    <w:rsid w:val="00984962"/>
    <w:rsid w:val="00995DEA"/>
    <w:rsid w:val="009A0EC8"/>
    <w:rsid w:val="009A0F3D"/>
    <w:rsid w:val="009A4F27"/>
    <w:rsid w:val="009B49D9"/>
    <w:rsid w:val="009C1D28"/>
    <w:rsid w:val="009C454D"/>
    <w:rsid w:val="009C4964"/>
    <w:rsid w:val="009C744B"/>
    <w:rsid w:val="009D1990"/>
    <w:rsid w:val="009E22F0"/>
    <w:rsid w:val="009F34A6"/>
    <w:rsid w:val="009F5066"/>
    <w:rsid w:val="00A00050"/>
    <w:rsid w:val="00A27A00"/>
    <w:rsid w:val="00A312F1"/>
    <w:rsid w:val="00A32CD1"/>
    <w:rsid w:val="00A419CB"/>
    <w:rsid w:val="00A60EE9"/>
    <w:rsid w:val="00A62E1F"/>
    <w:rsid w:val="00A77828"/>
    <w:rsid w:val="00A83012"/>
    <w:rsid w:val="00AA4DC4"/>
    <w:rsid w:val="00AA66C8"/>
    <w:rsid w:val="00AA707C"/>
    <w:rsid w:val="00AC48DA"/>
    <w:rsid w:val="00AC7AF2"/>
    <w:rsid w:val="00AD2FA0"/>
    <w:rsid w:val="00AE07B4"/>
    <w:rsid w:val="00AE29BD"/>
    <w:rsid w:val="00B129D4"/>
    <w:rsid w:val="00B3477D"/>
    <w:rsid w:val="00B3573E"/>
    <w:rsid w:val="00B41B95"/>
    <w:rsid w:val="00B539E9"/>
    <w:rsid w:val="00B802A3"/>
    <w:rsid w:val="00B812CC"/>
    <w:rsid w:val="00B95A84"/>
    <w:rsid w:val="00B97623"/>
    <w:rsid w:val="00BA0E20"/>
    <w:rsid w:val="00BA26F3"/>
    <w:rsid w:val="00BB32B7"/>
    <w:rsid w:val="00BB33E8"/>
    <w:rsid w:val="00BC10B4"/>
    <w:rsid w:val="00BD2321"/>
    <w:rsid w:val="00BD27EF"/>
    <w:rsid w:val="00BD7403"/>
    <w:rsid w:val="00BF1EF7"/>
    <w:rsid w:val="00C01609"/>
    <w:rsid w:val="00C12469"/>
    <w:rsid w:val="00C16063"/>
    <w:rsid w:val="00C24F4A"/>
    <w:rsid w:val="00C34008"/>
    <w:rsid w:val="00C34CB6"/>
    <w:rsid w:val="00C34D9C"/>
    <w:rsid w:val="00C417BA"/>
    <w:rsid w:val="00C56906"/>
    <w:rsid w:val="00C57885"/>
    <w:rsid w:val="00C60D38"/>
    <w:rsid w:val="00C62751"/>
    <w:rsid w:val="00C8166D"/>
    <w:rsid w:val="00C859AE"/>
    <w:rsid w:val="00C901B6"/>
    <w:rsid w:val="00C9477E"/>
    <w:rsid w:val="00CA1F2D"/>
    <w:rsid w:val="00CA2A6E"/>
    <w:rsid w:val="00CA36FD"/>
    <w:rsid w:val="00CA5DE8"/>
    <w:rsid w:val="00CA62FE"/>
    <w:rsid w:val="00CB03DD"/>
    <w:rsid w:val="00CB17AF"/>
    <w:rsid w:val="00CB2579"/>
    <w:rsid w:val="00CB745D"/>
    <w:rsid w:val="00CC1FC4"/>
    <w:rsid w:val="00CC619E"/>
    <w:rsid w:val="00CD19C9"/>
    <w:rsid w:val="00CE77CB"/>
    <w:rsid w:val="00D00698"/>
    <w:rsid w:val="00D0241E"/>
    <w:rsid w:val="00D24614"/>
    <w:rsid w:val="00D268F1"/>
    <w:rsid w:val="00D26D58"/>
    <w:rsid w:val="00D27C9F"/>
    <w:rsid w:val="00D312A4"/>
    <w:rsid w:val="00D3258C"/>
    <w:rsid w:val="00D57B27"/>
    <w:rsid w:val="00D703DC"/>
    <w:rsid w:val="00D7302D"/>
    <w:rsid w:val="00D77D2B"/>
    <w:rsid w:val="00D83467"/>
    <w:rsid w:val="00D86CDA"/>
    <w:rsid w:val="00D8736A"/>
    <w:rsid w:val="00D902B2"/>
    <w:rsid w:val="00DA06BE"/>
    <w:rsid w:val="00DA71D5"/>
    <w:rsid w:val="00DB1531"/>
    <w:rsid w:val="00DB3905"/>
    <w:rsid w:val="00DC2FE2"/>
    <w:rsid w:val="00DD1A60"/>
    <w:rsid w:val="00DD523C"/>
    <w:rsid w:val="00DE1733"/>
    <w:rsid w:val="00DE3149"/>
    <w:rsid w:val="00DE58A7"/>
    <w:rsid w:val="00E16CA1"/>
    <w:rsid w:val="00E17B42"/>
    <w:rsid w:val="00E21D3D"/>
    <w:rsid w:val="00E275B3"/>
    <w:rsid w:val="00E37205"/>
    <w:rsid w:val="00E5028A"/>
    <w:rsid w:val="00E5760D"/>
    <w:rsid w:val="00E6172A"/>
    <w:rsid w:val="00E90130"/>
    <w:rsid w:val="00E93CAE"/>
    <w:rsid w:val="00EA0F92"/>
    <w:rsid w:val="00EA4E32"/>
    <w:rsid w:val="00EB2442"/>
    <w:rsid w:val="00EB4900"/>
    <w:rsid w:val="00EB4D31"/>
    <w:rsid w:val="00EC15C2"/>
    <w:rsid w:val="00EC1798"/>
    <w:rsid w:val="00EC566F"/>
    <w:rsid w:val="00EC5901"/>
    <w:rsid w:val="00ED0EF0"/>
    <w:rsid w:val="00EE2FAB"/>
    <w:rsid w:val="00EF1C02"/>
    <w:rsid w:val="00F215ED"/>
    <w:rsid w:val="00F23059"/>
    <w:rsid w:val="00F26838"/>
    <w:rsid w:val="00F35E13"/>
    <w:rsid w:val="00F37ADC"/>
    <w:rsid w:val="00F432F6"/>
    <w:rsid w:val="00F468ED"/>
    <w:rsid w:val="00F55F05"/>
    <w:rsid w:val="00F5605C"/>
    <w:rsid w:val="00F9047F"/>
    <w:rsid w:val="00FA700B"/>
    <w:rsid w:val="00FD50E4"/>
    <w:rsid w:val="00FF29AD"/>
    <w:rsid w:val="00FF50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hapeDefaults>
    <o:shapedefaults v:ext="edit" spidmax="2050"/>
    <o:shapelayout v:ext="edit">
      <o:idmap v:ext="edit" data="2"/>
    </o:shapelayout>
  </w:shapeDefaults>
  <w:decimalSymbol w:val="."/>
  <w:listSeparator w:val=","/>
  <w15:chartTrackingRefBased/>
  <w15:docId w15:val="{821D951F-1ED6-4DCB-A8FB-6C2201B26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7C8A"/>
    <w:pPr>
      <w:widowControl w:val="0"/>
      <w:jc w:val="both"/>
    </w:pPr>
    <w:rPr>
      <w:rFonts w:ascii="Times New Roman" w:hAnsi="Times New Roman"/>
      <w:kern w:val="2"/>
      <w:sz w:val="21"/>
      <w:szCs w:val="24"/>
    </w:rPr>
  </w:style>
  <w:style w:type="paragraph" w:styleId="1">
    <w:name w:val="heading 1"/>
    <w:basedOn w:val="a"/>
    <w:next w:val="a"/>
    <w:link w:val="1Char"/>
    <w:uiPriority w:val="9"/>
    <w:qFormat/>
    <w:rsid w:val="00401CC2"/>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rsid w:val="00357C8A"/>
    <w:pPr>
      <w:tabs>
        <w:tab w:val="center" w:pos="4153"/>
        <w:tab w:val="right" w:pos="8306"/>
      </w:tabs>
      <w:snapToGrid w:val="0"/>
      <w:jc w:val="left"/>
    </w:pPr>
    <w:rPr>
      <w:sz w:val="18"/>
      <w:szCs w:val="18"/>
    </w:rPr>
  </w:style>
  <w:style w:type="character" w:customStyle="1" w:styleId="Char">
    <w:name w:val="页脚 Char"/>
    <w:basedOn w:val="a0"/>
    <w:link w:val="a3"/>
    <w:uiPriority w:val="99"/>
    <w:rsid w:val="00357C8A"/>
    <w:rPr>
      <w:rFonts w:ascii="Times New Roman" w:eastAsia="宋体" w:hAnsi="Times New Roman" w:cs="Times New Roman"/>
      <w:sz w:val="18"/>
      <w:szCs w:val="18"/>
    </w:rPr>
  </w:style>
  <w:style w:type="character" w:styleId="a4">
    <w:name w:val="page number"/>
    <w:basedOn w:val="a0"/>
    <w:rsid w:val="00357C8A"/>
  </w:style>
  <w:style w:type="paragraph" w:styleId="a5">
    <w:name w:val="header"/>
    <w:basedOn w:val="a"/>
    <w:link w:val="Char0"/>
    <w:uiPriority w:val="99"/>
    <w:rsid w:val="00357C8A"/>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357C8A"/>
    <w:rPr>
      <w:rFonts w:ascii="Times New Roman" w:eastAsia="宋体" w:hAnsi="Times New Roman" w:cs="Times New Roman"/>
      <w:sz w:val="18"/>
      <w:szCs w:val="18"/>
    </w:rPr>
  </w:style>
  <w:style w:type="paragraph" w:styleId="a6">
    <w:name w:val="列出段落"/>
    <w:basedOn w:val="a"/>
    <w:uiPriority w:val="34"/>
    <w:qFormat/>
    <w:rsid w:val="00357C8A"/>
    <w:pPr>
      <w:ind w:firstLineChars="200" w:firstLine="420"/>
    </w:pPr>
    <w:rPr>
      <w:rFonts w:ascii="Calibri" w:hAnsi="Calibri"/>
      <w:szCs w:val="22"/>
    </w:rPr>
  </w:style>
  <w:style w:type="paragraph" w:styleId="a7">
    <w:name w:val="Balloon Text"/>
    <w:basedOn w:val="a"/>
    <w:link w:val="Char1"/>
    <w:semiHidden/>
    <w:rsid w:val="00357C8A"/>
    <w:rPr>
      <w:sz w:val="18"/>
      <w:szCs w:val="18"/>
    </w:rPr>
  </w:style>
  <w:style w:type="character" w:customStyle="1" w:styleId="Char1">
    <w:name w:val="批注框文本 Char"/>
    <w:basedOn w:val="a0"/>
    <w:link w:val="a7"/>
    <w:semiHidden/>
    <w:rsid w:val="00357C8A"/>
    <w:rPr>
      <w:rFonts w:ascii="Times New Roman" w:eastAsia="宋体" w:hAnsi="Times New Roman" w:cs="Times New Roman"/>
      <w:sz w:val="18"/>
      <w:szCs w:val="18"/>
    </w:rPr>
  </w:style>
  <w:style w:type="paragraph" w:styleId="10">
    <w:name w:val="目录 1"/>
    <w:basedOn w:val="a"/>
    <w:next w:val="a"/>
    <w:autoRedefine/>
    <w:uiPriority w:val="39"/>
    <w:rsid w:val="00357C8A"/>
  </w:style>
  <w:style w:type="character" w:styleId="a8">
    <w:name w:val="Hyperlink"/>
    <w:basedOn w:val="a0"/>
    <w:uiPriority w:val="99"/>
    <w:unhideWhenUsed/>
    <w:rsid w:val="00357C8A"/>
    <w:rPr>
      <w:color w:val="0000FF"/>
      <w:u w:val="single"/>
    </w:rPr>
  </w:style>
  <w:style w:type="table" w:styleId="a9">
    <w:name w:val="Table Grid"/>
    <w:basedOn w:val="a1"/>
    <w:rsid w:val="00357C8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a">
    <w:name w:val="annotation reference"/>
    <w:basedOn w:val="a0"/>
    <w:rsid w:val="00357C8A"/>
    <w:rPr>
      <w:sz w:val="21"/>
      <w:szCs w:val="21"/>
    </w:rPr>
  </w:style>
  <w:style w:type="paragraph" w:styleId="ab">
    <w:name w:val="annotation text"/>
    <w:basedOn w:val="a"/>
    <w:link w:val="Char2"/>
    <w:rsid w:val="00357C8A"/>
    <w:pPr>
      <w:jc w:val="left"/>
    </w:pPr>
  </w:style>
  <w:style w:type="character" w:customStyle="1" w:styleId="Char2">
    <w:name w:val="批注文字 Char"/>
    <w:basedOn w:val="a0"/>
    <w:link w:val="ab"/>
    <w:rsid w:val="00357C8A"/>
    <w:rPr>
      <w:rFonts w:ascii="Times New Roman" w:eastAsia="宋体" w:hAnsi="Times New Roman" w:cs="Times New Roman"/>
      <w:szCs w:val="24"/>
    </w:rPr>
  </w:style>
  <w:style w:type="paragraph" w:styleId="ac">
    <w:name w:val="annotation subject"/>
    <w:basedOn w:val="ab"/>
    <w:next w:val="ab"/>
    <w:link w:val="Char3"/>
    <w:rsid w:val="00357C8A"/>
    <w:rPr>
      <w:b/>
      <w:bCs/>
    </w:rPr>
  </w:style>
  <w:style w:type="character" w:customStyle="1" w:styleId="Char3">
    <w:name w:val="批注主题 Char"/>
    <w:basedOn w:val="Char2"/>
    <w:link w:val="ac"/>
    <w:rsid w:val="00357C8A"/>
    <w:rPr>
      <w:rFonts w:ascii="Times New Roman" w:eastAsia="宋体" w:hAnsi="Times New Roman" w:cs="Times New Roman"/>
      <w:b/>
      <w:bCs/>
      <w:szCs w:val="24"/>
    </w:rPr>
  </w:style>
  <w:style w:type="paragraph" w:styleId="ad">
    <w:name w:val="Document Map"/>
    <w:basedOn w:val="a"/>
    <w:link w:val="Char4"/>
    <w:uiPriority w:val="99"/>
    <w:semiHidden/>
    <w:unhideWhenUsed/>
    <w:rsid w:val="008F79FE"/>
    <w:rPr>
      <w:rFonts w:ascii="宋体"/>
      <w:sz w:val="18"/>
      <w:szCs w:val="18"/>
    </w:rPr>
  </w:style>
  <w:style w:type="character" w:customStyle="1" w:styleId="Char4">
    <w:name w:val="文档结构图 Char"/>
    <w:basedOn w:val="a0"/>
    <w:link w:val="ad"/>
    <w:uiPriority w:val="99"/>
    <w:semiHidden/>
    <w:rsid w:val="008F79FE"/>
    <w:rPr>
      <w:rFonts w:ascii="宋体" w:eastAsia="宋体" w:hAnsi="Times New Roman" w:cs="Times New Roman"/>
      <w:sz w:val="18"/>
      <w:szCs w:val="18"/>
    </w:rPr>
  </w:style>
  <w:style w:type="character" w:customStyle="1" w:styleId="1Char">
    <w:name w:val="标题 1 Char"/>
    <w:basedOn w:val="a0"/>
    <w:link w:val="1"/>
    <w:uiPriority w:val="9"/>
    <w:rsid w:val="00401CC2"/>
    <w:rPr>
      <w:rFonts w:ascii="Times New Roman" w:hAnsi="Times New Roman"/>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3097</Words>
  <Characters>17659</Characters>
  <Application>Microsoft Office Word</Application>
  <DocSecurity>4</DocSecurity>
  <Lines>147</Lines>
  <Paragraphs>41</Paragraphs>
  <ScaleCrop>false</ScaleCrop>
  <Company/>
  <LinksUpToDate>false</LinksUpToDate>
  <CharactersWithSpaces>20715</CharactersWithSpaces>
  <SharedDoc>false</SharedDoc>
  <HLinks>
    <vt:vector size="96" baseType="variant">
      <vt:variant>
        <vt:i4>1507383</vt:i4>
      </vt:variant>
      <vt:variant>
        <vt:i4>92</vt:i4>
      </vt:variant>
      <vt:variant>
        <vt:i4>0</vt:i4>
      </vt:variant>
      <vt:variant>
        <vt:i4>5</vt:i4>
      </vt:variant>
      <vt:variant>
        <vt:lpwstr/>
      </vt:variant>
      <vt:variant>
        <vt:lpwstr>_Toc335733276</vt:lpwstr>
      </vt:variant>
      <vt:variant>
        <vt:i4>1507383</vt:i4>
      </vt:variant>
      <vt:variant>
        <vt:i4>86</vt:i4>
      </vt:variant>
      <vt:variant>
        <vt:i4>0</vt:i4>
      </vt:variant>
      <vt:variant>
        <vt:i4>5</vt:i4>
      </vt:variant>
      <vt:variant>
        <vt:lpwstr/>
      </vt:variant>
      <vt:variant>
        <vt:lpwstr>_Toc335733275</vt:lpwstr>
      </vt:variant>
      <vt:variant>
        <vt:i4>1507383</vt:i4>
      </vt:variant>
      <vt:variant>
        <vt:i4>80</vt:i4>
      </vt:variant>
      <vt:variant>
        <vt:i4>0</vt:i4>
      </vt:variant>
      <vt:variant>
        <vt:i4>5</vt:i4>
      </vt:variant>
      <vt:variant>
        <vt:lpwstr/>
      </vt:variant>
      <vt:variant>
        <vt:lpwstr>_Toc335733274</vt:lpwstr>
      </vt:variant>
      <vt:variant>
        <vt:i4>1507383</vt:i4>
      </vt:variant>
      <vt:variant>
        <vt:i4>74</vt:i4>
      </vt:variant>
      <vt:variant>
        <vt:i4>0</vt:i4>
      </vt:variant>
      <vt:variant>
        <vt:i4>5</vt:i4>
      </vt:variant>
      <vt:variant>
        <vt:lpwstr/>
      </vt:variant>
      <vt:variant>
        <vt:lpwstr>_Toc335733273</vt:lpwstr>
      </vt:variant>
      <vt:variant>
        <vt:i4>1507383</vt:i4>
      </vt:variant>
      <vt:variant>
        <vt:i4>68</vt:i4>
      </vt:variant>
      <vt:variant>
        <vt:i4>0</vt:i4>
      </vt:variant>
      <vt:variant>
        <vt:i4>5</vt:i4>
      </vt:variant>
      <vt:variant>
        <vt:lpwstr/>
      </vt:variant>
      <vt:variant>
        <vt:lpwstr>_Toc335733272</vt:lpwstr>
      </vt:variant>
      <vt:variant>
        <vt:i4>1507383</vt:i4>
      </vt:variant>
      <vt:variant>
        <vt:i4>62</vt:i4>
      </vt:variant>
      <vt:variant>
        <vt:i4>0</vt:i4>
      </vt:variant>
      <vt:variant>
        <vt:i4>5</vt:i4>
      </vt:variant>
      <vt:variant>
        <vt:lpwstr/>
      </vt:variant>
      <vt:variant>
        <vt:lpwstr>_Toc335733271</vt:lpwstr>
      </vt:variant>
      <vt:variant>
        <vt:i4>1507383</vt:i4>
      </vt:variant>
      <vt:variant>
        <vt:i4>56</vt:i4>
      </vt:variant>
      <vt:variant>
        <vt:i4>0</vt:i4>
      </vt:variant>
      <vt:variant>
        <vt:i4>5</vt:i4>
      </vt:variant>
      <vt:variant>
        <vt:lpwstr/>
      </vt:variant>
      <vt:variant>
        <vt:lpwstr>_Toc335733270</vt:lpwstr>
      </vt:variant>
      <vt:variant>
        <vt:i4>1441847</vt:i4>
      </vt:variant>
      <vt:variant>
        <vt:i4>50</vt:i4>
      </vt:variant>
      <vt:variant>
        <vt:i4>0</vt:i4>
      </vt:variant>
      <vt:variant>
        <vt:i4>5</vt:i4>
      </vt:variant>
      <vt:variant>
        <vt:lpwstr/>
      </vt:variant>
      <vt:variant>
        <vt:lpwstr>_Toc335733269</vt:lpwstr>
      </vt:variant>
      <vt:variant>
        <vt:i4>1441847</vt:i4>
      </vt:variant>
      <vt:variant>
        <vt:i4>44</vt:i4>
      </vt:variant>
      <vt:variant>
        <vt:i4>0</vt:i4>
      </vt:variant>
      <vt:variant>
        <vt:i4>5</vt:i4>
      </vt:variant>
      <vt:variant>
        <vt:lpwstr/>
      </vt:variant>
      <vt:variant>
        <vt:lpwstr>_Toc335733268</vt:lpwstr>
      </vt:variant>
      <vt:variant>
        <vt:i4>1441847</vt:i4>
      </vt:variant>
      <vt:variant>
        <vt:i4>38</vt:i4>
      </vt:variant>
      <vt:variant>
        <vt:i4>0</vt:i4>
      </vt:variant>
      <vt:variant>
        <vt:i4>5</vt:i4>
      </vt:variant>
      <vt:variant>
        <vt:lpwstr/>
      </vt:variant>
      <vt:variant>
        <vt:lpwstr>_Toc335733267</vt:lpwstr>
      </vt:variant>
      <vt:variant>
        <vt:i4>1441847</vt:i4>
      </vt:variant>
      <vt:variant>
        <vt:i4>32</vt:i4>
      </vt:variant>
      <vt:variant>
        <vt:i4>0</vt:i4>
      </vt:variant>
      <vt:variant>
        <vt:i4>5</vt:i4>
      </vt:variant>
      <vt:variant>
        <vt:lpwstr/>
      </vt:variant>
      <vt:variant>
        <vt:lpwstr>_Toc335733266</vt:lpwstr>
      </vt:variant>
      <vt:variant>
        <vt:i4>1441847</vt:i4>
      </vt:variant>
      <vt:variant>
        <vt:i4>26</vt:i4>
      </vt:variant>
      <vt:variant>
        <vt:i4>0</vt:i4>
      </vt:variant>
      <vt:variant>
        <vt:i4>5</vt:i4>
      </vt:variant>
      <vt:variant>
        <vt:lpwstr/>
      </vt:variant>
      <vt:variant>
        <vt:lpwstr>_Toc335733265</vt:lpwstr>
      </vt:variant>
      <vt:variant>
        <vt:i4>1441847</vt:i4>
      </vt:variant>
      <vt:variant>
        <vt:i4>20</vt:i4>
      </vt:variant>
      <vt:variant>
        <vt:i4>0</vt:i4>
      </vt:variant>
      <vt:variant>
        <vt:i4>5</vt:i4>
      </vt:variant>
      <vt:variant>
        <vt:lpwstr/>
      </vt:variant>
      <vt:variant>
        <vt:lpwstr>_Toc335733264</vt:lpwstr>
      </vt:variant>
      <vt:variant>
        <vt:i4>1441847</vt:i4>
      </vt:variant>
      <vt:variant>
        <vt:i4>14</vt:i4>
      </vt:variant>
      <vt:variant>
        <vt:i4>0</vt:i4>
      </vt:variant>
      <vt:variant>
        <vt:i4>5</vt:i4>
      </vt:variant>
      <vt:variant>
        <vt:lpwstr/>
      </vt:variant>
      <vt:variant>
        <vt:lpwstr>_Toc335733263</vt:lpwstr>
      </vt:variant>
      <vt:variant>
        <vt:i4>1441847</vt:i4>
      </vt:variant>
      <vt:variant>
        <vt:i4>8</vt:i4>
      </vt:variant>
      <vt:variant>
        <vt:i4>0</vt:i4>
      </vt:variant>
      <vt:variant>
        <vt:i4>5</vt:i4>
      </vt:variant>
      <vt:variant>
        <vt:lpwstr/>
      </vt:variant>
      <vt:variant>
        <vt:lpwstr>_Toc335733262</vt:lpwstr>
      </vt:variant>
      <vt:variant>
        <vt:i4>1441847</vt:i4>
      </vt:variant>
      <vt:variant>
        <vt:i4>2</vt:i4>
      </vt:variant>
      <vt:variant>
        <vt:i4>0</vt:i4>
      </vt:variant>
      <vt:variant>
        <vt:i4>5</vt:i4>
      </vt:variant>
      <vt:variant>
        <vt:lpwstr/>
      </vt:variant>
      <vt:variant>
        <vt:lpwstr>_Toc335733261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上海杰银京华峰诣投资管理中心</dc:title>
  <dc:subject/>
  <dc:creator>Think</dc:creator>
  <cp:keywords/>
  <cp:lastModifiedBy>Administrator</cp:lastModifiedBy>
  <cp:revision>2</cp:revision>
  <cp:lastPrinted>2012-09-13T03:04:00Z</cp:lastPrinted>
  <dcterms:created xsi:type="dcterms:W3CDTF">2026-04-05T07:29:00Z</dcterms:created>
  <dcterms:modified xsi:type="dcterms:W3CDTF">2026-04-05T07:29:00Z</dcterms:modified>
</cp:coreProperties>
</file>