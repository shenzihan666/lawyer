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4B3DA1" w:rsidRPr="0088462D" w:rsidRDefault="004B3DA1" w:rsidP="004B3DA1">
      <w:pPr>
        <w:spacing w:line="360" w:lineRule="auto"/>
        <w:jc w:val="center"/>
        <w:rPr>
          <w:rFonts w:ascii="楷体" w:eastAsia="楷体" w:hAnsi="楷体"/>
          <w:b/>
          <w:smallCaps/>
          <w:color w:val="000000"/>
          <w:sz w:val="48"/>
          <w:szCs w:val="44"/>
          <w:lang w:val="en-US" w:eastAsia="zh-CN"/>
        </w:rPr>
      </w:pPr>
      <w:r w:rsidRPr="0088462D">
        <w:rPr>
          <w:rFonts w:ascii="楷体" w:eastAsia="楷体" w:hAnsi="楷体" w:hint="eastAsia"/>
          <w:b/>
          <w:smallCaps/>
          <w:color w:val="000000"/>
          <w:sz w:val="48"/>
          <w:szCs w:val="44"/>
          <w:lang w:val="en-US" w:eastAsia="zh-CN"/>
        </w:rPr>
        <w:t>经销商合作协议</w:t>
      </w:r>
      <w:r w:rsidRPr="0088462D">
        <w:rPr>
          <w:rFonts w:ascii="楷体" w:eastAsia="楷体" w:hAnsi="楷体" w:hint="eastAsia"/>
          <w:b/>
          <w:smallCaps/>
          <w:color w:val="000000"/>
          <w:sz w:val="48"/>
          <w:szCs w:val="44"/>
          <w:lang w:val="en-US"/>
        </w:rPr>
        <w:t>书</w:t>
      </w:r>
    </w:p>
    <w:p w:rsidR="005B2E6C" w:rsidRPr="0088462D" w:rsidRDefault="005B2E6C">
      <w:pPr>
        <w:spacing w:line="360" w:lineRule="auto"/>
        <w:rPr>
          <w:rFonts w:ascii="楷体" w:eastAsia="楷体" w:hAnsi="楷体" w:hint="eastAsia"/>
          <w:color w:val="000000"/>
          <w:kern w:val="0"/>
          <w:sz w:val="28"/>
          <w:szCs w:val="28"/>
        </w:rPr>
      </w:pPr>
      <w:r w:rsidRPr="0088462D">
        <w:rPr>
          <w:rFonts w:ascii="楷体" w:eastAsia="楷体" w:hAnsi="楷体" w:hint="eastAsia"/>
          <w:color w:val="000000"/>
          <w:kern w:val="0"/>
          <w:sz w:val="28"/>
          <w:szCs w:val="28"/>
        </w:rPr>
        <w:t>甲方：</w:t>
      </w:r>
      <w:r w:rsidRPr="0088462D">
        <w:rPr>
          <w:rFonts w:ascii="楷体" w:eastAsia="楷体" w:hAnsi="楷体" w:hint="eastAsia"/>
          <w:color w:val="000000"/>
          <w:kern w:val="0"/>
          <w:sz w:val="28"/>
          <w:szCs w:val="28"/>
          <w:u w:val="single"/>
        </w:rPr>
        <w:t xml:space="preserve">                         </w:t>
      </w:r>
      <w:r w:rsidRPr="0088462D">
        <w:rPr>
          <w:rFonts w:ascii="楷体" w:eastAsia="楷体" w:hAnsi="楷体" w:hint="eastAsia"/>
          <w:color w:val="000000"/>
          <w:kern w:val="0"/>
          <w:sz w:val="28"/>
          <w:szCs w:val="28"/>
        </w:rPr>
        <w:t>（以下筒称甲方）</w:t>
      </w:r>
    </w:p>
    <w:p w:rsidR="005B2E6C" w:rsidRPr="0088462D" w:rsidRDefault="005B2E6C">
      <w:pPr>
        <w:spacing w:line="360" w:lineRule="auto"/>
        <w:rPr>
          <w:rFonts w:ascii="楷体" w:eastAsia="楷体" w:hAnsi="楷体" w:hint="eastAsia"/>
          <w:color w:val="000000"/>
          <w:kern w:val="0"/>
          <w:sz w:val="28"/>
          <w:szCs w:val="28"/>
        </w:rPr>
      </w:pPr>
      <w:r w:rsidRPr="0088462D">
        <w:rPr>
          <w:rFonts w:ascii="楷体" w:eastAsia="楷体" w:hAnsi="楷体" w:hint="eastAsia"/>
          <w:color w:val="000000"/>
          <w:kern w:val="0"/>
          <w:sz w:val="28"/>
          <w:szCs w:val="28"/>
        </w:rPr>
        <w:t>乙方：</w:t>
      </w:r>
      <w:r w:rsidRPr="0088462D">
        <w:rPr>
          <w:rFonts w:ascii="楷体" w:eastAsia="楷体" w:hAnsi="楷体" w:hint="eastAsia"/>
          <w:color w:val="000000"/>
          <w:kern w:val="0"/>
          <w:sz w:val="28"/>
          <w:szCs w:val="28"/>
          <w:u w:val="single"/>
        </w:rPr>
        <w:t xml:space="preserve">                          </w:t>
      </w:r>
      <w:r w:rsidRPr="0088462D">
        <w:rPr>
          <w:rFonts w:ascii="楷体" w:eastAsia="楷体" w:hAnsi="楷体" w:hint="eastAsia"/>
          <w:color w:val="000000"/>
          <w:kern w:val="0"/>
          <w:sz w:val="28"/>
          <w:szCs w:val="28"/>
        </w:rPr>
        <w:t>（以下简称乙方）</w:t>
      </w:r>
    </w:p>
    <w:p w:rsidR="005B2E6C" w:rsidRPr="0088462D" w:rsidRDefault="005B2E6C">
      <w:pPr>
        <w:spacing w:line="360" w:lineRule="auto"/>
        <w:ind w:firstLineChars="200" w:firstLine="560"/>
        <w:rPr>
          <w:rFonts w:ascii="楷体" w:eastAsia="楷体" w:hAnsi="楷体" w:hint="eastAsia"/>
          <w:color w:val="000000"/>
          <w:kern w:val="0"/>
          <w:sz w:val="28"/>
          <w:szCs w:val="28"/>
        </w:rPr>
      </w:pPr>
      <w:r w:rsidRPr="0088462D">
        <w:rPr>
          <w:rFonts w:ascii="楷体" w:eastAsia="楷体" w:hAnsi="楷体" w:hint="eastAsia"/>
          <w:color w:val="000000"/>
          <w:kern w:val="0"/>
          <w:sz w:val="28"/>
          <w:szCs w:val="28"/>
        </w:rPr>
        <w:t>甲、乙双方经过友好平等协商，</w:t>
      </w:r>
      <w:r w:rsidRPr="0088462D">
        <w:rPr>
          <w:rFonts w:ascii="楷体" w:eastAsia="楷体" w:hAnsi="楷体" w:cs="宋体"/>
          <w:color w:val="000000"/>
          <w:kern w:val="0"/>
          <w:sz w:val="28"/>
          <w:szCs w:val="28"/>
        </w:rPr>
        <w:t>在严守信誉和商业道德的基础上，依据《中华人民共和国合同法》及有关法律，</w:t>
      </w:r>
      <w:r w:rsidRPr="0088462D">
        <w:rPr>
          <w:rFonts w:ascii="楷体" w:eastAsia="楷体" w:hAnsi="楷体" w:hint="eastAsia"/>
          <w:color w:val="000000"/>
          <w:kern w:val="0"/>
          <w:sz w:val="28"/>
          <w:szCs w:val="28"/>
        </w:rPr>
        <w:t>本着相互信任，互惠互利的原则，共同发展</w:t>
      </w:r>
      <w:r w:rsidRPr="0088462D">
        <w:rPr>
          <w:rFonts w:ascii="楷体" w:eastAsia="楷体" w:hAnsi="楷体" w:hint="eastAsia"/>
          <w:color w:val="000000"/>
          <w:sz w:val="28"/>
          <w:szCs w:val="28"/>
        </w:rPr>
        <w:t>“佳德”</w:t>
      </w:r>
      <w:r w:rsidRPr="0088462D">
        <w:rPr>
          <w:rFonts w:ascii="楷体" w:eastAsia="楷体" w:hAnsi="楷体" w:hint="eastAsia"/>
          <w:color w:val="000000"/>
          <w:kern w:val="0"/>
          <w:sz w:val="28"/>
          <w:szCs w:val="28"/>
        </w:rPr>
        <w:t>品牌系列厨卫产品，就乙方经销甲方</w:t>
      </w:r>
      <w:r w:rsidRPr="0088462D">
        <w:rPr>
          <w:rFonts w:ascii="楷体" w:eastAsia="楷体" w:hAnsi="楷体" w:hint="eastAsia"/>
          <w:color w:val="000000"/>
          <w:sz w:val="28"/>
          <w:szCs w:val="28"/>
        </w:rPr>
        <w:t>“佳德”</w:t>
      </w:r>
      <w:r w:rsidRPr="0088462D">
        <w:rPr>
          <w:rFonts w:ascii="楷体" w:eastAsia="楷体" w:hAnsi="楷体" w:hint="eastAsia"/>
          <w:color w:val="000000"/>
          <w:kern w:val="0"/>
          <w:sz w:val="28"/>
          <w:szCs w:val="28"/>
        </w:rPr>
        <w:t xml:space="preserve">品牌系列产品达成以下协议. </w:t>
      </w:r>
    </w:p>
    <w:p w:rsidR="005B2E6C" w:rsidRPr="0088462D" w:rsidRDefault="005B2E6C">
      <w:pPr>
        <w:spacing w:line="360" w:lineRule="auto"/>
        <w:ind w:firstLineChars="195" w:firstLine="546"/>
        <w:rPr>
          <w:rFonts w:ascii="楷体" w:eastAsia="楷体" w:hAnsi="楷体" w:hint="eastAsia"/>
          <w:color w:val="000000"/>
          <w:kern w:val="0"/>
          <w:sz w:val="28"/>
          <w:szCs w:val="28"/>
        </w:rPr>
      </w:pPr>
      <w:r w:rsidRPr="0088462D">
        <w:rPr>
          <w:rFonts w:ascii="楷体" w:eastAsia="楷体" w:hAnsi="楷体" w:hint="eastAsia"/>
          <w:color w:val="000000"/>
          <w:kern w:val="0"/>
          <w:sz w:val="28"/>
          <w:szCs w:val="28"/>
        </w:rPr>
        <w:t>1、甲方授权乙方在</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市</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区</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县</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开设</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（专卖店、专柜或专区等）</w:t>
      </w:r>
      <w:r w:rsidRPr="0088462D">
        <w:rPr>
          <w:rFonts w:ascii="楷体" w:eastAsia="楷体" w:hAnsi="楷体" w:hint="eastAsia"/>
          <w:color w:val="000000"/>
          <w:kern w:val="0"/>
          <w:sz w:val="28"/>
          <w:szCs w:val="28"/>
        </w:rPr>
        <w:t>销售甲方的</w:t>
      </w:r>
      <w:r w:rsidRPr="0088462D">
        <w:rPr>
          <w:rFonts w:ascii="楷体" w:eastAsia="楷体" w:hAnsi="楷体" w:hint="eastAsia"/>
          <w:color w:val="000000"/>
          <w:sz w:val="28"/>
          <w:szCs w:val="28"/>
        </w:rPr>
        <w:t>“佳德”</w:t>
      </w:r>
      <w:r w:rsidRPr="0088462D">
        <w:rPr>
          <w:rFonts w:ascii="楷体" w:eastAsia="楷体" w:hAnsi="楷体" w:hint="eastAsia"/>
          <w:color w:val="000000"/>
          <w:kern w:val="0"/>
          <w:sz w:val="28"/>
          <w:szCs w:val="28"/>
        </w:rPr>
        <w:t>品牌系列产品。</w:t>
      </w:r>
    </w:p>
    <w:p w:rsidR="005B2E6C" w:rsidRPr="0088462D" w:rsidRDefault="005B2E6C">
      <w:pPr>
        <w:spacing w:line="360" w:lineRule="auto"/>
        <w:ind w:firstLineChars="195" w:firstLine="546"/>
        <w:rPr>
          <w:rFonts w:ascii="楷体" w:eastAsia="楷体" w:hAnsi="楷体"/>
          <w:color w:val="000000"/>
          <w:sz w:val="28"/>
          <w:szCs w:val="28"/>
        </w:rPr>
      </w:pPr>
      <w:r w:rsidRPr="0088462D">
        <w:rPr>
          <w:rFonts w:ascii="楷体" w:eastAsia="楷体" w:hAnsi="楷体" w:hint="eastAsia"/>
          <w:color w:val="000000"/>
          <w:sz w:val="28"/>
          <w:szCs w:val="28"/>
        </w:rPr>
        <w:t xml:space="preserve">2、本协议有效期 </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年，自</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年</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月</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日至</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年</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月</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日止。至本协议期限届满前三个月，甲、乙双方共同协商是否终止合作，若继续合作，另行签订协议书，协议内容依照当时协商确定；若终止合作，本协议到期将自动失效。</w:t>
      </w:r>
    </w:p>
    <w:p w:rsidR="005B2E6C" w:rsidRPr="0088462D" w:rsidRDefault="005B2E6C">
      <w:pPr>
        <w:adjustRightInd w:val="0"/>
        <w:spacing w:beforeLines="20" w:before="48" w:line="360" w:lineRule="auto"/>
        <w:ind w:firstLineChars="200" w:firstLine="560"/>
        <w:rPr>
          <w:rFonts w:ascii="楷体" w:eastAsia="楷体" w:hAnsi="楷体" w:cs="Arial" w:hint="eastAsia"/>
          <w:color w:val="000000"/>
          <w:sz w:val="28"/>
          <w:szCs w:val="28"/>
        </w:rPr>
      </w:pPr>
      <w:r w:rsidRPr="0088462D">
        <w:rPr>
          <w:rFonts w:ascii="楷体" w:eastAsia="楷体" w:hAnsi="楷体" w:hint="eastAsia"/>
          <w:color w:val="000000"/>
          <w:sz w:val="28"/>
          <w:szCs w:val="28"/>
        </w:rPr>
        <w:t>3、</w:t>
      </w:r>
      <w:r w:rsidRPr="0088462D">
        <w:rPr>
          <w:rFonts w:ascii="楷体" w:eastAsia="楷体" w:hAnsi="楷体"/>
          <w:color w:val="000000"/>
          <w:sz w:val="28"/>
          <w:szCs w:val="28"/>
        </w:rPr>
        <w:t>乙</w:t>
      </w:r>
      <w:r w:rsidRPr="0088462D">
        <w:rPr>
          <w:rFonts w:ascii="楷体" w:eastAsia="楷体" w:hAnsi="楷体" w:cs="Arial"/>
          <w:color w:val="000000"/>
          <w:sz w:val="28"/>
          <w:szCs w:val="28"/>
        </w:rPr>
        <w:t>方</w:t>
      </w:r>
      <w:r w:rsidRPr="0088462D">
        <w:rPr>
          <w:rFonts w:ascii="楷体" w:eastAsia="楷体" w:hAnsi="楷体" w:cs="Arial" w:hint="eastAsia"/>
          <w:color w:val="000000"/>
          <w:sz w:val="28"/>
          <w:szCs w:val="28"/>
        </w:rPr>
        <w:t>每次</w:t>
      </w:r>
      <w:r w:rsidRPr="0088462D">
        <w:rPr>
          <w:rFonts w:ascii="楷体" w:eastAsia="楷体" w:hAnsi="楷体" w:cs="Arial"/>
          <w:color w:val="000000"/>
          <w:sz w:val="28"/>
          <w:szCs w:val="28"/>
        </w:rPr>
        <w:t>应在</w:t>
      </w:r>
      <w:r w:rsidRPr="0088462D">
        <w:rPr>
          <w:rFonts w:ascii="楷体" w:eastAsia="楷体" w:hAnsi="楷体" w:cs="Arial" w:hint="eastAsia"/>
          <w:color w:val="000000"/>
          <w:sz w:val="28"/>
          <w:szCs w:val="28"/>
        </w:rPr>
        <w:t>订单</w:t>
      </w:r>
      <w:r w:rsidRPr="0088462D">
        <w:rPr>
          <w:rFonts w:ascii="楷体" w:eastAsia="楷体" w:hAnsi="楷体" w:cs="Arial"/>
          <w:color w:val="000000"/>
          <w:sz w:val="28"/>
          <w:szCs w:val="28"/>
        </w:rPr>
        <w:t>确认后的</w:t>
      </w:r>
      <w:r w:rsidRPr="0088462D">
        <w:rPr>
          <w:rFonts w:ascii="楷体" w:eastAsia="楷体" w:hAnsi="楷体" w:cs="Arial" w:hint="eastAsia"/>
          <w:color w:val="000000"/>
          <w:sz w:val="28"/>
          <w:szCs w:val="28"/>
          <w:u w:val="single"/>
        </w:rPr>
        <w:t xml:space="preserve">    </w:t>
      </w:r>
      <w:r w:rsidRPr="0088462D">
        <w:rPr>
          <w:rFonts w:ascii="楷体" w:eastAsia="楷体" w:hAnsi="楷体" w:cs="Arial"/>
          <w:color w:val="000000"/>
          <w:sz w:val="28"/>
          <w:szCs w:val="28"/>
        </w:rPr>
        <w:t>天内</w:t>
      </w:r>
      <w:r w:rsidRPr="0088462D">
        <w:rPr>
          <w:rFonts w:ascii="楷体" w:eastAsia="楷体" w:hAnsi="楷体" w:cs="Arial" w:hint="eastAsia"/>
          <w:color w:val="000000"/>
          <w:sz w:val="28"/>
          <w:szCs w:val="28"/>
        </w:rPr>
        <w:t>，</w:t>
      </w:r>
      <w:r w:rsidRPr="0088462D">
        <w:rPr>
          <w:rFonts w:ascii="楷体" w:eastAsia="楷体" w:hAnsi="楷体" w:cs="宋体"/>
          <w:color w:val="000000"/>
          <w:kern w:val="0"/>
          <w:sz w:val="28"/>
          <w:szCs w:val="28"/>
        </w:rPr>
        <w:t>以现金</w:t>
      </w:r>
      <w:r w:rsidRPr="0088462D">
        <w:rPr>
          <w:rFonts w:ascii="楷体" w:eastAsia="楷体" w:hAnsi="楷体" w:cs="宋体" w:hint="eastAsia"/>
          <w:color w:val="000000"/>
          <w:kern w:val="0"/>
          <w:sz w:val="28"/>
          <w:szCs w:val="28"/>
        </w:rPr>
        <w:t>或转账</w:t>
      </w:r>
      <w:r w:rsidRPr="0088462D">
        <w:rPr>
          <w:rFonts w:ascii="楷体" w:eastAsia="楷体" w:hAnsi="楷体" w:cs="宋体"/>
          <w:color w:val="000000"/>
          <w:kern w:val="0"/>
          <w:sz w:val="28"/>
          <w:szCs w:val="28"/>
        </w:rPr>
        <w:t>等方式</w:t>
      </w:r>
      <w:r w:rsidRPr="0088462D">
        <w:rPr>
          <w:rFonts w:ascii="楷体" w:eastAsia="楷体" w:hAnsi="楷体" w:cs="宋体" w:hint="eastAsia"/>
          <w:color w:val="000000"/>
          <w:kern w:val="0"/>
          <w:sz w:val="28"/>
          <w:szCs w:val="28"/>
        </w:rPr>
        <w:t>全额</w:t>
      </w:r>
      <w:r w:rsidRPr="0088462D">
        <w:rPr>
          <w:rFonts w:ascii="楷体" w:eastAsia="楷体" w:hAnsi="楷体" w:cs="宋体"/>
          <w:color w:val="000000"/>
          <w:kern w:val="0"/>
          <w:sz w:val="28"/>
          <w:szCs w:val="28"/>
        </w:rPr>
        <w:t>支付货款，经甲方确认无误后</w:t>
      </w:r>
      <w:r w:rsidRPr="0088462D">
        <w:rPr>
          <w:rFonts w:ascii="楷体" w:eastAsia="楷体" w:hAnsi="楷体" w:cs="Arial"/>
          <w:color w:val="000000"/>
          <w:sz w:val="28"/>
          <w:szCs w:val="28"/>
        </w:rPr>
        <w:t>安排</w:t>
      </w:r>
      <w:r w:rsidRPr="0088462D">
        <w:rPr>
          <w:rFonts w:ascii="楷体" w:eastAsia="楷体" w:hAnsi="楷体" w:cs="宋体"/>
          <w:color w:val="000000"/>
          <w:kern w:val="0"/>
          <w:sz w:val="28"/>
          <w:szCs w:val="28"/>
        </w:rPr>
        <w:t>发货</w:t>
      </w:r>
      <w:r w:rsidRPr="0088462D">
        <w:rPr>
          <w:rFonts w:ascii="楷体" w:eastAsia="楷体" w:hAnsi="楷体" w:cs="宋体" w:hint="eastAsia"/>
          <w:color w:val="000000"/>
          <w:kern w:val="0"/>
          <w:sz w:val="28"/>
          <w:szCs w:val="28"/>
        </w:rPr>
        <w:t>。</w:t>
      </w:r>
      <w:r w:rsidRPr="0088462D">
        <w:rPr>
          <w:rFonts w:ascii="楷体" w:eastAsia="楷体" w:hAnsi="楷体" w:cs="Arial"/>
          <w:color w:val="000000"/>
          <w:sz w:val="28"/>
          <w:szCs w:val="28"/>
        </w:rPr>
        <w:t>如乙方不按本付款条件支付</w:t>
      </w:r>
      <w:r w:rsidRPr="0088462D">
        <w:rPr>
          <w:rFonts w:ascii="楷体" w:eastAsia="楷体" w:hAnsi="楷体" w:cs="Arial" w:hint="eastAsia"/>
          <w:color w:val="000000"/>
          <w:sz w:val="28"/>
          <w:szCs w:val="28"/>
        </w:rPr>
        <w:t>货款</w:t>
      </w:r>
      <w:r w:rsidRPr="0088462D">
        <w:rPr>
          <w:rFonts w:ascii="楷体" w:eastAsia="楷体" w:hAnsi="楷体" w:cs="Arial"/>
          <w:color w:val="000000"/>
          <w:sz w:val="28"/>
          <w:szCs w:val="28"/>
        </w:rPr>
        <w:t>，甲方有权把约定的发货期顺延。</w:t>
      </w:r>
    </w:p>
    <w:p w:rsidR="005B2E6C" w:rsidRPr="0088462D" w:rsidRDefault="005B2E6C">
      <w:pPr>
        <w:snapToGrid w:val="0"/>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4、乙方应按照甲方在本协议附件1《价格表》中所示价格销售“佳德”品牌系列产品，不得随意调价扰乱市场价格秩序。</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5、乙方</w:t>
      </w:r>
      <w:r w:rsidRPr="0088462D">
        <w:rPr>
          <w:rFonts w:ascii="楷体" w:eastAsia="楷体" w:hAnsi="楷体"/>
          <w:color w:val="000000"/>
          <w:sz w:val="28"/>
          <w:szCs w:val="28"/>
        </w:rPr>
        <w:t>如需进行促销等活动，需临时变动价格时，必须在变动价格前以书面报告形式向</w:t>
      </w:r>
      <w:r w:rsidRPr="0088462D">
        <w:rPr>
          <w:rFonts w:ascii="楷体" w:eastAsia="楷体" w:hAnsi="楷体" w:hint="eastAsia"/>
          <w:color w:val="000000"/>
          <w:sz w:val="28"/>
          <w:szCs w:val="28"/>
        </w:rPr>
        <w:t>甲方</w:t>
      </w:r>
      <w:r w:rsidRPr="0088462D">
        <w:rPr>
          <w:rFonts w:ascii="楷体" w:eastAsia="楷体" w:hAnsi="楷体"/>
          <w:color w:val="000000"/>
          <w:sz w:val="28"/>
          <w:szCs w:val="28"/>
        </w:rPr>
        <w:t>申请，并得到</w:t>
      </w:r>
      <w:r w:rsidRPr="0088462D">
        <w:rPr>
          <w:rFonts w:ascii="楷体" w:eastAsia="楷体" w:hAnsi="楷体" w:hint="eastAsia"/>
          <w:color w:val="000000"/>
          <w:sz w:val="28"/>
          <w:szCs w:val="28"/>
        </w:rPr>
        <w:t>甲方</w:t>
      </w:r>
      <w:r w:rsidRPr="0088462D">
        <w:rPr>
          <w:rFonts w:ascii="楷体" w:eastAsia="楷体" w:hAnsi="楷体"/>
          <w:color w:val="000000"/>
          <w:sz w:val="28"/>
          <w:szCs w:val="28"/>
        </w:rPr>
        <w:t>书面同意方可调整价格</w:t>
      </w:r>
      <w:r w:rsidRPr="0088462D">
        <w:rPr>
          <w:rFonts w:ascii="楷体" w:eastAsia="楷体" w:hAnsi="楷体" w:hint="eastAsia"/>
          <w:color w:val="000000"/>
          <w:sz w:val="28"/>
          <w:szCs w:val="28"/>
        </w:rPr>
        <w:t>。</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6、</w:t>
      </w:r>
      <w:r w:rsidRPr="0088462D">
        <w:rPr>
          <w:rFonts w:ascii="楷体" w:eastAsia="楷体" w:hAnsi="楷体"/>
          <w:color w:val="000000"/>
          <w:sz w:val="28"/>
          <w:szCs w:val="28"/>
        </w:rPr>
        <w:t>甲方提供乙方高质量的</w:t>
      </w:r>
      <w:r w:rsidRPr="0088462D">
        <w:rPr>
          <w:rFonts w:ascii="楷体" w:eastAsia="楷体" w:hAnsi="楷体" w:hint="eastAsia"/>
          <w:color w:val="000000"/>
          <w:sz w:val="28"/>
          <w:szCs w:val="28"/>
        </w:rPr>
        <w:t>“佳德”</w:t>
      </w:r>
      <w:r w:rsidRPr="0088462D">
        <w:rPr>
          <w:rFonts w:ascii="楷体" w:eastAsia="楷体" w:hAnsi="楷体"/>
          <w:color w:val="000000"/>
          <w:sz w:val="28"/>
          <w:szCs w:val="28"/>
        </w:rPr>
        <w:t xml:space="preserve">品牌系列产品。 </w:t>
      </w:r>
      <w:r w:rsidRPr="0088462D">
        <w:rPr>
          <w:rFonts w:ascii="楷体" w:eastAsia="楷体" w:hAnsi="楷体" w:hint="eastAsia"/>
          <w:color w:val="000000"/>
          <w:sz w:val="28"/>
          <w:szCs w:val="28"/>
        </w:rPr>
        <w:t>在本协议有效期间，甲方及时向乙方提供最新的公开市场资料，</w:t>
      </w:r>
      <w:r w:rsidRPr="0088462D">
        <w:rPr>
          <w:rFonts w:ascii="楷体" w:eastAsia="楷体" w:hAnsi="楷体"/>
          <w:color w:val="000000"/>
          <w:sz w:val="28"/>
          <w:szCs w:val="28"/>
        </w:rPr>
        <w:t>对乙方开展的市场推广活动予以支持，并对乙方市场推广活动的具体实施保留监督权。</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7、依据业务推广计划和地方运作需要，甲方可以向乙方提供必要的产品、技术培训，帮助乙方迅速掌握产品性能和销售技巧，使乙方的销售工作</w:t>
      </w:r>
      <w:r w:rsidRPr="0088462D">
        <w:rPr>
          <w:rFonts w:ascii="楷体" w:eastAsia="楷体" w:hAnsi="楷体" w:hint="eastAsia"/>
          <w:color w:val="000000"/>
          <w:sz w:val="28"/>
          <w:szCs w:val="28"/>
        </w:rPr>
        <w:lastRenderedPageBreak/>
        <w:t>迅速展开。</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8、</w:t>
      </w:r>
      <w:r w:rsidRPr="0088462D">
        <w:rPr>
          <w:rFonts w:ascii="楷体" w:eastAsia="楷体" w:hAnsi="楷体"/>
          <w:color w:val="000000"/>
          <w:sz w:val="28"/>
          <w:szCs w:val="28"/>
        </w:rPr>
        <w:t>甲方根据市场情况定期或不定期举办</w:t>
      </w:r>
      <w:r w:rsidRPr="0088462D">
        <w:rPr>
          <w:rFonts w:ascii="楷体" w:eastAsia="楷体" w:hAnsi="楷体" w:hint="eastAsia"/>
          <w:color w:val="000000"/>
          <w:sz w:val="28"/>
          <w:szCs w:val="28"/>
        </w:rPr>
        <w:t>经销</w:t>
      </w:r>
      <w:r w:rsidRPr="0088462D">
        <w:rPr>
          <w:rFonts w:ascii="楷体" w:eastAsia="楷体" w:hAnsi="楷体"/>
          <w:color w:val="000000"/>
          <w:sz w:val="28"/>
          <w:szCs w:val="28"/>
        </w:rPr>
        <w:t>商研讨会</w:t>
      </w:r>
      <w:r w:rsidRPr="0088462D">
        <w:rPr>
          <w:rFonts w:ascii="楷体" w:eastAsia="楷体" w:hAnsi="楷体" w:hint="eastAsia"/>
          <w:color w:val="000000"/>
          <w:sz w:val="28"/>
          <w:szCs w:val="28"/>
        </w:rPr>
        <w:t>等活动；</w:t>
      </w:r>
      <w:r w:rsidRPr="0088462D">
        <w:rPr>
          <w:rFonts w:ascii="楷体" w:eastAsia="楷体" w:hAnsi="楷体" w:cs="宋体" w:hint="eastAsia"/>
          <w:color w:val="000000"/>
          <w:kern w:val="0"/>
          <w:sz w:val="28"/>
          <w:szCs w:val="28"/>
        </w:rPr>
        <w:t>定期</w:t>
      </w:r>
      <w:r w:rsidRPr="0088462D">
        <w:rPr>
          <w:rFonts w:ascii="楷体" w:eastAsia="楷体" w:hAnsi="楷体" w:cs="宋体"/>
          <w:color w:val="000000"/>
          <w:kern w:val="0"/>
          <w:sz w:val="28"/>
          <w:szCs w:val="28"/>
        </w:rPr>
        <w:t>为乙方提供相关产品</w:t>
      </w:r>
      <w:r w:rsidRPr="0088462D">
        <w:rPr>
          <w:rFonts w:ascii="楷体" w:eastAsia="楷体" w:hAnsi="楷体" w:cs="宋体" w:hint="eastAsia"/>
          <w:color w:val="000000"/>
          <w:kern w:val="0"/>
          <w:sz w:val="28"/>
          <w:szCs w:val="28"/>
        </w:rPr>
        <w:t>宣传</w:t>
      </w:r>
      <w:r w:rsidRPr="0088462D">
        <w:rPr>
          <w:rFonts w:ascii="楷体" w:eastAsia="楷体" w:hAnsi="楷体" w:cs="宋体"/>
          <w:color w:val="000000"/>
          <w:kern w:val="0"/>
          <w:sz w:val="28"/>
          <w:szCs w:val="28"/>
        </w:rPr>
        <w:t>资料及样品</w:t>
      </w:r>
      <w:r w:rsidRPr="0088462D">
        <w:rPr>
          <w:rFonts w:ascii="楷体" w:eastAsia="楷体" w:hAnsi="楷体" w:cs="宋体" w:hint="eastAsia"/>
          <w:color w:val="000000"/>
          <w:kern w:val="0"/>
          <w:sz w:val="28"/>
          <w:szCs w:val="28"/>
        </w:rPr>
        <w:t>。</w:t>
      </w:r>
    </w:p>
    <w:p w:rsidR="005B2E6C" w:rsidRPr="0088462D" w:rsidRDefault="005B2E6C">
      <w:pPr>
        <w:widowControl/>
        <w:spacing w:line="360" w:lineRule="auto"/>
        <w:ind w:firstLineChars="200" w:firstLine="560"/>
        <w:jc w:val="left"/>
        <w:rPr>
          <w:rFonts w:ascii="楷体" w:eastAsia="楷体" w:hAnsi="楷体" w:cs="宋体"/>
          <w:color w:val="000000"/>
          <w:kern w:val="0"/>
          <w:sz w:val="28"/>
          <w:szCs w:val="28"/>
        </w:rPr>
      </w:pPr>
      <w:r w:rsidRPr="0088462D">
        <w:rPr>
          <w:rFonts w:ascii="楷体" w:eastAsia="楷体" w:hAnsi="楷体" w:hint="eastAsia"/>
          <w:color w:val="000000"/>
          <w:sz w:val="28"/>
          <w:szCs w:val="28"/>
        </w:rPr>
        <w:t>9、甲方有权对经销商政策进行调整，</w:t>
      </w:r>
      <w:r w:rsidRPr="0088462D">
        <w:rPr>
          <w:rFonts w:ascii="楷体" w:eastAsia="楷体" w:hAnsi="楷体" w:hint="eastAsia"/>
          <w:bCs/>
          <w:color w:val="000000"/>
          <w:sz w:val="28"/>
          <w:szCs w:val="28"/>
        </w:rPr>
        <w:t>有权对</w:t>
      </w:r>
      <w:r w:rsidRPr="0088462D">
        <w:rPr>
          <w:rFonts w:ascii="楷体" w:eastAsia="楷体" w:hAnsi="楷体" w:hint="eastAsia"/>
          <w:sz w:val="28"/>
          <w:szCs w:val="28"/>
        </w:rPr>
        <w:t>“佳德”</w:t>
      </w:r>
      <w:r w:rsidRPr="0088462D">
        <w:rPr>
          <w:rFonts w:ascii="楷体" w:eastAsia="楷体" w:hAnsi="楷体"/>
          <w:color w:val="000000"/>
          <w:sz w:val="28"/>
          <w:szCs w:val="28"/>
        </w:rPr>
        <w:t>品牌系列产品</w:t>
      </w:r>
      <w:r w:rsidRPr="0088462D">
        <w:rPr>
          <w:rFonts w:ascii="楷体" w:eastAsia="楷体" w:hAnsi="楷体" w:hint="eastAsia"/>
          <w:bCs/>
          <w:color w:val="000000"/>
          <w:sz w:val="28"/>
          <w:szCs w:val="28"/>
        </w:rPr>
        <w:t>的产品类别、内容和相应价格进行调整，</w:t>
      </w:r>
      <w:r w:rsidRPr="0088462D">
        <w:rPr>
          <w:rFonts w:ascii="楷体" w:eastAsia="楷体" w:hAnsi="楷体" w:hint="eastAsia"/>
          <w:color w:val="000000"/>
          <w:sz w:val="28"/>
          <w:szCs w:val="28"/>
        </w:rPr>
        <w:t>甲方进行这类调整时，须提前</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天告知乙方。但遇特殊、紧急情况时，甲方可立即调整，而无须提前告知乙方。</w:t>
      </w:r>
      <w:r w:rsidRPr="0088462D">
        <w:rPr>
          <w:rFonts w:ascii="楷体" w:eastAsia="楷体" w:hAnsi="楷体" w:cs="Arial"/>
          <w:color w:val="000000"/>
          <w:sz w:val="28"/>
          <w:szCs w:val="28"/>
        </w:rPr>
        <w:t>对于在价格调整前已确认的销售定单，其单价将</w:t>
      </w:r>
      <w:r w:rsidRPr="0088462D">
        <w:rPr>
          <w:rFonts w:ascii="楷体" w:eastAsia="楷体" w:hAnsi="楷体" w:cs="Arial" w:hint="eastAsia"/>
          <w:color w:val="000000"/>
          <w:sz w:val="28"/>
          <w:szCs w:val="28"/>
        </w:rPr>
        <w:t>不予</w:t>
      </w:r>
      <w:r w:rsidRPr="0088462D">
        <w:rPr>
          <w:rFonts w:ascii="楷体" w:eastAsia="楷体" w:hAnsi="楷体" w:cs="Arial"/>
          <w:color w:val="000000"/>
          <w:sz w:val="28"/>
          <w:szCs w:val="28"/>
        </w:rPr>
        <w:t>调整。</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9、甲方产品价格有变动时应向乙方提供最新产品报价单。</w:t>
      </w:r>
    </w:p>
    <w:p w:rsidR="005B2E6C" w:rsidRPr="0088462D" w:rsidRDefault="005B2E6C">
      <w:pPr>
        <w:widowControl/>
        <w:spacing w:line="360" w:lineRule="auto"/>
        <w:ind w:firstLineChars="200" w:firstLine="560"/>
        <w:jc w:val="left"/>
        <w:rPr>
          <w:rFonts w:ascii="楷体" w:eastAsia="楷体" w:hAnsi="楷体" w:hint="eastAsia"/>
          <w:b/>
          <w:color w:val="000000"/>
          <w:sz w:val="28"/>
          <w:szCs w:val="28"/>
        </w:rPr>
      </w:pPr>
      <w:r w:rsidRPr="0088462D">
        <w:rPr>
          <w:rFonts w:ascii="楷体" w:eastAsia="楷体" w:hAnsi="楷体" w:hint="eastAsia"/>
          <w:color w:val="000000"/>
          <w:sz w:val="28"/>
          <w:szCs w:val="28"/>
        </w:rPr>
        <w:t>10、乙方在与甲方合作过程中存在商业不道德行为，违反甲方的信誉和宗旨的，或者乙方的行为给客户和（或）甲方造成严重损害的，甲方有权终止本协议，并追究其法律责任。</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11、 乙方有权要求甲方给予必要的技术培训；</w:t>
      </w:r>
      <w:r w:rsidRPr="0088462D">
        <w:rPr>
          <w:rFonts w:ascii="楷体" w:eastAsia="楷体" w:hAnsi="楷体"/>
          <w:color w:val="000000"/>
          <w:sz w:val="28"/>
          <w:szCs w:val="28"/>
        </w:rPr>
        <w:t>定期参加甲方的市场活动、促销活动和相关培训。</w:t>
      </w:r>
    </w:p>
    <w:p w:rsidR="005B2E6C" w:rsidRPr="0088462D" w:rsidRDefault="005B2E6C">
      <w:pPr>
        <w:widowControl/>
        <w:spacing w:line="360" w:lineRule="auto"/>
        <w:ind w:firstLineChars="200" w:firstLine="560"/>
        <w:jc w:val="left"/>
        <w:rPr>
          <w:rFonts w:ascii="楷体" w:eastAsia="楷体" w:hAnsi="楷体" w:cs="Arial" w:hint="eastAsia"/>
          <w:color w:val="000000"/>
          <w:sz w:val="28"/>
          <w:szCs w:val="28"/>
        </w:rPr>
      </w:pPr>
      <w:r w:rsidRPr="0088462D">
        <w:rPr>
          <w:rFonts w:ascii="楷体" w:eastAsia="楷体" w:hAnsi="楷体" w:cs="Arial" w:hint="eastAsia"/>
          <w:color w:val="000000"/>
          <w:sz w:val="28"/>
          <w:szCs w:val="28"/>
        </w:rPr>
        <w:t>12、</w:t>
      </w:r>
      <w:r w:rsidRPr="0088462D">
        <w:rPr>
          <w:rFonts w:ascii="楷体" w:eastAsia="楷体" w:hAnsi="楷体" w:cs="Arial"/>
          <w:color w:val="000000"/>
          <w:sz w:val="28"/>
          <w:szCs w:val="28"/>
        </w:rPr>
        <w:t>乙方应按照甲方拟订的价格规定销售产品，</w:t>
      </w:r>
      <w:r w:rsidRPr="0088462D">
        <w:rPr>
          <w:rFonts w:ascii="楷体" w:eastAsia="楷体" w:hAnsi="楷体"/>
          <w:color w:val="000000"/>
          <w:sz w:val="28"/>
          <w:szCs w:val="28"/>
        </w:rPr>
        <w:t>不得以任何形式破坏甲方的价格政策，</w:t>
      </w:r>
      <w:r w:rsidRPr="0088462D">
        <w:rPr>
          <w:rFonts w:ascii="楷体" w:eastAsia="楷体" w:hAnsi="楷体" w:cs="Arial"/>
          <w:color w:val="000000"/>
          <w:sz w:val="28"/>
          <w:szCs w:val="28"/>
        </w:rPr>
        <w:t>不可以低价倾销</w:t>
      </w:r>
      <w:r w:rsidRPr="0088462D">
        <w:rPr>
          <w:rFonts w:ascii="楷体" w:eastAsia="楷体" w:hAnsi="楷体" w:cs="Arial" w:hint="eastAsia"/>
          <w:color w:val="000000"/>
          <w:sz w:val="28"/>
          <w:szCs w:val="28"/>
        </w:rPr>
        <w:t>。</w:t>
      </w:r>
    </w:p>
    <w:p w:rsidR="005B2E6C" w:rsidRPr="0088462D" w:rsidRDefault="005B2E6C">
      <w:pPr>
        <w:widowControl/>
        <w:spacing w:line="360" w:lineRule="auto"/>
        <w:ind w:firstLineChars="200" w:firstLine="560"/>
        <w:jc w:val="left"/>
        <w:rPr>
          <w:rFonts w:ascii="楷体" w:eastAsia="楷体" w:hAnsi="楷体" w:cs="Arial" w:hint="eastAsia"/>
          <w:color w:val="000000"/>
          <w:sz w:val="28"/>
          <w:szCs w:val="28"/>
        </w:rPr>
      </w:pPr>
      <w:r w:rsidRPr="0088462D">
        <w:rPr>
          <w:rFonts w:ascii="楷体" w:eastAsia="楷体" w:hAnsi="楷体" w:cs="Arial" w:hint="eastAsia"/>
          <w:color w:val="000000"/>
          <w:sz w:val="28"/>
          <w:szCs w:val="28"/>
        </w:rPr>
        <w:t>13、</w:t>
      </w:r>
      <w:r w:rsidRPr="0088462D">
        <w:rPr>
          <w:rFonts w:ascii="楷体" w:eastAsia="楷体" w:hAnsi="楷体" w:cs="宋体"/>
          <w:color w:val="000000"/>
          <w:kern w:val="0"/>
          <w:sz w:val="28"/>
          <w:szCs w:val="28"/>
        </w:rPr>
        <w:t>乙方不得与甲方的其他</w:t>
      </w:r>
      <w:r w:rsidRPr="0088462D">
        <w:rPr>
          <w:rFonts w:ascii="楷体" w:eastAsia="楷体" w:hAnsi="楷体" w:cs="宋体" w:hint="eastAsia"/>
          <w:color w:val="000000"/>
          <w:kern w:val="0"/>
          <w:sz w:val="28"/>
          <w:szCs w:val="28"/>
        </w:rPr>
        <w:t>经销</w:t>
      </w:r>
      <w:r w:rsidRPr="0088462D">
        <w:rPr>
          <w:rFonts w:ascii="楷体" w:eastAsia="楷体" w:hAnsi="楷体" w:cs="宋体"/>
          <w:color w:val="000000"/>
          <w:kern w:val="0"/>
          <w:sz w:val="28"/>
          <w:szCs w:val="28"/>
        </w:rPr>
        <w:t>商之间进行恶性竞争或者其它不正当竞争。</w:t>
      </w:r>
      <w:r w:rsidRPr="0088462D">
        <w:rPr>
          <w:rFonts w:ascii="楷体" w:eastAsia="楷体" w:hAnsi="楷体" w:cs="宋体" w:hint="eastAsia"/>
          <w:color w:val="000000"/>
          <w:kern w:val="0"/>
          <w:sz w:val="28"/>
          <w:szCs w:val="28"/>
        </w:rPr>
        <w:t>更</w:t>
      </w:r>
      <w:r w:rsidRPr="0088462D">
        <w:rPr>
          <w:rFonts w:ascii="楷体" w:eastAsia="楷体" w:hAnsi="楷体" w:cs="Arial"/>
          <w:color w:val="000000"/>
          <w:sz w:val="28"/>
          <w:szCs w:val="28"/>
        </w:rPr>
        <w:t>不可蓄意诋毁其他</w:t>
      </w:r>
      <w:r w:rsidRPr="0088462D">
        <w:rPr>
          <w:rFonts w:ascii="楷体" w:eastAsia="楷体" w:hAnsi="楷体" w:cs="Arial" w:hint="eastAsia"/>
          <w:color w:val="000000"/>
          <w:sz w:val="28"/>
          <w:szCs w:val="28"/>
        </w:rPr>
        <w:t>经销</w:t>
      </w:r>
      <w:r w:rsidRPr="0088462D">
        <w:rPr>
          <w:rFonts w:ascii="楷体" w:eastAsia="楷体" w:hAnsi="楷体" w:cs="Arial"/>
          <w:color w:val="000000"/>
          <w:sz w:val="28"/>
          <w:szCs w:val="28"/>
        </w:rPr>
        <w:t>商的名声。如有关不当行为最终导致用户终止采购、取消合同或转用其他品牌产品时，甲方有权立即取消本协议。</w:t>
      </w:r>
    </w:p>
    <w:p w:rsidR="005B2E6C" w:rsidRPr="0088462D" w:rsidRDefault="005B2E6C">
      <w:pPr>
        <w:snapToGrid w:val="0"/>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14、在本协议有效期间和本协议延长期间和本协议终止或解除后，乙方承诺不向与甲方构成商业竞争关系的企业、商业机构或者其他组织提供有关甲方业务、技术等一切相关信息或资料，否则乙方应承担违约责任。</w:t>
      </w:r>
    </w:p>
    <w:p w:rsidR="005B2E6C" w:rsidRPr="0088462D" w:rsidRDefault="005B2E6C">
      <w:pPr>
        <w:widowControl/>
        <w:spacing w:line="360" w:lineRule="auto"/>
        <w:ind w:firstLineChars="200" w:firstLine="560"/>
        <w:jc w:val="left"/>
        <w:rPr>
          <w:rFonts w:ascii="楷体" w:eastAsia="楷体" w:hAnsi="楷体" w:cs="宋体"/>
          <w:color w:val="000000"/>
          <w:kern w:val="0"/>
          <w:sz w:val="28"/>
          <w:szCs w:val="28"/>
        </w:rPr>
      </w:pPr>
      <w:r w:rsidRPr="0088462D">
        <w:rPr>
          <w:rFonts w:ascii="楷体" w:eastAsia="楷体" w:hAnsi="楷体" w:cs="宋体" w:hint="eastAsia"/>
          <w:color w:val="000000"/>
          <w:kern w:val="0"/>
          <w:sz w:val="28"/>
          <w:szCs w:val="28"/>
        </w:rPr>
        <w:t>15、</w:t>
      </w:r>
      <w:r w:rsidRPr="0088462D">
        <w:rPr>
          <w:rFonts w:ascii="楷体" w:eastAsia="楷体" w:hAnsi="楷体" w:cs="宋体"/>
          <w:color w:val="000000"/>
          <w:kern w:val="0"/>
          <w:sz w:val="28"/>
          <w:szCs w:val="28"/>
        </w:rPr>
        <w:t>乙方不得自行仿制甲方产品或进购、销售该产品的假冒伪劣商品，一经发现将立即取消其</w:t>
      </w:r>
      <w:r w:rsidRPr="0088462D">
        <w:rPr>
          <w:rFonts w:ascii="楷体" w:eastAsia="楷体" w:hAnsi="楷体" w:cs="宋体" w:hint="eastAsia"/>
          <w:color w:val="000000"/>
          <w:kern w:val="0"/>
          <w:sz w:val="28"/>
          <w:szCs w:val="28"/>
        </w:rPr>
        <w:t>经销</w:t>
      </w:r>
      <w:r w:rsidRPr="0088462D">
        <w:rPr>
          <w:rFonts w:ascii="楷体" w:eastAsia="楷体" w:hAnsi="楷体" w:cs="宋体"/>
          <w:color w:val="000000"/>
          <w:kern w:val="0"/>
          <w:sz w:val="28"/>
          <w:szCs w:val="28"/>
        </w:rPr>
        <w:t>资格，同时追究乙方经济责任。</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16、乙方有权利就市场策略向甲方提出建议，在经营中，乙方应与甲方定期沟通，协商解决销售中的瓶颈问题。</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17、乙方在经销区域发现甲方的产品或其它权益受到不法侵犯，应及时</w:t>
      </w:r>
      <w:r w:rsidRPr="0088462D">
        <w:rPr>
          <w:rFonts w:ascii="楷体" w:eastAsia="楷体" w:hAnsi="楷体" w:hint="eastAsia"/>
          <w:color w:val="000000"/>
          <w:sz w:val="28"/>
          <w:szCs w:val="28"/>
        </w:rPr>
        <w:lastRenderedPageBreak/>
        <w:t>通知甲方。</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18、</w:t>
      </w:r>
      <w:r w:rsidRPr="0088462D">
        <w:rPr>
          <w:rFonts w:ascii="楷体" w:eastAsia="楷体" w:hAnsi="楷体"/>
          <w:color w:val="000000"/>
          <w:sz w:val="28"/>
          <w:szCs w:val="28"/>
        </w:rPr>
        <w:t>协议终止后，乙方无权继续使用甲方的任何资料包括商标、商号及其它相关标志，否则乙方应承担造成的相应后果。</w:t>
      </w:r>
    </w:p>
    <w:p w:rsidR="005B2E6C" w:rsidRPr="0088462D" w:rsidRDefault="005B2E6C">
      <w:pPr>
        <w:snapToGrid w:val="0"/>
        <w:spacing w:line="360" w:lineRule="auto"/>
        <w:ind w:firstLineChars="200" w:firstLine="560"/>
        <w:rPr>
          <w:rFonts w:ascii="楷体" w:eastAsia="楷体" w:hAnsi="楷体" w:cs="Arial" w:hint="eastAsia"/>
          <w:color w:val="000000"/>
          <w:sz w:val="28"/>
          <w:szCs w:val="28"/>
        </w:rPr>
      </w:pPr>
      <w:r w:rsidRPr="0088462D">
        <w:rPr>
          <w:rFonts w:ascii="楷体" w:eastAsia="楷体" w:hAnsi="楷体" w:cs="Arial" w:hint="eastAsia"/>
          <w:color w:val="000000"/>
          <w:sz w:val="28"/>
          <w:szCs w:val="28"/>
        </w:rPr>
        <w:t>19、</w:t>
      </w:r>
      <w:r w:rsidRPr="0088462D">
        <w:rPr>
          <w:rFonts w:ascii="楷体" w:eastAsia="楷体" w:hAnsi="楷体" w:cs="Arial"/>
          <w:color w:val="000000"/>
          <w:sz w:val="28"/>
          <w:szCs w:val="28"/>
        </w:rPr>
        <w:t>如果本协议终止，乙方应在终止之日起</w:t>
      </w:r>
      <w:r w:rsidRPr="0088462D">
        <w:rPr>
          <w:rFonts w:ascii="楷体" w:eastAsia="楷体" w:hAnsi="楷体" w:cs="Arial" w:hint="eastAsia"/>
          <w:color w:val="000000"/>
          <w:sz w:val="28"/>
          <w:szCs w:val="28"/>
          <w:u w:val="single"/>
        </w:rPr>
        <w:t xml:space="preserve">     </w:t>
      </w:r>
      <w:r w:rsidRPr="0088462D">
        <w:rPr>
          <w:rFonts w:ascii="楷体" w:eastAsia="楷体" w:hAnsi="楷体" w:cs="Arial"/>
          <w:color w:val="000000"/>
          <w:sz w:val="28"/>
          <w:szCs w:val="28"/>
        </w:rPr>
        <w:t>天内归还除了为销售现存甲方产品所需材料以外的全部商务文件、目录、广告材料、技术资料及样品等所有材料。</w:t>
      </w:r>
      <w:r w:rsidRPr="0088462D">
        <w:rPr>
          <w:rFonts w:ascii="楷体" w:eastAsia="楷体" w:hAnsi="楷体" w:cs="Arial" w:hint="eastAsia"/>
          <w:color w:val="000000"/>
          <w:sz w:val="28"/>
          <w:szCs w:val="28"/>
        </w:rPr>
        <w:t>同时</w:t>
      </w:r>
      <w:r w:rsidRPr="0088462D">
        <w:rPr>
          <w:rFonts w:ascii="楷体" w:eastAsia="楷体" w:hAnsi="楷体" w:cs="Arial"/>
          <w:color w:val="000000"/>
          <w:sz w:val="28"/>
          <w:szCs w:val="28"/>
        </w:rPr>
        <w:t>乙方应向甲方提供与甲方有关的客户详细名单及相应报告，以便保证向客户提供持续性的服务。如乙方违反上述约定，乙方将无条件保证赔偿由此给甲方造成的一切直接和间接损失。</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20、任何一方在本协议有效期内以及结束后</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年内，均不得向第三方泄露在签订和履行本协议过程中所获得的另一方的任何商业秘密。商业秘密包括本合作范围内的所有有形的或无形的、标明为秘密的商业计划、客户方资料、技术、产品和其他作为该方商业秘密的信息。</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21、</w:t>
      </w:r>
      <w:r w:rsidRPr="0088462D">
        <w:rPr>
          <w:rFonts w:ascii="楷体" w:eastAsia="楷体" w:hAnsi="楷体" w:cs="宋体"/>
          <w:color w:val="000000"/>
          <w:kern w:val="0"/>
          <w:sz w:val="28"/>
          <w:szCs w:val="28"/>
        </w:rPr>
        <w:t>销售量是乙方在</w:t>
      </w:r>
      <w:r w:rsidRPr="0088462D">
        <w:rPr>
          <w:rFonts w:ascii="楷体" w:eastAsia="楷体" w:hAnsi="楷体" w:cs="宋体" w:hint="eastAsia"/>
          <w:color w:val="000000"/>
          <w:kern w:val="0"/>
          <w:sz w:val="28"/>
          <w:szCs w:val="28"/>
        </w:rPr>
        <w:t>经销</w:t>
      </w:r>
      <w:r w:rsidRPr="0088462D">
        <w:rPr>
          <w:rFonts w:ascii="楷体" w:eastAsia="楷体" w:hAnsi="楷体" w:cs="宋体"/>
          <w:color w:val="000000"/>
          <w:kern w:val="0"/>
          <w:sz w:val="28"/>
          <w:szCs w:val="28"/>
        </w:rPr>
        <w:t>过程中能力和投入程度的主要反映，</w:t>
      </w:r>
      <w:r w:rsidRPr="0088462D">
        <w:rPr>
          <w:rFonts w:ascii="楷体" w:eastAsia="楷体" w:hAnsi="楷体" w:hint="eastAsia"/>
          <w:color w:val="000000"/>
          <w:sz w:val="28"/>
          <w:szCs w:val="28"/>
        </w:rPr>
        <w:t>乙方同意</w:t>
      </w:r>
      <w:r w:rsidRPr="0088462D">
        <w:rPr>
          <w:rFonts w:ascii="楷体" w:eastAsia="楷体" w:hAnsi="楷体"/>
          <w:color w:val="000000"/>
          <w:sz w:val="28"/>
          <w:szCs w:val="28"/>
        </w:rPr>
        <w:t>在协议期内完成规定的销售</w:t>
      </w:r>
      <w:r w:rsidRPr="0088462D">
        <w:rPr>
          <w:rFonts w:ascii="楷体" w:eastAsia="楷体" w:hAnsi="楷体" w:hint="eastAsia"/>
          <w:color w:val="000000"/>
          <w:sz w:val="28"/>
          <w:szCs w:val="28"/>
        </w:rPr>
        <w:t>额</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万元，每完成</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万元的销售额，甲方承诺退还乙方保证金</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万元。完成年度销售额，甲方按销售额的1%的比例给予奖励。超出销售额外按1.5%的比例给予奖励。</w:t>
      </w:r>
    </w:p>
    <w:p w:rsidR="005B2E6C" w:rsidRPr="0088462D" w:rsidRDefault="005B2E6C">
      <w:pPr>
        <w:spacing w:line="360" w:lineRule="auto"/>
        <w:ind w:firstLineChars="200" w:firstLine="560"/>
        <w:rPr>
          <w:rFonts w:ascii="楷体" w:eastAsia="楷体" w:hAnsi="楷体" w:hint="eastAsia"/>
          <w:b/>
          <w:color w:val="000000"/>
          <w:sz w:val="28"/>
          <w:szCs w:val="28"/>
        </w:rPr>
      </w:pPr>
      <w:r w:rsidRPr="0088462D">
        <w:rPr>
          <w:rFonts w:ascii="楷体" w:eastAsia="楷体" w:hAnsi="楷体" w:hint="eastAsia"/>
          <w:color w:val="000000"/>
          <w:sz w:val="28"/>
          <w:szCs w:val="28"/>
        </w:rPr>
        <w:t>8.3、甲方按照季度或年度对经销商进行业绩考评。</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8.4、对销售业绩不能达到约定数额的经销商，甲方</w:t>
      </w:r>
      <w:r w:rsidRPr="0088462D">
        <w:rPr>
          <w:rFonts w:ascii="楷体" w:eastAsia="楷体" w:hAnsi="楷体"/>
          <w:color w:val="000000"/>
          <w:sz w:val="28"/>
          <w:szCs w:val="28"/>
        </w:rPr>
        <w:t>可根据具体情况取消其区域</w:t>
      </w:r>
      <w:r w:rsidRPr="0088462D">
        <w:rPr>
          <w:rFonts w:ascii="楷体" w:eastAsia="楷体" w:hAnsi="楷体" w:hint="eastAsia"/>
          <w:color w:val="000000"/>
          <w:sz w:val="28"/>
          <w:szCs w:val="28"/>
        </w:rPr>
        <w:t>经销</w:t>
      </w:r>
      <w:r w:rsidRPr="0088462D">
        <w:rPr>
          <w:rFonts w:ascii="楷体" w:eastAsia="楷体" w:hAnsi="楷体"/>
          <w:color w:val="000000"/>
          <w:sz w:val="28"/>
          <w:szCs w:val="28"/>
        </w:rPr>
        <w:t>资格或另行设立区域</w:t>
      </w:r>
      <w:r w:rsidRPr="0088462D">
        <w:rPr>
          <w:rFonts w:ascii="楷体" w:eastAsia="楷体" w:hAnsi="楷体" w:hint="eastAsia"/>
          <w:color w:val="000000"/>
          <w:sz w:val="28"/>
          <w:szCs w:val="28"/>
        </w:rPr>
        <w:t>经销</w:t>
      </w:r>
      <w:r w:rsidRPr="0088462D">
        <w:rPr>
          <w:rFonts w:ascii="楷体" w:eastAsia="楷体" w:hAnsi="楷体"/>
          <w:color w:val="000000"/>
          <w:sz w:val="28"/>
          <w:szCs w:val="28"/>
        </w:rPr>
        <w:t>。</w:t>
      </w:r>
    </w:p>
    <w:p w:rsidR="005B2E6C" w:rsidRPr="0088462D" w:rsidRDefault="005B2E6C">
      <w:pPr>
        <w:spacing w:line="360" w:lineRule="auto"/>
        <w:ind w:firstLineChars="200" w:firstLine="562"/>
        <w:rPr>
          <w:rFonts w:ascii="楷体" w:eastAsia="楷体" w:hAnsi="楷体" w:hint="eastAsia"/>
          <w:b/>
          <w:color w:val="000000"/>
          <w:sz w:val="28"/>
          <w:szCs w:val="28"/>
        </w:rPr>
      </w:pPr>
      <w:r w:rsidRPr="0088462D">
        <w:rPr>
          <w:rFonts w:ascii="楷体" w:eastAsia="楷体" w:hAnsi="楷体" w:hint="eastAsia"/>
          <w:b/>
          <w:color w:val="000000"/>
          <w:kern w:val="0"/>
          <w:sz w:val="28"/>
          <w:szCs w:val="28"/>
        </w:rPr>
        <w:t>九、</w:t>
      </w:r>
      <w:r w:rsidRPr="0088462D">
        <w:rPr>
          <w:rFonts w:ascii="楷体" w:eastAsia="楷体" w:hAnsi="楷体" w:hint="eastAsia"/>
          <w:b/>
          <w:color w:val="000000"/>
          <w:sz w:val="28"/>
          <w:szCs w:val="28"/>
        </w:rPr>
        <w:t>违约条款</w:t>
      </w:r>
    </w:p>
    <w:p w:rsidR="005B2E6C" w:rsidRPr="0088462D" w:rsidRDefault="005B2E6C">
      <w:pPr>
        <w:spacing w:line="360" w:lineRule="auto"/>
        <w:ind w:firstLineChars="200" w:firstLine="560"/>
        <w:rPr>
          <w:rFonts w:ascii="楷体" w:eastAsia="楷体" w:hAnsi="楷体" w:hint="eastAsia"/>
          <w:b/>
          <w:color w:val="000000"/>
          <w:sz w:val="28"/>
          <w:szCs w:val="28"/>
        </w:rPr>
      </w:pPr>
      <w:r w:rsidRPr="0088462D">
        <w:rPr>
          <w:rFonts w:ascii="楷体" w:eastAsia="楷体" w:hAnsi="楷体" w:hint="eastAsia"/>
          <w:color w:val="000000"/>
          <w:sz w:val="28"/>
          <w:szCs w:val="28"/>
        </w:rPr>
        <w:t>9.1、本协议自双方签字盖章后生效，即具有法律约束力，任何一方不得随意变更。如一方违反本协议或本协议的一部分，另一方有权根据实际情况采取以下保护措施：</w:t>
      </w:r>
    </w:p>
    <w:p w:rsidR="005B2E6C" w:rsidRPr="0088462D" w:rsidRDefault="005B2E6C">
      <w:pPr>
        <w:tabs>
          <w:tab w:val="left" w:pos="0"/>
        </w:tabs>
        <w:spacing w:line="360" w:lineRule="auto"/>
        <w:ind w:firstLineChars="171" w:firstLine="479"/>
        <w:rPr>
          <w:rFonts w:ascii="楷体" w:eastAsia="楷体" w:hAnsi="楷体" w:hint="eastAsia"/>
          <w:color w:val="000000"/>
          <w:sz w:val="28"/>
          <w:szCs w:val="28"/>
        </w:rPr>
      </w:pPr>
      <w:r w:rsidRPr="0088462D">
        <w:rPr>
          <w:rFonts w:ascii="楷体" w:eastAsia="楷体" w:hAnsi="楷体" w:hint="eastAsia"/>
          <w:color w:val="000000"/>
          <w:sz w:val="28"/>
          <w:szCs w:val="28"/>
        </w:rPr>
        <w:t>（1）提出口头或书面警告，要求对方限期纠正违约行为。</w:t>
      </w:r>
    </w:p>
    <w:p w:rsidR="005B2E6C" w:rsidRPr="0088462D" w:rsidRDefault="005B2E6C">
      <w:pPr>
        <w:tabs>
          <w:tab w:val="left" w:pos="0"/>
        </w:tabs>
        <w:spacing w:line="360" w:lineRule="auto"/>
        <w:ind w:firstLineChars="171" w:firstLine="479"/>
        <w:rPr>
          <w:rFonts w:ascii="楷体" w:eastAsia="楷体" w:hAnsi="楷体" w:hint="eastAsia"/>
          <w:color w:val="000000"/>
          <w:sz w:val="28"/>
          <w:szCs w:val="28"/>
        </w:rPr>
      </w:pPr>
      <w:r w:rsidRPr="0088462D">
        <w:rPr>
          <w:rFonts w:ascii="楷体" w:eastAsia="楷体" w:hAnsi="楷体" w:hint="eastAsia"/>
          <w:color w:val="000000"/>
          <w:sz w:val="28"/>
          <w:szCs w:val="28"/>
        </w:rPr>
        <w:t>（2）要求违约方赔偿因违约行为给守约方造成的经济损失。</w:t>
      </w:r>
    </w:p>
    <w:p w:rsidR="005B2E6C" w:rsidRPr="0088462D" w:rsidRDefault="005B2E6C">
      <w:pPr>
        <w:tabs>
          <w:tab w:val="left" w:pos="0"/>
        </w:tabs>
        <w:spacing w:line="360" w:lineRule="auto"/>
        <w:ind w:firstLineChars="171" w:firstLine="479"/>
        <w:rPr>
          <w:rFonts w:ascii="楷体" w:eastAsia="楷体" w:hAnsi="楷体" w:hint="eastAsia"/>
          <w:color w:val="000000"/>
          <w:sz w:val="28"/>
          <w:szCs w:val="28"/>
        </w:rPr>
      </w:pPr>
      <w:r w:rsidRPr="0088462D">
        <w:rPr>
          <w:rFonts w:ascii="楷体" w:eastAsia="楷体" w:hAnsi="楷体" w:hint="eastAsia"/>
          <w:color w:val="000000"/>
          <w:sz w:val="28"/>
          <w:szCs w:val="28"/>
        </w:rPr>
        <w:t>（3）中止协议并要求对方赔偿经济损失。</w:t>
      </w:r>
    </w:p>
    <w:p w:rsidR="005B2E6C" w:rsidRPr="0088462D" w:rsidRDefault="005B2E6C">
      <w:pPr>
        <w:tabs>
          <w:tab w:val="left" w:pos="0"/>
        </w:tabs>
        <w:spacing w:line="360" w:lineRule="auto"/>
        <w:ind w:firstLineChars="171" w:firstLine="479"/>
        <w:rPr>
          <w:rFonts w:ascii="楷体" w:eastAsia="楷体" w:hAnsi="楷体" w:hint="eastAsia"/>
          <w:color w:val="000000"/>
          <w:sz w:val="28"/>
          <w:szCs w:val="28"/>
        </w:rPr>
      </w:pPr>
      <w:r w:rsidRPr="0088462D">
        <w:rPr>
          <w:rFonts w:ascii="楷体" w:eastAsia="楷体" w:hAnsi="楷体" w:hint="eastAsia"/>
          <w:color w:val="000000"/>
          <w:sz w:val="28"/>
          <w:szCs w:val="28"/>
        </w:rPr>
        <w:t>（4）双方就争议部分不能协商解决的通过法律途径解决争议。</w:t>
      </w:r>
    </w:p>
    <w:p w:rsidR="005B2E6C" w:rsidRPr="0088462D" w:rsidRDefault="005B2E6C">
      <w:pPr>
        <w:tabs>
          <w:tab w:val="left" w:pos="0"/>
        </w:tabs>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9.2、甲乙双方中任何一方违反本协议者，在接到守约方发来的违约通知后</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天内仍未实际履约者，守约方可无条件终止本协议关系，并向甲方所在地人民法院提请诉讼以解决纠纷。</w:t>
      </w:r>
    </w:p>
    <w:p w:rsidR="005B2E6C" w:rsidRPr="0088462D" w:rsidRDefault="005B2E6C">
      <w:pPr>
        <w:tabs>
          <w:tab w:val="left" w:pos="0"/>
        </w:tabs>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9.3、甲乙双方因任何一方违约而遭受任何损失，违约方均应赔偿对方损失。</w:t>
      </w:r>
    </w:p>
    <w:p w:rsidR="005B2E6C" w:rsidRPr="0088462D" w:rsidRDefault="005B2E6C">
      <w:pPr>
        <w:adjustRightInd w:val="0"/>
        <w:spacing w:line="360" w:lineRule="auto"/>
        <w:ind w:firstLineChars="200" w:firstLine="560"/>
        <w:rPr>
          <w:rFonts w:ascii="楷体" w:eastAsia="楷体" w:hAnsi="楷体"/>
          <w:color w:val="000000"/>
          <w:sz w:val="28"/>
          <w:szCs w:val="28"/>
        </w:rPr>
      </w:pPr>
      <w:r w:rsidRPr="0088462D">
        <w:rPr>
          <w:rFonts w:ascii="楷体" w:eastAsia="楷体" w:hAnsi="楷体" w:hint="eastAsia"/>
          <w:color w:val="000000"/>
          <w:sz w:val="28"/>
          <w:szCs w:val="28"/>
        </w:rPr>
        <w:t>9.4、因甲方承诺客户条款协议未能做到，乙方受到客户追诉造成名誉损失的，乙方有权保留起诉权并要求甲方赔偿。若客户要求赔偿的由甲方负责。</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kern w:val="0"/>
          <w:sz w:val="28"/>
          <w:szCs w:val="28"/>
        </w:rPr>
        <w:t>9.5、未得到甲方承诺，乙方</w:t>
      </w:r>
      <w:r w:rsidRPr="0088462D">
        <w:rPr>
          <w:rFonts w:ascii="楷体" w:eastAsia="楷体" w:hAnsi="楷体" w:hint="eastAsia"/>
          <w:color w:val="000000"/>
          <w:sz w:val="28"/>
          <w:szCs w:val="28"/>
        </w:rPr>
        <w:t>承诺客户条款协议受到客户追诉或造成甲方名誉损失的，若客户要求赔偿的由乙方负责赔偿。</w:t>
      </w:r>
    </w:p>
    <w:p w:rsidR="005B2E6C" w:rsidRPr="0088462D" w:rsidRDefault="005B2E6C">
      <w:pPr>
        <w:snapToGrid w:val="0"/>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kern w:val="0"/>
          <w:sz w:val="28"/>
          <w:szCs w:val="28"/>
        </w:rPr>
        <w:t>9.6、</w:t>
      </w:r>
      <w:r w:rsidRPr="0088462D">
        <w:rPr>
          <w:rFonts w:ascii="楷体" w:eastAsia="楷体" w:hAnsi="楷体" w:cs="Arial"/>
          <w:color w:val="000000"/>
          <w:sz w:val="28"/>
          <w:szCs w:val="28"/>
        </w:rPr>
        <w:t>如果发生了不可抗力事件，致使本协议延迟履行或不能完全履行时，任何一方应在事件发生之日起</w:t>
      </w:r>
      <w:r w:rsidRPr="0088462D">
        <w:rPr>
          <w:rFonts w:ascii="楷体" w:eastAsia="楷体" w:hAnsi="楷体" w:cs="Arial" w:hint="eastAsia"/>
          <w:color w:val="000000"/>
          <w:sz w:val="28"/>
          <w:szCs w:val="28"/>
          <w:u w:val="single"/>
        </w:rPr>
        <w:t xml:space="preserve">    </w:t>
      </w:r>
      <w:r w:rsidRPr="0088462D">
        <w:rPr>
          <w:rFonts w:ascii="楷体" w:eastAsia="楷体" w:hAnsi="楷体" w:cs="Arial"/>
          <w:color w:val="000000"/>
          <w:sz w:val="28"/>
          <w:szCs w:val="28"/>
        </w:rPr>
        <w:t>天内以书面形式通知对方并说明理由，同时应采取措施防止损失的扩大。因未及时通知对方或未采取相应措施而导致对方损失扩大的，对扩大的损失部分违约方应负责赔偿。</w:t>
      </w:r>
    </w:p>
    <w:p w:rsidR="005B2E6C" w:rsidRPr="0088462D" w:rsidRDefault="005B2E6C">
      <w:pPr>
        <w:snapToGrid w:val="0"/>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9.7、双方均有过错的，应根据各方实际过错程度，分别承担各自的违约责任。</w:t>
      </w:r>
    </w:p>
    <w:p w:rsidR="005B2E6C" w:rsidRPr="0088462D" w:rsidRDefault="005B2E6C">
      <w:pPr>
        <w:spacing w:line="360" w:lineRule="auto"/>
        <w:ind w:firstLineChars="200" w:firstLine="562"/>
        <w:rPr>
          <w:rFonts w:ascii="楷体" w:eastAsia="楷体" w:hAnsi="楷体" w:hint="eastAsia"/>
          <w:b/>
          <w:bCs/>
          <w:color w:val="000000"/>
          <w:sz w:val="28"/>
          <w:szCs w:val="28"/>
        </w:rPr>
      </w:pPr>
      <w:r w:rsidRPr="0088462D">
        <w:rPr>
          <w:rFonts w:ascii="楷体" w:eastAsia="楷体" w:hAnsi="楷体" w:hint="eastAsia"/>
          <w:b/>
          <w:bCs/>
          <w:color w:val="000000"/>
          <w:sz w:val="28"/>
          <w:szCs w:val="28"/>
        </w:rPr>
        <w:t>十、免责条款</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10.1、因不可抗力致使本协议任何一方无须负任何责任。声称发生不可抗力的一方应在不可抗力发生后</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天内告知另一方，并随附经有关部门确认的不可抗力书面证明，且应尽可能减少不可抗力所产生的不利影响。</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 xml:space="preserve">10.2、不可抗力指： </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（1）政府法律，法令或政策的变更、自然灾害、战争、军事行动等因素。</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（2）</w:t>
      </w:r>
      <w:r w:rsidRPr="0088462D">
        <w:rPr>
          <w:rFonts w:ascii="楷体" w:eastAsia="楷体" w:hAnsi="楷体" w:hint="eastAsia"/>
          <w:color w:val="000000"/>
          <w:kern w:val="0"/>
          <w:sz w:val="28"/>
          <w:szCs w:val="28"/>
        </w:rPr>
        <w:t>“不可抗力”是指所有超出本协议双方合理控制范围的事件，该事件应不可预见，或虽然可以预见，但通过合理努力无法阻止或避免其发生，且这类事件发生于本协议签字之后，并且阻止任何一方全部或部分履行本协议。</w:t>
      </w:r>
    </w:p>
    <w:p w:rsidR="005B2E6C" w:rsidRPr="0088462D" w:rsidRDefault="005B2E6C">
      <w:pPr>
        <w:spacing w:line="360" w:lineRule="auto"/>
        <w:ind w:firstLineChars="200" w:firstLine="560"/>
        <w:rPr>
          <w:rFonts w:ascii="楷体" w:eastAsia="楷体" w:hAnsi="楷体" w:hint="eastAsia"/>
          <w:color w:val="000000"/>
          <w:kern w:val="0"/>
          <w:sz w:val="28"/>
          <w:szCs w:val="28"/>
        </w:rPr>
      </w:pPr>
      <w:r w:rsidRPr="0088462D">
        <w:rPr>
          <w:rFonts w:ascii="楷体" w:eastAsia="楷体" w:hAnsi="楷体" w:hint="eastAsia"/>
          <w:color w:val="000000"/>
          <w:kern w:val="0"/>
          <w:sz w:val="28"/>
          <w:szCs w:val="28"/>
        </w:rPr>
        <w:t>10.3、如果符合所有下述条件，一方未履行其本协议项下的任何义务, 不应被认为构成违约：</w:t>
      </w:r>
    </w:p>
    <w:p w:rsidR="005B2E6C" w:rsidRPr="0088462D" w:rsidRDefault="005B2E6C">
      <w:pPr>
        <w:spacing w:line="360" w:lineRule="auto"/>
        <w:ind w:firstLineChars="200" w:firstLine="560"/>
        <w:rPr>
          <w:rFonts w:ascii="楷体" w:eastAsia="楷体" w:hAnsi="楷体" w:hint="eastAsia"/>
          <w:color w:val="000000"/>
          <w:kern w:val="0"/>
          <w:sz w:val="28"/>
          <w:szCs w:val="28"/>
        </w:rPr>
      </w:pPr>
      <w:r w:rsidRPr="0088462D">
        <w:rPr>
          <w:rFonts w:ascii="楷体" w:eastAsia="楷体" w:hAnsi="楷体" w:hint="eastAsia"/>
          <w:color w:val="000000"/>
          <w:kern w:val="0"/>
          <w:sz w:val="28"/>
          <w:szCs w:val="28"/>
        </w:rPr>
        <w:t>（1）如果不可抗力事件致使该方未能全部履行其在本协议项下的义务。</w:t>
      </w:r>
    </w:p>
    <w:p w:rsidR="005B2E6C" w:rsidRPr="0088462D" w:rsidRDefault="005B2E6C">
      <w:pPr>
        <w:spacing w:line="360" w:lineRule="auto"/>
        <w:ind w:firstLineChars="200" w:firstLine="560"/>
        <w:rPr>
          <w:rFonts w:ascii="楷体" w:eastAsia="楷体" w:hAnsi="楷体" w:hint="eastAsia"/>
          <w:color w:val="000000"/>
          <w:kern w:val="0"/>
          <w:sz w:val="28"/>
          <w:szCs w:val="28"/>
        </w:rPr>
      </w:pPr>
      <w:r w:rsidRPr="0088462D">
        <w:rPr>
          <w:rFonts w:ascii="楷体" w:eastAsia="楷体" w:hAnsi="楷体" w:hint="eastAsia"/>
          <w:color w:val="000000"/>
          <w:kern w:val="0"/>
          <w:sz w:val="28"/>
          <w:szCs w:val="28"/>
        </w:rPr>
        <w:t>（2）双方应立即相互协商以找出合理解决办法并应尽所有合理的努力尽可能地减小不可抗力的后果。</w:t>
      </w:r>
    </w:p>
    <w:p w:rsidR="005B2E6C" w:rsidRPr="0088462D" w:rsidRDefault="005B2E6C">
      <w:pPr>
        <w:spacing w:line="360" w:lineRule="auto"/>
        <w:ind w:firstLineChars="200" w:firstLine="560"/>
        <w:rPr>
          <w:rFonts w:ascii="楷体" w:eastAsia="楷体" w:hAnsi="楷体" w:hint="eastAsia"/>
          <w:color w:val="000000"/>
          <w:kern w:val="0"/>
          <w:sz w:val="28"/>
          <w:szCs w:val="28"/>
        </w:rPr>
      </w:pPr>
      <w:r w:rsidRPr="0088462D">
        <w:rPr>
          <w:rFonts w:ascii="楷体" w:eastAsia="楷体" w:hAnsi="楷体" w:hint="eastAsia"/>
          <w:color w:val="000000"/>
          <w:kern w:val="0"/>
          <w:sz w:val="28"/>
          <w:szCs w:val="28"/>
        </w:rPr>
        <w:t>（3）不可抗力事件发生后的</w:t>
      </w:r>
      <w:r w:rsidRPr="0088462D">
        <w:rPr>
          <w:rFonts w:ascii="楷体" w:eastAsia="楷体" w:hAnsi="楷体" w:hint="eastAsia"/>
          <w:color w:val="000000"/>
          <w:kern w:val="0"/>
          <w:sz w:val="28"/>
          <w:szCs w:val="28"/>
          <w:u w:val="single"/>
        </w:rPr>
        <w:t xml:space="preserve">    </w:t>
      </w:r>
      <w:r w:rsidRPr="0088462D">
        <w:rPr>
          <w:rFonts w:ascii="楷体" w:eastAsia="楷体" w:hAnsi="楷体" w:hint="eastAsia"/>
          <w:color w:val="000000"/>
          <w:kern w:val="0"/>
          <w:sz w:val="28"/>
          <w:szCs w:val="28"/>
        </w:rPr>
        <w:t>天内，该方应书面通知对方, 解释其为什么未履行及不能完全履行其在本协议项下的义务，并且其履行本协议的期限应延长，延长期应与不可抗力事件造成的拖延相同。</w:t>
      </w:r>
    </w:p>
    <w:p w:rsidR="005B2E6C" w:rsidRPr="0088462D" w:rsidRDefault="005B2E6C">
      <w:pPr>
        <w:spacing w:line="360" w:lineRule="auto"/>
        <w:rPr>
          <w:rFonts w:ascii="楷体" w:eastAsia="楷体" w:hAnsi="楷体" w:hint="eastAsia"/>
          <w:b/>
          <w:color w:val="000000"/>
          <w:sz w:val="28"/>
          <w:szCs w:val="28"/>
        </w:rPr>
      </w:pPr>
      <w:r w:rsidRPr="0088462D">
        <w:rPr>
          <w:rFonts w:ascii="楷体" w:eastAsia="楷体" w:hAnsi="楷体" w:hint="eastAsia"/>
          <w:color w:val="000000"/>
          <w:kern w:val="0"/>
          <w:sz w:val="28"/>
          <w:szCs w:val="28"/>
        </w:rPr>
        <w:t xml:space="preserve">   </w:t>
      </w:r>
      <w:r w:rsidRPr="0088462D">
        <w:rPr>
          <w:rFonts w:ascii="楷体" w:eastAsia="楷体" w:hAnsi="楷体" w:hint="eastAsia"/>
          <w:b/>
          <w:color w:val="000000"/>
          <w:sz w:val="28"/>
          <w:szCs w:val="28"/>
        </w:rPr>
        <w:t>十一、争议解决：</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11.1本协议的签署、效力、解释和执行以及本争议解决均应适用中华人民共和国法律。</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11.2、因本协议的签署、效力、解释和执行发生的争议，应首先由双方通过友好协商或由中立的第三方调解解决。</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11.3、任何本协议未尽事宜，双方应本着互谅的精神协商加以解决，如果不能解决，</w:t>
      </w:r>
      <w:r w:rsidRPr="0088462D">
        <w:rPr>
          <w:rFonts w:ascii="楷体" w:eastAsia="楷体" w:hAnsi="楷体" w:hint="eastAsia"/>
          <w:color w:val="000000"/>
          <w:kern w:val="0"/>
          <w:sz w:val="28"/>
          <w:szCs w:val="28"/>
        </w:rPr>
        <w:t>如果争议在一方送交书面要求开始协商的通知后</w:t>
      </w:r>
      <w:r w:rsidRPr="0088462D">
        <w:rPr>
          <w:rFonts w:ascii="楷体" w:eastAsia="楷体" w:hAnsi="楷体" w:hint="eastAsia"/>
          <w:color w:val="000000"/>
          <w:kern w:val="0"/>
          <w:sz w:val="28"/>
          <w:szCs w:val="28"/>
          <w:u w:val="single"/>
        </w:rPr>
        <w:t xml:space="preserve">      </w:t>
      </w:r>
      <w:r w:rsidRPr="0088462D">
        <w:rPr>
          <w:rFonts w:ascii="楷体" w:eastAsia="楷体" w:hAnsi="楷体" w:hint="eastAsia"/>
          <w:color w:val="000000"/>
          <w:kern w:val="0"/>
          <w:sz w:val="28"/>
          <w:szCs w:val="28"/>
        </w:rPr>
        <w:t>天内未能解决，任何一方可按照下列规定将争议提交仲裁：</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kern w:val="0"/>
          <w:sz w:val="28"/>
          <w:szCs w:val="28"/>
        </w:rPr>
        <w:t>（1）仲裁应在甲方所在地仲裁委员会按照该委员会的仲裁规则进行。</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kern w:val="0"/>
          <w:sz w:val="28"/>
          <w:szCs w:val="28"/>
        </w:rPr>
        <w:t>（2）仲裁裁决是终局的，并对双方有约束力，除非仲裁员另行裁定，否则仲裁的费用应由败诉方承担。</w:t>
      </w:r>
    </w:p>
    <w:p w:rsidR="005B2E6C" w:rsidRPr="0088462D" w:rsidRDefault="005B2E6C">
      <w:pPr>
        <w:spacing w:line="360" w:lineRule="auto"/>
        <w:ind w:firstLineChars="200" w:firstLine="560"/>
        <w:rPr>
          <w:rFonts w:ascii="楷体" w:eastAsia="楷体" w:hAnsi="楷体" w:hint="eastAsia"/>
          <w:color w:val="000000"/>
          <w:kern w:val="0"/>
          <w:sz w:val="28"/>
          <w:szCs w:val="28"/>
        </w:rPr>
      </w:pPr>
      <w:r w:rsidRPr="0088462D">
        <w:rPr>
          <w:rFonts w:ascii="楷体" w:eastAsia="楷体" w:hAnsi="楷体" w:hint="eastAsia"/>
          <w:color w:val="000000"/>
          <w:sz w:val="28"/>
          <w:szCs w:val="28"/>
        </w:rPr>
        <w:t>11.4、</w:t>
      </w:r>
      <w:r w:rsidRPr="0088462D">
        <w:rPr>
          <w:rFonts w:ascii="楷体" w:eastAsia="楷体" w:hAnsi="楷体" w:hint="eastAsia"/>
          <w:color w:val="000000"/>
          <w:kern w:val="0"/>
          <w:sz w:val="28"/>
          <w:szCs w:val="28"/>
        </w:rPr>
        <w:t xml:space="preserve">当产生任何争议及任何争议正在仲裁庭仲裁时，除争议事项外，双方应继续行使其剩余的相关权利，履行其本协议项下的其他义务。  </w:t>
      </w:r>
    </w:p>
    <w:p w:rsidR="005B2E6C" w:rsidRPr="0088462D" w:rsidRDefault="005B2E6C">
      <w:pPr>
        <w:spacing w:line="360" w:lineRule="auto"/>
        <w:ind w:firstLineChars="200" w:firstLine="562"/>
        <w:rPr>
          <w:rFonts w:ascii="楷体" w:eastAsia="楷体" w:hAnsi="楷体" w:hint="eastAsia"/>
          <w:color w:val="000000"/>
          <w:sz w:val="28"/>
          <w:szCs w:val="28"/>
        </w:rPr>
      </w:pPr>
      <w:r w:rsidRPr="0088462D">
        <w:rPr>
          <w:rFonts w:ascii="楷体" w:eastAsia="楷体" w:hAnsi="楷体" w:hint="eastAsia"/>
          <w:b/>
          <w:bCs/>
          <w:color w:val="000000"/>
          <w:sz w:val="28"/>
          <w:szCs w:val="28"/>
        </w:rPr>
        <w:t>十二、协议的变更</w:t>
      </w:r>
      <w:r w:rsidRPr="0088462D">
        <w:rPr>
          <w:rFonts w:ascii="楷体" w:eastAsia="楷体" w:hAnsi="楷体" w:hint="eastAsia"/>
          <w:color w:val="000000"/>
          <w:sz w:val="28"/>
          <w:szCs w:val="28"/>
        </w:rPr>
        <w:t>：</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12.1、甲乙双方在协议执行期内，如果由于市场发生变化或其它不可预见的原因，需要对本协议有关条款（包括但不限于产品类别、价格等）进行调整，提出修改的一方应提前至少</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天通知另一方，并提供调整解释说明。</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12.2、双方如果对上述事宜无法达成一致，双方可协商终止协议。</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12.3、本协议经双方签署的书面协议方可变更。双方另行签订的补充合同与本协议享有同等法律效力。</w:t>
      </w:r>
    </w:p>
    <w:p w:rsidR="005B2E6C" w:rsidRPr="0088462D" w:rsidRDefault="005B2E6C">
      <w:pPr>
        <w:spacing w:line="360" w:lineRule="auto"/>
        <w:ind w:firstLineChars="200" w:firstLine="560"/>
        <w:rPr>
          <w:rFonts w:ascii="楷体" w:eastAsia="楷体" w:hAnsi="楷体" w:hint="eastAsia"/>
          <w:b/>
          <w:color w:val="000000"/>
          <w:sz w:val="28"/>
          <w:szCs w:val="28"/>
        </w:rPr>
      </w:pPr>
      <w:r w:rsidRPr="0088462D">
        <w:rPr>
          <w:rFonts w:ascii="楷体" w:eastAsia="楷体" w:hAnsi="楷体" w:hint="eastAsia"/>
          <w:color w:val="000000"/>
          <w:sz w:val="28"/>
          <w:szCs w:val="28"/>
        </w:rPr>
        <w:t>十三、</w:t>
      </w:r>
      <w:r w:rsidRPr="0088462D">
        <w:rPr>
          <w:rFonts w:ascii="楷体" w:eastAsia="楷体" w:hAnsi="楷体" w:hint="eastAsia"/>
          <w:b/>
          <w:color w:val="000000"/>
          <w:sz w:val="28"/>
          <w:szCs w:val="28"/>
        </w:rPr>
        <w:t>协议的终止</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13.1、本协议于下列任一情形出现时即终止：</w:t>
      </w:r>
    </w:p>
    <w:p w:rsidR="005B2E6C" w:rsidRPr="0088462D" w:rsidRDefault="005B2E6C">
      <w:pPr>
        <w:spacing w:line="360" w:lineRule="auto"/>
        <w:ind w:leftChars="228" w:left="479"/>
        <w:rPr>
          <w:rFonts w:ascii="楷体" w:eastAsia="楷体" w:hAnsi="楷体" w:hint="eastAsia"/>
          <w:color w:val="000000"/>
          <w:sz w:val="28"/>
          <w:szCs w:val="28"/>
        </w:rPr>
      </w:pPr>
      <w:r w:rsidRPr="0088462D">
        <w:rPr>
          <w:rFonts w:ascii="楷体" w:eastAsia="楷体" w:hAnsi="楷体" w:hint="eastAsia"/>
          <w:color w:val="000000"/>
          <w:sz w:val="28"/>
          <w:szCs w:val="28"/>
        </w:rPr>
        <w:t>（1）</w:t>
      </w:r>
      <w:r w:rsidRPr="0088462D">
        <w:rPr>
          <w:rFonts w:ascii="楷体" w:eastAsia="楷体" w:hAnsi="楷体"/>
          <w:color w:val="000000"/>
          <w:sz w:val="28"/>
          <w:szCs w:val="28"/>
        </w:rPr>
        <w:t>双方协商一致解除本</w:t>
      </w:r>
      <w:r w:rsidRPr="0088462D">
        <w:rPr>
          <w:rFonts w:ascii="楷体" w:eastAsia="楷体" w:hAnsi="楷体" w:hint="eastAsia"/>
          <w:color w:val="000000"/>
          <w:sz w:val="28"/>
          <w:szCs w:val="28"/>
        </w:rPr>
        <w:t>协议</w:t>
      </w:r>
      <w:r w:rsidRPr="0088462D">
        <w:rPr>
          <w:rFonts w:ascii="楷体" w:eastAsia="楷体" w:hAnsi="楷体"/>
          <w:color w:val="000000"/>
          <w:sz w:val="28"/>
          <w:szCs w:val="28"/>
        </w:rPr>
        <w:t>。</w:t>
      </w:r>
    </w:p>
    <w:p w:rsidR="005B2E6C" w:rsidRPr="0088462D" w:rsidRDefault="005B2E6C">
      <w:pPr>
        <w:spacing w:line="360" w:lineRule="auto"/>
        <w:ind w:leftChars="228" w:left="479"/>
        <w:rPr>
          <w:rFonts w:ascii="楷体" w:eastAsia="楷体" w:hAnsi="楷体" w:hint="eastAsia"/>
          <w:color w:val="000000"/>
          <w:sz w:val="28"/>
          <w:szCs w:val="28"/>
        </w:rPr>
      </w:pPr>
      <w:r w:rsidRPr="0088462D">
        <w:rPr>
          <w:rFonts w:ascii="楷体" w:eastAsia="楷体" w:hAnsi="楷体" w:hint="eastAsia"/>
          <w:color w:val="000000"/>
          <w:sz w:val="28"/>
          <w:szCs w:val="28"/>
        </w:rPr>
        <w:t>（2）</w:t>
      </w:r>
      <w:r w:rsidRPr="0088462D">
        <w:rPr>
          <w:rFonts w:ascii="楷体" w:eastAsia="楷体" w:hAnsi="楷体"/>
          <w:color w:val="000000"/>
          <w:sz w:val="28"/>
          <w:szCs w:val="28"/>
        </w:rPr>
        <w:t xml:space="preserve">本合同期限届满，双方未续签的。 </w:t>
      </w:r>
    </w:p>
    <w:p w:rsidR="005B2E6C" w:rsidRPr="0088462D" w:rsidRDefault="005B2E6C">
      <w:pPr>
        <w:spacing w:line="360" w:lineRule="auto"/>
        <w:ind w:leftChars="228" w:left="479"/>
        <w:rPr>
          <w:rFonts w:ascii="楷体" w:eastAsia="楷体" w:hAnsi="楷体" w:hint="eastAsia"/>
          <w:color w:val="000000"/>
          <w:sz w:val="28"/>
          <w:szCs w:val="28"/>
        </w:rPr>
      </w:pPr>
      <w:r w:rsidRPr="0088462D">
        <w:rPr>
          <w:rFonts w:ascii="楷体" w:eastAsia="楷体" w:hAnsi="楷体" w:hint="eastAsia"/>
          <w:color w:val="000000"/>
          <w:sz w:val="28"/>
          <w:szCs w:val="28"/>
        </w:rPr>
        <w:t>（3）乙方因违约、资格考核未达标而被甲方取消经销商资格的。</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（4）</w:t>
      </w:r>
      <w:r w:rsidRPr="0088462D">
        <w:rPr>
          <w:rFonts w:ascii="楷体" w:eastAsia="楷体" w:hAnsi="楷体"/>
          <w:color w:val="000000"/>
          <w:sz w:val="28"/>
          <w:szCs w:val="28"/>
        </w:rPr>
        <w:t>一方当事人主体资格消失，如被撤消或进入破产、清算程序，另一方有权解除合同，但进行重组、名称变更、分立或与第三方合并等不在此列。</w:t>
      </w:r>
      <w:r w:rsidRPr="0088462D">
        <w:rPr>
          <w:rFonts w:ascii="楷体" w:eastAsia="楷体" w:hAnsi="楷体" w:hint="eastAsia"/>
          <w:color w:val="000000"/>
          <w:sz w:val="28"/>
          <w:szCs w:val="28"/>
        </w:rPr>
        <w:t xml:space="preserve">   </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（5）</w:t>
      </w:r>
      <w:r w:rsidRPr="0088462D">
        <w:rPr>
          <w:rFonts w:ascii="楷体" w:eastAsia="楷体" w:hAnsi="楷体"/>
          <w:color w:val="000000"/>
          <w:sz w:val="28"/>
          <w:szCs w:val="28"/>
        </w:rPr>
        <w:t>一方未履行或违反依据本</w:t>
      </w:r>
      <w:r w:rsidRPr="0088462D">
        <w:rPr>
          <w:rFonts w:ascii="楷体" w:eastAsia="楷体" w:hAnsi="楷体" w:hint="eastAsia"/>
          <w:color w:val="000000"/>
          <w:sz w:val="28"/>
          <w:szCs w:val="28"/>
        </w:rPr>
        <w:t>协议</w:t>
      </w:r>
      <w:r w:rsidRPr="0088462D">
        <w:rPr>
          <w:rFonts w:ascii="楷体" w:eastAsia="楷体" w:hAnsi="楷体"/>
          <w:color w:val="000000"/>
          <w:sz w:val="28"/>
          <w:szCs w:val="28"/>
        </w:rPr>
        <w:t>所应承担的义务，经另一方给予一定期限仍不履行义务或不予采取补救措施，致使另一方依据本</w:t>
      </w:r>
      <w:r w:rsidRPr="0088462D">
        <w:rPr>
          <w:rFonts w:ascii="楷体" w:eastAsia="楷体" w:hAnsi="楷体" w:hint="eastAsia"/>
          <w:color w:val="000000"/>
          <w:sz w:val="28"/>
          <w:szCs w:val="28"/>
        </w:rPr>
        <w:t>协议</w:t>
      </w:r>
      <w:r w:rsidRPr="0088462D">
        <w:rPr>
          <w:rFonts w:ascii="楷体" w:eastAsia="楷体" w:hAnsi="楷体"/>
          <w:color w:val="000000"/>
          <w:sz w:val="28"/>
          <w:szCs w:val="28"/>
        </w:rPr>
        <w:t>的预期利益无法实现或</w:t>
      </w:r>
      <w:r w:rsidRPr="0088462D">
        <w:rPr>
          <w:rFonts w:ascii="楷体" w:eastAsia="楷体" w:hAnsi="楷体" w:hint="eastAsia"/>
          <w:color w:val="000000"/>
          <w:sz w:val="28"/>
          <w:szCs w:val="28"/>
        </w:rPr>
        <w:t>协议</w:t>
      </w:r>
      <w:r w:rsidRPr="0088462D">
        <w:rPr>
          <w:rFonts w:ascii="楷体" w:eastAsia="楷体" w:hAnsi="楷体"/>
          <w:color w:val="000000"/>
          <w:sz w:val="28"/>
          <w:szCs w:val="28"/>
        </w:rPr>
        <w:t>继续履行没有必要，另一方有权解除</w:t>
      </w:r>
      <w:r w:rsidRPr="0088462D">
        <w:rPr>
          <w:rFonts w:ascii="楷体" w:eastAsia="楷体" w:hAnsi="楷体" w:hint="eastAsia"/>
          <w:color w:val="000000"/>
          <w:sz w:val="28"/>
          <w:szCs w:val="28"/>
        </w:rPr>
        <w:t>协议</w:t>
      </w:r>
      <w:r w:rsidRPr="0088462D">
        <w:rPr>
          <w:rFonts w:ascii="楷体" w:eastAsia="楷体" w:hAnsi="楷体"/>
          <w:color w:val="000000"/>
          <w:sz w:val="28"/>
          <w:szCs w:val="28"/>
        </w:rPr>
        <w:t>。</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（6）</w:t>
      </w:r>
      <w:r w:rsidRPr="0088462D">
        <w:rPr>
          <w:rFonts w:ascii="楷体" w:eastAsia="楷体" w:hAnsi="楷体"/>
          <w:color w:val="000000"/>
          <w:sz w:val="28"/>
          <w:szCs w:val="28"/>
        </w:rPr>
        <w:t>由于不可抗力或意外事件使</w:t>
      </w:r>
      <w:r w:rsidRPr="0088462D">
        <w:rPr>
          <w:rFonts w:ascii="楷体" w:eastAsia="楷体" w:hAnsi="楷体" w:hint="eastAsia"/>
          <w:color w:val="000000"/>
          <w:sz w:val="28"/>
          <w:szCs w:val="28"/>
        </w:rPr>
        <w:t>协议</w:t>
      </w:r>
      <w:r w:rsidRPr="0088462D">
        <w:rPr>
          <w:rFonts w:ascii="楷体" w:eastAsia="楷体" w:hAnsi="楷体"/>
          <w:color w:val="000000"/>
          <w:sz w:val="28"/>
          <w:szCs w:val="28"/>
        </w:rPr>
        <w:t>无法继续履行或继续履行没有必要，双方均可要求解除</w:t>
      </w:r>
      <w:r w:rsidRPr="0088462D">
        <w:rPr>
          <w:rFonts w:ascii="楷体" w:eastAsia="楷体" w:hAnsi="楷体" w:hint="eastAsia"/>
          <w:color w:val="000000"/>
          <w:sz w:val="28"/>
          <w:szCs w:val="28"/>
        </w:rPr>
        <w:t>协议。</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13.2、协议</w:t>
      </w:r>
      <w:r w:rsidRPr="0088462D">
        <w:rPr>
          <w:rFonts w:ascii="楷体" w:eastAsia="楷体" w:hAnsi="楷体"/>
          <w:color w:val="000000"/>
          <w:sz w:val="28"/>
          <w:szCs w:val="28"/>
        </w:rPr>
        <w:t>解除后，双方依据本</w:t>
      </w:r>
      <w:r w:rsidRPr="0088462D">
        <w:rPr>
          <w:rFonts w:ascii="楷体" w:eastAsia="楷体" w:hAnsi="楷体" w:hint="eastAsia"/>
          <w:color w:val="000000"/>
          <w:sz w:val="28"/>
          <w:szCs w:val="28"/>
        </w:rPr>
        <w:t>协议</w:t>
      </w:r>
      <w:r w:rsidRPr="0088462D">
        <w:rPr>
          <w:rFonts w:ascii="楷体" w:eastAsia="楷体" w:hAnsi="楷体"/>
          <w:color w:val="000000"/>
          <w:sz w:val="28"/>
          <w:szCs w:val="28"/>
        </w:rPr>
        <w:t>的权利义务终止，但一方在</w:t>
      </w:r>
      <w:r w:rsidRPr="0088462D">
        <w:rPr>
          <w:rFonts w:ascii="楷体" w:eastAsia="楷体" w:hAnsi="楷体" w:hint="eastAsia"/>
          <w:color w:val="000000"/>
          <w:sz w:val="28"/>
          <w:szCs w:val="28"/>
        </w:rPr>
        <w:t>协议</w:t>
      </w:r>
      <w:r w:rsidRPr="0088462D">
        <w:rPr>
          <w:rFonts w:ascii="楷体" w:eastAsia="楷体" w:hAnsi="楷体"/>
          <w:color w:val="000000"/>
          <w:sz w:val="28"/>
          <w:szCs w:val="28"/>
        </w:rPr>
        <w:t>解除前应履行的义务仍需履行。除因不可抗力或意外事件致使</w:t>
      </w:r>
      <w:r w:rsidRPr="0088462D">
        <w:rPr>
          <w:rFonts w:ascii="楷体" w:eastAsia="楷体" w:hAnsi="楷体" w:hint="eastAsia"/>
          <w:color w:val="000000"/>
          <w:sz w:val="28"/>
          <w:szCs w:val="28"/>
        </w:rPr>
        <w:t>协议</w:t>
      </w:r>
      <w:r w:rsidRPr="0088462D">
        <w:rPr>
          <w:rFonts w:ascii="楷体" w:eastAsia="楷体" w:hAnsi="楷体"/>
          <w:color w:val="000000"/>
          <w:sz w:val="28"/>
          <w:szCs w:val="28"/>
        </w:rPr>
        <w:t>解除的情形外，引起</w:t>
      </w:r>
      <w:r w:rsidRPr="0088462D">
        <w:rPr>
          <w:rFonts w:ascii="楷体" w:eastAsia="楷体" w:hAnsi="楷体" w:hint="eastAsia"/>
          <w:color w:val="000000"/>
          <w:sz w:val="28"/>
          <w:szCs w:val="28"/>
        </w:rPr>
        <w:t>协议</w:t>
      </w:r>
      <w:r w:rsidRPr="0088462D">
        <w:rPr>
          <w:rFonts w:ascii="楷体" w:eastAsia="楷体" w:hAnsi="楷体"/>
          <w:color w:val="000000"/>
          <w:sz w:val="28"/>
          <w:szCs w:val="28"/>
        </w:rPr>
        <w:t>解除事由的一方应赔偿因</w:t>
      </w:r>
      <w:r w:rsidRPr="0088462D">
        <w:rPr>
          <w:rFonts w:ascii="楷体" w:eastAsia="楷体" w:hAnsi="楷体" w:hint="eastAsia"/>
          <w:color w:val="000000"/>
          <w:sz w:val="28"/>
          <w:szCs w:val="28"/>
        </w:rPr>
        <w:t>协议</w:t>
      </w:r>
      <w:r w:rsidRPr="0088462D">
        <w:rPr>
          <w:rFonts w:ascii="楷体" w:eastAsia="楷体" w:hAnsi="楷体"/>
          <w:color w:val="000000"/>
          <w:sz w:val="28"/>
          <w:szCs w:val="28"/>
        </w:rPr>
        <w:t>解除给另一方造成的损失。</w:t>
      </w:r>
    </w:p>
    <w:p w:rsidR="005B2E6C" w:rsidRPr="0088462D" w:rsidRDefault="005B2E6C">
      <w:pPr>
        <w:snapToGrid w:val="0"/>
        <w:spacing w:line="360" w:lineRule="auto"/>
        <w:ind w:firstLineChars="200" w:firstLine="560"/>
        <w:rPr>
          <w:rFonts w:ascii="楷体" w:eastAsia="楷体" w:hAnsi="楷体" w:hint="eastAsia"/>
          <w:color w:val="000000"/>
          <w:sz w:val="28"/>
          <w:szCs w:val="28"/>
        </w:rPr>
      </w:pPr>
    </w:p>
    <w:p w:rsidR="005B2E6C" w:rsidRPr="0088462D" w:rsidRDefault="005B2E6C">
      <w:pPr>
        <w:snapToGrid w:val="0"/>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13.3、本协议的终止并不影响本协议项下未完成的其他在终止日前已产生的义务或权利。</w:t>
      </w:r>
    </w:p>
    <w:p w:rsidR="005B2E6C" w:rsidRPr="0088462D" w:rsidRDefault="005B2E6C">
      <w:pPr>
        <w:spacing w:line="360" w:lineRule="auto"/>
        <w:ind w:firstLineChars="200" w:firstLine="562"/>
        <w:rPr>
          <w:rFonts w:ascii="楷体" w:eastAsia="楷体" w:hAnsi="楷体"/>
          <w:b/>
          <w:color w:val="000000"/>
          <w:sz w:val="28"/>
          <w:szCs w:val="28"/>
        </w:rPr>
      </w:pPr>
      <w:bookmarkStart w:id="0" w:name="_Toc446151940"/>
      <w:bookmarkStart w:id="1" w:name="_Toc446731089"/>
      <w:bookmarkStart w:id="2" w:name="_Toc449611455"/>
      <w:bookmarkStart w:id="3" w:name="_Toc468080189"/>
      <w:bookmarkStart w:id="4" w:name="_Toc469140286"/>
      <w:r w:rsidRPr="0088462D">
        <w:rPr>
          <w:rFonts w:ascii="楷体" w:eastAsia="楷体" w:hAnsi="楷体" w:hint="eastAsia"/>
          <w:b/>
          <w:color w:val="000000"/>
          <w:sz w:val="28"/>
          <w:szCs w:val="28"/>
        </w:rPr>
        <w:t>十四、其它</w:t>
      </w:r>
    </w:p>
    <w:bookmarkEnd w:id="0"/>
    <w:bookmarkEnd w:id="1"/>
    <w:bookmarkEnd w:id="2"/>
    <w:bookmarkEnd w:id="3"/>
    <w:bookmarkEnd w:id="4"/>
    <w:p w:rsidR="005B2E6C" w:rsidRPr="0088462D" w:rsidRDefault="005B2E6C">
      <w:pPr>
        <w:spacing w:line="360" w:lineRule="auto"/>
        <w:ind w:firstLineChars="200" w:firstLine="560"/>
        <w:rPr>
          <w:rFonts w:ascii="楷体" w:eastAsia="楷体" w:hAnsi="楷体" w:hint="eastAsia"/>
          <w:color w:val="000000"/>
          <w:sz w:val="28"/>
          <w:szCs w:val="28"/>
          <w:u w:val="single"/>
        </w:rPr>
      </w:pPr>
      <w:r w:rsidRPr="0088462D">
        <w:rPr>
          <w:rFonts w:ascii="楷体" w:eastAsia="楷体" w:hAnsi="楷体" w:hint="eastAsia"/>
          <w:color w:val="000000"/>
          <w:sz w:val="28"/>
          <w:szCs w:val="28"/>
        </w:rPr>
        <w:t>14.1、双方之间的任何通知或书面函件必须以中文写成，并以传真、E-mail、专人送达（包括特快专递）或挂号邮件的形式发送。</w:t>
      </w:r>
    </w:p>
    <w:p w:rsidR="005B2E6C" w:rsidRPr="0088462D" w:rsidRDefault="005B2E6C">
      <w:pPr>
        <w:spacing w:line="360" w:lineRule="auto"/>
        <w:ind w:firstLineChars="200" w:firstLine="560"/>
        <w:rPr>
          <w:rFonts w:ascii="楷体" w:eastAsia="楷体" w:hAnsi="楷体" w:hint="eastAsia"/>
          <w:color w:val="000000"/>
          <w:sz w:val="28"/>
          <w:szCs w:val="28"/>
          <w:u w:val="single"/>
        </w:rPr>
      </w:pPr>
      <w:r w:rsidRPr="0088462D">
        <w:rPr>
          <w:rFonts w:ascii="楷体" w:eastAsia="楷体" w:hAnsi="楷体" w:hint="eastAsia"/>
          <w:color w:val="000000"/>
          <w:sz w:val="28"/>
          <w:szCs w:val="28"/>
        </w:rPr>
        <w:t>14.2、若通知及函件以传真形式送达，则应以传真传送记录所显示的确切时间为准；若以电子邮件形式送达，则电子邮件进入收件一方指定的电子邮件系统的时间即视为送达；若以专人送交形式送达(包括特快专递)，按收件一方签收的时间为准；若以挂号邮件形式送达，以邮局所出具的收据为凭，自寄件时间起五个营业日为准。</w:t>
      </w:r>
    </w:p>
    <w:p w:rsidR="005B2E6C" w:rsidRPr="0088462D" w:rsidRDefault="005B2E6C">
      <w:pPr>
        <w:spacing w:line="360" w:lineRule="auto"/>
        <w:ind w:firstLine="480"/>
        <w:rPr>
          <w:rFonts w:ascii="楷体" w:eastAsia="楷体" w:hAnsi="楷体" w:cs="Arial" w:hint="eastAsia"/>
          <w:color w:val="000000"/>
          <w:sz w:val="28"/>
          <w:szCs w:val="28"/>
        </w:rPr>
      </w:pPr>
      <w:r w:rsidRPr="0088462D">
        <w:rPr>
          <w:rFonts w:ascii="楷体" w:eastAsia="楷体" w:hAnsi="楷体" w:hint="eastAsia"/>
          <w:color w:val="000000"/>
          <w:sz w:val="28"/>
          <w:szCs w:val="28"/>
        </w:rPr>
        <w:t>14.3、</w:t>
      </w:r>
      <w:r w:rsidRPr="0088462D">
        <w:rPr>
          <w:rFonts w:ascii="楷体" w:eastAsia="楷体" w:hAnsi="楷体" w:cs="Arial"/>
          <w:color w:val="000000"/>
          <w:sz w:val="28"/>
          <w:szCs w:val="28"/>
        </w:rPr>
        <w:t>本协议</w:t>
      </w:r>
      <w:r w:rsidRPr="0088462D">
        <w:rPr>
          <w:rFonts w:ascii="楷体" w:eastAsia="楷体" w:hAnsi="楷体" w:cs="Arial" w:hint="eastAsia"/>
          <w:color w:val="000000"/>
          <w:sz w:val="28"/>
          <w:szCs w:val="28"/>
        </w:rPr>
        <w:t>底部</w:t>
      </w:r>
      <w:r w:rsidRPr="0088462D">
        <w:rPr>
          <w:rFonts w:ascii="楷体" w:eastAsia="楷体" w:hAnsi="楷体" w:cs="Arial"/>
          <w:color w:val="000000"/>
          <w:sz w:val="28"/>
          <w:szCs w:val="28"/>
        </w:rPr>
        <w:t>所注明的地址，电话，传真如有变更，任何一方应及时以书面通知对方，否则由此引起的相关通知无法送达所导致的后果由责任方承担。</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14.4、本协议构成双方之间完整协议，取代先前关于本协议的所有讨论、协商及协议。</w:t>
      </w:r>
    </w:p>
    <w:p w:rsidR="005B2E6C" w:rsidRPr="0088462D" w:rsidRDefault="005B2E6C">
      <w:pPr>
        <w:spacing w:line="360" w:lineRule="auto"/>
        <w:ind w:firstLineChars="200" w:firstLine="560"/>
        <w:rPr>
          <w:rFonts w:ascii="楷体" w:eastAsia="楷体" w:hAnsi="楷体" w:hint="eastAsia"/>
          <w:color w:val="000000"/>
          <w:sz w:val="28"/>
          <w:szCs w:val="28"/>
        </w:rPr>
      </w:pPr>
      <w:r w:rsidRPr="0088462D">
        <w:rPr>
          <w:rFonts w:ascii="楷体" w:eastAsia="楷体" w:hAnsi="楷体" w:hint="eastAsia"/>
          <w:color w:val="000000"/>
          <w:sz w:val="28"/>
          <w:szCs w:val="28"/>
        </w:rPr>
        <w:t>14.5、本协议其它未尽事宜，双方可另行协商解决。双方另行签定的附件或备忘录补充，与本协议具有同等效力。</w:t>
      </w:r>
    </w:p>
    <w:p w:rsidR="005B2E6C" w:rsidRPr="0088462D" w:rsidRDefault="005B2E6C">
      <w:pPr>
        <w:spacing w:afterLines="10" w:after="24" w:line="360" w:lineRule="auto"/>
        <w:ind w:firstLineChars="200" w:firstLine="560"/>
        <w:rPr>
          <w:rFonts w:ascii="楷体" w:eastAsia="楷体" w:hAnsi="楷体" w:hint="eastAsia"/>
          <w:color w:val="000000"/>
          <w:sz w:val="28"/>
          <w:szCs w:val="28"/>
        </w:rPr>
      </w:pPr>
      <w:r w:rsidRPr="0088462D">
        <w:rPr>
          <w:rFonts w:ascii="楷体" w:eastAsia="楷体" w:hAnsi="楷体" w:cs="Arial" w:hint="eastAsia"/>
          <w:color w:val="000000"/>
          <w:sz w:val="28"/>
          <w:szCs w:val="28"/>
        </w:rPr>
        <w:t>14.6、</w:t>
      </w:r>
      <w:r w:rsidRPr="0088462D">
        <w:rPr>
          <w:rFonts w:ascii="楷体" w:eastAsia="楷体" w:hAnsi="楷体" w:hint="eastAsia"/>
          <w:color w:val="000000"/>
          <w:sz w:val="28"/>
          <w:szCs w:val="28"/>
        </w:rPr>
        <w:t>经双方签署的本协议及附件的传真件具有与本协议及附件正本同等的法律效力。</w:t>
      </w:r>
    </w:p>
    <w:p w:rsidR="005B2E6C" w:rsidRPr="0088462D" w:rsidRDefault="005B2E6C">
      <w:pPr>
        <w:spacing w:line="360" w:lineRule="auto"/>
        <w:ind w:left="1" w:firstLineChars="187" w:firstLine="524"/>
        <w:rPr>
          <w:rFonts w:ascii="楷体" w:eastAsia="楷体" w:hAnsi="楷体" w:hint="eastAsia"/>
          <w:color w:val="000000"/>
          <w:sz w:val="28"/>
          <w:szCs w:val="28"/>
        </w:rPr>
      </w:pPr>
      <w:r w:rsidRPr="0088462D">
        <w:rPr>
          <w:rFonts w:ascii="楷体" w:eastAsia="楷体" w:hAnsi="楷体" w:cs="Arial" w:hint="eastAsia"/>
          <w:color w:val="000000"/>
          <w:sz w:val="28"/>
          <w:szCs w:val="28"/>
        </w:rPr>
        <w:t>14.7、</w:t>
      </w:r>
      <w:r w:rsidRPr="0088462D">
        <w:rPr>
          <w:rFonts w:ascii="楷体" w:eastAsia="楷体" w:hAnsi="楷体" w:cs="Arial"/>
          <w:color w:val="000000"/>
          <w:sz w:val="28"/>
          <w:szCs w:val="28"/>
        </w:rPr>
        <w:t>本</w:t>
      </w:r>
      <w:r w:rsidRPr="0088462D">
        <w:rPr>
          <w:rFonts w:ascii="楷体" w:eastAsia="楷体" w:hAnsi="楷体" w:cs="Arial" w:hint="eastAsia"/>
          <w:color w:val="000000"/>
          <w:sz w:val="28"/>
          <w:szCs w:val="28"/>
        </w:rPr>
        <w:t>协议</w:t>
      </w:r>
      <w:r w:rsidRPr="0088462D">
        <w:rPr>
          <w:rFonts w:ascii="楷体" w:eastAsia="楷体" w:hAnsi="楷体" w:cs="Arial"/>
          <w:color w:val="000000"/>
          <w:sz w:val="28"/>
          <w:szCs w:val="28"/>
        </w:rPr>
        <w:t>任何部分的失效不影响</w:t>
      </w:r>
      <w:r w:rsidRPr="0088462D">
        <w:rPr>
          <w:rFonts w:ascii="楷体" w:eastAsia="楷体" w:hAnsi="楷体" w:cs="Arial" w:hint="eastAsia"/>
          <w:color w:val="000000"/>
          <w:sz w:val="28"/>
          <w:szCs w:val="28"/>
        </w:rPr>
        <w:t>协议</w:t>
      </w:r>
      <w:r w:rsidRPr="0088462D">
        <w:rPr>
          <w:rFonts w:ascii="楷体" w:eastAsia="楷体" w:hAnsi="楷体" w:cs="Arial"/>
          <w:color w:val="000000"/>
          <w:sz w:val="28"/>
          <w:szCs w:val="28"/>
        </w:rPr>
        <w:t>剩余部分条款的效力。</w:t>
      </w:r>
    </w:p>
    <w:p w:rsidR="005B2E6C" w:rsidRPr="0088462D" w:rsidRDefault="005B2E6C">
      <w:pPr>
        <w:spacing w:line="360" w:lineRule="auto"/>
        <w:ind w:firstLineChars="187" w:firstLine="524"/>
        <w:rPr>
          <w:rFonts w:ascii="楷体" w:eastAsia="楷体" w:hAnsi="楷体" w:cs="Arial" w:hint="eastAsia"/>
          <w:color w:val="000000"/>
          <w:sz w:val="28"/>
          <w:szCs w:val="28"/>
        </w:rPr>
      </w:pPr>
      <w:r w:rsidRPr="0088462D">
        <w:rPr>
          <w:rFonts w:ascii="楷体" w:eastAsia="楷体" w:hAnsi="楷体" w:cs="Arial" w:hint="eastAsia"/>
          <w:color w:val="000000"/>
          <w:sz w:val="28"/>
          <w:szCs w:val="28"/>
        </w:rPr>
        <w:t>14.8、</w:t>
      </w:r>
      <w:r w:rsidRPr="0088462D">
        <w:rPr>
          <w:rFonts w:ascii="楷体" w:eastAsia="楷体" w:hAnsi="楷体" w:cs="Arial"/>
          <w:color w:val="000000"/>
          <w:sz w:val="28"/>
          <w:szCs w:val="28"/>
        </w:rPr>
        <w:t>本协议的标题仅起标识作用，不应影响本协议或任何部分的解释。</w:t>
      </w:r>
      <w:r w:rsidRPr="0088462D">
        <w:rPr>
          <w:rFonts w:ascii="楷体" w:eastAsia="楷体" w:hAnsi="楷体" w:cs="Arial" w:hint="eastAsia"/>
          <w:color w:val="000000"/>
          <w:sz w:val="28"/>
          <w:szCs w:val="28"/>
        </w:rPr>
        <w:t xml:space="preserve"> </w:t>
      </w:r>
    </w:p>
    <w:p w:rsidR="005B2E6C" w:rsidRPr="0088462D" w:rsidRDefault="005B2E6C">
      <w:pPr>
        <w:spacing w:line="360" w:lineRule="auto"/>
        <w:ind w:firstLineChars="187" w:firstLine="524"/>
        <w:rPr>
          <w:rFonts w:ascii="楷体" w:eastAsia="楷体" w:hAnsi="楷体" w:cs="Arial" w:hint="eastAsia"/>
          <w:color w:val="000000"/>
          <w:sz w:val="28"/>
          <w:szCs w:val="28"/>
        </w:rPr>
      </w:pPr>
      <w:r w:rsidRPr="0088462D">
        <w:rPr>
          <w:rFonts w:ascii="楷体" w:eastAsia="楷体" w:hAnsi="楷体" w:cs="Arial" w:hint="eastAsia"/>
          <w:color w:val="000000"/>
          <w:sz w:val="28"/>
          <w:szCs w:val="28"/>
        </w:rPr>
        <w:t>14.9、</w:t>
      </w:r>
      <w:r w:rsidRPr="0088462D">
        <w:rPr>
          <w:rFonts w:ascii="楷体" w:eastAsia="楷体" w:hAnsi="楷体" w:cs="宋体"/>
          <w:color w:val="000000"/>
          <w:kern w:val="0"/>
          <w:sz w:val="28"/>
          <w:szCs w:val="28"/>
        </w:rPr>
        <w:t>本协议以中文本为基准文本，一式两份，双方各持一份，经双方签字盖章后即行生效，具有同等法律效力。</w:t>
      </w:r>
    </w:p>
    <w:p w:rsidR="005B2E6C" w:rsidRPr="0088462D" w:rsidRDefault="005B2E6C">
      <w:pPr>
        <w:spacing w:line="360" w:lineRule="auto"/>
        <w:rPr>
          <w:rFonts w:ascii="楷体" w:eastAsia="楷体" w:hAnsi="楷体" w:hint="eastAsia"/>
          <w:color w:val="000000"/>
          <w:sz w:val="28"/>
          <w:szCs w:val="28"/>
        </w:rPr>
      </w:pPr>
      <w:r w:rsidRPr="0088462D">
        <w:rPr>
          <w:rFonts w:ascii="楷体" w:eastAsia="楷体" w:hAnsi="楷体" w:hint="eastAsia"/>
          <w:color w:val="000000"/>
          <w:sz w:val="28"/>
          <w:szCs w:val="28"/>
        </w:rPr>
        <w:t>（以下无正文）</w:t>
      </w:r>
    </w:p>
    <w:p w:rsidR="005B2E6C" w:rsidRPr="0088462D" w:rsidRDefault="005B2E6C">
      <w:pPr>
        <w:spacing w:line="360" w:lineRule="auto"/>
        <w:rPr>
          <w:rFonts w:ascii="楷体" w:eastAsia="楷体" w:hAnsi="楷体" w:hint="eastAsia"/>
          <w:color w:val="000000"/>
          <w:kern w:val="0"/>
          <w:sz w:val="28"/>
          <w:szCs w:val="28"/>
        </w:rPr>
      </w:pPr>
      <w:r w:rsidRPr="0088462D">
        <w:rPr>
          <w:rFonts w:ascii="楷体" w:eastAsia="楷体" w:hAnsi="楷体" w:hint="eastAsia"/>
          <w:color w:val="000000"/>
          <w:kern w:val="0"/>
          <w:sz w:val="28"/>
          <w:szCs w:val="28"/>
        </w:rPr>
        <w:t>甲方：</w:t>
      </w:r>
      <w:r w:rsidRPr="0088462D">
        <w:rPr>
          <w:rFonts w:ascii="楷体" w:eastAsia="楷体" w:hAnsi="楷体" w:hint="eastAsia"/>
          <w:color w:val="000000"/>
          <w:kern w:val="0"/>
          <w:sz w:val="28"/>
          <w:szCs w:val="28"/>
          <w:u w:val="single"/>
        </w:rPr>
        <w:t xml:space="preserve">                   </w:t>
      </w:r>
      <w:r w:rsidRPr="0088462D">
        <w:rPr>
          <w:rFonts w:ascii="楷体" w:eastAsia="楷体" w:hAnsi="楷体" w:hint="eastAsia"/>
          <w:color w:val="000000"/>
          <w:kern w:val="0"/>
          <w:sz w:val="28"/>
          <w:szCs w:val="28"/>
        </w:rPr>
        <w:t xml:space="preserve">       乙方：</w:t>
      </w:r>
      <w:r w:rsidRPr="0088462D">
        <w:rPr>
          <w:rFonts w:ascii="楷体" w:eastAsia="楷体" w:hAnsi="楷体" w:hint="eastAsia"/>
          <w:color w:val="000000"/>
          <w:kern w:val="0"/>
          <w:sz w:val="28"/>
          <w:szCs w:val="28"/>
          <w:u w:val="single"/>
        </w:rPr>
        <w:t xml:space="preserve">                           </w:t>
      </w:r>
      <w:r w:rsidRPr="0088462D">
        <w:rPr>
          <w:rFonts w:ascii="楷体" w:eastAsia="楷体" w:hAnsi="楷体" w:hint="eastAsia"/>
          <w:color w:val="000000"/>
          <w:kern w:val="0"/>
          <w:sz w:val="28"/>
          <w:szCs w:val="28"/>
        </w:rPr>
        <w:t xml:space="preserve"> </w:t>
      </w:r>
    </w:p>
    <w:p w:rsidR="005B2E6C" w:rsidRPr="0088462D" w:rsidRDefault="005B2E6C">
      <w:pPr>
        <w:spacing w:line="360" w:lineRule="auto"/>
        <w:rPr>
          <w:rFonts w:ascii="楷体" w:eastAsia="楷体" w:hAnsi="楷体"/>
          <w:color w:val="000000"/>
          <w:kern w:val="0"/>
          <w:sz w:val="28"/>
          <w:szCs w:val="28"/>
        </w:rPr>
      </w:pPr>
      <w:r w:rsidRPr="0088462D">
        <w:rPr>
          <w:rFonts w:ascii="楷体" w:eastAsia="楷体" w:hAnsi="楷体" w:hint="eastAsia"/>
          <w:color w:val="000000"/>
          <w:kern w:val="0"/>
          <w:sz w:val="28"/>
          <w:szCs w:val="28"/>
        </w:rPr>
        <w:t>代表签字：</w:t>
      </w:r>
      <w:r w:rsidRPr="0088462D">
        <w:rPr>
          <w:rFonts w:ascii="楷体" w:eastAsia="楷体" w:hAnsi="楷体" w:hint="eastAsia"/>
          <w:color w:val="000000"/>
          <w:kern w:val="0"/>
          <w:sz w:val="28"/>
          <w:szCs w:val="28"/>
        </w:rPr>
        <w:tab/>
      </w:r>
      <w:r w:rsidRPr="0088462D">
        <w:rPr>
          <w:rFonts w:ascii="楷体" w:eastAsia="楷体" w:hAnsi="楷体" w:hint="eastAsia"/>
          <w:color w:val="000000"/>
          <w:kern w:val="0"/>
          <w:sz w:val="28"/>
          <w:szCs w:val="28"/>
        </w:rPr>
        <w:tab/>
      </w:r>
      <w:r w:rsidRPr="0088462D">
        <w:rPr>
          <w:rFonts w:ascii="楷体" w:eastAsia="楷体" w:hAnsi="楷体" w:hint="eastAsia"/>
          <w:color w:val="000000"/>
          <w:kern w:val="0"/>
          <w:sz w:val="28"/>
          <w:szCs w:val="28"/>
        </w:rPr>
        <w:tab/>
      </w:r>
      <w:r w:rsidRPr="0088462D">
        <w:rPr>
          <w:rFonts w:ascii="楷体" w:eastAsia="楷体" w:hAnsi="楷体" w:hint="eastAsia"/>
          <w:color w:val="000000"/>
          <w:kern w:val="0"/>
          <w:sz w:val="28"/>
          <w:szCs w:val="28"/>
        </w:rPr>
        <w:tab/>
      </w:r>
      <w:r w:rsidRPr="0088462D">
        <w:rPr>
          <w:rFonts w:ascii="楷体" w:eastAsia="楷体" w:hAnsi="楷体" w:hint="eastAsia"/>
          <w:color w:val="000000"/>
          <w:kern w:val="0"/>
          <w:sz w:val="28"/>
          <w:szCs w:val="28"/>
        </w:rPr>
        <w:tab/>
      </w:r>
      <w:r w:rsidRPr="0088462D">
        <w:rPr>
          <w:rFonts w:ascii="楷体" w:eastAsia="楷体" w:hAnsi="楷体" w:hint="eastAsia"/>
          <w:color w:val="000000"/>
          <w:kern w:val="0"/>
          <w:sz w:val="28"/>
          <w:szCs w:val="28"/>
        </w:rPr>
        <w:tab/>
      </w:r>
      <w:r w:rsidRPr="0088462D">
        <w:rPr>
          <w:rFonts w:ascii="楷体" w:eastAsia="楷体" w:hAnsi="楷体" w:hint="eastAsia"/>
          <w:color w:val="000000"/>
          <w:kern w:val="0"/>
          <w:sz w:val="28"/>
          <w:szCs w:val="28"/>
        </w:rPr>
        <w:tab/>
      </w:r>
      <w:r w:rsidRPr="0088462D">
        <w:rPr>
          <w:rFonts w:ascii="楷体" w:eastAsia="楷体" w:hAnsi="楷体" w:hint="eastAsia"/>
          <w:color w:val="000000"/>
          <w:kern w:val="0"/>
          <w:sz w:val="28"/>
          <w:szCs w:val="28"/>
        </w:rPr>
        <w:tab/>
        <w:t xml:space="preserve">  代表签字：</w:t>
      </w:r>
    </w:p>
    <w:p w:rsidR="005B2E6C" w:rsidRPr="0088462D" w:rsidRDefault="005B2E6C">
      <w:pPr>
        <w:spacing w:line="360" w:lineRule="auto"/>
        <w:rPr>
          <w:rFonts w:ascii="楷体" w:eastAsia="楷体" w:hAnsi="楷体" w:hint="eastAsia"/>
          <w:color w:val="000000"/>
          <w:kern w:val="0"/>
          <w:sz w:val="28"/>
          <w:szCs w:val="28"/>
        </w:rPr>
      </w:pPr>
      <w:r w:rsidRPr="0088462D">
        <w:rPr>
          <w:rFonts w:ascii="楷体" w:eastAsia="楷体" w:hAnsi="楷体" w:hint="eastAsia"/>
          <w:color w:val="000000"/>
          <w:kern w:val="0"/>
          <w:sz w:val="28"/>
          <w:szCs w:val="28"/>
        </w:rPr>
        <w:t xml:space="preserve">日期：____年____月____日   </w:t>
      </w:r>
      <w:r w:rsidRPr="0088462D">
        <w:rPr>
          <w:rFonts w:ascii="楷体" w:eastAsia="楷体" w:hAnsi="楷体" w:hint="eastAsia"/>
          <w:color w:val="000000"/>
          <w:kern w:val="0"/>
          <w:sz w:val="28"/>
          <w:szCs w:val="28"/>
        </w:rPr>
        <w:tab/>
        <w:t xml:space="preserve">     日期：____年____月____日</w:t>
      </w:r>
    </w:p>
    <w:p w:rsidR="005B2E6C" w:rsidRPr="0088462D" w:rsidRDefault="005B2E6C">
      <w:pPr>
        <w:spacing w:line="360" w:lineRule="auto"/>
        <w:ind w:firstLineChars="195" w:firstLine="546"/>
        <w:rPr>
          <w:rFonts w:ascii="楷体" w:eastAsia="楷体" w:hAnsi="楷体" w:hint="eastAsia"/>
          <w:color w:val="000000"/>
          <w:kern w:val="0"/>
          <w:sz w:val="28"/>
          <w:szCs w:val="28"/>
        </w:rPr>
      </w:pPr>
      <w:r w:rsidRPr="0088462D">
        <w:rPr>
          <w:rFonts w:ascii="楷体" w:eastAsia="楷体" w:hAnsi="楷体" w:hint="eastAsia"/>
          <w:color w:val="000000"/>
          <w:sz w:val="28"/>
          <w:szCs w:val="28"/>
        </w:rPr>
        <w:t>二、协议期限</w:t>
      </w:r>
    </w:p>
    <w:p w:rsidR="005B2E6C" w:rsidRPr="0088462D" w:rsidRDefault="005B2E6C">
      <w:pPr>
        <w:spacing w:line="360" w:lineRule="auto"/>
        <w:ind w:firstLineChars="195" w:firstLine="546"/>
        <w:rPr>
          <w:rFonts w:ascii="楷体" w:eastAsia="楷体" w:hAnsi="楷体" w:hint="eastAsia"/>
          <w:color w:val="000000"/>
          <w:sz w:val="28"/>
          <w:szCs w:val="28"/>
        </w:rPr>
      </w:pPr>
      <w:r w:rsidRPr="0088462D">
        <w:rPr>
          <w:rFonts w:ascii="楷体" w:eastAsia="楷体" w:hAnsi="楷体"/>
          <w:color w:val="000000"/>
          <w:sz w:val="28"/>
          <w:szCs w:val="28"/>
        </w:rPr>
        <w:t>2.1</w:t>
      </w:r>
      <w:r w:rsidRPr="0088462D">
        <w:rPr>
          <w:rFonts w:ascii="楷体" w:eastAsia="楷体" w:hAnsi="楷体" w:hint="eastAsia"/>
          <w:color w:val="000000"/>
          <w:sz w:val="28"/>
          <w:szCs w:val="28"/>
        </w:rPr>
        <w:t>本协议自双方签字盖章后生效。自本协议生效之日起将取代以前所有的口头或文字协议。</w:t>
      </w:r>
    </w:p>
    <w:p w:rsidR="005B2E6C" w:rsidRPr="0088462D" w:rsidRDefault="005B2E6C">
      <w:pPr>
        <w:tabs>
          <w:tab w:val="left" w:pos="3500"/>
        </w:tabs>
        <w:spacing w:line="360" w:lineRule="auto"/>
        <w:ind w:firstLineChars="200" w:firstLine="560"/>
        <w:rPr>
          <w:rFonts w:ascii="楷体" w:eastAsia="楷体" w:hAnsi="楷体" w:hint="eastAsia"/>
          <w:color w:val="000000"/>
          <w:sz w:val="28"/>
          <w:szCs w:val="28"/>
        </w:rPr>
      </w:pPr>
    </w:p>
    <w:p w:rsidR="005B2E6C" w:rsidRPr="0088462D" w:rsidRDefault="005B2E6C">
      <w:pPr>
        <w:tabs>
          <w:tab w:val="left" w:pos="3500"/>
        </w:tabs>
        <w:spacing w:line="360" w:lineRule="auto"/>
        <w:rPr>
          <w:rFonts w:ascii="楷体" w:eastAsia="楷体" w:hAnsi="楷体" w:hint="eastAsia"/>
          <w:color w:val="000000"/>
          <w:sz w:val="28"/>
          <w:szCs w:val="28"/>
        </w:rPr>
      </w:pPr>
    </w:p>
    <w:p w:rsidR="005B2E6C" w:rsidRPr="0088462D" w:rsidRDefault="005B2E6C">
      <w:pPr>
        <w:tabs>
          <w:tab w:val="left" w:pos="3500"/>
        </w:tabs>
        <w:spacing w:line="360" w:lineRule="auto"/>
        <w:rPr>
          <w:rFonts w:ascii="楷体" w:eastAsia="楷体" w:hAnsi="楷体" w:hint="eastAsia"/>
          <w:color w:val="000000"/>
          <w:sz w:val="28"/>
          <w:szCs w:val="28"/>
        </w:rPr>
      </w:pPr>
      <w:r w:rsidRPr="0088462D">
        <w:rPr>
          <w:rFonts w:ascii="楷体" w:eastAsia="楷体" w:hAnsi="楷体" w:hint="eastAsia"/>
          <w:color w:val="000000"/>
          <w:sz w:val="28"/>
          <w:szCs w:val="28"/>
        </w:rPr>
        <w:t>联系方式：</w:t>
      </w:r>
    </w:p>
    <w:p w:rsidR="005B2E6C" w:rsidRPr="0088462D" w:rsidRDefault="005B2E6C">
      <w:pPr>
        <w:tabs>
          <w:tab w:val="left" w:pos="3500"/>
        </w:tabs>
        <w:spacing w:line="360" w:lineRule="auto"/>
        <w:jc w:val="left"/>
        <w:rPr>
          <w:rFonts w:ascii="楷体" w:eastAsia="楷体" w:hAnsi="楷体" w:hint="eastAsia"/>
          <w:color w:val="000000"/>
          <w:sz w:val="28"/>
          <w:szCs w:val="28"/>
          <w:u w:val="single"/>
        </w:rPr>
      </w:pPr>
      <w:r w:rsidRPr="0088462D">
        <w:rPr>
          <w:rFonts w:ascii="楷体" w:eastAsia="楷体" w:hAnsi="楷体" w:hint="eastAsia"/>
          <w:color w:val="000000"/>
          <w:sz w:val="28"/>
          <w:szCs w:val="28"/>
        </w:rPr>
        <w:t>甲方：</w:t>
      </w:r>
      <w:r w:rsidRPr="0088462D">
        <w:rPr>
          <w:rFonts w:ascii="楷体" w:eastAsia="楷体" w:hAnsi="楷体" w:hint="eastAsia"/>
          <w:color w:val="000000"/>
          <w:kern w:val="0"/>
          <w:sz w:val="28"/>
          <w:szCs w:val="28"/>
          <w:u w:val="single"/>
        </w:rPr>
        <w:t xml:space="preserve">                      </w:t>
      </w:r>
      <w:r w:rsidRPr="0088462D">
        <w:rPr>
          <w:rFonts w:ascii="楷体" w:eastAsia="楷体" w:hAnsi="楷体" w:hint="eastAsia"/>
          <w:color w:val="000000"/>
          <w:sz w:val="28"/>
          <w:szCs w:val="28"/>
        </w:rPr>
        <w:t xml:space="preserve">      乙方：</w:t>
      </w:r>
      <w:r w:rsidRPr="0088462D">
        <w:rPr>
          <w:rFonts w:ascii="楷体" w:eastAsia="楷体" w:hAnsi="楷体" w:hint="eastAsia"/>
          <w:color w:val="000000"/>
          <w:sz w:val="28"/>
          <w:szCs w:val="28"/>
          <w:u w:val="single"/>
        </w:rPr>
        <w:t xml:space="preserve">                      </w:t>
      </w:r>
    </w:p>
    <w:p w:rsidR="005B2E6C" w:rsidRPr="0088462D" w:rsidRDefault="005B2E6C">
      <w:pPr>
        <w:tabs>
          <w:tab w:val="left" w:pos="3500"/>
        </w:tabs>
        <w:spacing w:line="360" w:lineRule="auto"/>
        <w:jc w:val="left"/>
        <w:rPr>
          <w:rFonts w:ascii="楷体" w:eastAsia="楷体" w:hAnsi="楷体" w:hint="eastAsia"/>
          <w:color w:val="000000"/>
          <w:sz w:val="28"/>
          <w:szCs w:val="28"/>
        </w:rPr>
      </w:pPr>
      <w:r w:rsidRPr="0088462D">
        <w:rPr>
          <w:rFonts w:ascii="楷体" w:eastAsia="楷体" w:hAnsi="楷体" w:hint="eastAsia"/>
          <w:color w:val="000000"/>
          <w:sz w:val="28"/>
          <w:szCs w:val="28"/>
        </w:rPr>
        <w:t>地址：</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 xml:space="preserve">      地址：</w:t>
      </w:r>
      <w:r w:rsidRPr="0088462D">
        <w:rPr>
          <w:rFonts w:ascii="楷体" w:eastAsia="楷体" w:hAnsi="楷体" w:hint="eastAsia"/>
          <w:color w:val="000000"/>
          <w:sz w:val="28"/>
          <w:szCs w:val="28"/>
          <w:u w:val="single"/>
        </w:rPr>
        <w:t xml:space="preserve">                         </w:t>
      </w:r>
    </w:p>
    <w:p w:rsidR="005B2E6C" w:rsidRPr="0088462D" w:rsidRDefault="005B2E6C">
      <w:pPr>
        <w:tabs>
          <w:tab w:val="left" w:pos="3480"/>
        </w:tabs>
        <w:spacing w:line="360" w:lineRule="auto"/>
        <w:jc w:val="left"/>
        <w:rPr>
          <w:rFonts w:ascii="楷体" w:eastAsia="楷体" w:hAnsi="楷体" w:hint="eastAsia"/>
          <w:color w:val="000000"/>
          <w:sz w:val="28"/>
          <w:szCs w:val="28"/>
        </w:rPr>
      </w:pPr>
      <w:r w:rsidRPr="0088462D">
        <w:rPr>
          <w:rFonts w:ascii="楷体" w:eastAsia="楷体" w:hAnsi="楷体" w:hint="eastAsia"/>
          <w:color w:val="000000"/>
          <w:sz w:val="28"/>
          <w:szCs w:val="28"/>
        </w:rPr>
        <w:t>邮政编码 ：</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 xml:space="preserve">      邮政编码 ：</w:t>
      </w:r>
      <w:r w:rsidRPr="0088462D">
        <w:rPr>
          <w:rFonts w:ascii="楷体" w:eastAsia="楷体" w:hAnsi="楷体" w:hint="eastAsia"/>
          <w:color w:val="000000"/>
          <w:sz w:val="28"/>
          <w:szCs w:val="28"/>
          <w:u w:val="single"/>
        </w:rPr>
        <w:t xml:space="preserve">                    </w:t>
      </w:r>
    </w:p>
    <w:p w:rsidR="005B2E6C" w:rsidRPr="0088462D" w:rsidRDefault="005B2E6C">
      <w:pPr>
        <w:tabs>
          <w:tab w:val="left" w:pos="720"/>
        </w:tabs>
        <w:autoSpaceDE w:val="0"/>
        <w:autoSpaceDN w:val="0"/>
        <w:adjustRightInd w:val="0"/>
        <w:spacing w:line="360" w:lineRule="auto"/>
        <w:ind w:right="18"/>
        <w:jc w:val="left"/>
        <w:rPr>
          <w:rFonts w:ascii="楷体" w:eastAsia="楷体" w:hAnsi="楷体" w:hint="eastAsia"/>
          <w:color w:val="000000"/>
          <w:sz w:val="28"/>
          <w:szCs w:val="28"/>
        </w:rPr>
      </w:pPr>
      <w:r w:rsidRPr="0088462D">
        <w:rPr>
          <w:rFonts w:ascii="楷体" w:eastAsia="楷体" w:hAnsi="楷体" w:hint="eastAsia"/>
          <w:color w:val="000000"/>
          <w:sz w:val="28"/>
          <w:szCs w:val="28"/>
        </w:rPr>
        <w:t>电话：</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 xml:space="preserve">      电话：</w:t>
      </w:r>
      <w:r w:rsidRPr="0088462D">
        <w:rPr>
          <w:rFonts w:ascii="楷体" w:eastAsia="楷体" w:hAnsi="楷体" w:hint="eastAsia"/>
          <w:color w:val="000000"/>
          <w:sz w:val="28"/>
          <w:szCs w:val="28"/>
          <w:u w:val="single"/>
        </w:rPr>
        <w:t xml:space="preserve">                         </w:t>
      </w:r>
    </w:p>
    <w:p w:rsidR="005B2E6C" w:rsidRPr="0088462D" w:rsidRDefault="005B2E6C">
      <w:pPr>
        <w:tabs>
          <w:tab w:val="left" w:pos="720"/>
        </w:tabs>
        <w:autoSpaceDE w:val="0"/>
        <w:autoSpaceDN w:val="0"/>
        <w:adjustRightInd w:val="0"/>
        <w:spacing w:line="360" w:lineRule="auto"/>
        <w:ind w:right="18"/>
        <w:jc w:val="left"/>
        <w:rPr>
          <w:rFonts w:ascii="楷体" w:eastAsia="楷体" w:hAnsi="楷体" w:hint="eastAsia"/>
          <w:color w:val="000000"/>
          <w:kern w:val="0"/>
          <w:sz w:val="28"/>
          <w:szCs w:val="28"/>
          <w:lang w:val="zh-CN"/>
        </w:rPr>
      </w:pPr>
      <w:r w:rsidRPr="0088462D">
        <w:rPr>
          <w:rFonts w:ascii="楷体" w:eastAsia="楷体" w:hAnsi="楷体" w:hint="eastAsia"/>
          <w:color w:val="000000"/>
          <w:sz w:val="28"/>
          <w:szCs w:val="28"/>
        </w:rPr>
        <w:t>传真：</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 xml:space="preserve">      传真：</w:t>
      </w:r>
      <w:r w:rsidRPr="0088462D">
        <w:rPr>
          <w:rFonts w:ascii="楷体" w:eastAsia="楷体" w:hAnsi="楷体" w:hint="eastAsia"/>
          <w:color w:val="000000"/>
          <w:sz w:val="28"/>
          <w:szCs w:val="28"/>
          <w:u w:val="single"/>
        </w:rPr>
        <w:t xml:space="preserve">                         </w:t>
      </w:r>
    </w:p>
    <w:p w:rsidR="005B2E6C" w:rsidRPr="0088462D" w:rsidRDefault="005B2E6C">
      <w:pPr>
        <w:spacing w:line="360" w:lineRule="auto"/>
        <w:jc w:val="left"/>
        <w:rPr>
          <w:rFonts w:ascii="楷体" w:eastAsia="楷体" w:hAnsi="楷体" w:hint="eastAsia"/>
          <w:color w:val="000000"/>
          <w:kern w:val="0"/>
          <w:sz w:val="28"/>
          <w:szCs w:val="28"/>
        </w:rPr>
      </w:pPr>
      <w:r w:rsidRPr="0088462D">
        <w:rPr>
          <w:rFonts w:ascii="楷体" w:eastAsia="楷体" w:hAnsi="楷体" w:hint="eastAsia"/>
          <w:color w:val="000000"/>
          <w:sz w:val="28"/>
          <w:szCs w:val="28"/>
        </w:rPr>
        <w:t>E-mail：</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 xml:space="preserve">      E-mail：</w:t>
      </w:r>
      <w:r w:rsidRPr="0088462D">
        <w:rPr>
          <w:rFonts w:ascii="楷体" w:eastAsia="楷体" w:hAnsi="楷体" w:hint="eastAsia"/>
          <w:color w:val="000000"/>
          <w:sz w:val="28"/>
          <w:szCs w:val="28"/>
          <w:u w:val="single"/>
        </w:rPr>
        <w:t xml:space="preserve">                       </w:t>
      </w:r>
    </w:p>
    <w:p w:rsidR="005B2E6C" w:rsidRPr="0088462D" w:rsidRDefault="005B2E6C">
      <w:pPr>
        <w:spacing w:line="360" w:lineRule="auto"/>
        <w:jc w:val="left"/>
        <w:rPr>
          <w:rFonts w:ascii="楷体" w:eastAsia="楷体" w:hAnsi="楷体" w:hint="eastAsia"/>
          <w:color w:val="000000"/>
          <w:sz w:val="28"/>
          <w:szCs w:val="28"/>
        </w:rPr>
      </w:pPr>
      <w:r w:rsidRPr="0088462D">
        <w:rPr>
          <w:rFonts w:ascii="楷体" w:eastAsia="楷体" w:hAnsi="楷体" w:hint="eastAsia"/>
          <w:color w:val="000000"/>
          <w:sz w:val="28"/>
          <w:szCs w:val="28"/>
        </w:rPr>
        <w:t>收件人:</w:t>
      </w:r>
      <w:r w:rsidRPr="0088462D">
        <w:rPr>
          <w:rFonts w:ascii="楷体" w:eastAsia="楷体" w:hAnsi="楷体" w:hint="eastAsia"/>
          <w:color w:val="000000"/>
          <w:sz w:val="28"/>
          <w:szCs w:val="28"/>
          <w:u w:val="single"/>
        </w:rPr>
        <w:t xml:space="preserve">                      </w:t>
      </w:r>
      <w:r w:rsidRPr="0088462D">
        <w:rPr>
          <w:rFonts w:ascii="楷体" w:eastAsia="楷体" w:hAnsi="楷体" w:hint="eastAsia"/>
          <w:color w:val="000000"/>
          <w:sz w:val="28"/>
          <w:szCs w:val="28"/>
        </w:rPr>
        <w:t xml:space="preserve">      收件人:</w:t>
      </w:r>
      <w:r w:rsidRPr="0088462D">
        <w:rPr>
          <w:rFonts w:ascii="楷体" w:eastAsia="楷体" w:hAnsi="楷体" w:hint="eastAsia"/>
          <w:color w:val="000000"/>
          <w:sz w:val="28"/>
          <w:szCs w:val="28"/>
          <w:u w:val="single"/>
        </w:rPr>
        <w:t xml:space="preserve">                        </w:t>
      </w:r>
    </w:p>
    <w:p w:rsidR="005B2E6C" w:rsidRPr="0088462D" w:rsidRDefault="005B2E6C">
      <w:pPr>
        <w:numPr>
          <w:ins w:id="5" w:author="1-1" w:date="2006-12-22T16:22:00Z"/>
        </w:numPr>
        <w:rPr>
          <w:rFonts w:ascii="楷体" w:eastAsia="楷体" w:hAnsi="楷体" w:hint="eastAsia"/>
          <w:color w:val="000000"/>
          <w:sz w:val="28"/>
          <w:szCs w:val="28"/>
        </w:rPr>
      </w:pPr>
    </w:p>
    <w:p w:rsidR="005B2E6C" w:rsidRPr="0088462D" w:rsidRDefault="005B2E6C">
      <w:pPr>
        <w:rPr>
          <w:rFonts w:ascii="楷体" w:eastAsia="楷体" w:hAnsi="楷体"/>
          <w:color w:val="000000"/>
          <w:sz w:val="28"/>
          <w:szCs w:val="28"/>
        </w:rPr>
      </w:pPr>
    </w:p>
    <w:sectPr w:rsidR="005B2E6C" w:rsidRPr="0088462D">
      <w:headerReference w:type="default" r:id="rId6"/>
      <w:footerReference w:type="even" r:id="rId7"/>
      <w:footerReference w:type="default" r:id="rId8"/>
      <w:pgSz w:w="11906" w:h="16838"/>
      <w:pgMar w:top="1440" w:right="1301" w:bottom="1091" w:left="1470"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05B2" w:rsidRDefault="00F505B2">
      <w:r>
        <w:separator/>
      </w:r>
    </w:p>
  </w:endnote>
  <w:endnote w:type="continuationSeparator" w:id="0">
    <w:p w:rsidR="00F505B2" w:rsidRDefault="00F50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E6C" w:rsidRDefault="005B2E6C">
    <w:pPr>
      <w:pStyle w:val="a6"/>
      <w:framePr w:h="0" w:wrap="around" w:vAnchor="text" w:hAnchor="margin" w:xAlign="right" w:y="1"/>
      <w:rPr>
        <w:rStyle w:val="a3"/>
      </w:rPr>
    </w:pPr>
    <w:r>
      <w:fldChar w:fldCharType="begin"/>
    </w:r>
    <w:r>
      <w:rPr>
        <w:rStyle w:val="a3"/>
      </w:rPr>
      <w:instrText xml:space="preserve">PAGE  </w:instrText>
    </w:r>
    <w:r>
      <w:fldChar w:fldCharType="separate"/>
    </w:r>
    <w:r>
      <w:fldChar w:fldCharType="end"/>
    </w:r>
  </w:p>
  <w:p w:rsidR="005B2E6C" w:rsidRDefault="005B2E6C">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E6C" w:rsidRPr="00F74657" w:rsidRDefault="00F74657" w:rsidP="00F74657">
    <w:pPr>
      <w:pStyle w:val="a6"/>
    </w:pPr>
    <w:r>
      <w:rPr>
        <w:rFonts w:hint="eastAsia"/>
      </w:rPr>
      <w:t xml:space="preserve">                         </w:t>
    </w:r>
    <w:r>
      <w:rPr>
        <w:rFonts w:hint="eastAsia"/>
      </w:rPr>
      <w:t>学习指导参考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05B2" w:rsidRDefault="00F505B2">
      <w:r>
        <w:separator/>
      </w:r>
    </w:p>
  </w:footnote>
  <w:footnote w:type="continuationSeparator" w:id="0">
    <w:p w:rsidR="00F505B2" w:rsidRDefault="00F505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2A38" w:rsidRPr="00F74657" w:rsidRDefault="00F74657" w:rsidP="00F74657">
    <w:pPr>
      <w:pStyle w:val="a7"/>
    </w:pPr>
    <w:r>
      <w:rPr>
        <w:rFonts w:hint="eastAsia"/>
      </w:rPr>
      <w:t>WORD</w:t>
    </w:r>
    <w:r>
      <w:rPr>
        <w:rFonts w:hint="eastAsia"/>
      </w:rPr>
      <w:t>格式整理版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4B3DA1"/>
    <w:rsid w:val="005B2E6C"/>
    <w:rsid w:val="007467F9"/>
    <w:rsid w:val="0088462D"/>
    <w:rsid w:val="00AC2CDC"/>
    <w:rsid w:val="00CA2A38"/>
    <w:rsid w:val="00F505B2"/>
    <w:rsid w:val="00F74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1BE6568-154E-400C-9BD0-2A3287D8E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rPr>
      <w:color w:val="0000FF"/>
      <w:u w:val="single"/>
    </w:rPr>
  </w:style>
  <w:style w:type="paragraph" w:customStyle="1" w:styleId="1">
    <w:name w:val="样式1"/>
    <w:basedOn w:val="a"/>
    <w:rPr>
      <w:rFonts w:eastAsia="Times New Roman"/>
    </w:rPr>
  </w:style>
  <w:style w:type="paragraph" w:styleId="2">
    <w:name w:val="目录 2"/>
    <w:basedOn w:val="a"/>
    <w:next w:val="a"/>
    <w:pPr>
      <w:tabs>
        <w:tab w:val="right" w:leader="dot" w:pos="8302"/>
      </w:tabs>
      <w:spacing w:line="360" w:lineRule="auto"/>
      <w:ind w:rightChars="-150" w:right="-315" w:firstLineChars="646" w:firstLine="2854"/>
    </w:pPr>
    <w:rPr>
      <w:rFonts w:ascii="宋体" w:hAnsi="宋体"/>
      <w:b/>
      <w:smallCaps/>
      <w:color w:val="000000"/>
      <w:sz w:val="44"/>
      <w:szCs w:val="44"/>
      <w:lang w:val="en-US" w:eastAsia="zh-CN"/>
    </w:rPr>
  </w:style>
  <w:style w:type="paragraph" w:styleId="a5">
    <w:name w:val="Normal (Web)"/>
    <w:basedOn w:val="a"/>
    <w:pPr>
      <w:widowControl/>
      <w:spacing w:before="100" w:beforeAutospacing="1" w:after="100" w:afterAutospacing="1"/>
      <w:jc w:val="left"/>
    </w:pPr>
    <w:rPr>
      <w:rFonts w:ascii="宋体" w:hAnsi="宋体" w:cs="宋体"/>
      <w:kern w:val="0"/>
      <w:sz w:val="24"/>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rsid w:val="00CA2A38"/>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778</Words>
  <Characters>4436</Characters>
  <Application>Microsoft Office Word</Application>
  <DocSecurity>4</DocSecurity>
  <PresentationFormat/>
  <Lines>36</Lines>
  <Paragraphs>10</Paragraphs>
  <Slides>0</Slides>
  <Notes>0</Notes>
  <HiddenSlides>0</HiddenSlides>
  <MMClips>0</MMClips>
  <ScaleCrop>false</ScaleCrop>
  <Manager/>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李兴万</dc:creator>
  <cp:keywords/>
  <dc:description/>
  <cp:lastModifiedBy>Administrator</cp:lastModifiedBy>
  <cp:revision>2</cp:revision>
  <cp:lastPrinted>2009-01-15T06:49:00Z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