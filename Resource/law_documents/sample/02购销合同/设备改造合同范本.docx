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77D56" w:rsidRDefault="00777D56" w:rsidP="00777D56">
      <w:pPr>
        <w:spacing w:line="496" w:lineRule="exact"/>
        <w:jc w:val="center"/>
        <w:rPr>
          <w:rFonts w:ascii="宋体" w:hAnsi="宋体"/>
          <w:b/>
          <w:bCs/>
          <w:color w:val="000000"/>
        </w:rPr>
      </w:pPr>
      <w:r>
        <w:rPr>
          <w:rFonts w:hint="eastAsia"/>
        </w:rPr>
        <w:t xml:space="preserve">                                      </w:t>
      </w:r>
      <w:r>
        <w:rPr>
          <w:rFonts w:hint="eastAsia"/>
        </w:rPr>
        <w:t>签订地点：</w:t>
      </w:r>
      <w:ins w:id="0" w:author="Lenovo User" w:date="2014-06-13T12:36:00Z">
        <w:r w:rsidR="000D04BF" w:rsidDel="000D04BF">
          <w:rPr>
            <w:rFonts w:hint="eastAsia"/>
          </w:rPr>
          <w:t xml:space="preserve"> </w:t>
        </w:r>
      </w:ins>
    </w:p>
    <w:p w:rsidR="00777D56" w:rsidRPr="00335763" w:rsidRDefault="00777D56" w:rsidP="000D04BF">
      <w:pPr>
        <w:spacing w:line="496" w:lineRule="exact"/>
        <w:jc w:val="center"/>
        <w:rPr>
          <w:rFonts w:ascii="宋体" w:hAnsi="宋体" w:hint="eastAsia"/>
          <w:bCs/>
          <w:color w:val="000000"/>
        </w:rPr>
      </w:pPr>
      <w:r>
        <w:rPr>
          <w:rFonts w:ascii="宋体" w:hAnsi="宋体" w:hint="eastAsia"/>
          <w:b/>
          <w:bCs/>
          <w:color w:val="000000"/>
        </w:rPr>
        <w:t xml:space="preserve">                                    </w:t>
      </w:r>
      <w:r w:rsidRPr="00335763">
        <w:rPr>
          <w:rFonts w:ascii="宋体" w:hAnsi="宋体" w:hint="eastAsia"/>
          <w:bCs/>
          <w:color w:val="000000"/>
        </w:rPr>
        <w:t>合同编号</w:t>
      </w:r>
      <w:r>
        <w:rPr>
          <w:rFonts w:ascii="宋体" w:hAnsi="宋体" w:hint="eastAsia"/>
          <w:bCs/>
          <w:color w:val="000000"/>
        </w:rPr>
        <w:t>：</w:t>
      </w:r>
    </w:p>
    <w:p w:rsidR="00777D56" w:rsidRPr="00D14ACE" w:rsidRDefault="00777D56" w:rsidP="00777D56">
      <w:pPr>
        <w:adjustRightInd w:val="0"/>
        <w:snapToGrid w:val="0"/>
        <w:jc w:val="center"/>
        <w:rPr>
          <w:rFonts w:hAnsi="宋体" w:hint="eastAsia"/>
          <w:b/>
          <w:color w:val="0000FF"/>
          <w:sz w:val="36"/>
          <w:szCs w:val="36"/>
        </w:rPr>
      </w:pPr>
    </w:p>
    <w:p w:rsidR="00777D56" w:rsidRDefault="00777D56" w:rsidP="00777D56">
      <w:pPr>
        <w:spacing w:line="496" w:lineRule="exact"/>
        <w:jc w:val="center"/>
        <w:rPr>
          <w:rFonts w:hint="eastAsia"/>
          <w:b/>
          <w:bCs/>
          <w:sz w:val="36"/>
        </w:rPr>
      </w:pPr>
    </w:p>
    <w:p w:rsidR="00777D56" w:rsidRDefault="00777D56" w:rsidP="00777D56">
      <w:pPr>
        <w:spacing w:line="496" w:lineRule="exact"/>
        <w:jc w:val="center"/>
        <w:rPr>
          <w:rFonts w:hint="eastAsia"/>
          <w:b/>
          <w:bCs/>
          <w:sz w:val="36"/>
        </w:rPr>
      </w:pPr>
    </w:p>
    <w:p w:rsidR="00777D56" w:rsidRPr="00777D56" w:rsidRDefault="00777D56" w:rsidP="00777D56">
      <w:pPr>
        <w:adjustRightInd w:val="0"/>
        <w:snapToGrid w:val="0"/>
        <w:jc w:val="center"/>
        <w:rPr>
          <w:rFonts w:hAnsi="宋体" w:hint="eastAsia"/>
          <w:b/>
          <w:color w:val="0000FF"/>
          <w:sz w:val="44"/>
          <w:szCs w:val="44"/>
        </w:rPr>
      </w:pPr>
      <w:r>
        <w:rPr>
          <w:rFonts w:hint="eastAsia"/>
          <w:b/>
          <w:sz w:val="44"/>
          <w:szCs w:val="44"/>
          <w:u w:val="single"/>
        </w:rPr>
        <w:t xml:space="preserve">         </w:t>
      </w:r>
      <w:r w:rsidRPr="00777D56">
        <w:rPr>
          <w:rFonts w:hint="eastAsia"/>
          <w:b/>
          <w:sz w:val="44"/>
          <w:szCs w:val="44"/>
        </w:rPr>
        <w:t>设备</w:t>
      </w:r>
    </w:p>
    <w:p w:rsidR="00777D56" w:rsidRDefault="00777D56" w:rsidP="00777D56">
      <w:pPr>
        <w:adjustRightInd w:val="0"/>
        <w:snapToGrid w:val="0"/>
        <w:jc w:val="center"/>
        <w:rPr>
          <w:rFonts w:hint="eastAsia"/>
          <w:b/>
          <w:bCs/>
          <w:sz w:val="44"/>
          <w:szCs w:val="44"/>
        </w:rPr>
      </w:pPr>
    </w:p>
    <w:p w:rsidR="00777D56" w:rsidRDefault="00777D56" w:rsidP="00777D56">
      <w:pPr>
        <w:adjustRightInd w:val="0"/>
        <w:snapToGrid w:val="0"/>
        <w:jc w:val="center"/>
        <w:rPr>
          <w:rFonts w:ascii="宋体" w:hAnsi="宋体" w:hint="eastAsia"/>
          <w:b/>
          <w:bCs/>
          <w:color w:val="000000"/>
          <w:sz w:val="44"/>
        </w:rPr>
      </w:pPr>
      <w:r w:rsidRPr="00777D56">
        <w:rPr>
          <w:rFonts w:hint="eastAsia"/>
          <w:b/>
          <w:bCs/>
          <w:sz w:val="44"/>
          <w:szCs w:val="44"/>
        </w:rPr>
        <w:t>改造合同</w:t>
      </w:r>
    </w:p>
    <w:p w:rsidR="00777D56" w:rsidRDefault="00777D56" w:rsidP="00777D56">
      <w:pPr>
        <w:spacing w:line="496" w:lineRule="exact"/>
        <w:jc w:val="center"/>
        <w:rPr>
          <w:rFonts w:hint="eastAsia"/>
          <w:b/>
          <w:bCs/>
          <w:sz w:val="36"/>
        </w:rPr>
      </w:pPr>
    </w:p>
    <w:p w:rsidR="00777D56" w:rsidRDefault="00777D56" w:rsidP="00777D56">
      <w:pPr>
        <w:spacing w:line="496" w:lineRule="exact"/>
        <w:jc w:val="center"/>
        <w:rPr>
          <w:rFonts w:hint="eastAsia"/>
          <w:b/>
          <w:bCs/>
          <w:sz w:val="36"/>
        </w:rPr>
      </w:pPr>
    </w:p>
    <w:p w:rsidR="00777D56" w:rsidRDefault="00777D56" w:rsidP="00777D56">
      <w:pPr>
        <w:spacing w:line="496" w:lineRule="exact"/>
        <w:jc w:val="center"/>
        <w:rPr>
          <w:rFonts w:hint="eastAsia"/>
          <w:b/>
          <w:bCs/>
          <w:sz w:val="36"/>
        </w:rPr>
      </w:pPr>
    </w:p>
    <w:p w:rsidR="00777D56" w:rsidRDefault="00777D56" w:rsidP="00777D56">
      <w:pPr>
        <w:spacing w:line="496" w:lineRule="exact"/>
        <w:jc w:val="center"/>
        <w:rPr>
          <w:rFonts w:hint="eastAsia"/>
          <w:b/>
          <w:bCs/>
          <w:sz w:val="36"/>
        </w:rPr>
      </w:pPr>
    </w:p>
    <w:p w:rsidR="00777D56" w:rsidRDefault="00777D56" w:rsidP="00777D56">
      <w:pPr>
        <w:spacing w:line="496" w:lineRule="exact"/>
        <w:jc w:val="center"/>
        <w:rPr>
          <w:rFonts w:hint="eastAsia"/>
          <w:b/>
          <w:bCs/>
          <w:sz w:val="36"/>
        </w:rPr>
      </w:pPr>
    </w:p>
    <w:p w:rsidR="00777D56" w:rsidRDefault="00777D56" w:rsidP="00777D56">
      <w:pPr>
        <w:spacing w:line="496" w:lineRule="exact"/>
        <w:jc w:val="center"/>
        <w:rPr>
          <w:rFonts w:hint="eastAsia"/>
          <w:b/>
          <w:bCs/>
          <w:sz w:val="36"/>
        </w:rPr>
      </w:pPr>
    </w:p>
    <w:p w:rsidR="00777D56" w:rsidRDefault="00777D56" w:rsidP="00777D56">
      <w:pPr>
        <w:spacing w:line="496" w:lineRule="exact"/>
        <w:jc w:val="center"/>
        <w:rPr>
          <w:rFonts w:hint="eastAsia"/>
          <w:b/>
          <w:bCs/>
          <w:sz w:val="36"/>
        </w:rPr>
      </w:pPr>
    </w:p>
    <w:p w:rsidR="00777D56" w:rsidRDefault="00777D56" w:rsidP="00777D56">
      <w:pPr>
        <w:spacing w:line="496" w:lineRule="exact"/>
        <w:jc w:val="center"/>
        <w:rPr>
          <w:rFonts w:hint="eastAsia"/>
          <w:b/>
          <w:bCs/>
          <w:sz w:val="36"/>
        </w:rPr>
      </w:pPr>
    </w:p>
    <w:p w:rsidR="00777D56" w:rsidRDefault="00777D56" w:rsidP="00777D56">
      <w:pPr>
        <w:spacing w:line="496" w:lineRule="exact"/>
        <w:jc w:val="center"/>
        <w:rPr>
          <w:rFonts w:hint="eastAsia"/>
          <w:b/>
          <w:bCs/>
          <w:sz w:val="36"/>
        </w:rPr>
      </w:pPr>
    </w:p>
    <w:p w:rsidR="00777D56" w:rsidRDefault="00777D56" w:rsidP="00777D56">
      <w:pPr>
        <w:spacing w:line="496" w:lineRule="exact"/>
        <w:jc w:val="center"/>
        <w:rPr>
          <w:rFonts w:hint="eastAsia"/>
          <w:b/>
          <w:bCs/>
          <w:sz w:val="36"/>
        </w:rPr>
      </w:pPr>
    </w:p>
    <w:p w:rsidR="00777D56" w:rsidRDefault="00777D56" w:rsidP="00777D56">
      <w:pPr>
        <w:spacing w:line="496" w:lineRule="exact"/>
        <w:jc w:val="center"/>
        <w:rPr>
          <w:rFonts w:hint="eastAsia"/>
          <w:b/>
          <w:bCs/>
          <w:sz w:val="36"/>
        </w:rPr>
      </w:pPr>
    </w:p>
    <w:p w:rsidR="00777D56" w:rsidRDefault="00777D56" w:rsidP="00777D56">
      <w:pPr>
        <w:spacing w:line="496" w:lineRule="exact"/>
        <w:jc w:val="center"/>
        <w:rPr>
          <w:rFonts w:hint="eastAsia"/>
          <w:b/>
          <w:bCs/>
          <w:sz w:val="36"/>
        </w:rPr>
      </w:pPr>
    </w:p>
    <w:p w:rsidR="00777D56" w:rsidRDefault="00777D56" w:rsidP="00777D56">
      <w:pPr>
        <w:spacing w:line="496" w:lineRule="exact"/>
        <w:jc w:val="center"/>
        <w:rPr>
          <w:rFonts w:hint="eastAsia"/>
          <w:b/>
          <w:bCs/>
          <w:sz w:val="36"/>
        </w:rPr>
      </w:pPr>
    </w:p>
    <w:p w:rsidR="00777D56" w:rsidRDefault="00777D56" w:rsidP="00777D56">
      <w:pPr>
        <w:spacing w:line="496" w:lineRule="exact"/>
        <w:jc w:val="center"/>
        <w:rPr>
          <w:rFonts w:hint="eastAsia"/>
          <w:b/>
          <w:bCs/>
          <w:sz w:val="36"/>
        </w:rPr>
      </w:pPr>
    </w:p>
    <w:p w:rsidR="00777D56" w:rsidRDefault="00777D56" w:rsidP="00777D56">
      <w:pPr>
        <w:spacing w:line="496" w:lineRule="exact"/>
        <w:jc w:val="center"/>
        <w:rPr>
          <w:rFonts w:hint="eastAsia"/>
          <w:b/>
          <w:bCs/>
          <w:sz w:val="36"/>
        </w:rPr>
      </w:pPr>
    </w:p>
    <w:p w:rsidR="00777D56" w:rsidRDefault="00777D56" w:rsidP="00777D56">
      <w:pPr>
        <w:spacing w:line="496" w:lineRule="exact"/>
        <w:jc w:val="center"/>
        <w:rPr>
          <w:rFonts w:hint="eastAsia"/>
          <w:b/>
          <w:bCs/>
          <w:sz w:val="36"/>
        </w:rPr>
      </w:pPr>
    </w:p>
    <w:p w:rsidR="00777D56" w:rsidRDefault="00777D56" w:rsidP="00777D56">
      <w:pPr>
        <w:spacing w:line="496" w:lineRule="exact"/>
        <w:jc w:val="center"/>
        <w:rPr>
          <w:rFonts w:hint="eastAsia"/>
          <w:b/>
          <w:bCs/>
          <w:sz w:val="36"/>
        </w:rPr>
      </w:pPr>
    </w:p>
    <w:p w:rsidR="00777D56" w:rsidRPr="00777D56" w:rsidRDefault="00777D56" w:rsidP="00777D56">
      <w:pPr>
        <w:spacing w:line="496" w:lineRule="exact"/>
        <w:jc w:val="center"/>
        <w:rPr>
          <w:rFonts w:hint="eastAsia"/>
          <w:b/>
          <w:bCs/>
          <w:sz w:val="36"/>
        </w:rPr>
      </w:pPr>
      <w:r>
        <w:rPr>
          <w:rFonts w:hint="eastAsia"/>
          <w:b/>
          <w:bCs/>
          <w:sz w:val="36"/>
        </w:rPr>
        <w:t>二零</w:t>
      </w:r>
      <w:r w:rsidR="000D04BF">
        <w:rPr>
          <w:rFonts w:hint="eastAsia"/>
          <w:b/>
          <w:bCs/>
          <w:sz w:val="36"/>
        </w:rPr>
        <w:t>一四</w:t>
      </w:r>
      <w:r>
        <w:rPr>
          <w:rFonts w:hint="eastAsia"/>
          <w:b/>
          <w:bCs/>
          <w:sz w:val="36"/>
        </w:rPr>
        <w:t>年</w:t>
      </w:r>
      <w:r>
        <w:rPr>
          <w:rFonts w:hint="eastAsia"/>
          <w:b/>
          <w:bCs/>
          <w:sz w:val="36"/>
        </w:rPr>
        <w:t xml:space="preserve">  </w:t>
      </w:r>
      <w:r>
        <w:rPr>
          <w:rFonts w:hint="eastAsia"/>
          <w:b/>
          <w:bCs/>
          <w:sz w:val="36"/>
        </w:rPr>
        <w:t>月</w:t>
      </w:r>
      <w:r>
        <w:rPr>
          <w:rFonts w:hint="eastAsia"/>
          <w:b/>
          <w:bCs/>
          <w:sz w:val="36"/>
        </w:rPr>
        <w:t xml:space="preserve">   </w:t>
      </w:r>
      <w:r>
        <w:rPr>
          <w:rFonts w:hint="eastAsia"/>
          <w:b/>
          <w:bCs/>
          <w:sz w:val="36"/>
        </w:rPr>
        <w:t>日</w:t>
      </w:r>
    </w:p>
    <w:p w:rsidR="00777D56" w:rsidRPr="00777D56" w:rsidRDefault="00777D56" w:rsidP="00777D56">
      <w:pPr>
        <w:spacing w:line="360" w:lineRule="exact"/>
        <w:jc w:val="center"/>
        <w:rPr>
          <w:rFonts w:hint="eastAsia"/>
          <w:b/>
          <w:sz w:val="32"/>
          <w:szCs w:val="32"/>
        </w:rPr>
      </w:pPr>
    </w:p>
    <w:p w:rsidR="00277336" w:rsidRDefault="00277336">
      <w:pPr>
        <w:rPr>
          <w:rFonts w:hint="eastAsia"/>
        </w:rPr>
      </w:pPr>
    </w:p>
    <w:p w:rsidR="00777D56" w:rsidRDefault="00777D56">
      <w:pPr>
        <w:rPr>
          <w:rFonts w:hint="eastAsia"/>
        </w:rPr>
      </w:pPr>
    </w:p>
    <w:p w:rsidR="00777D56" w:rsidRPr="00007DEB" w:rsidRDefault="00777D56" w:rsidP="00777D56">
      <w:pPr>
        <w:jc w:val="center"/>
        <w:rPr>
          <w:rFonts w:hint="eastAsia"/>
          <w:b/>
          <w:sz w:val="36"/>
          <w:szCs w:val="36"/>
        </w:rPr>
      </w:pPr>
      <w:r w:rsidRPr="00007DEB">
        <w:rPr>
          <w:rFonts w:hint="eastAsia"/>
          <w:b/>
          <w:sz w:val="36"/>
          <w:szCs w:val="36"/>
          <w:u w:val="single"/>
        </w:rPr>
        <w:lastRenderedPageBreak/>
        <w:t xml:space="preserve">           </w:t>
      </w:r>
      <w:r w:rsidR="004F112B" w:rsidRPr="004F112B">
        <w:rPr>
          <w:rFonts w:hint="eastAsia"/>
          <w:b/>
          <w:sz w:val="36"/>
          <w:szCs w:val="36"/>
        </w:rPr>
        <w:t>（</w:t>
      </w:r>
      <w:r w:rsidRPr="00007DEB">
        <w:rPr>
          <w:rFonts w:hint="eastAsia"/>
          <w:b/>
          <w:sz w:val="36"/>
          <w:szCs w:val="36"/>
        </w:rPr>
        <w:t>设备</w:t>
      </w:r>
      <w:r w:rsidR="004F112B">
        <w:rPr>
          <w:rFonts w:hint="eastAsia"/>
          <w:b/>
          <w:sz w:val="36"/>
          <w:szCs w:val="36"/>
        </w:rPr>
        <w:t>）</w:t>
      </w:r>
      <w:r w:rsidRPr="00007DEB">
        <w:rPr>
          <w:rFonts w:hint="eastAsia"/>
          <w:b/>
          <w:sz w:val="36"/>
          <w:szCs w:val="36"/>
        </w:rPr>
        <w:t>改造合同</w:t>
      </w:r>
    </w:p>
    <w:p w:rsidR="00777D56" w:rsidRPr="00840A9D" w:rsidRDefault="00946C07" w:rsidP="00777D56">
      <w:pPr>
        <w:rPr>
          <w:rFonts w:ascii="宋体" w:hAnsi="Arial" w:hint="eastAsia"/>
          <w:b/>
          <w:u w:val="single"/>
        </w:rPr>
      </w:pPr>
      <w:r>
        <w:rPr>
          <w:rFonts w:ascii="宋体" w:hAnsi="Arial" w:hint="eastAsia"/>
          <w:b/>
        </w:rPr>
        <w:t>甲   方</w:t>
      </w:r>
      <w:r w:rsidR="00777D56" w:rsidRPr="00840A9D">
        <w:rPr>
          <w:rFonts w:ascii="宋体" w:hAnsi="Arial" w:hint="eastAsia"/>
          <w:b/>
        </w:rPr>
        <w:t>：</w:t>
      </w:r>
      <w:r w:rsidR="00840A9D" w:rsidRPr="00840A9D">
        <w:rPr>
          <w:rFonts w:ascii="宋体" w:hAnsi="Arial" w:hint="eastAsia"/>
          <w:b/>
          <w:u w:val="single"/>
        </w:rPr>
        <w:t xml:space="preserve">                                       </w:t>
      </w:r>
    </w:p>
    <w:p w:rsidR="00777D56" w:rsidRPr="00840A9D" w:rsidRDefault="00946C07" w:rsidP="00777D56">
      <w:pPr>
        <w:rPr>
          <w:rFonts w:ascii="宋体" w:hAnsi="Arial" w:hint="eastAsia"/>
          <w:b/>
          <w:u w:val="single"/>
        </w:rPr>
      </w:pPr>
      <w:r>
        <w:rPr>
          <w:rFonts w:ascii="宋体" w:hAnsi="Arial" w:hint="eastAsia"/>
          <w:b/>
        </w:rPr>
        <w:t>乙   方</w:t>
      </w:r>
      <w:r w:rsidR="00777D56" w:rsidRPr="00840A9D">
        <w:rPr>
          <w:rFonts w:ascii="宋体" w:hAnsi="Arial" w:hint="eastAsia"/>
          <w:b/>
        </w:rPr>
        <w:t>：</w:t>
      </w:r>
      <w:r w:rsidR="00840A9D" w:rsidRPr="00840A9D">
        <w:rPr>
          <w:rFonts w:ascii="宋体" w:hAnsi="Arial" w:hint="eastAsia"/>
          <w:b/>
          <w:u w:val="single"/>
        </w:rPr>
        <w:t xml:space="preserve">                                       </w:t>
      </w:r>
    </w:p>
    <w:p w:rsidR="00CC6F5F" w:rsidRDefault="00CC6F5F" w:rsidP="00167A4F">
      <w:pPr>
        <w:ind w:firstLineChars="200" w:firstLine="480"/>
        <w:rPr>
          <w:rFonts w:ascii="宋体" w:hint="eastAsia"/>
        </w:rPr>
      </w:pPr>
    </w:p>
    <w:p w:rsidR="00167A4F" w:rsidRDefault="00167A4F" w:rsidP="00167A4F">
      <w:pPr>
        <w:ind w:firstLineChars="200" w:firstLine="480"/>
        <w:rPr>
          <w:rFonts w:ascii="宋体" w:hint="eastAsia"/>
        </w:rPr>
      </w:pPr>
      <w:r>
        <w:rPr>
          <w:rFonts w:ascii="宋体" w:hint="eastAsia"/>
        </w:rPr>
        <w:t>甲方因生产需要，</w:t>
      </w:r>
      <w:r w:rsidRPr="00167A4F">
        <w:rPr>
          <w:rFonts w:ascii="宋体" w:hint="eastAsia"/>
        </w:rPr>
        <w:t>委托乙方</w:t>
      </w:r>
      <w:r w:rsidR="002B4D88">
        <w:rPr>
          <w:rFonts w:ascii="宋体" w:hint="eastAsia"/>
        </w:rPr>
        <w:t>对甲方的</w:t>
      </w:r>
      <w:r w:rsidR="002B4D88">
        <w:rPr>
          <w:rFonts w:ascii="宋体" w:hint="eastAsia"/>
          <w:u w:val="single"/>
        </w:rPr>
        <w:t xml:space="preserve">                   </w:t>
      </w:r>
      <w:r w:rsidR="004F112B" w:rsidRPr="004F112B">
        <w:rPr>
          <w:rFonts w:ascii="宋体" w:hint="eastAsia"/>
        </w:rPr>
        <w:t>（</w:t>
      </w:r>
      <w:r w:rsidR="002B4D88" w:rsidRPr="002B4D88">
        <w:rPr>
          <w:rFonts w:ascii="宋体" w:hint="eastAsia"/>
        </w:rPr>
        <w:t>设备</w:t>
      </w:r>
      <w:r w:rsidR="004F112B">
        <w:rPr>
          <w:rFonts w:ascii="宋体" w:hint="eastAsia"/>
        </w:rPr>
        <w:t>）</w:t>
      </w:r>
      <w:r w:rsidR="002B4D88">
        <w:rPr>
          <w:rFonts w:ascii="宋体" w:hint="eastAsia"/>
        </w:rPr>
        <w:t>进行</w:t>
      </w:r>
      <w:r w:rsidRPr="00167A4F">
        <w:rPr>
          <w:rFonts w:ascii="宋体" w:hint="eastAsia"/>
        </w:rPr>
        <w:t>改造</w:t>
      </w:r>
      <w:r>
        <w:rPr>
          <w:rFonts w:ascii="宋体" w:hint="eastAsia"/>
        </w:rPr>
        <w:t>，依据《中华人民共和国合同法》及其它有关法律、行政法规，遵循平等、自愿、公平和诚实信用的原则，双方就</w:t>
      </w:r>
      <w:r w:rsidR="00771951">
        <w:rPr>
          <w:rFonts w:ascii="宋体" w:hint="eastAsia"/>
        </w:rPr>
        <w:t>设备改</w:t>
      </w:r>
      <w:r w:rsidR="00EB6F82">
        <w:rPr>
          <w:rFonts w:ascii="宋体" w:hint="eastAsia"/>
        </w:rPr>
        <w:t>造项目</w:t>
      </w:r>
      <w:r w:rsidR="00771951">
        <w:rPr>
          <w:rFonts w:ascii="宋体" w:hint="eastAsia"/>
        </w:rPr>
        <w:t>的</w:t>
      </w:r>
      <w:r>
        <w:rPr>
          <w:rFonts w:ascii="宋体" w:hint="eastAsia"/>
        </w:rPr>
        <w:t>相关事项</w:t>
      </w:r>
      <w:r w:rsidR="00771951">
        <w:rPr>
          <w:rFonts w:ascii="宋体" w:hint="eastAsia"/>
        </w:rPr>
        <w:t>达成如下一致</w:t>
      </w:r>
      <w:r w:rsidRPr="00167A4F">
        <w:rPr>
          <w:rFonts w:ascii="宋体" w:hint="eastAsia"/>
        </w:rPr>
        <w:t>。</w:t>
      </w:r>
    </w:p>
    <w:p w:rsidR="004F112B" w:rsidRDefault="004F112B" w:rsidP="005517E9">
      <w:pPr>
        <w:ind w:firstLineChars="200" w:firstLine="482"/>
        <w:rPr>
          <w:rFonts w:ascii="宋体" w:hAnsi="Arial" w:hint="eastAsia"/>
          <w:b/>
        </w:rPr>
      </w:pPr>
    </w:p>
    <w:p w:rsidR="00771951" w:rsidRPr="005517E9" w:rsidRDefault="00EB6F82" w:rsidP="005517E9">
      <w:pPr>
        <w:ind w:firstLineChars="200" w:firstLine="482"/>
        <w:rPr>
          <w:rFonts w:ascii="宋体" w:hAnsi="Arial" w:hint="eastAsia"/>
          <w:b/>
        </w:rPr>
      </w:pPr>
      <w:r w:rsidRPr="005517E9">
        <w:rPr>
          <w:rFonts w:ascii="宋体" w:hAnsi="Arial" w:hint="eastAsia"/>
          <w:b/>
        </w:rPr>
        <w:t>一、</w:t>
      </w:r>
      <w:r w:rsidR="00C65204" w:rsidRPr="005517E9">
        <w:rPr>
          <w:rFonts w:ascii="宋体" w:hAnsi="Arial" w:hint="eastAsia"/>
          <w:b/>
        </w:rPr>
        <w:t>改造项目名称</w:t>
      </w:r>
    </w:p>
    <w:p w:rsidR="00C65204" w:rsidRDefault="00840A9D" w:rsidP="00167A4F">
      <w:pPr>
        <w:ind w:firstLineChars="200" w:firstLine="480"/>
        <w:rPr>
          <w:rFonts w:ascii="宋体" w:hAnsi="Arial" w:hint="eastAsia"/>
        </w:rPr>
      </w:pPr>
      <w:r>
        <w:rPr>
          <w:rFonts w:ascii="宋体" w:hAnsi="Arial" w:hint="eastAsia"/>
          <w:u w:val="single"/>
        </w:rPr>
        <w:t xml:space="preserve">                                     </w:t>
      </w:r>
      <w:r w:rsidRPr="00840A9D">
        <w:rPr>
          <w:rFonts w:ascii="宋体" w:hAnsi="Arial" w:hint="eastAsia"/>
        </w:rPr>
        <w:t xml:space="preserve"> 。</w:t>
      </w:r>
    </w:p>
    <w:p w:rsidR="00840A9D" w:rsidRPr="00840A9D" w:rsidRDefault="00840A9D" w:rsidP="00167A4F">
      <w:pPr>
        <w:ind w:firstLineChars="200" w:firstLine="480"/>
        <w:rPr>
          <w:rFonts w:ascii="宋体" w:hAnsi="Arial" w:hint="eastAsia"/>
        </w:rPr>
      </w:pPr>
    </w:p>
    <w:p w:rsidR="00EB6F82" w:rsidRPr="005517E9" w:rsidRDefault="00EB6F82" w:rsidP="005517E9">
      <w:pPr>
        <w:ind w:firstLineChars="200" w:firstLine="482"/>
        <w:rPr>
          <w:rFonts w:ascii="宋体" w:hAnsi="Arial" w:hint="eastAsia"/>
          <w:b/>
        </w:rPr>
      </w:pPr>
      <w:r w:rsidRPr="005517E9">
        <w:rPr>
          <w:rFonts w:hint="eastAsia"/>
          <w:b/>
          <w:szCs w:val="24"/>
        </w:rPr>
        <w:t>二、</w:t>
      </w:r>
      <w:r w:rsidR="00C65204" w:rsidRPr="005517E9">
        <w:rPr>
          <w:rFonts w:hint="eastAsia"/>
          <w:b/>
          <w:szCs w:val="24"/>
        </w:rPr>
        <w:t>改造项目</w:t>
      </w:r>
      <w:r w:rsidR="00C65204" w:rsidRPr="005517E9">
        <w:rPr>
          <w:rFonts w:ascii="宋体" w:hAnsi="Arial" w:hint="eastAsia"/>
          <w:b/>
        </w:rPr>
        <w:t>地点</w:t>
      </w:r>
    </w:p>
    <w:p w:rsidR="00C65204" w:rsidRPr="00840A9D" w:rsidRDefault="00840A9D" w:rsidP="00167A4F">
      <w:pPr>
        <w:ind w:firstLineChars="200" w:firstLine="480"/>
        <w:rPr>
          <w:rFonts w:ascii="宋体" w:hAnsi="Arial" w:hint="eastAsia"/>
          <w:u w:val="single"/>
        </w:rPr>
      </w:pPr>
      <w:r>
        <w:rPr>
          <w:rFonts w:ascii="宋体" w:hAnsi="Arial" w:hint="eastAsia"/>
          <w:u w:val="single"/>
        </w:rPr>
        <w:t xml:space="preserve">                       </w:t>
      </w:r>
      <w:r w:rsidRPr="00840A9D">
        <w:rPr>
          <w:rFonts w:ascii="宋体" w:hAnsi="Arial" w:hint="eastAsia"/>
        </w:rPr>
        <w:t>。</w:t>
      </w:r>
    </w:p>
    <w:p w:rsidR="005517E9" w:rsidRDefault="005517E9" w:rsidP="00167A4F">
      <w:pPr>
        <w:ind w:firstLineChars="200" w:firstLine="480"/>
        <w:rPr>
          <w:rFonts w:ascii="宋体" w:hAnsi="Arial" w:hint="eastAsia"/>
        </w:rPr>
      </w:pPr>
    </w:p>
    <w:p w:rsidR="00EB6F82" w:rsidRDefault="00EB6F82" w:rsidP="005517E9">
      <w:pPr>
        <w:ind w:firstLineChars="200" w:firstLine="482"/>
        <w:rPr>
          <w:rFonts w:hint="eastAsia"/>
          <w:b/>
        </w:rPr>
      </w:pPr>
      <w:r w:rsidRPr="005517E9">
        <w:rPr>
          <w:rFonts w:ascii="宋体" w:hAnsi="Arial" w:hint="eastAsia"/>
          <w:b/>
        </w:rPr>
        <w:t>三、</w:t>
      </w:r>
      <w:r w:rsidR="00C65204" w:rsidRPr="005517E9">
        <w:rPr>
          <w:rFonts w:hint="eastAsia"/>
          <w:b/>
        </w:rPr>
        <w:t>改造项目的具体</w:t>
      </w:r>
      <w:r w:rsidRPr="005517E9">
        <w:rPr>
          <w:rFonts w:hint="eastAsia"/>
          <w:b/>
        </w:rPr>
        <w:t>内容（范围）</w:t>
      </w:r>
    </w:p>
    <w:p w:rsidR="00BF124D" w:rsidRPr="00840A9D" w:rsidRDefault="00840A9D" w:rsidP="00840A9D">
      <w:pPr>
        <w:ind w:firstLineChars="200" w:firstLine="480"/>
        <w:rPr>
          <w:rFonts w:hint="eastAsia"/>
          <w:u w:val="single"/>
        </w:rPr>
      </w:pPr>
      <w:r w:rsidRPr="00840A9D">
        <w:rPr>
          <w:rFonts w:hint="eastAsia"/>
          <w:u w:val="single"/>
        </w:rPr>
        <w:t xml:space="preserve">                                                                 </w:t>
      </w:r>
    </w:p>
    <w:p w:rsidR="00840A9D" w:rsidRPr="00840A9D" w:rsidRDefault="00840A9D" w:rsidP="00B5108A">
      <w:pPr>
        <w:rPr>
          <w:rFonts w:hint="eastAsia"/>
          <w:u w:val="single"/>
        </w:rPr>
      </w:pPr>
      <w:r w:rsidRPr="00840A9D">
        <w:rPr>
          <w:rFonts w:hint="eastAsia"/>
          <w:u w:val="single"/>
        </w:rPr>
        <w:t xml:space="preserve">                                                                 </w:t>
      </w:r>
      <w:r w:rsidR="00B5108A">
        <w:rPr>
          <w:rFonts w:hint="eastAsia"/>
          <w:u w:val="single"/>
        </w:rPr>
        <w:t xml:space="preserve">    </w:t>
      </w:r>
    </w:p>
    <w:p w:rsidR="00840A9D" w:rsidRPr="00840A9D" w:rsidRDefault="00840A9D" w:rsidP="00B5108A">
      <w:pPr>
        <w:rPr>
          <w:rFonts w:hint="eastAsia"/>
          <w:u w:val="single"/>
        </w:rPr>
      </w:pPr>
      <w:r w:rsidRPr="00840A9D">
        <w:rPr>
          <w:rFonts w:hint="eastAsia"/>
          <w:u w:val="single"/>
        </w:rPr>
        <w:t xml:space="preserve">                                                                 </w:t>
      </w:r>
      <w:r w:rsidR="00B5108A">
        <w:rPr>
          <w:rFonts w:hint="eastAsia"/>
          <w:u w:val="single"/>
        </w:rPr>
        <w:t xml:space="preserve">    </w:t>
      </w:r>
    </w:p>
    <w:p w:rsidR="00840A9D" w:rsidRPr="00840A9D" w:rsidRDefault="00840A9D" w:rsidP="005517E9">
      <w:pPr>
        <w:ind w:firstLineChars="200" w:firstLine="482"/>
        <w:rPr>
          <w:rFonts w:hint="eastAsia"/>
          <w:b/>
          <w:u w:val="single"/>
        </w:rPr>
      </w:pPr>
    </w:p>
    <w:p w:rsidR="00EB6F82" w:rsidRPr="00BF124D" w:rsidRDefault="00EB6F82" w:rsidP="00BF124D">
      <w:pPr>
        <w:ind w:firstLineChars="200" w:firstLine="482"/>
        <w:rPr>
          <w:rFonts w:hint="eastAsia"/>
          <w:b/>
        </w:rPr>
      </w:pPr>
      <w:r w:rsidRPr="00BF124D">
        <w:rPr>
          <w:rFonts w:hint="eastAsia"/>
          <w:b/>
        </w:rPr>
        <w:t>四、</w:t>
      </w:r>
      <w:r w:rsidR="00BF124D">
        <w:rPr>
          <w:rFonts w:hint="eastAsia"/>
          <w:b/>
        </w:rPr>
        <w:t>改造项目的</w:t>
      </w:r>
      <w:r w:rsidRPr="00BF124D">
        <w:rPr>
          <w:rFonts w:hint="eastAsia"/>
          <w:b/>
        </w:rPr>
        <w:t>质量要求</w:t>
      </w:r>
      <w:r w:rsidR="00225E94">
        <w:rPr>
          <w:rFonts w:hint="eastAsia"/>
          <w:b/>
        </w:rPr>
        <w:t>（</w:t>
      </w:r>
      <w:r w:rsidR="00BE6C60">
        <w:rPr>
          <w:rFonts w:hint="eastAsia"/>
          <w:b/>
        </w:rPr>
        <w:t>验收标准</w:t>
      </w:r>
      <w:r w:rsidR="00225E94">
        <w:rPr>
          <w:rFonts w:hint="eastAsia"/>
          <w:b/>
        </w:rPr>
        <w:t>）</w:t>
      </w:r>
    </w:p>
    <w:p w:rsidR="00BF124D" w:rsidRPr="00020552" w:rsidRDefault="00BF124D" w:rsidP="00BF124D">
      <w:pPr>
        <w:spacing w:line="360" w:lineRule="exact"/>
        <w:ind w:firstLineChars="200" w:firstLine="480"/>
        <w:rPr>
          <w:rFonts w:ascii="宋体" w:hAnsi="宋体" w:hint="eastAsia"/>
        </w:rPr>
      </w:pPr>
      <w:r w:rsidRPr="00020552">
        <w:rPr>
          <w:rFonts w:ascii="宋体" w:hAnsi="宋体" w:hint="eastAsia"/>
        </w:rPr>
        <w:t>1</w:t>
      </w:r>
      <w:r>
        <w:rPr>
          <w:rFonts w:ascii="宋体" w:hAnsi="宋体" w:hint="eastAsia"/>
        </w:rPr>
        <w:t>、</w:t>
      </w:r>
      <w:r w:rsidRPr="00020552">
        <w:rPr>
          <w:rFonts w:ascii="宋体" w:hAnsi="宋体" w:hint="eastAsia"/>
        </w:rPr>
        <w:t xml:space="preserve"> 乙方保证在</w:t>
      </w:r>
      <w:r w:rsidR="000B5117">
        <w:rPr>
          <w:rFonts w:ascii="宋体" w:hAnsi="宋体" w:hint="eastAsia"/>
        </w:rPr>
        <w:t>改造</w:t>
      </w:r>
      <w:r w:rsidR="00840A9D">
        <w:rPr>
          <w:rFonts w:ascii="宋体" w:hAnsi="宋体" w:hint="eastAsia"/>
        </w:rPr>
        <w:t>项目</w:t>
      </w:r>
      <w:r w:rsidR="00946C07">
        <w:rPr>
          <w:rFonts w:ascii="宋体" w:hAnsi="宋体" w:hint="eastAsia"/>
        </w:rPr>
        <w:t>中所</w:t>
      </w:r>
      <w:r w:rsidRPr="00020552">
        <w:rPr>
          <w:rFonts w:ascii="宋体" w:hAnsi="宋体" w:hint="eastAsia"/>
        </w:rPr>
        <w:t>更换</w:t>
      </w:r>
      <w:r w:rsidR="00840A9D">
        <w:rPr>
          <w:rFonts w:ascii="宋体" w:hAnsi="宋体" w:hint="eastAsia"/>
        </w:rPr>
        <w:t>、</w:t>
      </w:r>
      <w:r w:rsidRPr="00020552">
        <w:rPr>
          <w:rFonts w:ascii="宋体" w:hAnsi="宋体" w:hint="eastAsia"/>
        </w:rPr>
        <w:t>补充的</w:t>
      </w:r>
      <w:r w:rsidR="000B5117">
        <w:rPr>
          <w:rFonts w:ascii="宋体" w:hAnsi="宋体" w:hint="eastAsia"/>
        </w:rPr>
        <w:t>零部件</w:t>
      </w:r>
      <w:r w:rsidR="009A7CF2">
        <w:rPr>
          <w:rFonts w:ascii="宋体" w:hAnsi="宋体" w:hint="eastAsia"/>
        </w:rPr>
        <w:t>为全新产品，</w:t>
      </w:r>
      <w:r w:rsidRPr="00020552">
        <w:rPr>
          <w:rFonts w:ascii="宋体" w:hAnsi="宋体" w:hint="eastAsia"/>
        </w:rPr>
        <w:t>能满足国家</w:t>
      </w:r>
      <w:r w:rsidR="00946C07">
        <w:rPr>
          <w:rFonts w:ascii="宋体" w:hAnsi="宋体" w:hint="eastAsia"/>
        </w:rPr>
        <w:t>或行业</w:t>
      </w:r>
      <w:r w:rsidRPr="00020552">
        <w:rPr>
          <w:rFonts w:ascii="宋体" w:hAnsi="宋体" w:hint="eastAsia"/>
        </w:rPr>
        <w:t>相关标准所规定的技术参数和指标</w:t>
      </w:r>
      <w:r w:rsidR="00840A9D">
        <w:rPr>
          <w:rFonts w:ascii="宋体" w:hAnsi="宋体" w:hint="eastAsia"/>
        </w:rPr>
        <w:t>，并与甲方原设备完全匹配</w:t>
      </w:r>
      <w:r w:rsidRPr="00020552">
        <w:rPr>
          <w:rFonts w:ascii="宋体" w:hAnsi="宋体" w:hint="eastAsia"/>
        </w:rPr>
        <w:t>。</w:t>
      </w:r>
    </w:p>
    <w:p w:rsidR="009A7CF2" w:rsidRDefault="00BF124D" w:rsidP="00BF124D">
      <w:pPr>
        <w:spacing w:line="360" w:lineRule="exact"/>
        <w:ind w:firstLineChars="200" w:firstLine="480"/>
        <w:rPr>
          <w:rFonts w:ascii="宋体" w:hAnsi="宋体" w:hint="eastAsia"/>
        </w:rPr>
      </w:pPr>
      <w:r w:rsidRPr="00020552">
        <w:rPr>
          <w:rFonts w:ascii="宋体" w:hAnsi="宋体" w:hint="eastAsia"/>
        </w:rPr>
        <w:t>2、</w:t>
      </w:r>
      <w:r w:rsidR="004C5D9E">
        <w:rPr>
          <w:rFonts w:ascii="宋体" w:hAnsi="宋体" w:hint="eastAsia"/>
        </w:rPr>
        <w:t>改造项目的具体质量要求（验收标准）详见合同附件《</w:t>
      </w:r>
      <w:r w:rsidR="004C5D9E">
        <w:rPr>
          <w:rFonts w:ascii="宋体" w:hAnsi="宋体" w:hint="eastAsia"/>
          <w:u w:val="single"/>
        </w:rPr>
        <w:t xml:space="preserve">     </w:t>
      </w:r>
      <w:r w:rsidR="004C5D9E">
        <w:rPr>
          <w:rFonts w:ascii="宋体" w:hAnsi="宋体" w:hint="eastAsia"/>
        </w:rPr>
        <w:t>设备改造合同技术协议》</w:t>
      </w:r>
      <w:r w:rsidR="003024A8">
        <w:rPr>
          <w:rFonts w:ascii="宋体" w:hAnsi="宋体" w:hint="eastAsia"/>
        </w:rPr>
        <w:t>（以下简称技术协议</w:t>
      </w:r>
      <w:r w:rsidR="003024A8">
        <w:rPr>
          <w:rFonts w:ascii="宋体" w:hAnsi="宋体"/>
        </w:rPr>
        <w:t>）</w:t>
      </w:r>
      <w:r w:rsidR="00DA542B">
        <w:rPr>
          <w:rFonts w:ascii="宋体" w:hAnsi="宋体" w:hint="eastAsia"/>
        </w:rPr>
        <w:t>，</w:t>
      </w:r>
      <w:r w:rsidR="00946C07">
        <w:rPr>
          <w:rFonts w:ascii="宋体" w:hAnsi="宋体" w:hint="eastAsia"/>
        </w:rPr>
        <w:t>且</w:t>
      </w:r>
      <w:r w:rsidR="00DA542B">
        <w:rPr>
          <w:rFonts w:ascii="宋体" w:hAnsi="宋体" w:hint="eastAsia"/>
        </w:rPr>
        <w:t>设备改造后的技术参数不得低于改造前的相关参数</w:t>
      </w:r>
      <w:r w:rsidR="004C5D9E">
        <w:rPr>
          <w:rFonts w:ascii="宋体" w:hAnsi="宋体" w:hint="eastAsia"/>
        </w:rPr>
        <w:t>。</w:t>
      </w:r>
    </w:p>
    <w:p w:rsidR="00DF1C82" w:rsidRDefault="009A7CF2" w:rsidP="00DF1C82">
      <w:pPr>
        <w:spacing w:line="360" w:lineRule="exact"/>
        <w:ind w:firstLineChars="200" w:firstLine="480"/>
        <w:rPr>
          <w:rFonts w:ascii="宋体" w:hAnsi="宋体" w:hint="eastAsia"/>
        </w:rPr>
      </w:pPr>
      <w:r>
        <w:rPr>
          <w:rFonts w:ascii="宋体" w:hAnsi="宋体" w:hint="eastAsia"/>
        </w:rPr>
        <w:t>3、</w:t>
      </w:r>
      <w:r w:rsidR="004F5514">
        <w:rPr>
          <w:rFonts w:ascii="宋体" w:hAnsi="宋体" w:hint="eastAsia"/>
        </w:rPr>
        <w:t>改造项目中所涉及的零部件更换</w:t>
      </w:r>
      <w:r w:rsidR="002D12F1">
        <w:rPr>
          <w:rFonts w:ascii="宋体" w:hAnsi="宋体" w:hint="eastAsia"/>
        </w:rPr>
        <w:t>、拆卸、运输、安装、调试等所有与改造项目有关的工作均应由乙方完成；乙方单方确无法独立完成的，</w:t>
      </w:r>
      <w:ins w:id="1" w:author="Administrators" w:date="2008-03-25T16:16:00Z">
        <w:r w:rsidR="000A2DFE">
          <w:rPr>
            <w:rFonts w:ascii="宋体" w:hAnsi="宋体" w:hint="eastAsia"/>
          </w:rPr>
          <w:t>应在签订本合同时以书面形式向甲方提出协助请求，</w:t>
        </w:r>
      </w:ins>
      <w:r w:rsidR="002D12F1">
        <w:rPr>
          <w:rFonts w:ascii="宋体" w:hAnsi="宋体" w:hint="eastAsia"/>
        </w:rPr>
        <w:t>可向甲方提出请求，甲方可根据实际情况为乙方提供协助与便利。</w:t>
      </w:r>
    </w:p>
    <w:p w:rsidR="00DF1C82" w:rsidRPr="00DF1C82" w:rsidRDefault="00DF1C82" w:rsidP="00DF1C82">
      <w:pPr>
        <w:spacing w:line="360" w:lineRule="exact"/>
        <w:ind w:firstLineChars="200" w:firstLine="480"/>
        <w:rPr>
          <w:rFonts w:ascii="宋体" w:hAnsi="宋体" w:hint="eastAsia"/>
        </w:rPr>
      </w:pPr>
      <w:r>
        <w:rPr>
          <w:rFonts w:ascii="宋体" w:hAnsi="宋体" w:hint="eastAsia"/>
        </w:rPr>
        <w:t>4、改造项目保修期为</w:t>
      </w:r>
      <w:r>
        <w:rPr>
          <w:rFonts w:ascii="宋体" w:hAnsi="宋体" w:hint="eastAsia"/>
          <w:u w:val="single"/>
        </w:rPr>
        <w:t xml:space="preserve">   </w:t>
      </w:r>
      <w:r>
        <w:rPr>
          <w:rFonts w:ascii="宋体" w:hAnsi="宋体" w:hint="eastAsia"/>
        </w:rPr>
        <w:t>月，自验收合格之日起计算。</w:t>
      </w:r>
    </w:p>
    <w:p w:rsidR="00BF124D" w:rsidRDefault="00BF124D" w:rsidP="00167A4F">
      <w:pPr>
        <w:ind w:firstLineChars="200" w:firstLine="480"/>
        <w:rPr>
          <w:rFonts w:hint="eastAsia"/>
        </w:rPr>
      </w:pPr>
    </w:p>
    <w:p w:rsidR="00EB6F82" w:rsidRPr="00D528AF" w:rsidRDefault="00EB6F82" w:rsidP="00D528AF">
      <w:pPr>
        <w:ind w:firstLineChars="200" w:firstLine="482"/>
        <w:rPr>
          <w:rFonts w:hint="eastAsia"/>
          <w:b/>
        </w:rPr>
      </w:pPr>
      <w:r w:rsidRPr="00D528AF">
        <w:rPr>
          <w:rFonts w:hint="eastAsia"/>
          <w:b/>
        </w:rPr>
        <w:t>五、</w:t>
      </w:r>
      <w:r w:rsidR="00D528AF" w:rsidRPr="00D528AF">
        <w:rPr>
          <w:rFonts w:hint="eastAsia"/>
          <w:b/>
        </w:rPr>
        <w:t>改造项目的</w:t>
      </w:r>
      <w:r w:rsidR="00177703">
        <w:rPr>
          <w:rFonts w:hint="eastAsia"/>
          <w:b/>
        </w:rPr>
        <w:t>工期</w:t>
      </w:r>
      <w:r w:rsidR="001C1D59" w:rsidRPr="00D528AF">
        <w:rPr>
          <w:rFonts w:hint="eastAsia"/>
          <w:b/>
        </w:rPr>
        <w:t>要求</w:t>
      </w:r>
    </w:p>
    <w:p w:rsidR="00BF124D" w:rsidRPr="00020552" w:rsidRDefault="009C6FC0" w:rsidP="00BF124D">
      <w:pPr>
        <w:ind w:firstLineChars="200" w:firstLine="480"/>
        <w:rPr>
          <w:rFonts w:hint="eastAsia"/>
        </w:rPr>
      </w:pPr>
      <w:r>
        <w:rPr>
          <w:rFonts w:ascii="宋体" w:hAnsi="宋体" w:hint="eastAsia"/>
        </w:rPr>
        <w:t>改造</w:t>
      </w:r>
      <w:r w:rsidR="00BF124D">
        <w:rPr>
          <w:rFonts w:ascii="宋体" w:hAnsi="宋体" w:hint="eastAsia"/>
        </w:rPr>
        <w:t>项目的工期为</w:t>
      </w:r>
      <w:r>
        <w:rPr>
          <w:rFonts w:ascii="宋体" w:hAnsi="宋体" w:hint="eastAsia"/>
          <w:u w:val="single"/>
        </w:rPr>
        <w:t xml:space="preserve">      </w:t>
      </w:r>
      <w:r w:rsidR="00BF124D" w:rsidRPr="00020552">
        <w:rPr>
          <w:rFonts w:ascii="宋体" w:hAnsi="宋体" w:hint="eastAsia"/>
        </w:rPr>
        <w:t>天，</w:t>
      </w:r>
      <w:r w:rsidR="00BF124D">
        <w:rPr>
          <w:rFonts w:ascii="宋体" w:hAnsi="宋体" w:hint="eastAsia"/>
        </w:rPr>
        <w:t>自</w:t>
      </w:r>
      <w:r w:rsidR="00946C07">
        <w:rPr>
          <w:rFonts w:ascii="宋体" w:hAnsi="宋体" w:hint="eastAsia"/>
        </w:rPr>
        <w:t>本</w:t>
      </w:r>
      <w:r w:rsidR="00BF124D">
        <w:rPr>
          <w:rFonts w:ascii="宋体" w:hAnsi="宋体" w:hint="eastAsia"/>
        </w:rPr>
        <w:t>合同签订之日起</w:t>
      </w:r>
      <w:r>
        <w:rPr>
          <w:rFonts w:ascii="宋体" w:hAnsi="宋体" w:hint="eastAsia"/>
        </w:rPr>
        <w:t>计</w:t>
      </w:r>
      <w:r w:rsidR="00BF124D">
        <w:rPr>
          <w:rFonts w:ascii="宋体" w:hAnsi="宋体" w:hint="eastAsia"/>
        </w:rPr>
        <w:t>算</w:t>
      </w:r>
      <w:r w:rsidR="00BF124D" w:rsidRPr="00020552">
        <w:rPr>
          <w:rFonts w:ascii="宋体" w:hAnsi="宋体" w:hint="eastAsia"/>
        </w:rPr>
        <w:t>。</w:t>
      </w:r>
    </w:p>
    <w:p w:rsidR="00BF124D" w:rsidRPr="00BF124D" w:rsidRDefault="00BF124D" w:rsidP="00167A4F">
      <w:pPr>
        <w:ind w:firstLineChars="200" w:firstLine="480"/>
        <w:rPr>
          <w:rFonts w:hint="eastAsia"/>
        </w:rPr>
      </w:pPr>
    </w:p>
    <w:p w:rsidR="001C1D59" w:rsidRPr="00D528AF" w:rsidRDefault="001C1D59" w:rsidP="00D528AF">
      <w:pPr>
        <w:ind w:firstLineChars="200" w:firstLine="482"/>
        <w:rPr>
          <w:rFonts w:hint="eastAsia"/>
          <w:b/>
        </w:rPr>
      </w:pPr>
      <w:r w:rsidRPr="00D528AF">
        <w:rPr>
          <w:rFonts w:hint="eastAsia"/>
          <w:b/>
        </w:rPr>
        <w:t>六、</w:t>
      </w:r>
      <w:r w:rsidR="00007DEB">
        <w:rPr>
          <w:rFonts w:hint="eastAsia"/>
          <w:b/>
        </w:rPr>
        <w:t>改造项目的</w:t>
      </w:r>
      <w:r w:rsidRPr="00D528AF">
        <w:rPr>
          <w:rFonts w:hint="eastAsia"/>
          <w:b/>
        </w:rPr>
        <w:t>验收</w:t>
      </w:r>
    </w:p>
    <w:p w:rsidR="00D528AF" w:rsidRDefault="009025A9" w:rsidP="00167A4F">
      <w:pPr>
        <w:ind w:firstLineChars="200" w:firstLine="480"/>
        <w:rPr>
          <w:rFonts w:hint="eastAsia"/>
        </w:rPr>
      </w:pPr>
      <w:r>
        <w:rPr>
          <w:rFonts w:ascii="宋体" w:hAnsi="宋体" w:hint="eastAsia"/>
        </w:rPr>
        <w:t>乙方应在合同第五条约定的时间内完成合同约定的改造工作</w:t>
      </w:r>
      <w:r w:rsidR="006F1CFD">
        <w:rPr>
          <w:rFonts w:ascii="宋体" w:hAnsi="宋体" w:hint="eastAsia"/>
        </w:rPr>
        <w:t>并通过甲方组织的</w:t>
      </w:r>
      <w:r>
        <w:rPr>
          <w:rFonts w:ascii="宋体" w:hAnsi="宋体" w:hint="eastAsia"/>
        </w:rPr>
        <w:t>验收</w:t>
      </w:r>
      <w:r w:rsidR="003024A8">
        <w:rPr>
          <w:rFonts w:ascii="宋体" w:hAnsi="宋体" w:hint="eastAsia"/>
        </w:rPr>
        <w:t>，</w:t>
      </w:r>
      <w:ins w:id="2" w:author="Administrators" w:date="2008-03-25T16:18:00Z">
        <w:r w:rsidR="006F1289">
          <w:rPr>
            <w:rFonts w:ascii="宋体" w:hAnsi="宋体" w:hint="eastAsia"/>
          </w:rPr>
          <w:t>验收</w:t>
        </w:r>
      </w:ins>
      <w:r w:rsidR="003024A8">
        <w:rPr>
          <w:rFonts w:ascii="宋体" w:hAnsi="宋体" w:hint="eastAsia"/>
        </w:rPr>
        <w:t>通过的标志为甲乙双方会签的设备改造符合本合同及技术协议的书面凭证</w:t>
      </w:r>
      <w:r>
        <w:rPr>
          <w:rFonts w:ascii="宋体" w:hAnsi="宋体" w:hint="eastAsia"/>
        </w:rPr>
        <w:t>。</w:t>
      </w:r>
      <w:r w:rsidR="00D528AF">
        <w:rPr>
          <w:rFonts w:ascii="宋体" w:hAnsi="宋体" w:hint="eastAsia"/>
        </w:rPr>
        <w:t>验收交付成果</w:t>
      </w:r>
      <w:ins w:id="3" w:author="lqp" w:date="2008-05-07T16:09:00Z">
        <w:r w:rsidR="00E163D2">
          <w:rPr>
            <w:rFonts w:ascii="宋体" w:hAnsi="宋体" w:hint="eastAsia"/>
          </w:rPr>
          <w:t>通过</w:t>
        </w:r>
      </w:ins>
      <w:r w:rsidR="00D528AF" w:rsidRPr="00A25501">
        <w:rPr>
          <w:rFonts w:ascii="宋体" w:hAnsi="宋体" w:hint="eastAsia"/>
        </w:rPr>
        <w:t>前</w:t>
      </w:r>
      <w:r w:rsidR="00D528AF">
        <w:rPr>
          <w:rFonts w:ascii="宋体" w:hAnsi="宋体" w:hint="eastAsia"/>
        </w:rPr>
        <w:t>产生的</w:t>
      </w:r>
      <w:r>
        <w:rPr>
          <w:rFonts w:ascii="宋体" w:hAnsi="宋体" w:hint="eastAsia"/>
        </w:rPr>
        <w:t>包装、运输、保险、搬运</w:t>
      </w:r>
      <w:r w:rsidR="00D528AF">
        <w:rPr>
          <w:rFonts w:ascii="宋体" w:hAnsi="宋体" w:hint="eastAsia"/>
        </w:rPr>
        <w:t>等</w:t>
      </w:r>
      <w:r w:rsidR="00D528AF" w:rsidRPr="00A25501">
        <w:rPr>
          <w:rFonts w:ascii="宋体" w:hAnsi="宋体" w:hint="eastAsia"/>
        </w:rPr>
        <w:t>全部费用及风险全部由乙方承担。</w:t>
      </w:r>
    </w:p>
    <w:p w:rsidR="00D528AF" w:rsidRDefault="00D528AF" w:rsidP="00167A4F">
      <w:pPr>
        <w:ind w:firstLineChars="200" w:firstLine="480"/>
        <w:rPr>
          <w:rFonts w:hint="eastAsia"/>
        </w:rPr>
      </w:pPr>
    </w:p>
    <w:p w:rsidR="00D27F52" w:rsidRDefault="001C1D59" w:rsidP="00D528AF">
      <w:pPr>
        <w:ind w:firstLineChars="200" w:firstLine="482"/>
        <w:rPr>
          <w:rFonts w:hint="eastAsia"/>
          <w:b/>
        </w:rPr>
      </w:pPr>
      <w:r w:rsidRPr="00D528AF">
        <w:rPr>
          <w:rFonts w:hint="eastAsia"/>
          <w:b/>
        </w:rPr>
        <w:t>七、</w:t>
      </w:r>
      <w:r w:rsidR="000A539B">
        <w:rPr>
          <w:rFonts w:hint="eastAsia"/>
          <w:b/>
        </w:rPr>
        <w:t>甲、乙双方权利、义务</w:t>
      </w:r>
    </w:p>
    <w:p w:rsidR="000A539B" w:rsidRDefault="000A539B" w:rsidP="000A539B">
      <w:pPr>
        <w:ind w:firstLineChars="200" w:firstLine="480"/>
        <w:rPr>
          <w:rFonts w:hint="eastAsia"/>
        </w:rPr>
      </w:pPr>
      <w:r w:rsidRPr="000A539B">
        <w:rPr>
          <w:rFonts w:hint="eastAsia"/>
        </w:rPr>
        <w:t>1</w:t>
      </w:r>
      <w:r w:rsidRPr="000A539B">
        <w:rPr>
          <w:rFonts w:hint="eastAsia"/>
        </w:rPr>
        <w:t>、甲方的权利、义务</w:t>
      </w:r>
    </w:p>
    <w:p w:rsidR="000A539B" w:rsidRDefault="00B97FA8" w:rsidP="000A539B">
      <w:pPr>
        <w:ind w:firstLineChars="200" w:firstLine="480"/>
        <w:rPr>
          <w:rFonts w:hint="eastAsia"/>
        </w:rPr>
      </w:pPr>
      <w:r>
        <w:rPr>
          <w:rFonts w:hint="eastAsia"/>
        </w:rPr>
        <w:lastRenderedPageBreak/>
        <w:t>（</w:t>
      </w:r>
      <w:r>
        <w:rPr>
          <w:rFonts w:hint="eastAsia"/>
        </w:rPr>
        <w:t>1</w:t>
      </w:r>
      <w:r>
        <w:rPr>
          <w:rFonts w:hint="eastAsia"/>
        </w:rPr>
        <w:t>）甲方享有对改造项目进行验收的权利。</w:t>
      </w:r>
    </w:p>
    <w:p w:rsidR="00B97FA8" w:rsidRDefault="00B97FA8" w:rsidP="000A539B">
      <w:pPr>
        <w:ind w:firstLineChars="200" w:firstLine="480"/>
        <w:rPr>
          <w:rFonts w:hint="eastAsia"/>
        </w:rPr>
      </w:pPr>
      <w:r>
        <w:rPr>
          <w:rFonts w:hint="eastAsia"/>
        </w:rPr>
        <w:t>（</w:t>
      </w:r>
      <w:r>
        <w:rPr>
          <w:rFonts w:hint="eastAsia"/>
        </w:rPr>
        <w:t>2</w:t>
      </w:r>
      <w:r>
        <w:rPr>
          <w:rFonts w:hint="eastAsia"/>
        </w:rPr>
        <w:t>）在乙方完全按照本合同及技术协议约定履行</w:t>
      </w:r>
      <w:r w:rsidR="00F2514E">
        <w:rPr>
          <w:rFonts w:hint="eastAsia"/>
        </w:rPr>
        <w:t>义务</w:t>
      </w:r>
      <w:r>
        <w:rPr>
          <w:rFonts w:hint="eastAsia"/>
        </w:rPr>
        <w:t>的</w:t>
      </w:r>
      <w:r w:rsidR="00F2514E">
        <w:rPr>
          <w:rFonts w:hint="eastAsia"/>
        </w:rPr>
        <w:t>前提</w:t>
      </w:r>
      <w:r>
        <w:rPr>
          <w:rFonts w:hint="eastAsia"/>
        </w:rPr>
        <w:t>下</w:t>
      </w:r>
      <w:r w:rsidR="00F2514E">
        <w:rPr>
          <w:rFonts w:hint="eastAsia"/>
        </w:rPr>
        <w:t>，甲方应按照本合同约定支付合同价款。</w:t>
      </w:r>
    </w:p>
    <w:p w:rsidR="00F2514E" w:rsidRDefault="00F2514E" w:rsidP="000A539B">
      <w:pPr>
        <w:ind w:firstLineChars="200" w:firstLine="480"/>
        <w:rPr>
          <w:rFonts w:hint="eastAsia"/>
        </w:rPr>
      </w:pPr>
      <w:r>
        <w:rPr>
          <w:rFonts w:hint="eastAsia"/>
        </w:rPr>
        <w:t>2</w:t>
      </w:r>
      <w:r>
        <w:rPr>
          <w:rFonts w:hint="eastAsia"/>
        </w:rPr>
        <w:t>、乙方的权利、义务</w:t>
      </w:r>
    </w:p>
    <w:p w:rsidR="00F2514E" w:rsidRDefault="00F2514E" w:rsidP="000A539B">
      <w:pPr>
        <w:ind w:firstLineChars="200" w:firstLine="480"/>
        <w:rPr>
          <w:rFonts w:hint="eastAsia"/>
        </w:rPr>
      </w:pPr>
      <w:r>
        <w:rPr>
          <w:rFonts w:hint="eastAsia"/>
        </w:rPr>
        <w:t>（</w:t>
      </w:r>
      <w:r>
        <w:rPr>
          <w:rFonts w:hint="eastAsia"/>
        </w:rPr>
        <w:t>1</w:t>
      </w:r>
      <w:r>
        <w:rPr>
          <w:rFonts w:hint="eastAsia"/>
        </w:rPr>
        <w:t>）乙方应按照本合同及技术协议的要求完全履行合同义务，保质保量完成本改造项目。</w:t>
      </w:r>
    </w:p>
    <w:p w:rsidR="00F2514E" w:rsidRDefault="00F2514E" w:rsidP="000A539B">
      <w:pPr>
        <w:ind w:firstLineChars="200" w:firstLine="480"/>
        <w:rPr>
          <w:rFonts w:hint="eastAsia"/>
        </w:rPr>
      </w:pPr>
      <w:r>
        <w:rPr>
          <w:rFonts w:hint="eastAsia"/>
        </w:rPr>
        <w:t>（</w:t>
      </w:r>
      <w:r>
        <w:rPr>
          <w:rFonts w:hint="eastAsia"/>
        </w:rPr>
        <w:t>2</w:t>
      </w:r>
      <w:r>
        <w:rPr>
          <w:rFonts w:hint="eastAsia"/>
        </w:rPr>
        <w:t>）在完全按照本合同及技术协议约定履行</w:t>
      </w:r>
      <w:r w:rsidR="000E4B8B">
        <w:rPr>
          <w:rFonts w:hint="eastAsia"/>
        </w:rPr>
        <w:t>义务</w:t>
      </w:r>
      <w:r>
        <w:rPr>
          <w:rFonts w:hint="eastAsia"/>
        </w:rPr>
        <w:t>的前提下，</w:t>
      </w:r>
      <w:r w:rsidR="000E4B8B">
        <w:rPr>
          <w:rFonts w:hint="eastAsia"/>
        </w:rPr>
        <w:t>乙方有权收取合同价款。</w:t>
      </w:r>
    </w:p>
    <w:p w:rsidR="000E4B8B" w:rsidRPr="000A539B" w:rsidRDefault="000E4B8B" w:rsidP="000A539B">
      <w:pPr>
        <w:ind w:firstLineChars="200" w:firstLine="480"/>
        <w:rPr>
          <w:rFonts w:hint="eastAsia"/>
        </w:rPr>
      </w:pPr>
      <w:r>
        <w:rPr>
          <w:rFonts w:hint="eastAsia"/>
        </w:rPr>
        <w:t>（</w:t>
      </w:r>
      <w:r>
        <w:rPr>
          <w:rFonts w:hint="eastAsia"/>
        </w:rPr>
        <w:t>3</w:t>
      </w:r>
      <w:r>
        <w:rPr>
          <w:rFonts w:hint="eastAsia"/>
        </w:rPr>
        <w:t>）</w:t>
      </w:r>
      <w:r>
        <w:rPr>
          <w:rFonts w:ascii="宋体" w:hAnsi="宋体" w:hint="eastAsia"/>
        </w:rPr>
        <w:t>乙方须对甲方的设备予以爱护，做到仔细、认真、安全，在合同履行期间，乙方造成甲方或第三方损失的，应负责全额赔偿。改造</w:t>
      </w:r>
      <w:r w:rsidRPr="00D80EE3">
        <w:rPr>
          <w:rFonts w:ascii="宋体" w:hAnsi="宋体" w:hint="eastAsia"/>
        </w:rPr>
        <w:t>过程中的安全由乙方自行负责</w:t>
      </w:r>
      <w:r>
        <w:rPr>
          <w:rFonts w:ascii="宋体" w:hAnsi="宋体" w:hint="eastAsia"/>
        </w:rPr>
        <w:t>，若发生任何安全事故或人员伤亡，均由乙方承担责任</w:t>
      </w:r>
      <w:r w:rsidRPr="00D80EE3">
        <w:rPr>
          <w:rFonts w:ascii="宋体" w:hAnsi="宋体" w:hint="eastAsia"/>
        </w:rPr>
        <w:t>。</w:t>
      </w:r>
      <w:r>
        <w:rPr>
          <w:rFonts w:ascii="宋体" w:hAnsi="宋体" w:hint="eastAsia"/>
        </w:rPr>
        <w:t>若甲方因此向第三方承担责任的，有权向乙方全额追偿。</w:t>
      </w:r>
    </w:p>
    <w:p w:rsidR="00D27F52" w:rsidRPr="00316882" w:rsidRDefault="00D27F52" w:rsidP="00D528AF">
      <w:pPr>
        <w:ind w:firstLineChars="200" w:firstLine="482"/>
        <w:rPr>
          <w:rFonts w:hint="eastAsia"/>
          <w:b/>
        </w:rPr>
      </w:pPr>
    </w:p>
    <w:p w:rsidR="001C1D59" w:rsidRPr="00D528AF" w:rsidRDefault="00D27F52" w:rsidP="00D528AF">
      <w:pPr>
        <w:ind w:firstLineChars="200" w:firstLine="482"/>
        <w:rPr>
          <w:rFonts w:hint="eastAsia"/>
          <w:b/>
        </w:rPr>
      </w:pPr>
      <w:r>
        <w:rPr>
          <w:rFonts w:hint="eastAsia"/>
          <w:b/>
        </w:rPr>
        <w:t>八、</w:t>
      </w:r>
      <w:r w:rsidR="00007DEB">
        <w:rPr>
          <w:rFonts w:hint="eastAsia"/>
          <w:b/>
        </w:rPr>
        <w:t>改造项目</w:t>
      </w:r>
      <w:r w:rsidR="00161793">
        <w:rPr>
          <w:rFonts w:hint="eastAsia"/>
          <w:b/>
        </w:rPr>
        <w:t>的</w:t>
      </w:r>
      <w:r w:rsidR="00007DEB">
        <w:rPr>
          <w:rFonts w:hint="eastAsia"/>
          <w:b/>
        </w:rPr>
        <w:t>价款</w:t>
      </w:r>
      <w:r w:rsidR="001C1D59" w:rsidRPr="00D528AF">
        <w:rPr>
          <w:rFonts w:hint="eastAsia"/>
          <w:b/>
        </w:rPr>
        <w:t>及支付</w:t>
      </w:r>
    </w:p>
    <w:p w:rsidR="00161793" w:rsidRPr="00161793" w:rsidRDefault="00161793" w:rsidP="00167A4F">
      <w:pPr>
        <w:ind w:firstLineChars="200" w:firstLine="480"/>
        <w:rPr>
          <w:rFonts w:ascii="宋体" w:hAnsi="宋体" w:hint="eastAsia"/>
        </w:rPr>
      </w:pPr>
      <w:r>
        <w:rPr>
          <w:rFonts w:ascii="宋体" w:hAnsi="宋体" w:hint="eastAsia"/>
        </w:rPr>
        <w:t>1</w:t>
      </w:r>
      <w:r w:rsidR="009E3B68">
        <w:rPr>
          <w:rFonts w:ascii="宋体" w:hAnsi="宋体" w:hint="eastAsia"/>
        </w:rPr>
        <w:t>、改造项目</w:t>
      </w:r>
      <w:r>
        <w:rPr>
          <w:rFonts w:ascii="宋体" w:hAnsi="宋体" w:hint="eastAsia"/>
        </w:rPr>
        <w:t>总价款为</w:t>
      </w:r>
      <w:r w:rsidR="003024A8">
        <w:rPr>
          <w:rFonts w:ascii="宋体" w:hAnsi="宋体" w:hint="eastAsia"/>
        </w:rPr>
        <w:t>人民币</w:t>
      </w:r>
      <w:r>
        <w:rPr>
          <w:rFonts w:ascii="宋体" w:hAnsi="宋体" w:hint="eastAsia"/>
          <w:u w:val="single"/>
        </w:rPr>
        <w:t xml:space="preserve">      </w:t>
      </w:r>
      <w:r>
        <w:rPr>
          <w:rFonts w:ascii="宋体" w:hAnsi="宋体" w:hint="eastAsia"/>
        </w:rPr>
        <w:t>元（大写：</w:t>
      </w:r>
      <w:r w:rsidR="00BF33C3">
        <w:rPr>
          <w:rFonts w:ascii="宋体" w:hAnsi="宋体" w:hint="eastAsia"/>
          <w:u w:val="single"/>
        </w:rPr>
        <w:t xml:space="preserve">          </w:t>
      </w:r>
      <w:r w:rsidR="00BF33C3" w:rsidRPr="00BF33C3">
        <w:rPr>
          <w:rFonts w:ascii="宋体" w:hAnsi="宋体" w:hint="eastAsia"/>
        </w:rPr>
        <w:t>圆整</w:t>
      </w:r>
      <w:r>
        <w:rPr>
          <w:rFonts w:ascii="宋体" w:hAnsi="宋体" w:hint="eastAsia"/>
        </w:rPr>
        <w:t>）</w:t>
      </w:r>
      <w:r w:rsidR="00BF33C3">
        <w:rPr>
          <w:rFonts w:ascii="宋体" w:hAnsi="宋体" w:hint="eastAsia"/>
        </w:rPr>
        <w:t>。</w:t>
      </w:r>
      <w:r w:rsidR="00564234">
        <w:rPr>
          <w:rFonts w:ascii="宋体" w:hAnsi="宋体" w:hint="eastAsia"/>
        </w:rPr>
        <w:t>该总价款中已经包括但不限于：设计费、人工费、施工设备费、劳务费、管理费、材料费、运输费、安装费、调试费、质量保修、利润、安全、保险、税金、不可预见费及与本</w:t>
      </w:r>
      <w:r w:rsidR="00F317B9">
        <w:rPr>
          <w:rFonts w:ascii="宋体" w:hAnsi="宋体" w:hint="eastAsia"/>
        </w:rPr>
        <w:t>改造</w:t>
      </w:r>
      <w:r w:rsidR="00564234">
        <w:rPr>
          <w:rFonts w:ascii="宋体" w:hAnsi="宋体" w:hint="eastAsia"/>
        </w:rPr>
        <w:t>项目</w:t>
      </w:r>
      <w:r w:rsidR="00F317B9">
        <w:rPr>
          <w:rFonts w:ascii="宋体" w:hAnsi="宋体" w:hint="eastAsia"/>
        </w:rPr>
        <w:t>有关的一切费用和价款，在</w:t>
      </w:r>
      <w:r w:rsidR="00196CBB">
        <w:rPr>
          <w:rFonts w:ascii="宋体" w:hAnsi="宋体" w:hint="eastAsia"/>
        </w:rPr>
        <w:t>本合同</w:t>
      </w:r>
      <w:r w:rsidR="00F317B9">
        <w:rPr>
          <w:rFonts w:ascii="宋体" w:hAnsi="宋体" w:hint="eastAsia"/>
        </w:rPr>
        <w:t>履行期间乙方不得再以任何理由向甲方</w:t>
      </w:r>
      <w:r w:rsidR="003024A8">
        <w:rPr>
          <w:rFonts w:ascii="宋体" w:hAnsi="宋体" w:hint="eastAsia"/>
        </w:rPr>
        <w:t>计</w:t>
      </w:r>
      <w:r w:rsidR="00F317B9">
        <w:rPr>
          <w:rFonts w:ascii="宋体" w:hAnsi="宋体" w:hint="eastAsia"/>
        </w:rPr>
        <w:t>取任何费用。</w:t>
      </w:r>
    </w:p>
    <w:p w:rsidR="00BF33C3" w:rsidRDefault="00BF33C3" w:rsidP="00167A4F">
      <w:pPr>
        <w:ind w:firstLineChars="200" w:firstLine="480"/>
        <w:rPr>
          <w:rFonts w:ascii="宋体" w:hAnsi="宋体" w:hint="eastAsia"/>
        </w:rPr>
      </w:pPr>
      <w:r>
        <w:rPr>
          <w:rFonts w:ascii="宋体" w:hAnsi="宋体" w:hint="eastAsia"/>
        </w:rPr>
        <w:t>2、合同</w:t>
      </w:r>
      <w:r w:rsidR="009E3B68">
        <w:rPr>
          <w:rFonts w:ascii="宋体" w:hAnsi="宋体" w:hint="eastAsia"/>
        </w:rPr>
        <w:t>总</w:t>
      </w:r>
      <w:r>
        <w:rPr>
          <w:rFonts w:ascii="宋体" w:hAnsi="宋体" w:hint="eastAsia"/>
        </w:rPr>
        <w:t>价款的支付</w:t>
      </w:r>
    </w:p>
    <w:p w:rsidR="00D528AF" w:rsidRDefault="006F1CFD" w:rsidP="00167A4F">
      <w:pPr>
        <w:ind w:firstLineChars="200" w:firstLine="480"/>
        <w:rPr>
          <w:rFonts w:ascii="宋体" w:hAnsi="宋体" w:hint="eastAsia"/>
        </w:rPr>
      </w:pPr>
      <w:r>
        <w:rPr>
          <w:rFonts w:ascii="宋体" w:hAnsi="宋体" w:hint="eastAsia"/>
        </w:rPr>
        <w:t>（1）设备改造完成</w:t>
      </w:r>
      <w:r w:rsidR="00D528AF" w:rsidRPr="00B51A8B">
        <w:rPr>
          <w:rFonts w:ascii="宋体" w:hAnsi="宋体" w:hint="eastAsia"/>
        </w:rPr>
        <w:t>投入正常运行并满足验收条件后，乙方提请甲方组织验收，甲方根据双方会签的验收满足合同及技术协议相关要求的凭证，</w:t>
      </w:r>
      <w:r w:rsidR="00D528AF" w:rsidRPr="00B51A8B">
        <w:rPr>
          <w:rFonts w:ascii="宋体" w:hAnsi="宋体"/>
        </w:rPr>
        <w:t>20</w:t>
      </w:r>
      <w:r w:rsidR="00D528AF" w:rsidRPr="00B51A8B">
        <w:rPr>
          <w:rFonts w:ascii="宋体" w:hAnsi="宋体" w:hint="eastAsia"/>
        </w:rPr>
        <w:t>日内支付乙方合同总价</w:t>
      </w:r>
      <w:r>
        <w:rPr>
          <w:rFonts w:ascii="宋体" w:hAnsi="宋体" w:hint="eastAsia"/>
        </w:rPr>
        <w:t>款</w:t>
      </w:r>
      <w:r>
        <w:rPr>
          <w:rFonts w:ascii="宋体" w:hAnsi="宋体" w:hint="eastAsia"/>
          <w:u w:val="single"/>
        </w:rPr>
        <w:t xml:space="preserve">   </w:t>
      </w:r>
      <w:r w:rsidR="00D528AF" w:rsidRPr="00B51A8B">
        <w:rPr>
          <w:rFonts w:ascii="宋体" w:hAnsi="宋体" w:hint="eastAsia"/>
        </w:rPr>
        <w:t>％的款项，即￥</w:t>
      </w:r>
      <w:r>
        <w:rPr>
          <w:rFonts w:ascii="宋体" w:hAnsi="宋体" w:hint="eastAsia"/>
          <w:u w:val="single"/>
        </w:rPr>
        <w:t xml:space="preserve">     </w:t>
      </w:r>
      <w:r w:rsidR="00D528AF" w:rsidRPr="00B51A8B">
        <w:rPr>
          <w:rFonts w:ascii="宋体" w:hAnsi="宋体" w:hint="eastAsia"/>
        </w:rPr>
        <w:t>元（大写人民币：</w:t>
      </w:r>
      <w:r>
        <w:rPr>
          <w:rFonts w:ascii="宋体" w:hAnsi="宋体" w:hint="eastAsia"/>
          <w:u w:val="single"/>
        </w:rPr>
        <w:t xml:space="preserve">        </w:t>
      </w:r>
      <w:r w:rsidR="00D528AF" w:rsidRPr="00B51A8B">
        <w:rPr>
          <w:rFonts w:ascii="宋体" w:hAnsi="宋体" w:hint="eastAsia"/>
        </w:rPr>
        <w:t>圆整）。</w:t>
      </w:r>
    </w:p>
    <w:p w:rsidR="006F1CFD" w:rsidRPr="006F1CFD" w:rsidRDefault="006F1CFD" w:rsidP="00167A4F">
      <w:pPr>
        <w:ind w:firstLineChars="200" w:firstLine="480"/>
        <w:rPr>
          <w:rFonts w:ascii="宋体" w:hAnsi="宋体" w:hint="eastAsia"/>
        </w:rPr>
      </w:pPr>
      <w:r>
        <w:rPr>
          <w:rFonts w:ascii="宋体" w:hAnsi="宋体" w:hint="eastAsia"/>
        </w:rPr>
        <w:t>（2）余留合同总价款</w:t>
      </w:r>
      <w:r>
        <w:rPr>
          <w:rFonts w:ascii="宋体" w:hAnsi="宋体" w:hint="eastAsia"/>
          <w:u w:val="single"/>
        </w:rPr>
        <w:t xml:space="preserve">   </w:t>
      </w:r>
      <w:r>
        <w:rPr>
          <w:rFonts w:ascii="宋体" w:hAnsi="宋体" w:hint="eastAsia"/>
        </w:rPr>
        <w:t>%的款项</w:t>
      </w:r>
      <w:r w:rsidR="00DF1C82" w:rsidRPr="00B51A8B">
        <w:rPr>
          <w:rFonts w:ascii="宋体" w:hAnsi="宋体" w:hint="eastAsia"/>
        </w:rPr>
        <w:t>（大写人民币：</w:t>
      </w:r>
      <w:r w:rsidR="00DF1C82">
        <w:rPr>
          <w:rFonts w:ascii="宋体" w:hAnsi="宋体" w:hint="eastAsia"/>
          <w:u w:val="single"/>
        </w:rPr>
        <w:t xml:space="preserve">        </w:t>
      </w:r>
      <w:r w:rsidR="00DF1C82" w:rsidRPr="00B51A8B">
        <w:rPr>
          <w:rFonts w:ascii="宋体" w:hAnsi="宋体" w:hint="eastAsia"/>
        </w:rPr>
        <w:t>圆整）</w:t>
      </w:r>
      <w:r>
        <w:rPr>
          <w:rFonts w:ascii="宋体" w:hAnsi="宋体" w:hint="eastAsia"/>
        </w:rPr>
        <w:t>作为质量保证金，</w:t>
      </w:r>
      <w:r w:rsidR="00AB0C28">
        <w:rPr>
          <w:rFonts w:ascii="宋体" w:hAnsi="宋体" w:hint="eastAsia"/>
        </w:rPr>
        <w:t>保修</w:t>
      </w:r>
      <w:r w:rsidR="00DF1C82">
        <w:rPr>
          <w:rFonts w:ascii="宋体" w:hAnsi="宋体" w:hint="eastAsia"/>
        </w:rPr>
        <w:t>期满后无质量问题的，甲方应</w:t>
      </w:r>
      <w:r w:rsidR="009E3B68">
        <w:rPr>
          <w:rFonts w:ascii="宋体" w:hAnsi="宋体" w:hint="eastAsia"/>
        </w:rPr>
        <w:t>在20日内</w:t>
      </w:r>
      <w:r w:rsidR="00DF1C82">
        <w:rPr>
          <w:rFonts w:ascii="宋体" w:hAnsi="宋体" w:hint="eastAsia"/>
        </w:rPr>
        <w:t>将</w:t>
      </w:r>
      <w:r w:rsidR="00AB0C28">
        <w:rPr>
          <w:rFonts w:ascii="宋体" w:hAnsi="宋体" w:hint="eastAsia"/>
        </w:rPr>
        <w:t>质量保证金</w:t>
      </w:r>
      <w:r w:rsidR="00DF1C82">
        <w:rPr>
          <w:rFonts w:ascii="宋体" w:hAnsi="宋体" w:hint="eastAsia"/>
        </w:rPr>
        <w:t>余款支付</w:t>
      </w:r>
      <w:r w:rsidR="009E3B68">
        <w:rPr>
          <w:rFonts w:ascii="宋体" w:hAnsi="宋体" w:hint="eastAsia"/>
        </w:rPr>
        <w:t>给乙方。</w:t>
      </w:r>
    </w:p>
    <w:p w:rsidR="00D528AF" w:rsidRDefault="00D528AF" w:rsidP="00167A4F">
      <w:pPr>
        <w:ind w:firstLineChars="200" w:firstLine="480"/>
        <w:rPr>
          <w:rFonts w:hint="eastAsia"/>
        </w:rPr>
      </w:pPr>
    </w:p>
    <w:p w:rsidR="00D528AF" w:rsidRDefault="000A539B" w:rsidP="00D528AF">
      <w:pPr>
        <w:ind w:firstLineChars="200" w:firstLine="482"/>
        <w:rPr>
          <w:rFonts w:hint="eastAsia"/>
          <w:b/>
        </w:rPr>
      </w:pPr>
      <w:r>
        <w:rPr>
          <w:rFonts w:hint="eastAsia"/>
          <w:b/>
        </w:rPr>
        <w:t>九</w:t>
      </w:r>
      <w:r w:rsidR="00D528AF" w:rsidRPr="00020552">
        <w:rPr>
          <w:rFonts w:hint="eastAsia"/>
          <w:b/>
        </w:rPr>
        <w:t>、</w:t>
      </w:r>
      <w:r w:rsidR="00D528AF">
        <w:rPr>
          <w:rFonts w:hint="eastAsia"/>
          <w:b/>
        </w:rPr>
        <w:t>违约责任</w:t>
      </w:r>
    </w:p>
    <w:p w:rsidR="000E4B8B" w:rsidRPr="00D80EE3" w:rsidRDefault="006352DC" w:rsidP="000E4B8B">
      <w:pPr>
        <w:spacing w:line="360" w:lineRule="exact"/>
        <w:ind w:leftChars="1" w:left="2" w:firstLineChars="200" w:firstLine="480"/>
        <w:rPr>
          <w:rFonts w:ascii="宋体" w:hAnsi="宋体" w:hint="eastAsia"/>
        </w:rPr>
      </w:pPr>
      <w:ins w:id="4" w:author="lqp" w:date="2008-04-14T13:59:00Z">
        <w:r w:rsidRPr="006352DC">
          <w:rPr>
            <w:rFonts w:ascii="宋体" w:hAnsi="宋体" w:hint="eastAsia"/>
          </w:rPr>
          <w:t>1、</w:t>
        </w:r>
      </w:ins>
      <w:r w:rsidR="000E4B8B" w:rsidRPr="00D80EE3">
        <w:rPr>
          <w:rFonts w:ascii="宋体" w:hAnsi="宋体" w:hint="eastAsia"/>
        </w:rPr>
        <w:t>甲方的违约责任</w:t>
      </w:r>
    </w:p>
    <w:p w:rsidR="00D528AF" w:rsidRPr="00D80EE3" w:rsidRDefault="000E4B8B" w:rsidP="006352DC">
      <w:pPr>
        <w:spacing w:line="320" w:lineRule="exact"/>
        <w:ind w:firstLineChars="200" w:firstLine="480"/>
        <w:rPr>
          <w:rFonts w:ascii="宋体" w:hAnsi="宋体" w:hint="eastAsia"/>
        </w:rPr>
      </w:pPr>
      <w:r w:rsidRPr="00D80EE3">
        <w:rPr>
          <w:rFonts w:ascii="宋体" w:hAnsi="宋体" w:hint="eastAsia"/>
        </w:rPr>
        <w:t>甲方迟延付款，逾期付款部分应按照中国人民银行同期贷款利率向乙方支付违约金。</w:t>
      </w:r>
    </w:p>
    <w:p w:rsidR="000E4B8B" w:rsidRPr="00D80EE3" w:rsidRDefault="00354805" w:rsidP="000E4B8B">
      <w:pPr>
        <w:tabs>
          <w:tab w:val="left" w:pos="1080"/>
        </w:tabs>
        <w:adjustRightInd w:val="0"/>
        <w:snapToGrid w:val="0"/>
        <w:spacing w:line="360" w:lineRule="exact"/>
        <w:ind w:firstLineChars="200" w:firstLine="480"/>
        <w:rPr>
          <w:rFonts w:ascii="宋体" w:hAnsi="宋体" w:hint="eastAsia"/>
        </w:rPr>
      </w:pPr>
      <w:r>
        <w:rPr>
          <w:rFonts w:ascii="宋体" w:hAnsi="宋体" w:hint="eastAsia"/>
        </w:rPr>
        <w:t>2</w:t>
      </w:r>
      <w:r w:rsidR="00D528AF" w:rsidRPr="00D80EE3">
        <w:rPr>
          <w:rFonts w:ascii="宋体" w:hAnsi="宋体" w:hint="eastAsia"/>
        </w:rPr>
        <w:t>、</w:t>
      </w:r>
      <w:r w:rsidR="000E4B8B" w:rsidRPr="00D80EE3">
        <w:rPr>
          <w:rFonts w:ascii="宋体" w:hAnsi="宋体" w:hint="eastAsia"/>
        </w:rPr>
        <w:t>乙方的违约责任</w:t>
      </w:r>
    </w:p>
    <w:p w:rsidR="001C1D59" w:rsidRDefault="000E4B8B" w:rsidP="000E4B8B">
      <w:pPr>
        <w:tabs>
          <w:tab w:val="left" w:pos="1080"/>
        </w:tabs>
        <w:adjustRightInd w:val="0"/>
        <w:snapToGrid w:val="0"/>
        <w:spacing w:line="360" w:lineRule="exact"/>
        <w:ind w:firstLineChars="200" w:firstLine="480"/>
        <w:rPr>
          <w:rFonts w:ascii="宋体" w:hAnsi="宋体" w:hint="eastAsia"/>
        </w:rPr>
      </w:pPr>
      <w:r w:rsidRPr="00D80EE3">
        <w:rPr>
          <w:rFonts w:ascii="宋体" w:hAnsi="宋体" w:hint="eastAsia"/>
        </w:rPr>
        <w:t>乙方不能按合同约定时间完成设备的</w:t>
      </w:r>
      <w:r>
        <w:rPr>
          <w:rFonts w:ascii="宋体" w:hAnsi="宋体" w:hint="eastAsia"/>
        </w:rPr>
        <w:t>改造</w:t>
      </w:r>
      <w:r w:rsidRPr="00D80EE3">
        <w:rPr>
          <w:rFonts w:ascii="宋体" w:hAnsi="宋体" w:hint="eastAsia"/>
        </w:rPr>
        <w:t>或验收，每逾期一天按合同总价</w:t>
      </w:r>
      <w:r>
        <w:rPr>
          <w:rFonts w:ascii="宋体" w:hAnsi="宋体" w:hint="eastAsia"/>
        </w:rPr>
        <w:t>款</w:t>
      </w:r>
      <w:r w:rsidRPr="00D80EE3">
        <w:rPr>
          <w:rFonts w:ascii="宋体" w:hAnsi="宋体" w:hint="eastAsia"/>
        </w:rPr>
        <w:t>的1 %向甲方支付违约金（按逾期时间累加，甲方可在办理付款时一并扣除）。逾期20天仍不能完成</w:t>
      </w:r>
      <w:r>
        <w:rPr>
          <w:rFonts w:ascii="宋体" w:hAnsi="宋体" w:hint="eastAsia"/>
        </w:rPr>
        <w:t>改造</w:t>
      </w:r>
      <w:r w:rsidRPr="00D80EE3">
        <w:rPr>
          <w:rFonts w:ascii="宋体" w:hAnsi="宋体" w:hint="eastAsia"/>
        </w:rPr>
        <w:t>或通过验收，甲方有权单方解除合同，乙方应按合同总价</w:t>
      </w:r>
      <w:r>
        <w:rPr>
          <w:rFonts w:ascii="宋体" w:hAnsi="宋体" w:hint="eastAsia"/>
        </w:rPr>
        <w:t>款</w:t>
      </w:r>
      <w:r w:rsidRPr="00D80EE3">
        <w:rPr>
          <w:rFonts w:ascii="宋体" w:hAnsi="宋体" w:hint="eastAsia"/>
        </w:rPr>
        <w:t>的30%向甲方支付惩罚性违约金</w:t>
      </w:r>
      <w:ins w:id="5" w:author="Administrators" w:date="2008-03-25T16:32:00Z">
        <w:r w:rsidR="00CE0803">
          <w:rPr>
            <w:rFonts w:ascii="宋体" w:hAnsi="宋体" w:hint="eastAsia"/>
          </w:rPr>
          <w:t>；如果</w:t>
        </w:r>
      </w:ins>
      <w:r w:rsidRPr="00D80EE3">
        <w:rPr>
          <w:rFonts w:ascii="宋体" w:hAnsi="宋体" w:hint="eastAsia"/>
        </w:rPr>
        <w:t>由此造成甲方或第三方损失的，乙方还应承担赔偿责任。</w:t>
      </w:r>
    </w:p>
    <w:p w:rsidR="00354805" w:rsidRDefault="00354805" w:rsidP="00D528AF">
      <w:pPr>
        <w:ind w:firstLineChars="200" w:firstLine="482"/>
        <w:rPr>
          <w:rFonts w:hint="eastAsia"/>
          <w:b/>
        </w:rPr>
      </w:pPr>
    </w:p>
    <w:p w:rsidR="00D528AF" w:rsidRDefault="000A539B" w:rsidP="00D528AF">
      <w:pPr>
        <w:ind w:firstLineChars="200" w:firstLine="482"/>
        <w:rPr>
          <w:rFonts w:ascii="宋体" w:hAnsi="宋体" w:hint="eastAsia"/>
          <w:b/>
        </w:rPr>
      </w:pPr>
      <w:r>
        <w:rPr>
          <w:rFonts w:hint="eastAsia"/>
          <w:b/>
        </w:rPr>
        <w:t>十</w:t>
      </w:r>
      <w:r w:rsidR="00D528AF">
        <w:rPr>
          <w:rFonts w:hint="eastAsia"/>
          <w:b/>
        </w:rPr>
        <w:t>、</w:t>
      </w:r>
      <w:r w:rsidR="00D528AF" w:rsidRPr="00F35F29">
        <w:rPr>
          <w:rFonts w:ascii="宋体" w:hAnsi="宋体" w:hint="eastAsia"/>
          <w:b/>
        </w:rPr>
        <w:t>服务</w:t>
      </w:r>
    </w:p>
    <w:p w:rsidR="00D528AF" w:rsidRDefault="00354805" w:rsidP="00D528AF">
      <w:pPr>
        <w:tabs>
          <w:tab w:val="left" w:pos="277"/>
        </w:tabs>
        <w:adjustRightInd w:val="0"/>
        <w:snapToGrid w:val="0"/>
        <w:spacing w:line="360" w:lineRule="exact"/>
        <w:ind w:firstLineChars="200" w:firstLine="480"/>
        <w:rPr>
          <w:rFonts w:ascii="宋体" w:hAnsi="宋体" w:hint="eastAsia"/>
        </w:rPr>
      </w:pPr>
      <w:r>
        <w:rPr>
          <w:rFonts w:ascii="宋体" w:hAnsi="宋体" w:hint="eastAsia"/>
        </w:rPr>
        <w:t>在改造项目保修期内，乙方应免费为甲方提供保修服务。乙方在接到甲方的故障通知后，应在</w:t>
      </w:r>
      <w:r>
        <w:rPr>
          <w:rFonts w:ascii="宋体" w:hAnsi="宋体" w:hint="eastAsia"/>
          <w:u w:val="single"/>
        </w:rPr>
        <w:t xml:space="preserve">  </w:t>
      </w:r>
      <w:r>
        <w:rPr>
          <w:rFonts w:ascii="宋体" w:hAnsi="宋体" w:hint="eastAsia"/>
        </w:rPr>
        <w:t>小时内解决故障，逾期解决的，乙方应按每小时</w:t>
      </w:r>
      <w:r>
        <w:rPr>
          <w:rFonts w:ascii="宋体" w:hAnsi="宋体" w:hint="eastAsia"/>
          <w:u w:val="single"/>
        </w:rPr>
        <w:t xml:space="preserve">   </w:t>
      </w:r>
      <w:r>
        <w:rPr>
          <w:rFonts w:ascii="宋体" w:hAnsi="宋体" w:hint="eastAsia"/>
        </w:rPr>
        <w:t>元</w:t>
      </w:r>
      <w:r w:rsidR="007F547B">
        <w:rPr>
          <w:rFonts w:ascii="宋体" w:hAnsi="宋体" w:hint="eastAsia"/>
        </w:rPr>
        <w:t>的标准</w:t>
      </w:r>
      <w:r>
        <w:rPr>
          <w:rFonts w:ascii="宋体" w:hAnsi="宋体" w:hint="eastAsia"/>
        </w:rPr>
        <w:t>向甲方支付违约金</w:t>
      </w:r>
      <w:ins w:id="6" w:author="lqp" w:date="2008-05-07T16:10:00Z">
        <w:r w:rsidR="005A7A7E">
          <w:rPr>
            <w:rFonts w:ascii="宋体" w:hAnsi="宋体" w:hint="eastAsia"/>
          </w:rPr>
          <w:t>，</w:t>
        </w:r>
      </w:ins>
      <w:r>
        <w:rPr>
          <w:rFonts w:ascii="宋体" w:hAnsi="宋体" w:hint="eastAsia"/>
        </w:rPr>
        <w:t>因此造成其它损失的，乙方仍应负责赔偿</w:t>
      </w:r>
      <w:r w:rsidR="00D528AF" w:rsidRPr="00F35F29">
        <w:rPr>
          <w:rFonts w:ascii="宋体" w:hAnsi="宋体" w:hint="eastAsia"/>
        </w:rPr>
        <w:t>。</w:t>
      </w:r>
    </w:p>
    <w:p w:rsidR="00D528AF" w:rsidRPr="00F35F29" w:rsidRDefault="00D528AF" w:rsidP="00D528AF">
      <w:pPr>
        <w:tabs>
          <w:tab w:val="left" w:pos="277"/>
        </w:tabs>
        <w:adjustRightInd w:val="0"/>
        <w:snapToGrid w:val="0"/>
        <w:spacing w:line="360" w:lineRule="exact"/>
        <w:ind w:firstLineChars="200" w:firstLine="482"/>
        <w:rPr>
          <w:rFonts w:ascii="宋体" w:hAnsi="宋体" w:hint="eastAsia"/>
          <w:b/>
        </w:rPr>
      </w:pPr>
      <w:r w:rsidRPr="00F35F29">
        <w:rPr>
          <w:rFonts w:ascii="宋体" w:hAnsi="宋体" w:hint="eastAsia"/>
          <w:b/>
        </w:rPr>
        <w:t>十</w:t>
      </w:r>
      <w:r w:rsidR="000A539B">
        <w:rPr>
          <w:rFonts w:ascii="宋体" w:hAnsi="宋体" w:hint="eastAsia"/>
          <w:b/>
        </w:rPr>
        <w:t>一</w:t>
      </w:r>
      <w:r w:rsidRPr="00F35F29">
        <w:rPr>
          <w:rFonts w:ascii="宋体" w:hAnsi="宋体" w:hint="eastAsia"/>
          <w:b/>
        </w:rPr>
        <w:t>、</w:t>
      </w:r>
      <w:r w:rsidR="006761BB">
        <w:rPr>
          <w:rFonts w:ascii="宋体" w:hAnsi="宋体" w:hint="eastAsia"/>
          <w:b/>
        </w:rPr>
        <w:t>其它事项</w:t>
      </w:r>
    </w:p>
    <w:p w:rsidR="00D528AF" w:rsidRDefault="006761BB" w:rsidP="00D528AF">
      <w:pPr>
        <w:ind w:firstLineChars="200" w:firstLine="480"/>
        <w:rPr>
          <w:rFonts w:hint="eastAsia"/>
        </w:rPr>
      </w:pPr>
      <w:r>
        <w:rPr>
          <w:rFonts w:hint="eastAsia"/>
        </w:rPr>
        <w:t>1</w:t>
      </w:r>
      <w:r>
        <w:rPr>
          <w:rFonts w:hint="eastAsia"/>
        </w:rPr>
        <w:t>、</w:t>
      </w:r>
      <w:r w:rsidR="00D528AF" w:rsidRPr="00F35F29">
        <w:t>因</w:t>
      </w:r>
      <w:r w:rsidR="00D528AF" w:rsidRPr="00F35F29">
        <w:rPr>
          <w:rFonts w:hint="eastAsia"/>
        </w:rPr>
        <w:t>履行、解释</w:t>
      </w:r>
      <w:r w:rsidR="00D528AF" w:rsidRPr="00F35F29">
        <w:t>本合同所发生的一切争执和分歧，双方应通过协商方式解决</w:t>
      </w:r>
      <w:r w:rsidR="00AD6065">
        <w:rPr>
          <w:rFonts w:hint="eastAsia"/>
        </w:rPr>
        <w:t>；</w:t>
      </w:r>
      <w:r w:rsidR="00D528AF" w:rsidRPr="00F35F29">
        <w:t>若经协商不能达成协议时，</w:t>
      </w:r>
      <w:r w:rsidR="00D528AF" w:rsidRPr="00F35F29">
        <w:rPr>
          <w:rFonts w:hint="eastAsia"/>
        </w:rPr>
        <w:t>各方有权向甲方所在地人民法院提起诉讼。</w:t>
      </w:r>
    </w:p>
    <w:p w:rsidR="00D528AF" w:rsidRPr="00796326" w:rsidRDefault="006761BB" w:rsidP="00887AF5">
      <w:pPr>
        <w:tabs>
          <w:tab w:val="left" w:pos="540"/>
        </w:tabs>
        <w:adjustRightInd w:val="0"/>
        <w:snapToGrid w:val="0"/>
        <w:spacing w:line="360" w:lineRule="exact"/>
        <w:ind w:firstLineChars="196" w:firstLine="470"/>
        <w:rPr>
          <w:rFonts w:ascii="宋体" w:hAnsi="宋体" w:hint="eastAsia"/>
        </w:rPr>
      </w:pPr>
      <w:r w:rsidRPr="00887AF5">
        <w:rPr>
          <w:rFonts w:hint="eastAsia"/>
          <w:szCs w:val="24"/>
        </w:rPr>
        <w:t>2</w:t>
      </w:r>
      <w:r w:rsidRPr="00887AF5">
        <w:rPr>
          <w:rFonts w:hint="eastAsia"/>
          <w:szCs w:val="24"/>
        </w:rPr>
        <w:t>、</w:t>
      </w:r>
      <w:r w:rsidR="00D528AF" w:rsidRPr="00796326">
        <w:rPr>
          <w:rFonts w:ascii="宋体" w:hAnsi="宋体" w:hint="eastAsia"/>
        </w:rPr>
        <w:t>本合同经甲、乙双方盖章后生效。合同共二份，双方各持一份，具有同等法律效力。未尽事宜，可由甲乙双方另行协商。</w:t>
      </w:r>
    </w:p>
    <w:p w:rsidR="00D528AF" w:rsidRDefault="00D528AF" w:rsidP="00D528AF">
      <w:pPr>
        <w:ind w:firstLineChars="200" w:firstLine="480"/>
        <w:rPr>
          <w:rFonts w:ascii="宋体" w:hAnsi="宋体" w:hint="eastAsia"/>
        </w:rPr>
      </w:pPr>
      <w:r w:rsidRPr="00796326">
        <w:rPr>
          <w:rFonts w:ascii="宋体" w:hAnsi="宋体" w:hint="eastAsia"/>
        </w:rPr>
        <w:t>合同附件：</w:t>
      </w:r>
      <w:r w:rsidR="00F40877">
        <w:rPr>
          <w:rFonts w:ascii="宋体" w:hAnsi="宋体" w:hint="eastAsia"/>
        </w:rPr>
        <w:t>《</w:t>
      </w:r>
      <w:r w:rsidR="00F40877">
        <w:rPr>
          <w:rFonts w:ascii="宋体" w:hAnsi="宋体" w:hint="eastAsia"/>
          <w:u w:val="single"/>
        </w:rPr>
        <w:t xml:space="preserve">   </w:t>
      </w:r>
      <w:r w:rsidR="00C2630E">
        <w:rPr>
          <w:rFonts w:ascii="宋体" w:hAnsi="宋体" w:hint="eastAsia"/>
          <w:u w:val="single"/>
        </w:rPr>
        <w:t xml:space="preserve">    </w:t>
      </w:r>
      <w:r w:rsidR="00F40877">
        <w:rPr>
          <w:rFonts w:ascii="宋体" w:hAnsi="宋体" w:hint="eastAsia"/>
          <w:u w:val="single"/>
        </w:rPr>
        <w:t xml:space="preserve">  </w:t>
      </w:r>
      <w:r w:rsidR="00F40877">
        <w:rPr>
          <w:rFonts w:ascii="宋体" w:hAnsi="宋体" w:hint="eastAsia"/>
        </w:rPr>
        <w:t>设备改造合同技术协议》</w:t>
      </w:r>
    </w:p>
    <w:p w:rsidR="00131A0F" w:rsidRDefault="00131A0F" w:rsidP="00D528AF">
      <w:pPr>
        <w:ind w:firstLineChars="200" w:firstLine="480"/>
        <w:rPr>
          <w:rFonts w:ascii="宋体" w:hAnsi="宋体" w:hint="eastAsia"/>
        </w:rPr>
      </w:pPr>
    </w:p>
    <w:tbl>
      <w:tblPr>
        <w:tblW w:w="8972" w:type="dxa"/>
        <w:tblLook w:val="0000" w:firstRow="0" w:lastRow="0" w:firstColumn="0" w:lastColumn="0" w:noHBand="0" w:noVBand="0"/>
      </w:tblPr>
      <w:tblGrid>
        <w:gridCol w:w="4540"/>
        <w:gridCol w:w="4432"/>
      </w:tblGrid>
      <w:tr w:rsidR="00D528AF" w:rsidRPr="00796326">
        <w:trPr>
          <w:trHeight w:val="495"/>
        </w:trPr>
        <w:tc>
          <w:tcPr>
            <w:tcW w:w="4540" w:type="dxa"/>
            <w:tcBorders>
              <w:top w:val="single" w:sz="4" w:space="0" w:color="auto"/>
              <w:left w:val="single" w:sz="4" w:space="0" w:color="auto"/>
              <w:bottom w:val="single" w:sz="4" w:space="0" w:color="auto"/>
              <w:right w:val="single" w:sz="4" w:space="0" w:color="auto"/>
            </w:tcBorders>
          </w:tcPr>
          <w:p w:rsidR="00D528AF" w:rsidRPr="00796326" w:rsidRDefault="00D528AF" w:rsidP="00D528AF">
            <w:pPr>
              <w:spacing w:line="360" w:lineRule="exact"/>
              <w:rPr>
                <w:rFonts w:ascii="宋体" w:hAnsi="宋体"/>
              </w:rPr>
            </w:pPr>
            <w:r w:rsidRPr="00796326">
              <w:rPr>
                <w:rFonts w:ascii="宋体" w:hAnsi="宋体" w:hint="eastAsia"/>
                <w:b/>
              </w:rPr>
              <w:t>甲</w:t>
            </w:r>
            <w:r w:rsidR="000E4B8B">
              <w:rPr>
                <w:rFonts w:ascii="宋体" w:hAnsi="宋体" w:hint="eastAsia"/>
                <w:b/>
              </w:rPr>
              <w:t xml:space="preserve">   </w:t>
            </w:r>
            <w:r w:rsidRPr="00796326">
              <w:rPr>
                <w:rFonts w:ascii="宋体" w:hAnsi="宋体" w:hint="eastAsia"/>
                <w:b/>
              </w:rPr>
              <w:t>方</w:t>
            </w:r>
            <w:r w:rsidRPr="00796326">
              <w:rPr>
                <w:rFonts w:ascii="宋体" w:hAnsi="宋体" w:hint="eastAsia"/>
              </w:rPr>
              <w:t>：（公章）</w:t>
            </w:r>
          </w:p>
        </w:tc>
        <w:tc>
          <w:tcPr>
            <w:tcW w:w="4432" w:type="dxa"/>
            <w:tcBorders>
              <w:top w:val="single" w:sz="4" w:space="0" w:color="auto"/>
              <w:left w:val="single" w:sz="4" w:space="0" w:color="auto"/>
              <w:bottom w:val="single" w:sz="4" w:space="0" w:color="auto"/>
              <w:right w:val="single" w:sz="4" w:space="0" w:color="auto"/>
            </w:tcBorders>
          </w:tcPr>
          <w:p w:rsidR="00D528AF" w:rsidRPr="00796326" w:rsidRDefault="00D528AF" w:rsidP="00D528AF">
            <w:pPr>
              <w:spacing w:line="360" w:lineRule="exact"/>
              <w:rPr>
                <w:rFonts w:ascii="宋体" w:hAnsi="宋体"/>
              </w:rPr>
            </w:pPr>
            <w:r w:rsidRPr="00796326">
              <w:rPr>
                <w:rFonts w:ascii="宋体" w:hAnsi="宋体" w:hint="eastAsia"/>
                <w:b/>
              </w:rPr>
              <w:t>乙</w:t>
            </w:r>
            <w:r w:rsidR="000E4B8B">
              <w:rPr>
                <w:rFonts w:ascii="宋体" w:hAnsi="宋体" w:hint="eastAsia"/>
                <w:b/>
              </w:rPr>
              <w:t xml:space="preserve">    </w:t>
            </w:r>
            <w:r w:rsidRPr="00796326">
              <w:rPr>
                <w:rFonts w:ascii="宋体" w:hAnsi="宋体" w:hint="eastAsia"/>
                <w:b/>
              </w:rPr>
              <w:t>方</w:t>
            </w:r>
            <w:r w:rsidRPr="00796326">
              <w:rPr>
                <w:rFonts w:ascii="宋体" w:hAnsi="宋体" w:hint="eastAsia"/>
              </w:rPr>
              <w:t>：（公章）</w:t>
            </w:r>
          </w:p>
        </w:tc>
      </w:tr>
      <w:tr w:rsidR="00D528AF" w:rsidRPr="00796326">
        <w:trPr>
          <w:trHeight w:val="495"/>
        </w:trPr>
        <w:tc>
          <w:tcPr>
            <w:tcW w:w="4540" w:type="dxa"/>
            <w:tcBorders>
              <w:top w:val="single" w:sz="4" w:space="0" w:color="auto"/>
              <w:left w:val="single" w:sz="4" w:space="0" w:color="auto"/>
              <w:bottom w:val="single" w:sz="4" w:space="0" w:color="auto"/>
              <w:right w:val="single" w:sz="4" w:space="0" w:color="auto"/>
            </w:tcBorders>
          </w:tcPr>
          <w:p w:rsidR="00D528AF" w:rsidRPr="00796326" w:rsidRDefault="00D528AF" w:rsidP="00D528AF">
            <w:pPr>
              <w:spacing w:line="360" w:lineRule="exact"/>
              <w:rPr>
                <w:rFonts w:ascii="宋体" w:hAnsi="宋体"/>
              </w:rPr>
            </w:pPr>
          </w:p>
        </w:tc>
        <w:tc>
          <w:tcPr>
            <w:tcW w:w="4432" w:type="dxa"/>
            <w:tcBorders>
              <w:top w:val="single" w:sz="4" w:space="0" w:color="auto"/>
              <w:left w:val="single" w:sz="4" w:space="0" w:color="auto"/>
              <w:bottom w:val="single" w:sz="4" w:space="0" w:color="auto"/>
              <w:right w:val="single" w:sz="4" w:space="0" w:color="auto"/>
            </w:tcBorders>
            <w:vAlign w:val="center"/>
          </w:tcPr>
          <w:p w:rsidR="00D528AF" w:rsidRPr="00796326" w:rsidRDefault="00D528AF" w:rsidP="00D528AF">
            <w:pPr>
              <w:spacing w:line="360" w:lineRule="exact"/>
              <w:rPr>
                <w:rFonts w:ascii="宋体" w:hAnsi="宋体" w:hint="eastAsia"/>
              </w:rPr>
            </w:pPr>
          </w:p>
        </w:tc>
      </w:tr>
      <w:tr w:rsidR="00D528AF" w:rsidRPr="00796326">
        <w:trPr>
          <w:trHeight w:val="495"/>
        </w:trPr>
        <w:tc>
          <w:tcPr>
            <w:tcW w:w="4540" w:type="dxa"/>
            <w:tcBorders>
              <w:top w:val="single" w:sz="4" w:space="0" w:color="auto"/>
              <w:left w:val="single" w:sz="4" w:space="0" w:color="auto"/>
              <w:bottom w:val="single" w:sz="4" w:space="0" w:color="auto"/>
              <w:right w:val="single" w:sz="4" w:space="0" w:color="auto"/>
            </w:tcBorders>
          </w:tcPr>
          <w:p w:rsidR="00D528AF" w:rsidRPr="00796326" w:rsidRDefault="00D528AF" w:rsidP="000D04BF">
            <w:pPr>
              <w:spacing w:line="360" w:lineRule="exact"/>
              <w:rPr>
                <w:rFonts w:ascii="宋体" w:hAnsi="宋体"/>
              </w:rPr>
            </w:pPr>
            <w:r w:rsidRPr="00796326">
              <w:rPr>
                <w:rFonts w:ascii="宋体" w:hAnsi="宋体" w:hint="eastAsia"/>
              </w:rPr>
              <w:t>地址：</w:t>
            </w:r>
            <w:ins w:id="7" w:author="Lenovo User" w:date="2014-06-13T12:39:00Z">
              <w:r w:rsidR="000D04BF" w:rsidRPr="00796326" w:rsidDel="000D04BF">
                <w:rPr>
                  <w:rFonts w:ascii="宋体" w:hAnsi="宋体" w:hint="eastAsia"/>
                </w:rPr>
                <w:t xml:space="preserve"> </w:t>
              </w:r>
            </w:ins>
          </w:p>
        </w:tc>
        <w:tc>
          <w:tcPr>
            <w:tcW w:w="4432" w:type="dxa"/>
            <w:tcBorders>
              <w:top w:val="single" w:sz="4" w:space="0" w:color="auto"/>
              <w:left w:val="single" w:sz="4" w:space="0" w:color="auto"/>
              <w:bottom w:val="single" w:sz="4" w:space="0" w:color="auto"/>
              <w:right w:val="single" w:sz="4" w:space="0" w:color="auto"/>
            </w:tcBorders>
          </w:tcPr>
          <w:p w:rsidR="00D528AF" w:rsidRPr="00796326" w:rsidRDefault="00D528AF" w:rsidP="00D528AF">
            <w:pPr>
              <w:spacing w:line="360" w:lineRule="exact"/>
              <w:ind w:left="1680" w:hangingChars="700" w:hanging="1680"/>
              <w:rPr>
                <w:rFonts w:ascii="宋体" w:hAnsi="宋体" w:hint="eastAsia"/>
              </w:rPr>
            </w:pPr>
            <w:r w:rsidRPr="00796326">
              <w:rPr>
                <w:rFonts w:ascii="宋体" w:hAnsi="宋体" w:hint="eastAsia"/>
              </w:rPr>
              <w:t>地址：</w:t>
            </w:r>
          </w:p>
        </w:tc>
      </w:tr>
      <w:tr w:rsidR="00D528AF" w:rsidRPr="00796326">
        <w:trPr>
          <w:trHeight w:val="495"/>
        </w:trPr>
        <w:tc>
          <w:tcPr>
            <w:tcW w:w="4540" w:type="dxa"/>
            <w:tcBorders>
              <w:top w:val="single" w:sz="4" w:space="0" w:color="auto"/>
              <w:left w:val="single" w:sz="4" w:space="0" w:color="auto"/>
              <w:bottom w:val="single" w:sz="4" w:space="0" w:color="auto"/>
              <w:right w:val="single" w:sz="4" w:space="0" w:color="auto"/>
            </w:tcBorders>
          </w:tcPr>
          <w:p w:rsidR="00D528AF" w:rsidRPr="00796326" w:rsidRDefault="00D528AF" w:rsidP="000D04BF">
            <w:pPr>
              <w:spacing w:line="360" w:lineRule="exact"/>
              <w:rPr>
                <w:rFonts w:ascii="宋体" w:hAnsi="宋体"/>
              </w:rPr>
            </w:pPr>
            <w:r w:rsidRPr="00796326">
              <w:rPr>
                <w:rFonts w:ascii="宋体" w:hAnsi="宋体" w:hint="eastAsia"/>
              </w:rPr>
              <w:t>法定代表人：</w:t>
            </w:r>
            <w:r w:rsidRPr="00796326">
              <w:rPr>
                <w:rFonts w:ascii="宋体" w:hAnsi="宋体"/>
              </w:rPr>
              <w:t xml:space="preserve">  </w:t>
            </w:r>
          </w:p>
        </w:tc>
        <w:tc>
          <w:tcPr>
            <w:tcW w:w="4432" w:type="dxa"/>
            <w:tcBorders>
              <w:top w:val="single" w:sz="4" w:space="0" w:color="auto"/>
              <w:left w:val="single" w:sz="4" w:space="0" w:color="auto"/>
              <w:bottom w:val="single" w:sz="4" w:space="0" w:color="auto"/>
              <w:right w:val="single" w:sz="4" w:space="0" w:color="auto"/>
            </w:tcBorders>
          </w:tcPr>
          <w:p w:rsidR="00D528AF" w:rsidRPr="00796326" w:rsidRDefault="00D528AF" w:rsidP="00D528AF">
            <w:pPr>
              <w:pStyle w:val="a4"/>
              <w:spacing w:line="360" w:lineRule="exact"/>
              <w:rPr>
                <w:rFonts w:ascii="宋体" w:hAnsi="宋体"/>
                <w:sz w:val="24"/>
              </w:rPr>
            </w:pPr>
            <w:r w:rsidRPr="00796326">
              <w:rPr>
                <w:rFonts w:ascii="宋体" w:hAnsi="宋体" w:hint="eastAsia"/>
                <w:sz w:val="24"/>
              </w:rPr>
              <w:t>法定代表人：</w:t>
            </w:r>
            <w:r w:rsidRPr="00796326">
              <w:rPr>
                <w:rFonts w:ascii="宋体" w:hAnsi="宋体"/>
                <w:sz w:val="24"/>
              </w:rPr>
              <w:t xml:space="preserve"> </w:t>
            </w:r>
          </w:p>
        </w:tc>
      </w:tr>
      <w:tr w:rsidR="00D528AF" w:rsidRPr="00796326">
        <w:trPr>
          <w:trHeight w:val="495"/>
        </w:trPr>
        <w:tc>
          <w:tcPr>
            <w:tcW w:w="4540" w:type="dxa"/>
            <w:tcBorders>
              <w:top w:val="single" w:sz="4" w:space="0" w:color="auto"/>
              <w:left w:val="single" w:sz="4" w:space="0" w:color="auto"/>
              <w:bottom w:val="single" w:sz="4" w:space="0" w:color="auto"/>
              <w:right w:val="single" w:sz="4" w:space="0" w:color="auto"/>
            </w:tcBorders>
          </w:tcPr>
          <w:p w:rsidR="00D528AF" w:rsidRPr="00796326" w:rsidRDefault="00D528AF" w:rsidP="00D528AF">
            <w:pPr>
              <w:pStyle w:val="a4"/>
              <w:tabs>
                <w:tab w:val="left" w:pos="1458"/>
              </w:tabs>
              <w:spacing w:line="360" w:lineRule="exact"/>
              <w:jc w:val="left"/>
              <w:rPr>
                <w:rFonts w:ascii="宋体" w:hAnsi="宋体"/>
                <w:sz w:val="24"/>
              </w:rPr>
            </w:pPr>
            <w:r w:rsidRPr="00796326">
              <w:rPr>
                <w:rFonts w:ascii="宋体" w:hAnsi="宋体" w:hint="eastAsia"/>
                <w:sz w:val="24"/>
              </w:rPr>
              <w:t>委托代理人：</w:t>
            </w:r>
          </w:p>
        </w:tc>
        <w:tc>
          <w:tcPr>
            <w:tcW w:w="4432" w:type="dxa"/>
            <w:tcBorders>
              <w:top w:val="single" w:sz="4" w:space="0" w:color="auto"/>
              <w:left w:val="single" w:sz="4" w:space="0" w:color="auto"/>
              <w:bottom w:val="single" w:sz="4" w:space="0" w:color="auto"/>
              <w:right w:val="single" w:sz="4" w:space="0" w:color="auto"/>
            </w:tcBorders>
          </w:tcPr>
          <w:p w:rsidR="00D528AF" w:rsidRPr="00796326" w:rsidRDefault="00D528AF" w:rsidP="00D528AF">
            <w:pPr>
              <w:pStyle w:val="a4"/>
              <w:tabs>
                <w:tab w:val="left" w:pos="1458"/>
              </w:tabs>
              <w:spacing w:line="360" w:lineRule="exact"/>
              <w:jc w:val="left"/>
              <w:rPr>
                <w:rFonts w:ascii="宋体" w:hAnsi="宋体"/>
                <w:sz w:val="24"/>
              </w:rPr>
            </w:pPr>
            <w:r w:rsidRPr="00796326">
              <w:rPr>
                <w:rFonts w:ascii="宋体" w:hAnsi="宋体" w:hint="eastAsia"/>
                <w:sz w:val="24"/>
              </w:rPr>
              <w:t>委托代理人：</w:t>
            </w:r>
          </w:p>
        </w:tc>
      </w:tr>
      <w:tr w:rsidR="00D528AF" w:rsidRPr="00796326">
        <w:trPr>
          <w:trHeight w:val="495"/>
        </w:trPr>
        <w:tc>
          <w:tcPr>
            <w:tcW w:w="4540" w:type="dxa"/>
            <w:tcBorders>
              <w:top w:val="single" w:sz="4" w:space="0" w:color="auto"/>
              <w:left w:val="single" w:sz="4" w:space="0" w:color="auto"/>
              <w:bottom w:val="single" w:sz="4" w:space="0" w:color="auto"/>
              <w:right w:val="single" w:sz="4" w:space="0" w:color="auto"/>
            </w:tcBorders>
          </w:tcPr>
          <w:p w:rsidR="00D528AF" w:rsidRPr="00796326" w:rsidRDefault="00D528AF" w:rsidP="00D528AF">
            <w:pPr>
              <w:pStyle w:val="a4"/>
              <w:tabs>
                <w:tab w:val="left" w:pos="1458"/>
              </w:tabs>
              <w:spacing w:line="360" w:lineRule="exact"/>
              <w:jc w:val="left"/>
              <w:rPr>
                <w:rFonts w:ascii="宋体" w:hAnsi="宋体" w:hint="eastAsia"/>
                <w:sz w:val="24"/>
              </w:rPr>
            </w:pPr>
            <w:r w:rsidRPr="00796326">
              <w:rPr>
                <w:rFonts w:ascii="宋体" w:hAnsi="宋体" w:hint="eastAsia"/>
                <w:sz w:val="24"/>
              </w:rPr>
              <w:t>时间：      年     月    日</w:t>
            </w:r>
          </w:p>
        </w:tc>
        <w:tc>
          <w:tcPr>
            <w:tcW w:w="4432" w:type="dxa"/>
            <w:tcBorders>
              <w:top w:val="single" w:sz="4" w:space="0" w:color="auto"/>
              <w:left w:val="single" w:sz="4" w:space="0" w:color="auto"/>
              <w:bottom w:val="single" w:sz="4" w:space="0" w:color="auto"/>
              <w:right w:val="single" w:sz="4" w:space="0" w:color="auto"/>
            </w:tcBorders>
          </w:tcPr>
          <w:p w:rsidR="00D528AF" w:rsidRPr="00796326" w:rsidRDefault="00D528AF" w:rsidP="00D528AF">
            <w:pPr>
              <w:pStyle w:val="a4"/>
              <w:tabs>
                <w:tab w:val="left" w:pos="1458"/>
              </w:tabs>
              <w:spacing w:line="360" w:lineRule="exact"/>
              <w:jc w:val="left"/>
              <w:rPr>
                <w:rFonts w:ascii="宋体" w:hAnsi="宋体" w:hint="eastAsia"/>
                <w:sz w:val="24"/>
              </w:rPr>
            </w:pPr>
            <w:r w:rsidRPr="00796326">
              <w:rPr>
                <w:rFonts w:ascii="宋体" w:hAnsi="宋体" w:hint="eastAsia"/>
                <w:sz w:val="24"/>
              </w:rPr>
              <w:t>时间：     年     月      日</w:t>
            </w:r>
          </w:p>
        </w:tc>
      </w:tr>
    </w:tbl>
    <w:p w:rsidR="00D528AF" w:rsidRPr="00777D56" w:rsidRDefault="00D528AF" w:rsidP="00D528AF">
      <w:pPr>
        <w:ind w:firstLineChars="200" w:firstLine="480"/>
        <w:rPr>
          <w:rFonts w:hint="eastAsia"/>
          <w:szCs w:val="24"/>
        </w:rPr>
      </w:pPr>
    </w:p>
    <w:sectPr w:rsidR="00D528AF" w:rsidRPr="00777D56">
      <w:headerReference w:type="default"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43A9C" w:rsidRDefault="00443A9C">
      <w:r>
        <w:separator/>
      </w:r>
    </w:p>
  </w:endnote>
  <w:endnote w:type="continuationSeparator" w:id="0">
    <w:p w:rsidR="00443A9C" w:rsidRDefault="00443A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175B4" w:rsidRDefault="009175B4" w:rsidP="00AA6CCA">
    <w:pPr>
      <w:pStyle w:val="a7"/>
      <w:jc w:val="center"/>
    </w:pPr>
    <w:r>
      <w:rPr>
        <w:rFonts w:hint="eastAsia"/>
        <w:kern w:val="0"/>
        <w:szCs w:val="21"/>
      </w:rPr>
      <w:t>第</w:t>
    </w:r>
    <w:r>
      <w:rPr>
        <w:rFonts w:hint="eastAsia"/>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sidR="000D04BF">
      <w:rPr>
        <w:noProof/>
        <w:kern w:val="0"/>
        <w:szCs w:val="21"/>
      </w:rPr>
      <w:t>1</w:t>
    </w:r>
    <w:r>
      <w:rPr>
        <w:kern w:val="0"/>
        <w:szCs w:val="21"/>
      </w:rPr>
      <w:fldChar w:fldCharType="end"/>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 xml:space="preserve"> </w:t>
    </w:r>
    <w:r>
      <w:rPr>
        <w:kern w:val="0"/>
        <w:szCs w:val="21"/>
      </w:rPr>
      <w:fldChar w:fldCharType="begin"/>
    </w:r>
    <w:r>
      <w:rPr>
        <w:kern w:val="0"/>
        <w:szCs w:val="21"/>
      </w:rPr>
      <w:instrText xml:space="preserve"> NUMPAGES </w:instrText>
    </w:r>
    <w:r>
      <w:rPr>
        <w:kern w:val="0"/>
        <w:szCs w:val="21"/>
      </w:rPr>
      <w:fldChar w:fldCharType="separate"/>
    </w:r>
    <w:r w:rsidR="000D04BF">
      <w:rPr>
        <w:noProof/>
        <w:kern w:val="0"/>
        <w:szCs w:val="21"/>
      </w:rPr>
      <w:t>4</w:t>
    </w:r>
    <w:r>
      <w:rPr>
        <w:kern w:val="0"/>
        <w:szCs w:val="21"/>
      </w:rPr>
      <w:fldChar w:fldCharType="end"/>
    </w:r>
    <w:r>
      <w:rPr>
        <w:rFonts w:hint="eastAsia"/>
        <w:kern w:val="0"/>
        <w:szCs w:val="21"/>
      </w:rPr>
      <w:t xml:space="preserve"> </w:t>
    </w:r>
    <w:r>
      <w:rPr>
        <w:rFonts w:hint="eastAsia"/>
        <w:kern w:val="0"/>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43A9C" w:rsidRDefault="00443A9C">
      <w:r>
        <w:separator/>
      </w:r>
    </w:p>
  </w:footnote>
  <w:footnote w:type="continuationSeparator" w:id="0">
    <w:p w:rsidR="00443A9C" w:rsidRDefault="00443A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175B4" w:rsidRDefault="009175B4" w:rsidP="00AA6CCA">
    <w:pPr>
      <w:pStyle w:val="a6"/>
      <w:jc w:val="right"/>
      <w:rPr>
        <w:rFonts w:hint="eastAsia"/>
      </w:rPr>
    </w:pPr>
    <w:r>
      <w:rPr>
        <w:rFonts w:hint="eastAsia"/>
      </w:rPr>
      <w:t>改造合同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A72CD"/>
    <w:multiLevelType w:val="hybridMultilevel"/>
    <w:tmpl w:val="0BD2E558"/>
    <w:lvl w:ilvl="0" w:tplc="BF2A3662">
      <w:start w:val="1"/>
      <w:numFmt w:val="japaneseCounting"/>
      <w:lvlText w:val="%1、"/>
      <w:lvlJc w:val="left"/>
      <w:pPr>
        <w:tabs>
          <w:tab w:val="num" w:pos="720"/>
        </w:tabs>
        <w:ind w:left="720" w:hanging="720"/>
      </w:pPr>
      <w:rPr>
        <w:rFonts w:hint="eastAsia"/>
      </w:rPr>
    </w:lvl>
    <w:lvl w:ilvl="1" w:tplc="E14812CA">
      <w:start w:val="1"/>
      <w:numFmt w:val="decimal"/>
      <w:lvlText w:val="%2、"/>
      <w:lvlJc w:val="left"/>
      <w:pPr>
        <w:tabs>
          <w:tab w:val="num" w:pos="720"/>
        </w:tabs>
        <w:ind w:left="720" w:hanging="36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258058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77D56"/>
    <w:rsid w:val="00007DEB"/>
    <w:rsid w:val="000232CE"/>
    <w:rsid w:val="000467BA"/>
    <w:rsid w:val="000558BB"/>
    <w:rsid w:val="0007732C"/>
    <w:rsid w:val="000A2DFE"/>
    <w:rsid w:val="000A539B"/>
    <w:rsid w:val="000B5117"/>
    <w:rsid w:val="000C4A31"/>
    <w:rsid w:val="000D04BF"/>
    <w:rsid w:val="000E4B8B"/>
    <w:rsid w:val="00131A0F"/>
    <w:rsid w:val="0015435E"/>
    <w:rsid w:val="00161793"/>
    <w:rsid w:val="00161ACE"/>
    <w:rsid w:val="00167A4F"/>
    <w:rsid w:val="00177703"/>
    <w:rsid w:val="001810D5"/>
    <w:rsid w:val="00196CBB"/>
    <w:rsid w:val="001A2117"/>
    <w:rsid w:val="001C1D59"/>
    <w:rsid w:val="00225E94"/>
    <w:rsid w:val="00277336"/>
    <w:rsid w:val="002B4D88"/>
    <w:rsid w:val="002D12F1"/>
    <w:rsid w:val="002D7A01"/>
    <w:rsid w:val="003024A8"/>
    <w:rsid w:val="00316882"/>
    <w:rsid w:val="00354805"/>
    <w:rsid w:val="003A3D20"/>
    <w:rsid w:val="003C0B10"/>
    <w:rsid w:val="00443A9C"/>
    <w:rsid w:val="004C5D9E"/>
    <w:rsid w:val="004F112B"/>
    <w:rsid w:val="004F5514"/>
    <w:rsid w:val="005517E9"/>
    <w:rsid w:val="00564234"/>
    <w:rsid w:val="00565D67"/>
    <w:rsid w:val="005A7A7E"/>
    <w:rsid w:val="0062021C"/>
    <w:rsid w:val="006352DC"/>
    <w:rsid w:val="006761BB"/>
    <w:rsid w:val="006F1289"/>
    <w:rsid w:val="006F1CFD"/>
    <w:rsid w:val="006F2E09"/>
    <w:rsid w:val="00771951"/>
    <w:rsid w:val="00777D56"/>
    <w:rsid w:val="0078742B"/>
    <w:rsid w:val="007937CE"/>
    <w:rsid w:val="007F547B"/>
    <w:rsid w:val="00840A9D"/>
    <w:rsid w:val="00887AF5"/>
    <w:rsid w:val="008C66B5"/>
    <w:rsid w:val="008D3704"/>
    <w:rsid w:val="009025A9"/>
    <w:rsid w:val="009036E1"/>
    <w:rsid w:val="009175B4"/>
    <w:rsid w:val="009273A0"/>
    <w:rsid w:val="00942B83"/>
    <w:rsid w:val="00946C07"/>
    <w:rsid w:val="00974620"/>
    <w:rsid w:val="00983772"/>
    <w:rsid w:val="00996A16"/>
    <w:rsid w:val="009A7CF2"/>
    <w:rsid w:val="009C6FC0"/>
    <w:rsid w:val="009E3B68"/>
    <w:rsid w:val="00A0104C"/>
    <w:rsid w:val="00A65E02"/>
    <w:rsid w:val="00A8082E"/>
    <w:rsid w:val="00A97F23"/>
    <w:rsid w:val="00AA6CCA"/>
    <w:rsid w:val="00AB0C28"/>
    <w:rsid w:val="00AD6065"/>
    <w:rsid w:val="00B15B72"/>
    <w:rsid w:val="00B5108A"/>
    <w:rsid w:val="00B97FA8"/>
    <w:rsid w:val="00BA7AC2"/>
    <w:rsid w:val="00BE6C60"/>
    <w:rsid w:val="00BF124D"/>
    <w:rsid w:val="00BF33C3"/>
    <w:rsid w:val="00C135F4"/>
    <w:rsid w:val="00C2630E"/>
    <w:rsid w:val="00C579C4"/>
    <w:rsid w:val="00C65204"/>
    <w:rsid w:val="00C8014E"/>
    <w:rsid w:val="00CC03AC"/>
    <w:rsid w:val="00CC6F5F"/>
    <w:rsid w:val="00CE0803"/>
    <w:rsid w:val="00D01B01"/>
    <w:rsid w:val="00D27F52"/>
    <w:rsid w:val="00D528AF"/>
    <w:rsid w:val="00DA542B"/>
    <w:rsid w:val="00DB39AC"/>
    <w:rsid w:val="00DD1DA3"/>
    <w:rsid w:val="00DF1C82"/>
    <w:rsid w:val="00DF372E"/>
    <w:rsid w:val="00E163D2"/>
    <w:rsid w:val="00E71CD1"/>
    <w:rsid w:val="00E9017A"/>
    <w:rsid w:val="00EB6F82"/>
    <w:rsid w:val="00F03573"/>
    <w:rsid w:val="00F236F4"/>
    <w:rsid w:val="00F2514E"/>
    <w:rsid w:val="00F317B9"/>
    <w:rsid w:val="00F40877"/>
    <w:rsid w:val="00FD65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FD27959B-BB4F-4195-A3A5-CCB7D8CDA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77D56"/>
    <w:pPr>
      <w:widowControl w:val="0"/>
      <w:jc w:val="both"/>
    </w:pPr>
    <w:rPr>
      <w:kern w:val="2"/>
      <w:sz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Indent"/>
    <w:basedOn w:val="a"/>
    <w:rsid w:val="00D528AF"/>
    <w:pPr>
      <w:adjustRightInd w:val="0"/>
      <w:snapToGrid w:val="0"/>
      <w:ind w:firstLineChars="200" w:firstLine="549"/>
    </w:pPr>
    <w:rPr>
      <w:sz w:val="28"/>
      <w:szCs w:val="24"/>
    </w:rPr>
  </w:style>
  <w:style w:type="paragraph" w:styleId="a4">
    <w:name w:val="Body Text"/>
    <w:basedOn w:val="a"/>
    <w:rsid w:val="00D528AF"/>
    <w:pPr>
      <w:spacing w:after="120"/>
    </w:pPr>
    <w:rPr>
      <w:sz w:val="28"/>
      <w:szCs w:val="24"/>
    </w:rPr>
  </w:style>
  <w:style w:type="paragraph" w:styleId="a5">
    <w:name w:val="Balloon Text"/>
    <w:basedOn w:val="a"/>
    <w:semiHidden/>
    <w:rsid w:val="00942B83"/>
    <w:rPr>
      <w:sz w:val="18"/>
      <w:szCs w:val="18"/>
    </w:rPr>
  </w:style>
  <w:style w:type="paragraph" w:styleId="a6">
    <w:name w:val="header"/>
    <w:basedOn w:val="a"/>
    <w:rsid w:val="00AA6CCA"/>
    <w:pPr>
      <w:pBdr>
        <w:bottom w:val="single" w:sz="6" w:space="1" w:color="auto"/>
      </w:pBdr>
      <w:tabs>
        <w:tab w:val="center" w:pos="4153"/>
        <w:tab w:val="right" w:pos="8306"/>
      </w:tabs>
      <w:snapToGrid w:val="0"/>
      <w:jc w:val="center"/>
    </w:pPr>
    <w:rPr>
      <w:sz w:val="18"/>
      <w:szCs w:val="18"/>
    </w:rPr>
  </w:style>
  <w:style w:type="paragraph" w:styleId="a7">
    <w:name w:val="footer"/>
    <w:basedOn w:val="a"/>
    <w:rsid w:val="00AA6CCA"/>
    <w:pPr>
      <w:tabs>
        <w:tab w:val="center" w:pos="4153"/>
        <w:tab w:val="right" w:pos="8306"/>
      </w:tabs>
      <w:snapToGrid w:val="0"/>
      <w:jc w:val="left"/>
    </w:pPr>
    <w:rPr>
      <w:sz w:val="18"/>
      <w:szCs w:val="18"/>
    </w:rPr>
  </w:style>
  <w:style w:type="paragraph" w:styleId="a8">
    <w:name w:val="Revision"/>
    <w:hidden/>
    <w:uiPriority w:val="99"/>
    <w:semiHidden/>
    <w:rsid w:val="006F2E09"/>
    <w:rPr>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361</Words>
  <Characters>2064</Characters>
  <Application>Microsoft Office Word</Application>
  <DocSecurity>4</DocSecurity>
  <Lines>17</Lines>
  <Paragraphs>4</Paragraphs>
  <ScaleCrop>false</ScaleCrop>
  <Company>番茄花园</Company>
  <LinksUpToDate>false</LinksUpToDate>
  <CharactersWithSpaces>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签订地点：重庆市巴南区</dc:title>
  <dc:subject/>
  <dc:creator>lqp</dc:creator>
  <cp:keywords/>
  <dc:description/>
  <cp:lastModifiedBy>Administrator</cp:lastModifiedBy>
  <cp:revision>2</cp:revision>
  <cp:lastPrinted>2008-05-07T08:16:00Z</cp:lastPrinted>
  <dcterms:created xsi:type="dcterms:W3CDTF">2026-04-05T07:27:00Z</dcterms:created>
  <dcterms:modified xsi:type="dcterms:W3CDTF">2026-04-05T07:27:00Z</dcterms:modified>
</cp:coreProperties>
</file>