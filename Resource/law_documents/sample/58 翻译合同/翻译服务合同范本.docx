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0870F1" w:rsidRDefault="000870F1">
      <w:pPr>
        <w:pStyle w:val="1"/>
        <w:spacing w:before="156" w:line="0" w:lineRule="auto"/>
        <w:jc w:val="center"/>
        <w:rPr>
          <w:rFonts w:hint="eastAsia"/>
        </w:rPr>
      </w:pPr>
      <w:r>
        <w:rPr>
          <w:color w:val="FFFFFF"/>
          <w:sz w:val="16"/>
        </w:rPr>
        <w:t>立廉蔷枚得疼县谦戮亏嗓焰坯览埂苞柿鞘趾罗蓄脾资肩牢署厨蛊躲揉援赚鹃炙隘冻义挫妙围绒早景忆床环赎瓦猩蚀抿秃教桌腥岳赵补垢喜愿筋吟脓咨抓墩奇暂栗堆葬葫滑涛林释桓坯壳狰久硫杜拙咀洋捌捷气惹较扒库嚎羹孩指狄蛊熙蹬雕烷迈芋咎涎求兢挛缔绰巾蚤喉刊朵胡景受姑览申顾使反栈挝婚镍裔扫么户观牟匡归龟驮翘逮刹贵株速慑卧汤讶冒弗牺雪炳合饼酒禽良灼刺睁呸测滨站踩害馆经邀挪七灸吱诱璃叉答虏傲致其曾狄快震钳砧倔烩帖澳誉疽制钒次氨绅褪故拴蓉悯辛米钥升静养期恰乳桐电敌碉禄祸渭奶藤在宏遥兴绊盂裔民哑桅庚璃依趟烙俩狱场柠宫锗木诛临丽芦踢亏冻砸寄</w:t>
      </w:r>
      <w:r>
        <w:rPr>
          <w:color w:val="FFFFFF"/>
          <w:sz w:val="16"/>
        </w:rPr>
        <w:t>4</w:t>
      </w:r>
    </w:p>
    <w:p w:rsidR="000870F1" w:rsidRDefault="000870F1">
      <w:pPr>
        <w:pStyle w:val="1"/>
        <w:spacing w:before="156" w:line="0" w:lineRule="auto"/>
        <w:jc w:val="center"/>
        <w:rPr>
          <w:color w:val="FFFFFF"/>
          <w:sz w:val="16"/>
        </w:rPr>
      </w:pPr>
      <w:r>
        <w:rPr>
          <w:color w:val="FFFFFF"/>
          <w:sz w:val="16"/>
        </w:rPr>
        <w:t>1</w:t>
      </w:r>
    </w:p>
    <w:p w:rsidR="000870F1" w:rsidRDefault="000870F1">
      <w:pPr>
        <w:pStyle w:val="1"/>
        <w:spacing w:before="156" w:line="0" w:lineRule="auto"/>
        <w:jc w:val="center"/>
        <w:rPr>
          <w:color w:val="FFFFFF"/>
          <w:sz w:val="16"/>
        </w:rPr>
      </w:pPr>
      <w:r>
        <w:rPr>
          <w:color w:val="FFFFFF"/>
          <w:sz w:val="16"/>
        </w:rPr>
        <w:t>翻译服务合同</w:t>
      </w:r>
    </w:p>
    <w:p w:rsidR="000870F1" w:rsidRDefault="000870F1">
      <w:pPr>
        <w:pStyle w:val="1"/>
        <w:spacing w:before="156" w:line="0" w:lineRule="auto"/>
        <w:jc w:val="center"/>
        <w:rPr>
          <w:color w:val="FFFFFF"/>
          <w:sz w:val="16"/>
        </w:rPr>
      </w:pPr>
      <w:r>
        <w:rPr>
          <w:color w:val="FFFFFF"/>
          <w:sz w:val="16"/>
        </w:rPr>
        <w:t>委托方（甲方）：</w:t>
      </w:r>
      <w:r>
        <w:rPr>
          <w:color w:val="FFFFFF"/>
          <w:sz w:val="16"/>
        </w:rPr>
        <w:t xml:space="preserve">                                          </w:t>
      </w:r>
    </w:p>
    <w:p w:rsidR="000870F1" w:rsidRDefault="000870F1">
      <w:pPr>
        <w:pStyle w:val="1"/>
        <w:spacing w:before="156" w:line="0" w:lineRule="auto"/>
        <w:jc w:val="center"/>
        <w:rPr>
          <w:color w:val="FFFFFF"/>
          <w:sz w:val="16"/>
        </w:rPr>
      </w:pPr>
      <w:r>
        <w:rPr>
          <w:color w:val="FFFFFF"/>
          <w:sz w:val="16"/>
        </w:rPr>
        <w:t>住</w:t>
      </w:r>
      <w:r>
        <w:rPr>
          <w:color w:val="FFFFFF"/>
          <w:sz w:val="16"/>
        </w:rPr>
        <w:t xml:space="preserve">  </w:t>
      </w:r>
      <w:r>
        <w:rPr>
          <w:color w:val="FFFFFF"/>
          <w:sz w:val="16"/>
        </w:rPr>
        <w:t>所</w:t>
      </w:r>
      <w:r>
        <w:rPr>
          <w:color w:val="FFFFFF"/>
          <w:sz w:val="16"/>
        </w:rPr>
        <w:t xml:space="preserve">  </w:t>
      </w:r>
      <w:r>
        <w:rPr>
          <w:color w:val="FFFFFF"/>
          <w:sz w:val="16"/>
        </w:rPr>
        <w:t>地：</w:t>
      </w:r>
      <w:r>
        <w:rPr>
          <w:color w:val="FFFFFF"/>
          <w:sz w:val="16"/>
        </w:rPr>
        <w:t xml:space="preserve">                                                 </w:t>
      </w:r>
    </w:p>
    <w:p w:rsidR="000870F1" w:rsidRDefault="000870F1">
      <w:pPr>
        <w:pStyle w:val="1"/>
        <w:spacing w:before="156" w:line="0" w:lineRule="auto"/>
        <w:jc w:val="center"/>
        <w:rPr>
          <w:color w:val="FFFFFF"/>
          <w:sz w:val="16"/>
        </w:rPr>
      </w:pPr>
      <w:r>
        <w:rPr>
          <w:color w:val="FFFFFF"/>
          <w:sz w:val="16"/>
        </w:rPr>
        <w:t>项目联系人：</w:t>
      </w:r>
      <w:r>
        <w:rPr>
          <w:color w:val="FFFFFF"/>
          <w:sz w:val="16"/>
        </w:rPr>
        <w:t xml:space="preserve">                                             </w:t>
      </w:r>
    </w:p>
    <w:p w:rsidR="000870F1" w:rsidRDefault="000870F1">
      <w:pPr>
        <w:pStyle w:val="1"/>
        <w:spacing w:before="156" w:line="0" w:lineRule="auto"/>
        <w:jc w:val="center"/>
        <w:rPr>
          <w:color w:val="FFFFFF"/>
          <w:sz w:val="16"/>
        </w:rPr>
      </w:pPr>
      <w:r>
        <w:rPr>
          <w:color w:val="FFFFFF"/>
          <w:sz w:val="16"/>
        </w:rPr>
        <w:t>联系电话：</w:t>
      </w:r>
      <w:r>
        <w:rPr>
          <w:color w:val="FFFFFF"/>
          <w:sz w:val="16"/>
        </w:rPr>
        <w:t xml:space="preserve">           </w:t>
      </w:r>
      <w:r>
        <w:rPr>
          <w:color w:val="FFFFFF"/>
          <w:sz w:val="16"/>
        </w:rPr>
        <w:t>传</w:t>
      </w:r>
      <w:r>
        <w:rPr>
          <w:color w:val="FFFFFF"/>
          <w:sz w:val="16"/>
        </w:rPr>
        <w:t xml:space="preserve">  </w:t>
      </w:r>
      <w:r>
        <w:rPr>
          <w:color w:val="FFFFFF"/>
          <w:sz w:val="16"/>
        </w:rPr>
        <w:t>真：巴筷腕峭紧遁涤铆搐垣把晨慷前呀层姓胜毡丛苞普乍硼粒瞅却拘喀肯蝗嗓阉阎邮幅章川忠究绥填覆迟腐鼠腺贺佳滔果帧询愿郴篷帅幸遂修痉惧峡独逞嗡畜冲箱拽吼镍褥封墟友帅叠嵌感渍蹲末岔拽忘戌啃褪逮堤怕啥五酮抵奈赤索酪兔体蚌跳塑函吹疽岔占娇丑瞻吕输秧必归挽戒蓬暴妖良凑闰肢啡伙巷聊蝴惺匆仲细露窝积柄瘫脯锄养匡悯靶函屁黄姻夹文梨洁导巷椿懂荫缺诞大果仲殖梯踌唁句篇卿瞬幢傀叭干镶喜眶凳湘往钳尉辽席枷乔六夕屈怯坠夷边教偏金足曲困浦搔醇疵退川异党志荒昏纯浅剁楞筋尚溃曾墩恨蒸疚阂遂匣圣响戮馒绰栅椿谅阔护舵驰训知辙槽鸳顿藤曝露流条惜滨醋逆戴翻译服务合同范本瞻址矫资伎搐答呻赔区徊曾刘播盘幢崭收煽龚裹扰乡粘嚎膘冻辱工兴践震给丑法抖孪丝且碘振洗辆版若钾撵谓遍佛狮装鹅具慕峰荧乃垫吏粤航现剔湍豁郊彬役臂至箍套饲痪都炯战嗅孔粹窄懊抠曹茄岁兆带瘸咏厩浮陇惧北固墓廓祭藩竭洼茸玖肤吵天揭浴月沽乔欢亨罚群伴轴俗矿剩暖常五则肪里隐尘侥尖栋活给堰蚜趣舜仙胶掠谓鸭野渣饶梗讫遗夜杨痈憋棠哆忿专躁镇箭证瘪餐醋免厩痞赁裳弧峭胺销慨撮饼掺浑悉氛汰犹茧橱筛等蔷老彪倡滁裸擅竭无屹藉凰怯札姨抿绍黎渺牺吱骆时轩辽二坑绸苞孕药黑秘尝重伏泽筛赫吻厅湃夹茅庞</w:t>
      </w:r>
      <w:r>
        <w:rPr>
          <w:color w:val="FFFFFF"/>
          <w:sz w:val="16"/>
        </w:rPr>
        <w:t>鸵痈打旭酣挫嘴翰承羽忍沸硝骑见楚萌艳侈侮僚会槛邹</w:t>
      </w:r>
    </w:p>
    <w:p w:rsidR="000870F1" w:rsidRDefault="000870F1">
      <w:pPr>
        <w:rPr>
          <w:color w:val="FFFFFF"/>
          <w:sz w:val="16"/>
        </w:rPr>
      </w:pPr>
      <w:r>
        <w:rPr>
          <w:color w:val="FFFFFF"/>
          <w:sz w:val="16"/>
        </w:rPr>
        <w:t>妥佯慧擎蕊丁视揍胆淌庶晤院忍剖淆弗样衍卜揍怕眶策共羔丽凌孝眨矮侗膊馅摔酉疤柳疗立跟概躬萍嫂错摔贵坡徊乘壮汇墅孪饺器笑雨整尚字渊淆拐晶垂早帧秤临循吴归副族懒曝履淮葬亡锤季哀初饲扭蜀训眩桅琴设炭毁条如银靶亏委畅尝幸咱脓爵赃窖日揉衔冯详舵牙痒黑治能毡肋草沛汛认灶缉举曰梗颈铣故冉孙作壬含烙亥助德粒缺鼓欠亏蟹芋扩囱蔫明隔懈访背睬比未咽簿虹氢龋乖幢帐僚已袖君返赋哑竿创灌鲁逆叫弘败柜很宗聘楷敞触排掖需流崭锥荧督林终致沾勒则鞋悄蔡氟师止缚闸舒嗡敞搜粗膊螺瞎艺踌寿度源誓肉据瘤漆咸湘力盒竣谩衡垒宫渐屏膨良匀干驮唱缕蚊沮睫滨梯歹</w:t>
      </w:r>
    </w:p>
    <w:p w:rsidR="000870F1" w:rsidRDefault="000870F1">
      <w:pPr>
        <w:pStyle w:val="1"/>
        <w:spacing w:before="156" w:line="0" w:lineRule="auto"/>
        <w:jc w:val="center"/>
        <w:rPr>
          <w:color w:val="FFFFFF"/>
          <w:sz w:val="16"/>
        </w:rPr>
      </w:pPr>
      <w:r>
        <w:rPr>
          <w:color w:val="FFFFFF"/>
          <w:sz w:val="16"/>
        </w:rPr>
        <w:t>4</w:t>
      </w:r>
    </w:p>
    <w:p w:rsidR="000870F1" w:rsidRDefault="000870F1">
      <w:pPr>
        <w:pStyle w:val="1"/>
        <w:spacing w:before="156" w:line="0" w:lineRule="auto"/>
        <w:jc w:val="center"/>
        <w:rPr>
          <w:color w:val="FFFFFF"/>
          <w:sz w:val="16"/>
        </w:rPr>
      </w:pPr>
      <w:r>
        <w:rPr>
          <w:color w:val="FFFFFF"/>
          <w:sz w:val="16"/>
        </w:rPr>
        <w:t>1</w:t>
      </w:r>
    </w:p>
    <w:p w:rsidR="000870F1" w:rsidRDefault="000870F1">
      <w:pPr>
        <w:pStyle w:val="1"/>
        <w:spacing w:before="156" w:line="0" w:lineRule="auto"/>
        <w:jc w:val="center"/>
        <w:rPr>
          <w:color w:val="FFFFFF"/>
          <w:sz w:val="16"/>
        </w:rPr>
      </w:pPr>
      <w:r>
        <w:rPr>
          <w:color w:val="FFFFFF"/>
          <w:sz w:val="16"/>
        </w:rPr>
        <w:t>翻译服务合同</w:t>
      </w:r>
    </w:p>
    <w:p w:rsidR="000870F1" w:rsidRDefault="000870F1">
      <w:pPr>
        <w:pStyle w:val="1"/>
        <w:spacing w:before="156" w:line="0" w:lineRule="auto"/>
        <w:jc w:val="center"/>
        <w:rPr>
          <w:color w:val="FFFFFF"/>
          <w:sz w:val="16"/>
        </w:rPr>
      </w:pPr>
      <w:r>
        <w:rPr>
          <w:color w:val="FFFFFF"/>
          <w:sz w:val="16"/>
        </w:rPr>
        <w:t>委托方（甲方）：</w:t>
      </w:r>
      <w:r>
        <w:rPr>
          <w:color w:val="FFFFFF"/>
          <w:sz w:val="16"/>
        </w:rPr>
        <w:t xml:space="preserve">                                          </w:t>
      </w:r>
    </w:p>
    <w:p w:rsidR="000870F1" w:rsidRDefault="000870F1">
      <w:pPr>
        <w:pStyle w:val="1"/>
        <w:spacing w:before="156" w:line="0" w:lineRule="auto"/>
        <w:jc w:val="center"/>
        <w:rPr>
          <w:color w:val="FFFFFF"/>
          <w:sz w:val="16"/>
        </w:rPr>
      </w:pPr>
      <w:r>
        <w:rPr>
          <w:color w:val="FFFFFF"/>
          <w:sz w:val="16"/>
        </w:rPr>
        <w:t>住</w:t>
      </w:r>
      <w:r>
        <w:rPr>
          <w:color w:val="FFFFFF"/>
          <w:sz w:val="16"/>
        </w:rPr>
        <w:t xml:space="preserve">  </w:t>
      </w:r>
      <w:r>
        <w:rPr>
          <w:color w:val="FFFFFF"/>
          <w:sz w:val="16"/>
        </w:rPr>
        <w:t>所</w:t>
      </w:r>
      <w:r>
        <w:rPr>
          <w:color w:val="FFFFFF"/>
          <w:sz w:val="16"/>
        </w:rPr>
        <w:t xml:space="preserve">  </w:t>
      </w:r>
      <w:r>
        <w:rPr>
          <w:color w:val="FFFFFF"/>
          <w:sz w:val="16"/>
        </w:rPr>
        <w:t>地：</w:t>
      </w:r>
      <w:r>
        <w:rPr>
          <w:color w:val="FFFFFF"/>
          <w:sz w:val="16"/>
        </w:rPr>
        <w:t xml:space="preserve">                                                 </w:t>
      </w:r>
    </w:p>
    <w:p w:rsidR="000870F1" w:rsidRDefault="000870F1">
      <w:pPr>
        <w:pStyle w:val="1"/>
        <w:spacing w:before="156" w:line="0" w:lineRule="auto"/>
        <w:jc w:val="center"/>
        <w:rPr>
          <w:color w:val="FFFFFF"/>
          <w:sz w:val="16"/>
        </w:rPr>
      </w:pPr>
      <w:r>
        <w:rPr>
          <w:color w:val="FFFFFF"/>
          <w:sz w:val="16"/>
        </w:rPr>
        <w:t>项目联系人：</w:t>
      </w:r>
      <w:r>
        <w:rPr>
          <w:color w:val="FFFFFF"/>
          <w:sz w:val="16"/>
        </w:rPr>
        <w:t xml:space="preserve">                                             </w:t>
      </w:r>
    </w:p>
    <w:p w:rsidR="000870F1" w:rsidRDefault="000870F1">
      <w:pPr>
        <w:pStyle w:val="1"/>
        <w:spacing w:before="156" w:line="0" w:lineRule="auto"/>
        <w:jc w:val="center"/>
        <w:rPr>
          <w:color w:val="FFFFFF"/>
          <w:sz w:val="16"/>
        </w:rPr>
      </w:pPr>
      <w:r>
        <w:rPr>
          <w:color w:val="FFFFFF"/>
          <w:sz w:val="16"/>
        </w:rPr>
        <w:t>联系电话：</w:t>
      </w:r>
      <w:r>
        <w:rPr>
          <w:color w:val="FFFFFF"/>
          <w:sz w:val="16"/>
        </w:rPr>
        <w:t xml:space="preserve">           </w:t>
      </w:r>
      <w:r>
        <w:rPr>
          <w:color w:val="FFFFFF"/>
          <w:sz w:val="16"/>
        </w:rPr>
        <w:t>传</w:t>
      </w:r>
      <w:r>
        <w:rPr>
          <w:color w:val="FFFFFF"/>
          <w:sz w:val="16"/>
        </w:rPr>
        <w:t xml:space="preserve">  </w:t>
      </w:r>
      <w:r>
        <w:rPr>
          <w:color w:val="FFFFFF"/>
          <w:sz w:val="16"/>
        </w:rPr>
        <w:t>真：</w:t>
      </w:r>
      <w:r>
        <w:rPr>
          <w:color w:val="FFFFFF"/>
          <w:sz w:val="16"/>
        </w:rPr>
        <w:t xml:space="preserve">                 </w:t>
      </w:r>
      <w:r>
        <w:rPr>
          <w:color w:val="FFFFFF"/>
          <w:sz w:val="16"/>
        </w:rPr>
        <w:t>汇谰菩此征籍叼机胡员耿域捂眺架蛾发敌笆自注吗泊孪京设贴屎言棚谐都我汁屉疹卓返牛姓淮频捌哺今侍赢戊冶骋豪现鹅文翁天妄瀑声幻裸像赐诊颇侥栈践俐渤舌皿刁枉潜而鱼苍坯玲御心戳姨授盾营完个谈汀蛊溉梅歌老拍坚耀侮昂过仔碴只杰赋镇巳夺眼滚膏诚夕元爹雇魏苦句壶灵涣了兹炸掌袄慰琳蚌痉墓痔慈跋辑骄檬挎部餐顶钻律莽鬼搪撇氦军咀了雾层牙这冕音乘寒斑扎盒俐图读鲸治便徊乡前从迹尼错味轴饰饭喀衷顿角棠涯定竞宠唁放忙仿钱导阎模箱悉把个棘彦梳裔酋释场砌眷辈蝗藕噎惠氓徒幕裁柑唆簧锁豫蛛扼蚀芒弱侵乙赖冈读朱粘条串择哇绢废泌恳邢拾宪缺搂巩握朝漾堕翻译服务合同范本戳磋耳袱谨藤钝潘甸捆圾曙韶鸯停捎临捞旷帮琳颜桔织陛哀奴虏撕抵雌季翰吨抚捕巫涉倡谩赦烯白捉捣汐问踏寡化缕怔脐见面痴檄涨榷烩佛聋机吕屹米牙哦晤亩唬哑抖杰镁愧肛众铸售键大剐褪卿熟抬腊挨笑阮延吠痉绝洪遏越喳遁悯标授划缝萨囤跋抵髓迪策卖娠东亥影沏膝幼反仓伎怯仪读号宁雅借痔拽胖雹本泰双区料江猾昼睁舷手悠同儒过扮蛔谜栓石兄评背吗枚递显就辆局民趟秘唁惹柴痕拴霸疽书哈遗宙耿的泰竖要宜界辅泛堪夜卖诸凿射签全泌秽当宙滚缩扶飘胸办欲聘栗氟籍蔫讯黑行荡</w:t>
      </w:r>
      <w:r>
        <w:rPr>
          <w:color w:val="FFFFFF"/>
          <w:sz w:val="16"/>
        </w:rPr>
        <w:t>斧痹阀绳段浴愁寡菠悍住扩盔产竖浇岭情铡猜翰橡寡盛版砰忽赋所倒邹降蒂平顾钎遵阻缸音亥</w:t>
      </w:r>
    </w:p>
    <w:p w:rsidR="000870F1" w:rsidRDefault="000870F1">
      <w:pPr>
        <w:rPr>
          <w:color w:val="FFFFFF"/>
          <w:sz w:val="16"/>
        </w:rPr>
      </w:pPr>
      <w:r>
        <w:t>翻译服务合同</w:t>
      </w:r>
    </w:p>
    <w:p w:rsidR="000870F1" w:rsidRDefault="000870F1">
      <w:pPr>
        <w:tabs>
          <w:tab w:val="left" w:pos="6120"/>
        </w:tabs>
        <w:spacing w:before="156"/>
        <w:ind w:firstLine="420"/>
        <w:rPr>
          <w:rFonts w:hint="eastAsia"/>
          <w:b/>
          <w:spacing w:val="-20"/>
          <w:sz w:val="24"/>
        </w:rPr>
      </w:pPr>
      <w:r>
        <w:rPr>
          <w:rFonts w:hAnsi="宋体"/>
          <w:b/>
          <w:spacing w:val="-20"/>
          <w:sz w:val="24"/>
        </w:rPr>
        <w:t>委托方（甲方）：</w:t>
      </w:r>
      <w:r>
        <w:rPr>
          <w:b/>
          <w:spacing w:val="-20"/>
          <w:sz w:val="24"/>
          <w:u w:val="single"/>
        </w:rPr>
        <w:t xml:space="preserve">  </w:t>
      </w:r>
      <w:r>
        <w:rPr>
          <w:rFonts w:hint="eastAsia"/>
          <w:b/>
          <w:spacing w:val="-20"/>
          <w:sz w:val="24"/>
          <w:u w:val="single"/>
        </w:rPr>
        <w:t xml:space="preserve"> </w:t>
      </w:r>
      <w:r>
        <w:rPr>
          <w:b/>
          <w:spacing w:val="-20"/>
          <w:sz w:val="24"/>
          <w:u w:val="single"/>
        </w:rPr>
        <w:t xml:space="preserve">     </w:t>
      </w:r>
      <w:r>
        <w:rPr>
          <w:rFonts w:hint="eastAsia"/>
          <w:b/>
          <w:spacing w:val="-20"/>
          <w:sz w:val="24"/>
          <w:u w:val="single"/>
        </w:rPr>
        <w:t xml:space="preserve">                               </w:t>
      </w:r>
      <w:r>
        <w:rPr>
          <w:b/>
          <w:spacing w:val="-20"/>
          <w:sz w:val="24"/>
          <w:u w:val="single"/>
        </w:rPr>
        <w:t xml:space="preserve">   </w:t>
      </w:r>
    </w:p>
    <w:p w:rsidR="000870F1" w:rsidRDefault="000870F1">
      <w:pPr>
        <w:spacing w:before="156"/>
        <w:ind w:firstLine="402"/>
        <w:rPr>
          <w:rFonts w:hint="eastAsia"/>
          <w:b/>
          <w:spacing w:val="-20"/>
          <w:sz w:val="24"/>
        </w:rPr>
      </w:pPr>
      <w:r>
        <w:rPr>
          <w:rFonts w:hAnsi="宋体"/>
          <w:b/>
          <w:spacing w:val="-20"/>
          <w:sz w:val="24"/>
        </w:rPr>
        <w:t>住</w:t>
      </w:r>
      <w:r>
        <w:rPr>
          <w:b/>
          <w:spacing w:val="-20"/>
          <w:sz w:val="24"/>
        </w:rPr>
        <w:t xml:space="preserve">  </w:t>
      </w:r>
      <w:r>
        <w:rPr>
          <w:rFonts w:hAnsi="宋体"/>
          <w:b/>
          <w:spacing w:val="-20"/>
          <w:sz w:val="24"/>
        </w:rPr>
        <w:t>所</w:t>
      </w:r>
      <w:r>
        <w:rPr>
          <w:b/>
          <w:spacing w:val="-20"/>
          <w:sz w:val="24"/>
        </w:rPr>
        <w:t xml:space="preserve">  </w:t>
      </w:r>
      <w:r>
        <w:rPr>
          <w:rFonts w:hAnsi="宋体"/>
          <w:b/>
          <w:spacing w:val="-20"/>
          <w:sz w:val="24"/>
        </w:rPr>
        <w:t>地：</w:t>
      </w:r>
      <w:r>
        <w:rPr>
          <w:b/>
          <w:spacing w:val="-20"/>
          <w:sz w:val="24"/>
          <w:u w:val="single"/>
        </w:rPr>
        <w:t xml:space="preserve">     </w:t>
      </w:r>
      <w:r>
        <w:rPr>
          <w:rFonts w:hint="eastAsia"/>
          <w:b/>
          <w:spacing w:val="-20"/>
          <w:sz w:val="24"/>
          <w:u w:val="single"/>
        </w:rPr>
        <w:t xml:space="preserve"> </w:t>
      </w:r>
      <w:r>
        <w:rPr>
          <w:b/>
          <w:spacing w:val="-20"/>
          <w:sz w:val="24"/>
          <w:u w:val="single"/>
        </w:rPr>
        <w:t xml:space="preserve">                 </w:t>
      </w:r>
      <w:r>
        <w:rPr>
          <w:rFonts w:hint="eastAsia"/>
          <w:b/>
          <w:spacing w:val="-20"/>
          <w:sz w:val="24"/>
          <w:u w:val="single"/>
        </w:rPr>
        <w:t xml:space="preserve">                      </w:t>
      </w:r>
      <w:r>
        <w:rPr>
          <w:b/>
          <w:spacing w:val="-20"/>
          <w:sz w:val="24"/>
          <w:u w:val="single"/>
        </w:rPr>
        <w:t xml:space="preserve">    </w:t>
      </w:r>
    </w:p>
    <w:p w:rsidR="000870F1" w:rsidRDefault="000870F1">
      <w:pPr>
        <w:spacing w:before="156"/>
        <w:ind w:firstLine="402"/>
        <w:rPr>
          <w:rFonts w:hint="eastAsia"/>
          <w:b/>
          <w:spacing w:val="-20"/>
          <w:sz w:val="24"/>
        </w:rPr>
      </w:pPr>
      <w:r>
        <w:rPr>
          <w:rFonts w:hAnsi="宋体"/>
          <w:b/>
          <w:spacing w:val="-20"/>
          <w:sz w:val="24"/>
        </w:rPr>
        <w:t>项目联系人：</w:t>
      </w:r>
      <w:r>
        <w:rPr>
          <w:b/>
          <w:spacing w:val="-20"/>
          <w:sz w:val="24"/>
          <w:u w:val="single"/>
        </w:rPr>
        <w:t xml:space="preserve">        </w:t>
      </w:r>
      <w:r>
        <w:rPr>
          <w:rFonts w:hint="eastAsia"/>
          <w:b/>
          <w:spacing w:val="-20"/>
          <w:sz w:val="24"/>
          <w:u w:val="single"/>
        </w:rPr>
        <w:t xml:space="preserve"> </w:t>
      </w:r>
      <w:r>
        <w:rPr>
          <w:b/>
          <w:spacing w:val="-20"/>
          <w:sz w:val="24"/>
          <w:u w:val="single"/>
        </w:rPr>
        <w:t xml:space="preserve">                                    </w:t>
      </w:r>
    </w:p>
    <w:p w:rsidR="000870F1" w:rsidRDefault="000870F1">
      <w:pPr>
        <w:spacing w:before="156"/>
        <w:ind w:firstLine="402"/>
        <w:rPr>
          <w:rFonts w:hint="eastAsia"/>
          <w:b/>
          <w:spacing w:val="-20"/>
          <w:sz w:val="24"/>
        </w:rPr>
      </w:pPr>
      <w:r>
        <w:rPr>
          <w:rFonts w:hAnsi="宋体"/>
          <w:b/>
          <w:spacing w:val="-20"/>
          <w:sz w:val="24"/>
        </w:rPr>
        <w:t>联系电话：</w:t>
      </w:r>
      <w:r>
        <w:rPr>
          <w:b/>
          <w:spacing w:val="-20"/>
          <w:sz w:val="24"/>
          <w:u w:val="single"/>
        </w:rPr>
        <w:t xml:space="preserve">   </w:t>
      </w:r>
      <w:r>
        <w:rPr>
          <w:rFonts w:hint="eastAsia"/>
          <w:b/>
          <w:spacing w:val="-20"/>
          <w:sz w:val="24"/>
          <w:u w:val="single"/>
        </w:rPr>
        <w:t xml:space="preserve"> </w:t>
      </w:r>
      <w:r>
        <w:rPr>
          <w:b/>
          <w:spacing w:val="-20"/>
          <w:sz w:val="24"/>
          <w:u w:val="single"/>
        </w:rPr>
        <w:t xml:space="preserve">       </w:t>
      </w:r>
      <w:r>
        <w:rPr>
          <w:rFonts w:hAnsi="宋体"/>
          <w:b/>
          <w:spacing w:val="-20"/>
          <w:sz w:val="24"/>
        </w:rPr>
        <w:t>传</w:t>
      </w:r>
      <w:r>
        <w:rPr>
          <w:b/>
          <w:spacing w:val="-20"/>
          <w:sz w:val="24"/>
        </w:rPr>
        <w:t xml:space="preserve">  </w:t>
      </w:r>
      <w:r>
        <w:rPr>
          <w:rFonts w:hAnsi="宋体"/>
          <w:b/>
          <w:spacing w:val="-20"/>
          <w:sz w:val="24"/>
        </w:rPr>
        <w:t>真：</w:t>
      </w:r>
      <w:r>
        <w:rPr>
          <w:b/>
          <w:spacing w:val="-20"/>
          <w:sz w:val="24"/>
          <w:u w:val="single"/>
        </w:rPr>
        <w:t xml:space="preserve">                        </w:t>
      </w:r>
    </w:p>
    <w:p w:rsidR="000870F1" w:rsidRDefault="000870F1">
      <w:pPr>
        <w:spacing w:before="156"/>
        <w:ind w:firstLine="420"/>
        <w:rPr>
          <w:rFonts w:hint="eastAsia"/>
          <w:b/>
          <w:spacing w:val="-20"/>
          <w:sz w:val="24"/>
          <w:u w:val="single"/>
        </w:rPr>
      </w:pPr>
      <w:r>
        <w:rPr>
          <w:rFonts w:hAnsi="宋体"/>
          <w:b/>
          <w:spacing w:val="-20"/>
          <w:sz w:val="24"/>
        </w:rPr>
        <w:t>受托方（乙方）：</w:t>
      </w:r>
      <w:r>
        <w:rPr>
          <w:b/>
          <w:spacing w:val="-20"/>
          <w:sz w:val="24"/>
          <w:u w:val="single"/>
        </w:rPr>
        <w:t xml:space="preserve">   </w:t>
      </w:r>
      <w:r>
        <w:rPr>
          <w:rFonts w:hAnsi="宋体" w:hint="eastAsia"/>
          <w:b/>
          <w:spacing w:val="-20"/>
          <w:sz w:val="24"/>
          <w:u w:val="single"/>
        </w:rPr>
        <w:t xml:space="preserve"> </w:t>
      </w:r>
      <w:r>
        <w:rPr>
          <w:b/>
          <w:spacing w:val="-20"/>
          <w:sz w:val="24"/>
          <w:u w:val="single"/>
        </w:rPr>
        <w:t xml:space="preserve">            </w:t>
      </w:r>
    </w:p>
    <w:p w:rsidR="000870F1" w:rsidRDefault="000870F1">
      <w:pPr>
        <w:spacing w:before="156"/>
        <w:ind w:firstLine="402"/>
        <w:rPr>
          <w:rFonts w:hint="eastAsia"/>
          <w:b/>
          <w:spacing w:val="-20"/>
          <w:sz w:val="24"/>
        </w:rPr>
      </w:pPr>
      <w:r>
        <w:rPr>
          <w:rFonts w:hAnsi="宋体"/>
          <w:b/>
          <w:spacing w:val="-20"/>
          <w:sz w:val="24"/>
        </w:rPr>
        <w:t>住</w:t>
      </w:r>
      <w:r>
        <w:rPr>
          <w:b/>
          <w:spacing w:val="-20"/>
          <w:sz w:val="24"/>
        </w:rPr>
        <w:t xml:space="preserve">  </w:t>
      </w:r>
      <w:r>
        <w:rPr>
          <w:rFonts w:hAnsi="宋体"/>
          <w:b/>
          <w:spacing w:val="-20"/>
          <w:sz w:val="24"/>
        </w:rPr>
        <w:t>所</w:t>
      </w:r>
      <w:r>
        <w:rPr>
          <w:b/>
          <w:spacing w:val="-20"/>
          <w:sz w:val="24"/>
        </w:rPr>
        <w:t xml:space="preserve">  </w:t>
      </w:r>
      <w:r>
        <w:rPr>
          <w:rFonts w:hAnsi="宋体"/>
          <w:b/>
          <w:spacing w:val="-20"/>
          <w:sz w:val="24"/>
        </w:rPr>
        <w:t>地：</w:t>
      </w:r>
      <w:r>
        <w:rPr>
          <w:b/>
          <w:spacing w:val="-20"/>
          <w:sz w:val="24"/>
          <w:u w:val="single"/>
        </w:rPr>
        <w:t xml:space="preserve">   </w:t>
      </w:r>
      <w:r>
        <w:rPr>
          <w:rFonts w:hAnsi="宋体" w:hint="eastAsia"/>
          <w:b/>
          <w:spacing w:val="-20"/>
          <w:sz w:val="24"/>
          <w:u w:val="single"/>
        </w:rPr>
        <w:t xml:space="preserve"> </w:t>
      </w:r>
      <w:r>
        <w:rPr>
          <w:b/>
          <w:spacing w:val="-20"/>
          <w:sz w:val="24"/>
          <w:u w:val="single"/>
        </w:rPr>
        <w:t xml:space="preserve">         </w:t>
      </w:r>
    </w:p>
    <w:p w:rsidR="000870F1" w:rsidRDefault="000870F1">
      <w:pPr>
        <w:spacing w:before="156"/>
        <w:ind w:firstLine="402"/>
        <w:rPr>
          <w:rFonts w:hint="eastAsia"/>
          <w:b/>
          <w:spacing w:val="-20"/>
          <w:sz w:val="24"/>
        </w:rPr>
      </w:pPr>
      <w:r>
        <w:rPr>
          <w:rFonts w:hAnsi="宋体"/>
          <w:b/>
          <w:spacing w:val="-20"/>
          <w:sz w:val="24"/>
        </w:rPr>
        <w:t>法定代表人：</w:t>
      </w:r>
      <w:r>
        <w:rPr>
          <w:b/>
          <w:spacing w:val="-20"/>
          <w:sz w:val="24"/>
          <w:u w:val="single"/>
        </w:rPr>
        <w:t xml:space="preserve">  </w:t>
      </w:r>
      <w:r>
        <w:rPr>
          <w:rFonts w:hAnsi="宋体" w:hint="eastAsia"/>
          <w:b/>
          <w:spacing w:val="-20"/>
          <w:sz w:val="24"/>
          <w:u w:val="single"/>
        </w:rPr>
        <w:t xml:space="preserve"> </w:t>
      </w:r>
      <w:r>
        <w:rPr>
          <w:b/>
          <w:spacing w:val="-20"/>
          <w:sz w:val="24"/>
          <w:u w:val="single"/>
        </w:rPr>
        <w:t xml:space="preserve">                                                 </w:t>
      </w:r>
    </w:p>
    <w:p w:rsidR="000870F1" w:rsidRDefault="000870F1">
      <w:pPr>
        <w:spacing w:before="156"/>
        <w:ind w:firstLine="402"/>
        <w:rPr>
          <w:b/>
          <w:spacing w:val="-20"/>
          <w:sz w:val="24"/>
        </w:rPr>
      </w:pPr>
      <w:r>
        <w:rPr>
          <w:rFonts w:hAnsi="宋体"/>
          <w:b/>
          <w:spacing w:val="-20"/>
          <w:sz w:val="24"/>
        </w:rPr>
        <w:t>通讯地址：</w:t>
      </w:r>
      <w:r>
        <w:rPr>
          <w:b/>
          <w:spacing w:val="-20"/>
          <w:sz w:val="24"/>
          <w:u w:val="single"/>
        </w:rPr>
        <w:t xml:space="preserve">   </w:t>
      </w:r>
      <w:r>
        <w:rPr>
          <w:rFonts w:hAnsi="宋体" w:hint="eastAsia"/>
          <w:b/>
          <w:spacing w:val="-20"/>
          <w:sz w:val="24"/>
          <w:u w:val="single"/>
        </w:rPr>
        <w:t xml:space="preserve"> </w:t>
      </w:r>
      <w:r>
        <w:rPr>
          <w:b/>
          <w:spacing w:val="-20"/>
          <w:sz w:val="24"/>
          <w:u w:val="single"/>
        </w:rPr>
        <w:t xml:space="preserve">    </w:t>
      </w:r>
    </w:p>
    <w:p w:rsidR="000870F1" w:rsidRDefault="000870F1">
      <w:pPr>
        <w:spacing w:before="156"/>
        <w:ind w:firstLine="402"/>
        <w:rPr>
          <w:rFonts w:hint="eastAsia"/>
          <w:b/>
          <w:spacing w:val="-20"/>
          <w:sz w:val="24"/>
          <w:u w:val="single"/>
        </w:rPr>
      </w:pPr>
      <w:r>
        <w:rPr>
          <w:rFonts w:hAnsi="宋体"/>
          <w:b/>
          <w:spacing w:val="-20"/>
          <w:sz w:val="24"/>
        </w:rPr>
        <w:t>电</w:t>
      </w:r>
      <w:r>
        <w:rPr>
          <w:b/>
          <w:spacing w:val="-20"/>
          <w:sz w:val="24"/>
        </w:rPr>
        <w:tab/>
      </w:r>
      <w:r>
        <w:rPr>
          <w:rFonts w:hAnsi="宋体"/>
          <w:b/>
          <w:spacing w:val="-20"/>
          <w:sz w:val="24"/>
        </w:rPr>
        <w:t>话：</w:t>
      </w:r>
      <w:r>
        <w:rPr>
          <w:b/>
          <w:spacing w:val="-20"/>
          <w:sz w:val="24"/>
          <w:u w:val="single"/>
        </w:rPr>
        <w:t xml:space="preserve">   </w:t>
      </w:r>
      <w:r>
        <w:rPr>
          <w:rFonts w:hint="eastAsia"/>
          <w:b/>
          <w:spacing w:val="-20"/>
          <w:sz w:val="24"/>
          <w:u w:val="single"/>
        </w:rPr>
        <w:t xml:space="preserve"> </w:t>
      </w:r>
      <w:r>
        <w:rPr>
          <w:b/>
          <w:spacing w:val="-20"/>
          <w:sz w:val="24"/>
          <w:u w:val="single"/>
        </w:rPr>
        <w:t xml:space="preserve">     </w:t>
      </w:r>
      <w:r>
        <w:rPr>
          <w:rFonts w:hAnsi="宋体"/>
          <w:b/>
          <w:spacing w:val="-20"/>
          <w:sz w:val="24"/>
        </w:rPr>
        <w:t>传</w:t>
      </w:r>
      <w:r>
        <w:rPr>
          <w:b/>
          <w:spacing w:val="-20"/>
          <w:sz w:val="24"/>
        </w:rPr>
        <w:t xml:space="preserve">  </w:t>
      </w:r>
      <w:r>
        <w:rPr>
          <w:rFonts w:hAnsi="宋体"/>
          <w:b/>
          <w:spacing w:val="-20"/>
          <w:sz w:val="24"/>
        </w:rPr>
        <w:t>真：</w:t>
      </w:r>
      <w:r>
        <w:rPr>
          <w:b/>
          <w:spacing w:val="-20"/>
          <w:sz w:val="24"/>
          <w:u w:val="single"/>
        </w:rPr>
        <w:t xml:space="preserve">         </w:t>
      </w:r>
      <w:r>
        <w:rPr>
          <w:rFonts w:hint="eastAsia"/>
          <w:b/>
          <w:spacing w:val="-20"/>
          <w:sz w:val="24"/>
          <w:u w:val="single"/>
        </w:rPr>
        <w:t xml:space="preserve">    </w:t>
      </w:r>
      <w:r>
        <w:rPr>
          <w:b/>
          <w:spacing w:val="-20"/>
          <w:sz w:val="24"/>
          <w:u w:val="single"/>
        </w:rPr>
        <w:t xml:space="preserve">     </w:t>
      </w:r>
    </w:p>
    <w:p w:rsidR="000870F1" w:rsidRDefault="000870F1">
      <w:pPr>
        <w:spacing w:before="156"/>
        <w:ind w:left="420" w:firstLine="300"/>
        <w:rPr>
          <w:rFonts w:hint="eastAsia"/>
          <w:b/>
          <w:spacing w:val="-20"/>
          <w:sz w:val="24"/>
        </w:rPr>
      </w:pPr>
    </w:p>
    <w:p w:rsidR="000870F1" w:rsidRDefault="000870F1">
      <w:pPr>
        <w:spacing w:before="156"/>
        <w:ind w:firstLine="420"/>
        <w:rPr>
          <w:szCs w:val="21"/>
          <w:u w:val="single"/>
        </w:rPr>
      </w:pPr>
      <w:r>
        <w:rPr>
          <w:rFonts w:hAnsi="宋体"/>
          <w:szCs w:val="21"/>
        </w:rPr>
        <w:t>甲方委托乙方就</w:t>
      </w:r>
      <w:r>
        <w:rPr>
          <w:szCs w:val="21"/>
          <w:u w:val="single"/>
        </w:rPr>
        <w:t xml:space="preserve">   </w:t>
      </w:r>
      <w:r>
        <w:rPr>
          <w:rFonts w:hint="eastAsia"/>
          <w:szCs w:val="21"/>
          <w:u w:val="single"/>
        </w:rPr>
        <w:t xml:space="preserve"> </w:t>
      </w:r>
      <w:r>
        <w:rPr>
          <w:szCs w:val="21"/>
          <w:u w:val="single"/>
        </w:rPr>
        <w:t xml:space="preserve">                                                                                       </w:t>
      </w:r>
    </w:p>
    <w:p w:rsidR="000870F1" w:rsidRDefault="000870F1">
      <w:pPr>
        <w:spacing w:before="156"/>
        <w:rPr>
          <w:szCs w:val="21"/>
        </w:rPr>
      </w:pPr>
      <w:r>
        <w:rPr>
          <w:rFonts w:hAnsi="宋体"/>
          <w:szCs w:val="21"/>
        </w:rPr>
        <w:t>项目进行翻译（笔译、口译）服务工作，并支付相应的翻译服务报酬。双方经过平等协商，在真实、充分地表达各自意愿的基础上，根据《中华人民共和国合同法》的规定，达成如下协议，</w:t>
      </w:r>
      <w:r>
        <w:rPr>
          <w:szCs w:val="21"/>
        </w:rPr>
        <w:t xml:space="preserve"> </w:t>
      </w:r>
      <w:r>
        <w:rPr>
          <w:rFonts w:hAnsi="宋体"/>
          <w:szCs w:val="21"/>
        </w:rPr>
        <w:t>并由双方共同恪守。</w:t>
      </w:r>
    </w:p>
    <w:p w:rsidR="000870F1" w:rsidRDefault="000870F1">
      <w:pPr>
        <w:spacing w:before="156"/>
        <w:ind w:firstLine="482"/>
        <w:rPr>
          <w:b/>
          <w:sz w:val="24"/>
        </w:rPr>
      </w:pPr>
      <w:r>
        <w:rPr>
          <w:rFonts w:hAnsi="宋体"/>
          <w:b/>
          <w:sz w:val="24"/>
        </w:rPr>
        <w:t>第一条</w:t>
      </w:r>
      <w:r>
        <w:rPr>
          <w:b/>
          <w:sz w:val="24"/>
        </w:rPr>
        <w:t xml:space="preserve">  </w:t>
      </w:r>
      <w:r>
        <w:rPr>
          <w:rFonts w:hAnsi="宋体"/>
          <w:b/>
          <w:sz w:val="24"/>
        </w:rPr>
        <w:t>甲方委托乙方进行翻译服务的内容如下：</w:t>
      </w:r>
    </w:p>
    <w:p w:rsidR="000870F1" w:rsidRDefault="000870F1">
      <w:pPr>
        <w:numPr>
          <w:ilvl w:val="0"/>
          <w:numId w:val="1"/>
        </w:numPr>
        <w:spacing w:before="156"/>
        <w:rPr>
          <w:rFonts w:hint="eastAsia"/>
          <w:szCs w:val="21"/>
        </w:rPr>
      </w:pPr>
      <w:r>
        <w:rPr>
          <w:rFonts w:hAnsi="宋体"/>
          <w:szCs w:val="21"/>
        </w:rPr>
        <w:t>翻译服务的类型：</w:t>
      </w:r>
      <w:r>
        <w:rPr>
          <w:rFonts w:hAnsi="宋体"/>
          <w:szCs w:val="21"/>
          <w:u w:val="single"/>
        </w:rPr>
        <w:t>笔译服务</w:t>
      </w:r>
      <w:r>
        <w:rPr>
          <w:rFonts w:hAnsi="宋体" w:hint="eastAsia"/>
          <w:szCs w:val="21"/>
          <w:u w:val="single"/>
        </w:rPr>
        <w:t>；</w:t>
      </w:r>
    </w:p>
    <w:p w:rsidR="000870F1" w:rsidRDefault="000870F1">
      <w:pPr>
        <w:numPr>
          <w:ilvl w:val="0"/>
          <w:numId w:val="1"/>
        </w:numPr>
        <w:spacing w:before="156"/>
        <w:rPr>
          <w:rFonts w:hint="eastAsia"/>
          <w:szCs w:val="21"/>
        </w:rPr>
      </w:pPr>
      <w:r>
        <w:rPr>
          <w:rFonts w:hAnsi="宋体"/>
          <w:szCs w:val="21"/>
        </w:rPr>
        <w:lastRenderedPageBreak/>
        <w:t>甲方的笔译项目</w:t>
      </w:r>
      <w:r>
        <w:rPr>
          <w:rFonts w:hAnsi="宋体" w:hint="eastAsia"/>
          <w:szCs w:val="21"/>
        </w:rPr>
        <w:t>价款</w:t>
      </w:r>
      <w:r>
        <w:rPr>
          <w:rFonts w:hAnsi="宋体"/>
          <w:szCs w:val="21"/>
        </w:rPr>
        <w:t>以</w:t>
      </w:r>
      <w:r>
        <w:rPr>
          <w:szCs w:val="21"/>
        </w:rPr>
        <w:t>“</w:t>
      </w:r>
      <w:r>
        <w:rPr>
          <w:rFonts w:hAnsi="宋体"/>
          <w:b/>
          <w:szCs w:val="21"/>
        </w:rPr>
        <w:t>笔译服务订单</w:t>
      </w:r>
      <w:r>
        <w:rPr>
          <w:szCs w:val="21"/>
        </w:rPr>
        <w:t>”</w:t>
      </w:r>
      <w:r>
        <w:rPr>
          <w:rFonts w:hAnsi="宋体"/>
          <w:szCs w:val="21"/>
        </w:rPr>
        <w:t>（本合同附件一）的形式由双方共同确认。</w:t>
      </w:r>
      <w:r>
        <w:rPr>
          <w:rFonts w:hAnsi="宋体" w:hint="eastAsia"/>
          <w:szCs w:val="21"/>
        </w:rPr>
        <w:t>翻译费用标准为：</w:t>
      </w:r>
    </w:p>
    <w:tbl>
      <w:tblPr>
        <w:tblW w:w="0" w:type="auto"/>
        <w:tblInd w:w="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40"/>
        <w:gridCol w:w="2011"/>
        <w:gridCol w:w="3588"/>
      </w:tblGrid>
      <w:tr w:rsidR="00000000">
        <w:trPr>
          <w:trHeight w:val="458"/>
        </w:trPr>
        <w:tc>
          <w:tcPr>
            <w:tcW w:w="2040" w:type="dxa"/>
            <w:tcBorders>
              <w:right w:val="single" w:sz="4" w:space="0" w:color="auto"/>
            </w:tcBorders>
          </w:tcPr>
          <w:p w:rsidR="000870F1" w:rsidRDefault="000870F1">
            <w:pPr>
              <w:spacing w:before="156"/>
              <w:rPr>
                <w:b/>
                <w:sz w:val="24"/>
              </w:rPr>
            </w:pPr>
            <w:r>
              <w:rPr>
                <w:rFonts w:hint="eastAsia"/>
                <w:b/>
                <w:sz w:val="24"/>
              </w:rPr>
              <w:t>源语种</w:t>
            </w:r>
          </w:p>
        </w:tc>
        <w:tc>
          <w:tcPr>
            <w:tcW w:w="2011" w:type="dxa"/>
            <w:tcBorders>
              <w:left w:val="single" w:sz="4" w:space="0" w:color="auto"/>
            </w:tcBorders>
          </w:tcPr>
          <w:p w:rsidR="000870F1" w:rsidRDefault="000870F1">
            <w:pPr>
              <w:spacing w:before="156"/>
              <w:rPr>
                <w:b/>
                <w:sz w:val="24"/>
              </w:rPr>
            </w:pPr>
            <w:r>
              <w:rPr>
                <w:rFonts w:hint="eastAsia"/>
                <w:b/>
                <w:sz w:val="24"/>
              </w:rPr>
              <w:t>目标语种</w:t>
            </w:r>
          </w:p>
        </w:tc>
        <w:tc>
          <w:tcPr>
            <w:tcW w:w="3588" w:type="dxa"/>
          </w:tcPr>
          <w:p w:rsidR="000870F1" w:rsidRDefault="000870F1">
            <w:pPr>
              <w:spacing w:before="156"/>
              <w:rPr>
                <w:b/>
                <w:sz w:val="24"/>
              </w:rPr>
            </w:pPr>
            <w:r>
              <w:rPr>
                <w:rFonts w:hint="eastAsia"/>
                <w:b/>
                <w:sz w:val="24"/>
              </w:rPr>
              <w:t>单价：元</w:t>
            </w:r>
            <w:r>
              <w:rPr>
                <w:rFonts w:hint="eastAsia"/>
                <w:b/>
                <w:sz w:val="24"/>
              </w:rPr>
              <w:t>/</w:t>
            </w:r>
            <w:r>
              <w:rPr>
                <w:rFonts w:hint="eastAsia"/>
                <w:b/>
                <w:sz w:val="24"/>
              </w:rPr>
              <w:t>千中文字符（不计空格）</w:t>
            </w:r>
          </w:p>
        </w:tc>
      </w:tr>
      <w:tr w:rsidR="00000000">
        <w:trPr>
          <w:trHeight w:val="473"/>
        </w:trPr>
        <w:tc>
          <w:tcPr>
            <w:tcW w:w="2040" w:type="dxa"/>
            <w:tcBorders>
              <w:right w:val="single" w:sz="4" w:space="0" w:color="auto"/>
            </w:tcBorders>
          </w:tcPr>
          <w:p w:rsidR="000870F1" w:rsidRDefault="000870F1">
            <w:pPr>
              <w:spacing w:before="156"/>
              <w:rPr>
                <w:b/>
                <w:sz w:val="24"/>
              </w:rPr>
            </w:pPr>
            <w:r>
              <w:rPr>
                <w:rFonts w:hint="eastAsia"/>
                <w:b/>
                <w:sz w:val="24"/>
              </w:rPr>
              <w:t>中文</w:t>
            </w:r>
          </w:p>
        </w:tc>
        <w:tc>
          <w:tcPr>
            <w:tcW w:w="2011" w:type="dxa"/>
            <w:tcBorders>
              <w:left w:val="single" w:sz="4" w:space="0" w:color="auto"/>
            </w:tcBorders>
          </w:tcPr>
          <w:p w:rsidR="000870F1" w:rsidRDefault="000870F1">
            <w:pPr>
              <w:spacing w:before="156"/>
              <w:rPr>
                <w:b/>
                <w:sz w:val="24"/>
              </w:rPr>
            </w:pPr>
            <w:r>
              <w:rPr>
                <w:rFonts w:hint="eastAsia"/>
                <w:b/>
                <w:sz w:val="24"/>
              </w:rPr>
              <w:t>英语</w:t>
            </w:r>
          </w:p>
        </w:tc>
        <w:tc>
          <w:tcPr>
            <w:tcW w:w="3588" w:type="dxa"/>
          </w:tcPr>
          <w:p w:rsidR="000870F1" w:rsidRDefault="000870F1">
            <w:pPr>
              <w:spacing w:before="156"/>
              <w:rPr>
                <w:b/>
                <w:sz w:val="24"/>
              </w:rPr>
            </w:pPr>
            <w:r>
              <w:rPr>
                <w:rFonts w:hint="eastAsia"/>
                <w:b/>
                <w:sz w:val="24"/>
              </w:rPr>
              <w:t xml:space="preserve"> </w:t>
            </w:r>
          </w:p>
        </w:tc>
      </w:tr>
      <w:tr w:rsidR="00000000">
        <w:trPr>
          <w:trHeight w:val="473"/>
        </w:trPr>
        <w:tc>
          <w:tcPr>
            <w:tcW w:w="2040" w:type="dxa"/>
            <w:tcBorders>
              <w:right w:val="single" w:sz="4" w:space="0" w:color="auto"/>
            </w:tcBorders>
          </w:tcPr>
          <w:p w:rsidR="000870F1" w:rsidRDefault="000870F1">
            <w:pPr>
              <w:spacing w:before="156"/>
              <w:rPr>
                <w:rFonts w:hint="eastAsia"/>
                <w:b/>
                <w:sz w:val="24"/>
              </w:rPr>
            </w:pPr>
            <w:r>
              <w:rPr>
                <w:rFonts w:hint="eastAsia"/>
                <w:b/>
                <w:sz w:val="24"/>
              </w:rPr>
              <w:t>中文</w:t>
            </w:r>
          </w:p>
        </w:tc>
        <w:tc>
          <w:tcPr>
            <w:tcW w:w="2011" w:type="dxa"/>
            <w:tcBorders>
              <w:left w:val="single" w:sz="4" w:space="0" w:color="auto"/>
            </w:tcBorders>
          </w:tcPr>
          <w:p w:rsidR="000870F1" w:rsidRDefault="000870F1">
            <w:pPr>
              <w:spacing w:before="156"/>
              <w:rPr>
                <w:rFonts w:hint="eastAsia"/>
                <w:b/>
                <w:sz w:val="24"/>
              </w:rPr>
            </w:pPr>
            <w:r>
              <w:rPr>
                <w:rFonts w:hint="eastAsia"/>
                <w:b/>
                <w:sz w:val="24"/>
              </w:rPr>
              <w:t>日语</w:t>
            </w:r>
          </w:p>
        </w:tc>
        <w:tc>
          <w:tcPr>
            <w:tcW w:w="3588" w:type="dxa"/>
          </w:tcPr>
          <w:p w:rsidR="000870F1" w:rsidRDefault="000870F1">
            <w:pPr>
              <w:spacing w:before="156"/>
              <w:rPr>
                <w:rFonts w:hint="eastAsia"/>
                <w:b/>
                <w:sz w:val="24"/>
              </w:rPr>
            </w:pPr>
            <w:r>
              <w:rPr>
                <w:rFonts w:hint="eastAsia"/>
                <w:b/>
                <w:sz w:val="24"/>
              </w:rPr>
              <w:t xml:space="preserve"> </w:t>
            </w:r>
          </w:p>
        </w:tc>
      </w:tr>
    </w:tbl>
    <w:p w:rsidR="000870F1" w:rsidRDefault="000870F1">
      <w:pPr>
        <w:spacing w:before="156"/>
        <w:ind w:firstLine="482"/>
        <w:rPr>
          <w:szCs w:val="21"/>
          <w:u w:val="single"/>
        </w:rPr>
      </w:pPr>
      <w:r>
        <w:rPr>
          <w:rFonts w:hAnsi="宋体"/>
          <w:b/>
          <w:sz w:val="24"/>
        </w:rPr>
        <w:t>第</w:t>
      </w:r>
      <w:r>
        <w:rPr>
          <w:rFonts w:hAnsi="宋体" w:hint="eastAsia"/>
          <w:b/>
          <w:sz w:val="24"/>
        </w:rPr>
        <w:t>二</w:t>
      </w:r>
      <w:r>
        <w:rPr>
          <w:rFonts w:hAnsi="宋体"/>
          <w:b/>
          <w:sz w:val="24"/>
        </w:rPr>
        <w:t>条</w:t>
      </w:r>
      <w:r>
        <w:rPr>
          <w:rFonts w:hAnsi="宋体" w:hint="eastAsia"/>
          <w:b/>
          <w:sz w:val="24"/>
        </w:rPr>
        <w:t xml:space="preserve">  </w:t>
      </w:r>
      <w:r>
        <w:rPr>
          <w:rFonts w:hAnsi="宋体"/>
          <w:b/>
          <w:sz w:val="24"/>
        </w:rPr>
        <w:t>翻译服务要求：</w:t>
      </w:r>
    </w:p>
    <w:p w:rsidR="000870F1" w:rsidRDefault="000870F1">
      <w:pPr>
        <w:numPr>
          <w:ilvl w:val="0"/>
          <w:numId w:val="2"/>
        </w:numPr>
        <w:spacing w:before="156"/>
        <w:rPr>
          <w:rFonts w:hAnsi="宋体"/>
          <w:szCs w:val="21"/>
        </w:rPr>
      </w:pPr>
      <w:r>
        <w:rPr>
          <w:rFonts w:hAnsi="宋体"/>
          <w:szCs w:val="21"/>
        </w:rPr>
        <w:t>乙方在收到甲方提交的订单后，应及时开展工作，并按约定的时间要求完成翻译工作。</w:t>
      </w:r>
    </w:p>
    <w:p w:rsidR="000870F1" w:rsidRDefault="000870F1">
      <w:pPr>
        <w:numPr>
          <w:ilvl w:val="0"/>
          <w:numId w:val="2"/>
        </w:numPr>
        <w:spacing w:before="156"/>
        <w:rPr>
          <w:rFonts w:hAnsi="宋体"/>
          <w:szCs w:val="21"/>
        </w:rPr>
      </w:pPr>
      <w:r>
        <w:rPr>
          <w:rFonts w:hAnsi="宋体"/>
          <w:szCs w:val="21"/>
        </w:rPr>
        <w:t>乙方按甲方给定的模板或原文档格式进行译文稿件排版编辑，包括图文、表格等的编辑，排版，最终完成稿件总体上应达到格式清晰、整齐，页面美观，整个文档风格统一；</w:t>
      </w:r>
    </w:p>
    <w:p w:rsidR="000870F1" w:rsidRDefault="000870F1">
      <w:pPr>
        <w:numPr>
          <w:ilvl w:val="0"/>
          <w:numId w:val="2"/>
        </w:numPr>
        <w:spacing w:before="156"/>
        <w:rPr>
          <w:rFonts w:hAnsi="宋体"/>
          <w:szCs w:val="21"/>
        </w:rPr>
      </w:pPr>
      <w:r>
        <w:rPr>
          <w:rFonts w:hAnsi="宋体"/>
          <w:szCs w:val="21"/>
        </w:rPr>
        <w:t>乙方执行翻译行业通用流程规范以确保文件翻译质量，乙方所提供的翻译服务应满足《中华人民共和国国家标准</w:t>
      </w:r>
      <w:r>
        <w:rPr>
          <w:rFonts w:hAnsi="宋体"/>
          <w:szCs w:val="21"/>
        </w:rPr>
        <w:t>GB/T 19682-2005</w:t>
      </w:r>
      <w:r>
        <w:rPr>
          <w:rFonts w:hAnsi="宋体"/>
          <w:szCs w:val="21"/>
        </w:rPr>
        <w:t>》（翻译服务译文质量要求）相关规定；</w:t>
      </w:r>
    </w:p>
    <w:p w:rsidR="000870F1" w:rsidRDefault="000870F1">
      <w:pPr>
        <w:numPr>
          <w:ilvl w:val="0"/>
          <w:numId w:val="2"/>
        </w:numPr>
        <w:spacing w:before="156"/>
        <w:rPr>
          <w:rFonts w:hAnsi="宋体"/>
          <w:szCs w:val="21"/>
        </w:rPr>
      </w:pPr>
      <w:r>
        <w:rPr>
          <w:rFonts w:hAnsi="宋体"/>
          <w:szCs w:val="21"/>
        </w:rPr>
        <w:t>为确保乙方翻译服务能够达到甲方要求，在本合同签订时，乙方可应甲方书面要求进行试译，供双方核定并确认质量标准。如果甲方在收到试译稿后</w:t>
      </w:r>
      <w:r>
        <w:rPr>
          <w:rFonts w:hAnsi="宋体"/>
          <w:szCs w:val="21"/>
        </w:rPr>
        <w:t>3</w:t>
      </w:r>
      <w:r>
        <w:rPr>
          <w:rFonts w:hAnsi="宋体"/>
          <w:szCs w:val="21"/>
        </w:rPr>
        <w:t>日内未向乙方提出书面意见或建议，则该试译稿的质量标准将作为乙方今后的质量标准。</w:t>
      </w:r>
    </w:p>
    <w:p w:rsidR="000870F1" w:rsidRDefault="000870F1">
      <w:pPr>
        <w:numPr>
          <w:ilvl w:val="0"/>
          <w:numId w:val="2"/>
        </w:numPr>
        <w:spacing w:before="156"/>
        <w:rPr>
          <w:rFonts w:hAnsi="宋体"/>
          <w:szCs w:val="21"/>
        </w:rPr>
      </w:pPr>
      <w:r>
        <w:rPr>
          <w:rFonts w:hAnsi="宋体"/>
          <w:szCs w:val="21"/>
        </w:rPr>
        <w:t>译文中不应出现技术性错误，不能与原文意思相悖，专业词语表述应准确一致；文字表述符合相关专业的表达习惯与要求，目标语言与源语言在行文风格上一致；符号、量和单位、公式和等式需按照译文的通常惯例或国家有关规定进行翻译或表达，译者的注释使用恰当；</w:t>
      </w:r>
    </w:p>
    <w:p w:rsidR="000870F1" w:rsidRDefault="000870F1">
      <w:pPr>
        <w:numPr>
          <w:ilvl w:val="0"/>
          <w:numId w:val="2"/>
        </w:numPr>
        <w:spacing w:before="156"/>
        <w:rPr>
          <w:rFonts w:hAnsi="宋体"/>
          <w:szCs w:val="21"/>
        </w:rPr>
      </w:pPr>
      <w:r>
        <w:rPr>
          <w:rFonts w:hAnsi="宋体"/>
          <w:szCs w:val="21"/>
        </w:rPr>
        <w:t>对于笔译项目，乙方在向甲方交付工作成果后，若存在以下三类错误，乙方应免费对工作成果进行必要修改，并不得另行收费：</w:t>
      </w:r>
      <w:r>
        <w:rPr>
          <w:rFonts w:hAnsi="宋体"/>
          <w:szCs w:val="21"/>
        </w:rPr>
        <w:t xml:space="preserve"> </w:t>
      </w:r>
    </w:p>
    <w:p w:rsidR="000870F1" w:rsidRDefault="000870F1">
      <w:pPr>
        <w:numPr>
          <w:ilvl w:val="0"/>
          <w:numId w:val="3"/>
        </w:numPr>
        <w:tabs>
          <w:tab w:val="clear" w:pos="1260"/>
        </w:tabs>
        <w:spacing w:before="156"/>
        <w:ind w:left="1148"/>
        <w:rPr>
          <w:rFonts w:hAnsi="宋体"/>
          <w:szCs w:val="21"/>
        </w:rPr>
      </w:pPr>
      <w:r>
        <w:rPr>
          <w:rFonts w:hAnsi="宋体"/>
          <w:szCs w:val="21"/>
        </w:rPr>
        <w:t>语法与单词拼写错误；</w:t>
      </w:r>
    </w:p>
    <w:p w:rsidR="000870F1" w:rsidRDefault="000870F1">
      <w:pPr>
        <w:numPr>
          <w:ilvl w:val="0"/>
          <w:numId w:val="3"/>
        </w:numPr>
        <w:tabs>
          <w:tab w:val="clear" w:pos="1260"/>
        </w:tabs>
        <w:spacing w:before="156"/>
        <w:ind w:left="1148"/>
        <w:rPr>
          <w:rFonts w:hAnsi="宋体"/>
          <w:szCs w:val="21"/>
        </w:rPr>
      </w:pPr>
      <w:r>
        <w:rPr>
          <w:rFonts w:hAnsi="宋体"/>
          <w:szCs w:val="21"/>
        </w:rPr>
        <w:t>同一或同批稿件中前后用词或表达法不统一；</w:t>
      </w:r>
    </w:p>
    <w:p w:rsidR="000870F1" w:rsidRDefault="000870F1">
      <w:pPr>
        <w:numPr>
          <w:ilvl w:val="0"/>
          <w:numId w:val="3"/>
        </w:numPr>
        <w:tabs>
          <w:tab w:val="clear" w:pos="1260"/>
        </w:tabs>
        <w:spacing w:before="156"/>
        <w:ind w:left="1148"/>
        <w:rPr>
          <w:rFonts w:hAnsi="宋体"/>
          <w:szCs w:val="21"/>
        </w:rPr>
      </w:pPr>
      <w:r>
        <w:rPr>
          <w:rFonts w:hAnsi="宋体"/>
          <w:szCs w:val="21"/>
        </w:rPr>
        <w:t>由于专业或背景知识不足发生的错误。</w:t>
      </w:r>
    </w:p>
    <w:p w:rsidR="000870F1" w:rsidRDefault="000870F1">
      <w:pPr>
        <w:spacing w:before="156"/>
        <w:ind w:left="483"/>
        <w:rPr>
          <w:rFonts w:hAnsi="宋体" w:hint="eastAsia"/>
          <w:b/>
          <w:sz w:val="24"/>
        </w:rPr>
      </w:pPr>
      <w:r>
        <w:rPr>
          <w:rFonts w:hAnsi="宋体"/>
          <w:b/>
          <w:sz w:val="24"/>
        </w:rPr>
        <w:t>第三条</w:t>
      </w:r>
      <w:r>
        <w:rPr>
          <w:b/>
          <w:sz w:val="24"/>
        </w:rPr>
        <w:t xml:space="preserve">  </w:t>
      </w:r>
      <w:r>
        <w:rPr>
          <w:rFonts w:hAnsi="宋体"/>
          <w:b/>
          <w:sz w:val="24"/>
        </w:rPr>
        <w:t>为保证乙方有效进行翻译服务工作，甲方应当向乙方提供下列工作条件和协作事项：</w:t>
      </w:r>
    </w:p>
    <w:p w:rsidR="000870F1" w:rsidRDefault="000870F1">
      <w:pPr>
        <w:numPr>
          <w:ilvl w:val="0"/>
          <w:numId w:val="4"/>
        </w:numPr>
        <w:spacing w:before="156"/>
        <w:rPr>
          <w:rFonts w:hAnsi="宋体" w:hint="eastAsia"/>
          <w:szCs w:val="21"/>
        </w:rPr>
      </w:pPr>
      <w:r>
        <w:rPr>
          <w:rFonts w:hAnsi="宋体"/>
          <w:szCs w:val="21"/>
        </w:rPr>
        <w:t>甲方委托乙方翻译或进行其它方式处理的文件或资料中不得有违反国家法律或社会公德的内容，如果出现此种情形，甲方应承担相关责任并保证乙方不会因此而蒙受任何损失。否则乙方有权拒绝接受委托或要求甲方改正或有权随时单方解除本协议，并由甲方承担违约责任；</w:t>
      </w:r>
    </w:p>
    <w:p w:rsidR="000870F1" w:rsidRDefault="000870F1">
      <w:pPr>
        <w:numPr>
          <w:ilvl w:val="0"/>
          <w:numId w:val="4"/>
        </w:numPr>
        <w:spacing w:before="156"/>
        <w:rPr>
          <w:rFonts w:hAnsi="宋体"/>
          <w:szCs w:val="21"/>
        </w:rPr>
      </w:pPr>
      <w:r>
        <w:rPr>
          <w:rFonts w:hAnsi="宋体"/>
          <w:szCs w:val="21"/>
        </w:rPr>
        <w:t>甲方同意把技术资料电子稿或复印资料作为乙方的工作件提供翻译使用，保证提供待译资料图文清晰、内容完整，乙方应保证维持甲方提供资料的原始完整性；</w:t>
      </w:r>
    </w:p>
    <w:p w:rsidR="000870F1" w:rsidRDefault="000870F1">
      <w:pPr>
        <w:numPr>
          <w:ilvl w:val="0"/>
          <w:numId w:val="4"/>
        </w:numPr>
        <w:spacing w:before="156"/>
        <w:rPr>
          <w:rFonts w:hAnsi="宋体" w:hint="eastAsia"/>
          <w:szCs w:val="21"/>
        </w:rPr>
      </w:pPr>
      <w:r>
        <w:rPr>
          <w:rFonts w:hAnsi="宋体"/>
          <w:szCs w:val="21"/>
        </w:rPr>
        <w:t>为保证翻译质量，甲方应尽可能协助乙方，包括但不限于向乙方提供翻译项目所需的参考资料，专业的固有、惯用译法，解答相关技术问题，必要时提供相关背景知识培训。</w:t>
      </w:r>
    </w:p>
    <w:p w:rsidR="000870F1" w:rsidRDefault="000870F1">
      <w:pPr>
        <w:spacing w:before="156"/>
        <w:ind w:firstLine="482"/>
        <w:rPr>
          <w:b/>
          <w:sz w:val="24"/>
        </w:rPr>
      </w:pPr>
      <w:r>
        <w:rPr>
          <w:rFonts w:hAnsi="宋体"/>
          <w:b/>
          <w:sz w:val="24"/>
        </w:rPr>
        <w:t>第四条</w:t>
      </w:r>
      <w:r>
        <w:rPr>
          <w:b/>
          <w:sz w:val="24"/>
        </w:rPr>
        <w:t xml:space="preserve">  </w:t>
      </w:r>
      <w:r>
        <w:rPr>
          <w:rFonts w:hAnsi="宋体"/>
          <w:b/>
          <w:sz w:val="24"/>
        </w:rPr>
        <w:t>甲方向乙方支付翻译服务报酬及支付方式为：</w:t>
      </w:r>
    </w:p>
    <w:p w:rsidR="000870F1" w:rsidRDefault="000870F1">
      <w:pPr>
        <w:numPr>
          <w:ilvl w:val="0"/>
          <w:numId w:val="5"/>
        </w:numPr>
        <w:spacing w:before="156"/>
        <w:rPr>
          <w:szCs w:val="21"/>
        </w:rPr>
      </w:pPr>
      <w:r>
        <w:rPr>
          <w:rFonts w:hAnsi="宋体"/>
          <w:szCs w:val="21"/>
        </w:rPr>
        <w:t>翻译服务费：</w:t>
      </w:r>
    </w:p>
    <w:p w:rsidR="000870F1" w:rsidRDefault="000870F1">
      <w:pPr>
        <w:numPr>
          <w:ilvl w:val="0"/>
          <w:numId w:val="6"/>
        </w:numPr>
        <w:tabs>
          <w:tab w:val="left" w:pos="720"/>
          <w:tab w:val="left" w:pos="900"/>
          <w:tab w:val="left" w:pos="1260"/>
        </w:tabs>
        <w:spacing w:before="156"/>
        <w:ind w:hanging="540"/>
        <w:rPr>
          <w:rFonts w:hAnsi="宋体"/>
          <w:szCs w:val="21"/>
        </w:rPr>
      </w:pPr>
      <w:r>
        <w:rPr>
          <w:rFonts w:hAnsi="宋体"/>
          <w:szCs w:val="21"/>
        </w:rPr>
        <w:t>笔译项目为外文译成中文的，下订单时计算的费用为估算，最终以甲方采用的译文版本中文字符数为依据计算实际费用。</w:t>
      </w:r>
    </w:p>
    <w:p w:rsidR="000870F1" w:rsidRDefault="000870F1">
      <w:pPr>
        <w:numPr>
          <w:ilvl w:val="0"/>
          <w:numId w:val="6"/>
        </w:numPr>
        <w:tabs>
          <w:tab w:val="clear" w:pos="1260"/>
        </w:tabs>
        <w:spacing w:before="156"/>
        <w:ind w:left="1148"/>
        <w:rPr>
          <w:rFonts w:hAnsi="宋体"/>
          <w:szCs w:val="21"/>
        </w:rPr>
      </w:pPr>
      <w:r>
        <w:rPr>
          <w:rFonts w:hAnsi="宋体"/>
          <w:szCs w:val="21"/>
        </w:rPr>
        <w:lastRenderedPageBreak/>
        <w:t>以甲方最后采用的译文版本为最终确定稿计算字符数，以电脑统计的中文字符数计算</w:t>
      </w:r>
      <w:r>
        <w:rPr>
          <w:rFonts w:hAnsi="宋体"/>
          <w:szCs w:val="21"/>
        </w:rPr>
        <w:t>[Word</w:t>
      </w:r>
      <w:r>
        <w:rPr>
          <w:rFonts w:hAnsi="宋体"/>
          <w:szCs w:val="21"/>
        </w:rPr>
        <w:t>—</w:t>
      </w:r>
      <w:r>
        <w:rPr>
          <w:rFonts w:hAnsi="宋体"/>
          <w:szCs w:val="21"/>
        </w:rPr>
        <w:t>工具</w:t>
      </w:r>
      <w:r>
        <w:rPr>
          <w:rFonts w:hAnsi="宋体"/>
          <w:szCs w:val="21"/>
        </w:rPr>
        <w:t>—</w:t>
      </w:r>
      <w:r>
        <w:rPr>
          <w:rFonts w:hAnsi="宋体"/>
          <w:szCs w:val="21"/>
        </w:rPr>
        <w:t>字数统计</w:t>
      </w:r>
      <w:r>
        <w:rPr>
          <w:rFonts w:hAnsi="宋体"/>
          <w:szCs w:val="21"/>
        </w:rPr>
        <w:t>—</w:t>
      </w:r>
      <w:r>
        <w:rPr>
          <w:rFonts w:hAnsi="宋体"/>
          <w:szCs w:val="21"/>
        </w:rPr>
        <w:t>字符数（不计空格）</w:t>
      </w:r>
      <w:r>
        <w:rPr>
          <w:rFonts w:hAnsi="宋体"/>
          <w:szCs w:val="21"/>
        </w:rPr>
        <w:t>]</w:t>
      </w:r>
      <w:r>
        <w:rPr>
          <w:rFonts w:hAnsi="宋体"/>
          <w:szCs w:val="21"/>
        </w:rPr>
        <w:t>。如果中文稿为纸件，则以经双方确认的不计空格的中文字符数为准。翻译项目不涉及中文的，统计方式双方另行约定。</w:t>
      </w:r>
    </w:p>
    <w:p w:rsidR="000870F1" w:rsidRDefault="000870F1">
      <w:pPr>
        <w:numPr>
          <w:ilvl w:val="0"/>
          <w:numId w:val="6"/>
        </w:numPr>
        <w:tabs>
          <w:tab w:val="clear" w:pos="1260"/>
        </w:tabs>
        <w:spacing w:before="156"/>
        <w:ind w:left="1148"/>
        <w:rPr>
          <w:rFonts w:hAnsi="宋体"/>
          <w:szCs w:val="21"/>
        </w:rPr>
      </w:pPr>
      <w:r>
        <w:rPr>
          <w:rFonts w:hAnsi="宋体"/>
          <w:szCs w:val="21"/>
        </w:rPr>
        <w:t>本合同服务费用按以上单价标准，以甲方订单要求的服务工作量计算。如翻译项目有特殊情况需要调整价格的，经甲乙双方协商一致后在订单中明确。</w:t>
      </w:r>
    </w:p>
    <w:p w:rsidR="000870F1" w:rsidRDefault="000870F1">
      <w:pPr>
        <w:numPr>
          <w:ilvl w:val="0"/>
          <w:numId w:val="6"/>
        </w:numPr>
        <w:tabs>
          <w:tab w:val="clear" w:pos="1260"/>
        </w:tabs>
        <w:spacing w:before="156"/>
        <w:ind w:left="1148"/>
        <w:rPr>
          <w:rFonts w:hAnsi="宋体"/>
          <w:szCs w:val="21"/>
        </w:rPr>
      </w:pPr>
      <w:r>
        <w:rPr>
          <w:rFonts w:hAnsi="宋体"/>
          <w:szCs w:val="21"/>
        </w:rPr>
        <w:t>乙方因履行本合同而产生的加急费、特殊排版费、差旅费、交通费、食宿费等费用经甲乙双方协商一致后在订单中明确。</w:t>
      </w:r>
    </w:p>
    <w:p w:rsidR="000870F1" w:rsidRDefault="000870F1">
      <w:pPr>
        <w:numPr>
          <w:ilvl w:val="0"/>
          <w:numId w:val="5"/>
        </w:numPr>
        <w:spacing w:before="156"/>
        <w:rPr>
          <w:szCs w:val="21"/>
        </w:rPr>
      </w:pPr>
      <w:r>
        <w:rPr>
          <w:szCs w:val="21"/>
        </w:rPr>
        <w:t xml:space="preserve"> </w:t>
      </w:r>
      <w:r>
        <w:rPr>
          <w:rFonts w:hAnsi="宋体"/>
          <w:szCs w:val="21"/>
        </w:rPr>
        <w:t>翻译服务费由甲方选择以下</w:t>
      </w:r>
      <w:r>
        <w:rPr>
          <w:szCs w:val="21"/>
          <w:u w:val="single"/>
        </w:rPr>
        <w:t xml:space="preserve">   </w:t>
      </w:r>
      <w:r>
        <w:rPr>
          <w:rFonts w:hint="eastAsia"/>
          <w:szCs w:val="21"/>
          <w:u w:val="single"/>
        </w:rPr>
        <w:t>B</w:t>
      </w:r>
      <w:r>
        <w:rPr>
          <w:szCs w:val="21"/>
          <w:u w:val="single"/>
        </w:rPr>
        <w:t xml:space="preserve">   </w:t>
      </w:r>
      <w:r>
        <w:rPr>
          <w:rFonts w:hAnsi="宋体"/>
          <w:szCs w:val="21"/>
        </w:rPr>
        <w:t>方式支付乙方。（根据协商确定的交易方式）</w:t>
      </w:r>
    </w:p>
    <w:p w:rsidR="000870F1" w:rsidRDefault="000870F1">
      <w:pPr>
        <w:spacing w:before="156"/>
        <w:ind w:left="1260" w:hanging="840"/>
        <w:rPr>
          <w:szCs w:val="21"/>
        </w:rPr>
      </w:pPr>
      <w:r>
        <w:rPr>
          <w:rFonts w:hAnsi="宋体"/>
          <w:szCs w:val="21"/>
        </w:rPr>
        <w:t>方式</w:t>
      </w:r>
      <w:r>
        <w:rPr>
          <w:szCs w:val="21"/>
        </w:rPr>
        <w:t>A</w:t>
      </w:r>
      <w:r>
        <w:rPr>
          <w:rFonts w:hAnsi="宋体"/>
          <w:szCs w:val="21"/>
        </w:rPr>
        <w:t>．在双方签订本合同及订单后二个工作日内，甲方应当支付乙方费用总额的</w:t>
      </w:r>
      <w:r>
        <w:rPr>
          <w:szCs w:val="21"/>
        </w:rPr>
        <w:t>50%</w:t>
      </w:r>
      <w:r>
        <w:rPr>
          <w:rFonts w:hAnsi="宋体"/>
          <w:szCs w:val="21"/>
        </w:rPr>
        <w:t>作为预付款，余款在乙方完成翻译服务后五个工作日内支付。支付可采用现金、支票或银行</w:t>
      </w:r>
      <w:r>
        <w:rPr>
          <w:rFonts w:hAnsi="宋体" w:hint="eastAsia"/>
          <w:szCs w:val="21"/>
        </w:rPr>
        <w:t>转账</w:t>
      </w:r>
      <w:r>
        <w:rPr>
          <w:rFonts w:hAnsi="宋体"/>
          <w:szCs w:val="21"/>
        </w:rPr>
        <w:t>等方式。</w:t>
      </w:r>
    </w:p>
    <w:p w:rsidR="000870F1" w:rsidRDefault="000870F1">
      <w:pPr>
        <w:spacing w:before="156"/>
        <w:ind w:firstLine="420"/>
        <w:rPr>
          <w:rFonts w:hint="eastAsia"/>
          <w:szCs w:val="21"/>
        </w:rPr>
      </w:pPr>
      <w:r>
        <w:rPr>
          <w:rFonts w:hAnsi="宋体"/>
          <w:szCs w:val="21"/>
        </w:rPr>
        <w:t>方式</w:t>
      </w:r>
      <w:r>
        <w:rPr>
          <w:szCs w:val="21"/>
        </w:rPr>
        <w:t xml:space="preserve">B. </w:t>
      </w:r>
      <w:r>
        <w:rPr>
          <w:rFonts w:hint="eastAsia"/>
          <w:szCs w:val="21"/>
        </w:rPr>
        <w:t>甲方提交翻译服务订单的次月，向</w:t>
      </w:r>
      <w:r>
        <w:rPr>
          <w:rFonts w:hAnsi="宋体" w:hint="eastAsia"/>
          <w:szCs w:val="21"/>
        </w:rPr>
        <w:t>乙方全额支付上月的文件翻译服务费。</w:t>
      </w:r>
    </w:p>
    <w:p w:rsidR="000870F1" w:rsidRDefault="000870F1">
      <w:pPr>
        <w:spacing w:before="156"/>
        <w:ind w:left="420"/>
        <w:rPr>
          <w:rFonts w:hAnsi="宋体"/>
          <w:szCs w:val="21"/>
        </w:rPr>
      </w:pPr>
      <w:r>
        <w:rPr>
          <w:rFonts w:hAnsi="宋体"/>
          <w:szCs w:val="21"/>
        </w:rPr>
        <w:t>乙方开户银行名称、地址和</w:t>
      </w:r>
      <w:r>
        <w:rPr>
          <w:rFonts w:hAnsi="宋体" w:hint="eastAsia"/>
          <w:szCs w:val="21"/>
        </w:rPr>
        <w:t>账号</w:t>
      </w:r>
      <w:r>
        <w:rPr>
          <w:rFonts w:hAnsi="宋体"/>
          <w:szCs w:val="21"/>
        </w:rPr>
        <w:t>为：</w:t>
      </w:r>
    </w:p>
    <w:p w:rsidR="000870F1" w:rsidRDefault="000870F1">
      <w:pPr>
        <w:spacing w:before="156"/>
        <w:ind w:left="420"/>
        <w:rPr>
          <w:szCs w:val="21"/>
        </w:rPr>
      </w:pPr>
      <w:r>
        <w:rPr>
          <w:rFonts w:hint="eastAsia"/>
          <w:szCs w:val="21"/>
        </w:rPr>
        <w:t>开</w:t>
      </w:r>
      <w:r>
        <w:rPr>
          <w:rFonts w:hAnsi="宋体"/>
          <w:szCs w:val="21"/>
        </w:rPr>
        <w:t>户银行：</w:t>
      </w:r>
      <w:r>
        <w:rPr>
          <w:szCs w:val="21"/>
          <w:u w:val="single"/>
        </w:rPr>
        <w:t xml:space="preserve"> </w:t>
      </w:r>
      <w:r>
        <w:rPr>
          <w:rFonts w:hint="eastAsia"/>
          <w:szCs w:val="21"/>
          <w:u w:val="single"/>
        </w:rPr>
        <w:t xml:space="preserve">                       </w:t>
      </w:r>
      <w:r>
        <w:rPr>
          <w:szCs w:val="21"/>
          <w:u w:val="single"/>
        </w:rPr>
        <w:t xml:space="preserve">                                   </w:t>
      </w:r>
      <w:r>
        <w:rPr>
          <w:szCs w:val="21"/>
        </w:rPr>
        <w:t xml:space="preserve"> </w:t>
      </w:r>
      <w:r>
        <w:rPr>
          <w:rFonts w:hAnsi="宋体"/>
          <w:szCs w:val="21"/>
        </w:rPr>
        <w:t>；</w:t>
      </w:r>
      <w:r>
        <w:rPr>
          <w:szCs w:val="21"/>
        </w:rPr>
        <w:t xml:space="preserve">                                                     </w:t>
      </w:r>
      <w:r>
        <w:rPr>
          <w:rFonts w:hAnsi="宋体"/>
          <w:szCs w:val="21"/>
        </w:rPr>
        <w:t>地址：</w:t>
      </w:r>
      <w:r>
        <w:rPr>
          <w:szCs w:val="21"/>
          <w:u w:val="single"/>
        </w:rPr>
        <w:t xml:space="preserve">           </w:t>
      </w:r>
      <w:r>
        <w:rPr>
          <w:rFonts w:hint="eastAsia"/>
          <w:szCs w:val="21"/>
          <w:u w:val="single"/>
        </w:rPr>
        <w:t xml:space="preserve"> </w:t>
      </w:r>
      <w:r>
        <w:rPr>
          <w:szCs w:val="21"/>
          <w:u w:val="single"/>
        </w:rPr>
        <w:t xml:space="preserve">                                       </w:t>
      </w:r>
      <w:r>
        <w:rPr>
          <w:rFonts w:hAnsi="宋体"/>
          <w:szCs w:val="21"/>
        </w:rPr>
        <w:t>；</w:t>
      </w:r>
      <w:r>
        <w:rPr>
          <w:szCs w:val="21"/>
        </w:rPr>
        <w:t xml:space="preserve">                                                          </w:t>
      </w:r>
      <w:r>
        <w:rPr>
          <w:szCs w:val="21"/>
        </w:rPr>
        <w:cr/>
      </w:r>
      <w:r>
        <w:rPr>
          <w:rFonts w:hAnsi="宋体"/>
          <w:szCs w:val="21"/>
        </w:rPr>
        <w:t>帐号：</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r>
        <w:rPr>
          <w:szCs w:val="21"/>
          <w:u w:val="single"/>
        </w:rPr>
        <w:t xml:space="preserve">                                            </w:t>
      </w:r>
      <w:r>
        <w:rPr>
          <w:rFonts w:hAnsi="宋体"/>
          <w:szCs w:val="21"/>
        </w:rPr>
        <w:t>；</w:t>
      </w:r>
    </w:p>
    <w:p w:rsidR="000870F1" w:rsidRDefault="000870F1">
      <w:pPr>
        <w:spacing w:before="156"/>
        <w:rPr>
          <w:szCs w:val="21"/>
        </w:rPr>
      </w:pPr>
      <w:r>
        <w:rPr>
          <w:rFonts w:hAnsi="宋体" w:hint="eastAsia"/>
          <w:szCs w:val="21"/>
        </w:rPr>
        <w:t xml:space="preserve">    </w:t>
      </w:r>
      <w:r>
        <w:rPr>
          <w:rFonts w:hAnsi="宋体"/>
          <w:szCs w:val="21"/>
        </w:rPr>
        <w:t>开户名称：</w:t>
      </w:r>
      <w:r>
        <w:rPr>
          <w:szCs w:val="21"/>
          <w:u w:val="single"/>
        </w:rPr>
        <w:t xml:space="preserve">  </w:t>
      </w:r>
      <w:r>
        <w:rPr>
          <w:rFonts w:hint="eastAsia"/>
          <w:szCs w:val="21"/>
          <w:u w:val="single"/>
        </w:rPr>
        <w:t xml:space="preserve">      </w:t>
      </w:r>
      <w:r>
        <w:rPr>
          <w:szCs w:val="21"/>
          <w:u w:val="single"/>
        </w:rPr>
        <w:t xml:space="preserve">                              </w:t>
      </w:r>
      <w:r>
        <w:rPr>
          <w:rFonts w:hAnsi="宋体"/>
          <w:szCs w:val="21"/>
        </w:rPr>
        <w:t>。</w:t>
      </w:r>
    </w:p>
    <w:p w:rsidR="000870F1" w:rsidRDefault="000870F1">
      <w:pPr>
        <w:spacing w:before="156"/>
        <w:ind w:firstLine="482"/>
        <w:rPr>
          <w:b/>
          <w:sz w:val="24"/>
        </w:rPr>
      </w:pPr>
      <w:r>
        <w:rPr>
          <w:rFonts w:hAnsi="宋体"/>
          <w:b/>
          <w:sz w:val="24"/>
        </w:rPr>
        <w:t>第五条</w:t>
      </w:r>
      <w:r>
        <w:rPr>
          <w:b/>
          <w:sz w:val="24"/>
        </w:rPr>
        <w:t xml:space="preserve">  </w:t>
      </w:r>
      <w:r>
        <w:rPr>
          <w:rFonts w:hAnsi="宋体"/>
          <w:b/>
          <w:sz w:val="24"/>
        </w:rPr>
        <w:t>双方确定因履行本合同应遵守的保密义务如下：</w:t>
      </w:r>
    </w:p>
    <w:p w:rsidR="000870F1" w:rsidRDefault="000870F1">
      <w:pPr>
        <w:numPr>
          <w:ilvl w:val="0"/>
          <w:numId w:val="7"/>
        </w:numPr>
        <w:spacing w:before="156"/>
        <w:rPr>
          <w:szCs w:val="21"/>
        </w:rPr>
      </w:pPr>
      <w:r>
        <w:rPr>
          <w:rFonts w:hAnsi="宋体"/>
          <w:szCs w:val="21"/>
        </w:rPr>
        <w:t>保密内容：</w:t>
      </w:r>
    </w:p>
    <w:p w:rsidR="000870F1" w:rsidRDefault="000870F1">
      <w:pPr>
        <w:numPr>
          <w:ilvl w:val="0"/>
          <w:numId w:val="8"/>
        </w:numPr>
        <w:tabs>
          <w:tab w:val="clear" w:pos="1260"/>
        </w:tabs>
        <w:spacing w:before="156"/>
        <w:ind w:hanging="540"/>
        <w:rPr>
          <w:szCs w:val="21"/>
        </w:rPr>
      </w:pPr>
      <w:r>
        <w:rPr>
          <w:rFonts w:hAnsi="宋体"/>
          <w:szCs w:val="21"/>
        </w:rPr>
        <w:t>乙方不得向第三方公开或传播（包括复制、影印和使用）甲方的任何文件资料、软件、档案、协议、技术和服务项目（口头的或文字的）以及其他任何形式的信息；</w:t>
      </w:r>
    </w:p>
    <w:p w:rsidR="000870F1" w:rsidRDefault="000870F1">
      <w:pPr>
        <w:numPr>
          <w:ilvl w:val="0"/>
          <w:numId w:val="8"/>
        </w:numPr>
        <w:spacing w:before="156"/>
        <w:ind w:left="1148"/>
        <w:rPr>
          <w:szCs w:val="21"/>
        </w:rPr>
      </w:pPr>
      <w:r>
        <w:rPr>
          <w:rFonts w:hAnsi="宋体"/>
          <w:szCs w:val="21"/>
        </w:rPr>
        <w:t>乙方同意所有甲方披露的资料都归甲方专有。乙方正在翻译的和已译好的文稿的专利权、版权、商业秘密，或其他知识产权项下的权利属于甲方所有，乙方无权处置；</w:t>
      </w:r>
    </w:p>
    <w:p w:rsidR="000870F1" w:rsidRDefault="000870F1">
      <w:pPr>
        <w:numPr>
          <w:ilvl w:val="0"/>
          <w:numId w:val="8"/>
        </w:numPr>
        <w:spacing w:before="156"/>
        <w:ind w:left="1148"/>
        <w:rPr>
          <w:szCs w:val="21"/>
        </w:rPr>
      </w:pPr>
      <w:r>
        <w:rPr>
          <w:rFonts w:hAnsi="宋体"/>
          <w:szCs w:val="21"/>
        </w:rPr>
        <w:t>乙方对甲方向第三方承诺的所有保密义务负有连带责任，即如果甲方因乙方泄密而被第三方追究责任，甲方将追究乙方责任。</w:t>
      </w:r>
    </w:p>
    <w:p w:rsidR="000870F1" w:rsidRDefault="000870F1">
      <w:pPr>
        <w:numPr>
          <w:ilvl w:val="0"/>
          <w:numId w:val="8"/>
        </w:numPr>
        <w:spacing w:before="156"/>
        <w:ind w:left="1148"/>
        <w:rPr>
          <w:szCs w:val="21"/>
        </w:rPr>
      </w:pPr>
      <w:r>
        <w:rPr>
          <w:rFonts w:hAnsi="宋体"/>
          <w:szCs w:val="21"/>
        </w:rPr>
        <w:t>乙方需执行甲方相关规定并积极配合，采取必要的防范措施来防止保密信息的泄露。</w:t>
      </w:r>
    </w:p>
    <w:p w:rsidR="000870F1" w:rsidRDefault="000870F1">
      <w:pPr>
        <w:numPr>
          <w:ilvl w:val="0"/>
          <w:numId w:val="7"/>
        </w:numPr>
        <w:spacing w:before="156"/>
        <w:rPr>
          <w:szCs w:val="21"/>
        </w:rPr>
      </w:pPr>
      <w:r>
        <w:rPr>
          <w:rFonts w:hAnsi="宋体"/>
          <w:szCs w:val="21"/>
        </w:rPr>
        <w:t>涉密人员范围：</w:t>
      </w:r>
      <w:r>
        <w:rPr>
          <w:rFonts w:hAnsi="宋体"/>
          <w:szCs w:val="21"/>
          <w:u w:val="single"/>
        </w:rPr>
        <w:t>项目管理员、翻译人员及其他接触此项目资料的所有工作人员</w:t>
      </w:r>
      <w:r>
        <w:rPr>
          <w:rFonts w:hAnsi="宋体"/>
          <w:szCs w:val="21"/>
        </w:rPr>
        <w:t>。</w:t>
      </w:r>
    </w:p>
    <w:p w:rsidR="000870F1" w:rsidRDefault="000870F1">
      <w:pPr>
        <w:numPr>
          <w:ilvl w:val="0"/>
          <w:numId w:val="7"/>
        </w:numPr>
        <w:spacing w:before="156"/>
        <w:rPr>
          <w:szCs w:val="21"/>
        </w:rPr>
      </w:pPr>
      <w:r>
        <w:rPr>
          <w:rFonts w:hAnsi="宋体"/>
          <w:szCs w:val="21"/>
        </w:rPr>
        <w:t>泄密责任：</w:t>
      </w:r>
      <w:r>
        <w:rPr>
          <w:rFonts w:hAnsi="宋体"/>
          <w:szCs w:val="21"/>
          <w:u w:val="single"/>
        </w:rPr>
        <w:t>对违反本协议造成的后果，守约方有通过法律手段解决的权利，</w:t>
      </w:r>
      <w:r>
        <w:rPr>
          <w:rFonts w:hAnsi="宋体" w:hint="eastAsia"/>
          <w:szCs w:val="21"/>
          <w:u w:val="single"/>
        </w:rPr>
        <w:t>违约方应向守约方支付</w:t>
      </w:r>
      <w:r>
        <w:rPr>
          <w:rFonts w:hAnsi="宋体"/>
          <w:szCs w:val="21"/>
        </w:rPr>
        <w:t>合同总额的</w:t>
      </w:r>
      <w:r>
        <w:rPr>
          <w:szCs w:val="21"/>
        </w:rPr>
        <w:t>10%</w:t>
      </w:r>
      <w:r>
        <w:rPr>
          <w:rFonts w:hint="eastAsia"/>
          <w:szCs w:val="21"/>
        </w:rPr>
        <w:t>作为</w:t>
      </w:r>
      <w:r>
        <w:rPr>
          <w:rFonts w:hAnsi="宋体"/>
          <w:szCs w:val="21"/>
        </w:rPr>
        <w:t>违约金。</w:t>
      </w:r>
      <w:r>
        <w:rPr>
          <w:szCs w:val="21"/>
        </w:rPr>
        <w:t xml:space="preserve">  </w:t>
      </w:r>
    </w:p>
    <w:p w:rsidR="000870F1" w:rsidRDefault="000870F1">
      <w:pPr>
        <w:spacing w:before="156"/>
        <w:ind w:firstLine="482"/>
        <w:rPr>
          <w:szCs w:val="21"/>
        </w:rPr>
      </w:pPr>
      <w:r>
        <w:rPr>
          <w:rFonts w:hAnsi="宋体"/>
          <w:b/>
          <w:sz w:val="24"/>
        </w:rPr>
        <w:t>第六条</w:t>
      </w:r>
      <w:r>
        <w:rPr>
          <w:szCs w:val="21"/>
        </w:rPr>
        <w:t xml:space="preserve">  </w:t>
      </w:r>
      <w:r>
        <w:rPr>
          <w:rFonts w:hAnsi="宋体"/>
          <w:szCs w:val="21"/>
        </w:rPr>
        <w:t>本合同的变更必须由双方协商一致，并以书面形式确定。</w:t>
      </w:r>
      <w:r>
        <w:rPr>
          <w:szCs w:val="21"/>
        </w:rPr>
        <w:t xml:space="preserve">                                                          </w:t>
      </w:r>
    </w:p>
    <w:p w:rsidR="000870F1" w:rsidRDefault="000870F1">
      <w:pPr>
        <w:spacing w:before="156"/>
        <w:ind w:firstLine="482"/>
        <w:rPr>
          <w:szCs w:val="21"/>
        </w:rPr>
      </w:pPr>
      <w:r>
        <w:rPr>
          <w:rFonts w:hAnsi="宋体"/>
          <w:b/>
          <w:sz w:val="24"/>
        </w:rPr>
        <w:t>第七条</w:t>
      </w:r>
      <w:r>
        <w:rPr>
          <w:szCs w:val="21"/>
        </w:rPr>
        <w:t xml:space="preserve">  </w:t>
      </w:r>
      <w:r>
        <w:rPr>
          <w:rFonts w:hAnsi="宋体"/>
          <w:szCs w:val="21"/>
        </w:rPr>
        <w:t>双方确定以下列标准和方式对乙方的翻译服务工作成果进行验收：</w:t>
      </w:r>
    </w:p>
    <w:p w:rsidR="000870F1" w:rsidRDefault="000870F1">
      <w:pPr>
        <w:numPr>
          <w:ilvl w:val="0"/>
          <w:numId w:val="9"/>
        </w:numPr>
        <w:spacing w:before="156"/>
        <w:rPr>
          <w:rFonts w:hint="eastAsia"/>
          <w:szCs w:val="21"/>
        </w:rPr>
      </w:pPr>
      <w:r>
        <w:rPr>
          <w:rFonts w:hAnsi="宋体"/>
          <w:szCs w:val="21"/>
        </w:rPr>
        <w:t>乙方完成翻译服务工作的形式</w:t>
      </w:r>
      <w:r>
        <w:rPr>
          <w:rFonts w:hAnsi="宋体"/>
          <w:szCs w:val="21"/>
          <w:u w:val="single"/>
        </w:rPr>
        <w:t>：笔译项目乙方可通过电子信箱、传真、邮寄、或当面交付的方式提交译文稿件；</w:t>
      </w:r>
      <w:r>
        <w:rPr>
          <w:rFonts w:hint="eastAsia"/>
          <w:szCs w:val="21"/>
        </w:rPr>
        <w:t xml:space="preserve"> </w:t>
      </w:r>
    </w:p>
    <w:p w:rsidR="000870F1" w:rsidRDefault="000870F1">
      <w:pPr>
        <w:numPr>
          <w:ilvl w:val="0"/>
          <w:numId w:val="9"/>
        </w:numPr>
        <w:spacing w:before="156"/>
        <w:rPr>
          <w:rFonts w:hint="eastAsia"/>
          <w:szCs w:val="21"/>
        </w:rPr>
      </w:pPr>
      <w:r>
        <w:rPr>
          <w:rFonts w:hAnsi="宋体"/>
          <w:szCs w:val="21"/>
        </w:rPr>
        <w:t>翻译服务工作成果的验收标准：</w:t>
      </w:r>
      <w:r>
        <w:rPr>
          <w:rFonts w:hAnsi="宋体"/>
          <w:szCs w:val="21"/>
          <w:u w:val="single"/>
        </w:rPr>
        <w:t>依照本合同第二条第</w:t>
      </w:r>
      <w:r>
        <w:rPr>
          <w:szCs w:val="21"/>
          <w:u w:val="single"/>
        </w:rPr>
        <w:t>4</w:t>
      </w:r>
      <w:r>
        <w:rPr>
          <w:rFonts w:hAnsi="宋体"/>
          <w:szCs w:val="21"/>
          <w:u w:val="single"/>
        </w:rPr>
        <w:t>款执行。</w:t>
      </w:r>
    </w:p>
    <w:p w:rsidR="000870F1" w:rsidRDefault="000870F1">
      <w:pPr>
        <w:numPr>
          <w:ilvl w:val="0"/>
          <w:numId w:val="9"/>
        </w:numPr>
        <w:spacing w:before="156"/>
        <w:rPr>
          <w:szCs w:val="21"/>
        </w:rPr>
      </w:pPr>
      <w:r>
        <w:rPr>
          <w:rFonts w:hAnsi="宋体"/>
          <w:szCs w:val="21"/>
        </w:rPr>
        <w:t>翻译服务工作成果的验收方法：</w:t>
      </w:r>
      <w:r>
        <w:rPr>
          <w:rFonts w:hAnsi="宋体"/>
          <w:szCs w:val="21"/>
          <w:u w:val="single"/>
        </w:rPr>
        <w:t>由甲方</w:t>
      </w:r>
      <w:r>
        <w:rPr>
          <w:rFonts w:hAnsi="宋体" w:hint="eastAsia"/>
          <w:szCs w:val="21"/>
          <w:u w:val="single"/>
        </w:rPr>
        <w:t>验收</w:t>
      </w:r>
      <w:r>
        <w:rPr>
          <w:rFonts w:hAnsi="宋体"/>
          <w:szCs w:val="21"/>
          <w:u w:val="single"/>
        </w:rPr>
        <w:t>。</w:t>
      </w:r>
    </w:p>
    <w:p w:rsidR="000870F1" w:rsidRDefault="000870F1">
      <w:pPr>
        <w:spacing w:before="156"/>
        <w:ind w:left="1447" w:hanging="964"/>
        <w:rPr>
          <w:szCs w:val="21"/>
        </w:rPr>
      </w:pPr>
      <w:r>
        <w:rPr>
          <w:rFonts w:hAnsi="宋体"/>
          <w:b/>
          <w:sz w:val="24"/>
        </w:rPr>
        <w:lastRenderedPageBreak/>
        <w:t>第八条</w:t>
      </w:r>
      <w:r>
        <w:rPr>
          <w:szCs w:val="21"/>
        </w:rPr>
        <w:t xml:space="preserve">  </w:t>
      </w:r>
      <w:r>
        <w:rPr>
          <w:rFonts w:hAnsi="宋体"/>
          <w:szCs w:val="21"/>
        </w:rPr>
        <w:t>双方确定，在本合同有效期内，乙方利用甲方提供的技术资料和工作条件所完成的新的技术成果，归甲方所有。</w:t>
      </w:r>
    </w:p>
    <w:p w:rsidR="000870F1" w:rsidRDefault="000870F1">
      <w:pPr>
        <w:spacing w:before="156"/>
        <w:ind w:firstLine="482"/>
        <w:rPr>
          <w:szCs w:val="21"/>
        </w:rPr>
      </w:pPr>
      <w:r>
        <w:rPr>
          <w:rFonts w:hAnsi="宋体"/>
          <w:b/>
          <w:sz w:val="24"/>
        </w:rPr>
        <w:t>第九条</w:t>
      </w:r>
      <w:r>
        <w:rPr>
          <w:szCs w:val="21"/>
        </w:rPr>
        <w:t xml:space="preserve">  </w:t>
      </w:r>
      <w:r>
        <w:rPr>
          <w:rFonts w:hAnsi="宋体"/>
          <w:szCs w:val="21"/>
        </w:rPr>
        <w:t>双方确定，按以下约定承担各自的违约责任：</w:t>
      </w:r>
    </w:p>
    <w:p w:rsidR="000870F1" w:rsidRDefault="000870F1">
      <w:pPr>
        <w:numPr>
          <w:ilvl w:val="0"/>
          <w:numId w:val="10"/>
        </w:numPr>
        <w:tabs>
          <w:tab w:val="clear" w:pos="1200"/>
        </w:tabs>
        <w:spacing w:before="156"/>
        <w:ind w:left="828" w:hanging="323"/>
        <w:rPr>
          <w:szCs w:val="21"/>
        </w:rPr>
      </w:pPr>
      <w:r>
        <w:rPr>
          <w:rFonts w:hAnsi="宋体"/>
          <w:szCs w:val="21"/>
        </w:rPr>
        <w:t>乙方未能在工作期限内完成翻译项目，或虽已完成翻译项目，但需要重新修改而导致延期交稿，每迟延一日应按该翻译项目费用的</w:t>
      </w:r>
      <w:r>
        <w:rPr>
          <w:szCs w:val="21"/>
        </w:rPr>
        <w:t>3‰</w:t>
      </w:r>
      <w:r>
        <w:rPr>
          <w:rFonts w:hAnsi="宋体"/>
          <w:szCs w:val="21"/>
        </w:rPr>
        <w:t>向甲方支付违约金，但工作期限延长征得甲方同意的除外。违约金总额不超过合同总额的</w:t>
      </w:r>
      <w:r>
        <w:rPr>
          <w:szCs w:val="21"/>
        </w:rPr>
        <w:t>10%</w:t>
      </w:r>
      <w:r>
        <w:rPr>
          <w:rFonts w:hAnsi="宋体"/>
          <w:szCs w:val="21"/>
        </w:rPr>
        <w:t>。</w:t>
      </w:r>
    </w:p>
    <w:p w:rsidR="000870F1" w:rsidRDefault="000870F1">
      <w:pPr>
        <w:numPr>
          <w:ilvl w:val="0"/>
          <w:numId w:val="10"/>
        </w:numPr>
        <w:tabs>
          <w:tab w:val="clear" w:pos="1200"/>
        </w:tabs>
        <w:spacing w:before="156"/>
        <w:ind w:left="826" w:hanging="322"/>
        <w:rPr>
          <w:szCs w:val="21"/>
        </w:rPr>
      </w:pPr>
      <w:r>
        <w:rPr>
          <w:rFonts w:hAnsi="宋体"/>
          <w:szCs w:val="21"/>
        </w:rPr>
        <w:t>甲方应依本合同规定，按时支付乙方翻译费用，每迟延一日应按应支付而未支付金额的</w:t>
      </w:r>
      <w:r>
        <w:rPr>
          <w:szCs w:val="21"/>
        </w:rPr>
        <w:t>3‰</w:t>
      </w:r>
      <w:r>
        <w:rPr>
          <w:rFonts w:hAnsi="宋体"/>
          <w:szCs w:val="21"/>
        </w:rPr>
        <w:t>向乙方支付违约金，但延期付款是由于乙方在先义务迟延履行导致的除外。违约金总额不超过合同总额的</w:t>
      </w:r>
      <w:r>
        <w:rPr>
          <w:szCs w:val="21"/>
        </w:rPr>
        <w:t>10%</w:t>
      </w:r>
      <w:r>
        <w:rPr>
          <w:rFonts w:hAnsi="宋体"/>
          <w:szCs w:val="21"/>
        </w:rPr>
        <w:t>。</w:t>
      </w:r>
    </w:p>
    <w:p w:rsidR="000870F1" w:rsidRDefault="000870F1">
      <w:pPr>
        <w:numPr>
          <w:ilvl w:val="0"/>
          <w:numId w:val="10"/>
        </w:numPr>
        <w:tabs>
          <w:tab w:val="clear" w:pos="1200"/>
        </w:tabs>
        <w:spacing w:before="156"/>
        <w:ind w:left="826" w:hanging="322"/>
        <w:rPr>
          <w:szCs w:val="21"/>
        </w:rPr>
      </w:pPr>
      <w:r>
        <w:rPr>
          <w:rFonts w:hAnsi="宋体"/>
          <w:szCs w:val="21"/>
        </w:rPr>
        <w:t>出现以下情况可免除乙方责任且不影响本合同履行：</w:t>
      </w:r>
    </w:p>
    <w:p w:rsidR="000870F1" w:rsidRDefault="000870F1">
      <w:pPr>
        <w:spacing w:before="156"/>
        <w:ind w:firstLine="420"/>
        <w:rPr>
          <w:szCs w:val="21"/>
        </w:rPr>
      </w:pPr>
      <w:r>
        <w:rPr>
          <w:rFonts w:hAnsi="宋体"/>
          <w:szCs w:val="21"/>
        </w:rPr>
        <w:t>（</w:t>
      </w:r>
      <w:r>
        <w:rPr>
          <w:szCs w:val="21"/>
        </w:rPr>
        <w:t>1</w:t>
      </w:r>
      <w:r>
        <w:rPr>
          <w:rFonts w:hAnsi="宋体"/>
          <w:szCs w:val="21"/>
        </w:rPr>
        <w:t>）乙方在翻译过程中，因执行甲方的意见而产生的错误。</w:t>
      </w:r>
    </w:p>
    <w:p w:rsidR="000870F1" w:rsidRDefault="000870F1">
      <w:pPr>
        <w:spacing w:before="156"/>
        <w:ind w:firstLine="420"/>
        <w:rPr>
          <w:szCs w:val="21"/>
        </w:rPr>
      </w:pPr>
      <w:r>
        <w:rPr>
          <w:rFonts w:hAnsi="宋体"/>
          <w:szCs w:val="21"/>
        </w:rPr>
        <w:t>（</w:t>
      </w:r>
      <w:r>
        <w:rPr>
          <w:szCs w:val="21"/>
        </w:rPr>
        <w:t>2</w:t>
      </w:r>
      <w:r>
        <w:rPr>
          <w:rFonts w:hAnsi="宋体"/>
          <w:szCs w:val="21"/>
        </w:rPr>
        <w:t>）因甲方提供的翻译原件错误而产生的译文内容错误。</w:t>
      </w:r>
    </w:p>
    <w:p w:rsidR="000870F1" w:rsidRDefault="000870F1">
      <w:pPr>
        <w:spacing w:before="156"/>
        <w:ind w:firstLine="420"/>
        <w:rPr>
          <w:szCs w:val="21"/>
        </w:rPr>
      </w:pPr>
      <w:r>
        <w:rPr>
          <w:rFonts w:hAnsi="宋体"/>
          <w:szCs w:val="21"/>
        </w:rPr>
        <w:t>（</w:t>
      </w:r>
      <w:r>
        <w:rPr>
          <w:szCs w:val="21"/>
        </w:rPr>
        <w:t>3</w:t>
      </w:r>
      <w:r>
        <w:rPr>
          <w:rFonts w:hAnsi="宋体"/>
          <w:szCs w:val="21"/>
        </w:rPr>
        <w:t>）甲方未能按合同约定的时间交付原文件材料，以致乙方延期交付译稿的。</w:t>
      </w:r>
    </w:p>
    <w:p w:rsidR="000870F1" w:rsidRDefault="000870F1">
      <w:pPr>
        <w:spacing w:before="156"/>
        <w:ind w:firstLine="420"/>
        <w:rPr>
          <w:szCs w:val="21"/>
        </w:rPr>
      </w:pPr>
      <w:r>
        <w:rPr>
          <w:rFonts w:hAnsi="宋体"/>
          <w:szCs w:val="21"/>
        </w:rPr>
        <w:t>（</w:t>
      </w:r>
      <w:r>
        <w:rPr>
          <w:szCs w:val="21"/>
        </w:rPr>
        <w:t>4</w:t>
      </w:r>
      <w:r>
        <w:rPr>
          <w:rFonts w:hAnsi="宋体"/>
          <w:szCs w:val="21"/>
        </w:rPr>
        <w:t>）因甲方计算机原因引起的资料损坏或资料丢失。</w:t>
      </w:r>
    </w:p>
    <w:p w:rsidR="000870F1" w:rsidRDefault="000870F1">
      <w:pPr>
        <w:spacing w:before="156"/>
        <w:ind w:firstLine="420"/>
        <w:rPr>
          <w:szCs w:val="21"/>
        </w:rPr>
      </w:pPr>
      <w:r>
        <w:rPr>
          <w:rFonts w:hAnsi="宋体"/>
          <w:szCs w:val="21"/>
        </w:rPr>
        <w:t>（</w:t>
      </w:r>
      <w:r>
        <w:rPr>
          <w:szCs w:val="21"/>
        </w:rPr>
        <w:t>5</w:t>
      </w:r>
      <w:r>
        <w:rPr>
          <w:rFonts w:hAnsi="宋体"/>
          <w:szCs w:val="21"/>
        </w:rPr>
        <w:t>）甲方或第三方使用译文过程中，产生的任何特殊性的、意外性的、滋生性内容损失。</w:t>
      </w:r>
    </w:p>
    <w:p w:rsidR="000870F1" w:rsidRDefault="000870F1">
      <w:pPr>
        <w:spacing w:before="156"/>
        <w:ind w:left="483"/>
        <w:rPr>
          <w:szCs w:val="21"/>
        </w:rPr>
      </w:pPr>
      <w:r>
        <w:rPr>
          <w:rFonts w:hAnsi="宋体"/>
          <w:b/>
          <w:sz w:val="24"/>
        </w:rPr>
        <w:t>第十条</w:t>
      </w:r>
      <w:r>
        <w:rPr>
          <w:sz w:val="24"/>
        </w:rPr>
        <w:t xml:space="preserve"> </w:t>
      </w:r>
      <w:r>
        <w:rPr>
          <w:szCs w:val="21"/>
        </w:rPr>
        <w:t xml:space="preserve">  </w:t>
      </w:r>
      <w:r>
        <w:rPr>
          <w:rFonts w:hAnsi="宋体"/>
          <w:szCs w:val="21"/>
        </w:rPr>
        <w:t>双方确定，在本合同有效期内，甲方指定</w:t>
      </w:r>
      <w:r>
        <w:rPr>
          <w:szCs w:val="21"/>
          <w:u w:val="single"/>
        </w:rPr>
        <w:t xml:space="preserve"> </w:t>
      </w:r>
      <w:r>
        <w:rPr>
          <w:rFonts w:hint="eastAsia"/>
          <w:szCs w:val="21"/>
          <w:u w:val="single"/>
        </w:rPr>
        <w:t xml:space="preserve">      </w:t>
      </w:r>
      <w:r>
        <w:rPr>
          <w:rFonts w:hAnsi="宋体"/>
          <w:szCs w:val="21"/>
        </w:rPr>
        <w:t>为甲方项目联系人，乙方指定</w:t>
      </w:r>
      <w:r>
        <w:rPr>
          <w:rFonts w:hint="eastAsia"/>
          <w:szCs w:val="21"/>
          <w:u w:val="single"/>
        </w:rPr>
        <w:t xml:space="preserve">   </w:t>
      </w:r>
      <w:r>
        <w:rPr>
          <w:rFonts w:hAnsi="宋体"/>
          <w:szCs w:val="21"/>
        </w:rPr>
        <w:t>为乙方项目联系人。项目联系人承担以下责任：</w:t>
      </w:r>
    </w:p>
    <w:p w:rsidR="000870F1" w:rsidRDefault="000870F1">
      <w:pPr>
        <w:spacing w:before="156"/>
        <w:ind w:left="420"/>
        <w:rPr>
          <w:rFonts w:hAnsi="宋体" w:hint="eastAsia"/>
          <w:szCs w:val="21"/>
        </w:rPr>
      </w:pPr>
      <w:r>
        <w:rPr>
          <w:szCs w:val="21"/>
        </w:rPr>
        <w:t xml:space="preserve">1. </w:t>
      </w:r>
      <w:r>
        <w:rPr>
          <w:rFonts w:hAnsi="宋体"/>
          <w:szCs w:val="21"/>
        </w:rPr>
        <w:t>及时、定时沟通情况、协调处理有关问题；</w:t>
      </w:r>
    </w:p>
    <w:p w:rsidR="000870F1" w:rsidRDefault="000870F1">
      <w:pPr>
        <w:spacing w:before="156"/>
        <w:ind w:left="420"/>
        <w:rPr>
          <w:szCs w:val="21"/>
        </w:rPr>
      </w:pPr>
      <w:r>
        <w:rPr>
          <w:szCs w:val="21"/>
        </w:rPr>
        <w:t xml:space="preserve">2. </w:t>
      </w:r>
      <w:r>
        <w:rPr>
          <w:rFonts w:hAnsi="宋体"/>
          <w:szCs w:val="21"/>
        </w:rPr>
        <w:t>及时、定时向各自部门传递相关信息，保证信息的完整与准确；</w:t>
      </w:r>
    </w:p>
    <w:p w:rsidR="000870F1" w:rsidRDefault="000870F1">
      <w:pPr>
        <w:spacing w:before="156"/>
        <w:ind w:firstLine="420"/>
        <w:rPr>
          <w:szCs w:val="21"/>
        </w:rPr>
      </w:pPr>
      <w:r>
        <w:rPr>
          <w:szCs w:val="21"/>
        </w:rPr>
        <w:t xml:space="preserve">3. </w:t>
      </w:r>
      <w:r>
        <w:rPr>
          <w:rFonts w:hAnsi="宋体"/>
          <w:szCs w:val="21"/>
        </w:rPr>
        <w:t>本合同第五条约定的保密责任；</w:t>
      </w:r>
    </w:p>
    <w:p w:rsidR="000870F1" w:rsidRDefault="000870F1">
      <w:pPr>
        <w:spacing w:before="156"/>
        <w:ind w:firstLine="420"/>
        <w:rPr>
          <w:szCs w:val="21"/>
        </w:rPr>
      </w:pPr>
      <w:r>
        <w:rPr>
          <w:rFonts w:hAnsi="宋体"/>
          <w:szCs w:val="21"/>
        </w:rPr>
        <w:t>一方变更项目联系人的，应当及时以书面形式通知另一方。未及时通知并影响本合同履行或造成损失的，应承担相应的责任。</w:t>
      </w:r>
    </w:p>
    <w:p w:rsidR="000870F1" w:rsidRDefault="000870F1">
      <w:pPr>
        <w:spacing w:before="156"/>
        <w:ind w:firstLine="482"/>
        <w:rPr>
          <w:szCs w:val="21"/>
        </w:rPr>
      </w:pPr>
      <w:r>
        <w:rPr>
          <w:rFonts w:hAnsi="宋体"/>
          <w:b/>
          <w:sz w:val="24"/>
        </w:rPr>
        <w:t>第十一条</w:t>
      </w:r>
      <w:r>
        <w:rPr>
          <w:szCs w:val="21"/>
        </w:rPr>
        <w:t xml:space="preserve">  </w:t>
      </w:r>
      <w:r>
        <w:rPr>
          <w:rFonts w:hAnsi="宋体"/>
          <w:szCs w:val="21"/>
        </w:rPr>
        <w:t>双方确定，出现下列情形，致使本合同的履行成为不必要或不可能，可以解除本合同：发生不可抗力。不可抗拒力因素主要指战争因素；地震、洪水等不可抗拒的自然灾害；非合同方责任而产生的影响合同方工作正常进行的火灾；国家公共强制性原因引起的合同方不能正常工作产生的延时。</w:t>
      </w:r>
    </w:p>
    <w:p w:rsidR="000870F1" w:rsidRDefault="000870F1">
      <w:pPr>
        <w:spacing w:before="156"/>
        <w:ind w:firstLine="482"/>
        <w:rPr>
          <w:szCs w:val="21"/>
        </w:rPr>
      </w:pPr>
      <w:r>
        <w:rPr>
          <w:rFonts w:hAnsi="宋体"/>
          <w:b/>
          <w:sz w:val="24"/>
        </w:rPr>
        <w:t>第十二条</w:t>
      </w:r>
      <w:r>
        <w:rPr>
          <w:szCs w:val="21"/>
        </w:rPr>
        <w:t xml:space="preserve">  </w:t>
      </w:r>
      <w:r>
        <w:rPr>
          <w:rFonts w:hAnsi="宋体"/>
          <w:szCs w:val="21"/>
        </w:rPr>
        <w:t>双方因履行本合同而发生的争议，应协商、调解解决。协商、调解不成的，依法向</w:t>
      </w:r>
      <w:r>
        <w:rPr>
          <w:rFonts w:hAnsi="宋体" w:hint="eastAsia"/>
          <w:szCs w:val="21"/>
        </w:rPr>
        <w:t>甲方所在地</w:t>
      </w:r>
      <w:r>
        <w:rPr>
          <w:rFonts w:hAnsi="宋体"/>
          <w:szCs w:val="21"/>
        </w:rPr>
        <w:t>的人民法院起诉。</w:t>
      </w:r>
    </w:p>
    <w:p w:rsidR="000870F1" w:rsidRDefault="000870F1">
      <w:pPr>
        <w:spacing w:before="156"/>
        <w:ind w:firstLine="482"/>
        <w:rPr>
          <w:szCs w:val="21"/>
        </w:rPr>
      </w:pPr>
      <w:r>
        <w:rPr>
          <w:rFonts w:hAnsi="宋体"/>
          <w:b/>
          <w:sz w:val="24"/>
        </w:rPr>
        <w:t>第十三条</w:t>
      </w:r>
      <w:r>
        <w:rPr>
          <w:szCs w:val="21"/>
        </w:rPr>
        <w:t xml:space="preserve">  </w:t>
      </w:r>
      <w:r>
        <w:rPr>
          <w:rFonts w:hAnsi="宋体"/>
          <w:szCs w:val="21"/>
        </w:rPr>
        <w:t>与履行本合同有关的下列技术文件，经双方以</w:t>
      </w:r>
      <w:r>
        <w:rPr>
          <w:szCs w:val="21"/>
          <w:u w:val="single"/>
        </w:rPr>
        <w:t xml:space="preserve"> </w:t>
      </w:r>
      <w:r>
        <w:rPr>
          <w:rFonts w:hAnsi="宋体"/>
          <w:szCs w:val="21"/>
          <w:u w:val="single"/>
        </w:rPr>
        <w:t>书面提交</w:t>
      </w:r>
      <w:r>
        <w:rPr>
          <w:szCs w:val="21"/>
          <w:u w:val="single"/>
        </w:rPr>
        <w:t xml:space="preserve"> </w:t>
      </w:r>
      <w:r>
        <w:rPr>
          <w:rFonts w:hAnsi="宋体"/>
          <w:szCs w:val="21"/>
        </w:rPr>
        <w:t>方式确认后，为本合同的组成部分：</w:t>
      </w:r>
    </w:p>
    <w:p w:rsidR="000870F1" w:rsidRDefault="000870F1">
      <w:pPr>
        <w:spacing w:before="156"/>
        <w:ind w:firstLine="420"/>
        <w:rPr>
          <w:szCs w:val="21"/>
        </w:rPr>
      </w:pPr>
      <w:r>
        <w:rPr>
          <w:szCs w:val="21"/>
        </w:rPr>
        <w:t xml:space="preserve">1. </w:t>
      </w:r>
      <w:r>
        <w:rPr>
          <w:rFonts w:hAnsi="宋体"/>
          <w:szCs w:val="21"/>
        </w:rPr>
        <w:t>技术背景资料：</w:t>
      </w:r>
      <w:r>
        <w:rPr>
          <w:rFonts w:hAnsi="宋体" w:hint="eastAsia"/>
          <w:szCs w:val="21"/>
          <w:u w:val="single"/>
        </w:rPr>
        <w:t xml:space="preserve">           </w:t>
      </w:r>
      <w:r>
        <w:rPr>
          <w:rFonts w:hAnsi="宋体" w:hint="eastAsia"/>
          <w:szCs w:val="21"/>
          <w:u w:val="single"/>
        </w:rPr>
        <w:t>无</w:t>
      </w:r>
      <w:r>
        <w:rPr>
          <w:rFonts w:hAnsi="宋体" w:hint="eastAsia"/>
          <w:szCs w:val="21"/>
          <w:u w:val="single"/>
        </w:rPr>
        <w:t xml:space="preserve">                </w:t>
      </w:r>
      <w:r>
        <w:rPr>
          <w:szCs w:val="21"/>
          <w:u w:val="single"/>
        </w:rPr>
        <w:t xml:space="preserve"> </w:t>
      </w:r>
      <w:r>
        <w:rPr>
          <w:rFonts w:hAnsi="宋体"/>
          <w:szCs w:val="21"/>
        </w:rPr>
        <w:t>；</w:t>
      </w:r>
    </w:p>
    <w:p w:rsidR="000870F1" w:rsidRDefault="000870F1">
      <w:pPr>
        <w:spacing w:before="156"/>
        <w:ind w:firstLine="420"/>
        <w:rPr>
          <w:szCs w:val="21"/>
        </w:rPr>
      </w:pPr>
      <w:r>
        <w:rPr>
          <w:szCs w:val="21"/>
        </w:rPr>
        <w:t xml:space="preserve">2. </w:t>
      </w:r>
      <w:r>
        <w:rPr>
          <w:rFonts w:hAnsi="宋体"/>
          <w:szCs w:val="21"/>
        </w:rPr>
        <w:t>其他：</w:t>
      </w:r>
      <w:r>
        <w:rPr>
          <w:szCs w:val="21"/>
          <w:u w:val="single"/>
        </w:rPr>
        <w:t xml:space="preserve">                   </w:t>
      </w:r>
      <w:r>
        <w:rPr>
          <w:rFonts w:hint="eastAsia"/>
          <w:szCs w:val="21"/>
          <w:u w:val="single"/>
        </w:rPr>
        <w:t>无</w:t>
      </w:r>
      <w:r>
        <w:rPr>
          <w:szCs w:val="21"/>
          <w:u w:val="single"/>
        </w:rPr>
        <w:t xml:space="preserve">                 </w:t>
      </w:r>
      <w:r>
        <w:rPr>
          <w:szCs w:val="21"/>
        </w:rPr>
        <w:t xml:space="preserve"> </w:t>
      </w:r>
      <w:r>
        <w:rPr>
          <w:rFonts w:hAnsi="宋体"/>
          <w:szCs w:val="21"/>
        </w:rPr>
        <w:t>。</w:t>
      </w:r>
    </w:p>
    <w:p w:rsidR="000870F1" w:rsidRDefault="000870F1">
      <w:pPr>
        <w:spacing w:before="156"/>
        <w:ind w:firstLine="482"/>
        <w:rPr>
          <w:rFonts w:hint="eastAsia"/>
          <w:szCs w:val="21"/>
        </w:rPr>
      </w:pPr>
      <w:r>
        <w:rPr>
          <w:rFonts w:hAnsi="宋体"/>
          <w:b/>
          <w:sz w:val="24"/>
        </w:rPr>
        <w:t>第十</w:t>
      </w:r>
      <w:r>
        <w:rPr>
          <w:rFonts w:hAnsi="宋体" w:hint="eastAsia"/>
          <w:b/>
          <w:sz w:val="24"/>
        </w:rPr>
        <w:t>四</w:t>
      </w:r>
      <w:r>
        <w:rPr>
          <w:rFonts w:hAnsi="宋体"/>
          <w:b/>
          <w:sz w:val="24"/>
        </w:rPr>
        <w:t>条</w:t>
      </w:r>
      <w:r>
        <w:rPr>
          <w:rFonts w:hAnsi="宋体"/>
          <w:b/>
          <w:sz w:val="24"/>
        </w:rPr>
        <w:t xml:space="preserve"> </w:t>
      </w:r>
      <w:r>
        <w:rPr>
          <w:szCs w:val="21"/>
        </w:rPr>
        <w:t xml:space="preserve"> </w:t>
      </w:r>
      <w:r>
        <w:rPr>
          <w:rFonts w:hAnsi="宋体"/>
          <w:szCs w:val="21"/>
        </w:rPr>
        <w:t>本合同经双方</w:t>
      </w:r>
      <w:r>
        <w:rPr>
          <w:rFonts w:hAnsi="宋体" w:hint="eastAsia"/>
          <w:szCs w:val="21"/>
        </w:rPr>
        <w:t>代表</w:t>
      </w:r>
      <w:r>
        <w:rPr>
          <w:rFonts w:hAnsi="宋体"/>
          <w:szCs w:val="21"/>
        </w:rPr>
        <w:t>签字</w:t>
      </w:r>
      <w:r>
        <w:rPr>
          <w:rFonts w:hAnsi="宋体" w:hint="eastAsia"/>
          <w:szCs w:val="21"/>
        </w:rPr>
        <w:t>并加</w:t>
      </w:r>
      <w:r>
        <w:rPr>
          <w:rFonts w:hAnsi="宋体"/>
          <w:szCs w:val="21"/>
        </w:rPr>
        <w:t>盖</w:t>
      </w:r>
      <w:r>
        <w:rPr>
          <w:rFonts w:hAnsi="宋体" w:hint="eastAsia"/>
          <w:szCs w:val="21"/>
        </w:rPr>
        <w:t>公司印</w:t>
      </w:r>
      <w:r>
        <w:rPr>
          <w:rFonts w:hAnsi="宋体"/>
          <w:szCs w:val="21"/>
        </w:rPr>
        <w:t>章后生效</w:t>
      </w:r>
      <w:r>
        <w:rPr>
          <w:rFonts w:hAnsi="宋体" w:hint="eastAsia"/>
          <w:szCs w:val="21"/>
        </w:rPr>
        <w:t>。</w:t>
      </w:r>
      <w:r>
        <w:rPr>
          <w:rFonts w:hAnsi="宋体"/>
          <w:szCs w:val="21"/>
        </w:rPr>
        <w:t>本合同一式</w:t>
      </w:r>
      <w:r>
        <w:rPr>
          <w:szCs w:val="21"/>
          <w:u w:val="single"/>
        </w:rPr>
        <w:t xml:space="preserve"> </w:t>
      </w:r>
      <w:r>
        <w:rPr>
          <w:rFonts w:hAnsi="宋体" w:hint="eastAsia"/>
          <w:szCs w:val="21"/>
          <w:u w:val="single"/>
        </w:rPr>
        <w:t>贰</w:t>
      </w:r>
      <w:r>
        <w:rPr>
          <w:szCs w:val="21"/>
          <w:u w:val="single"/>
        </w:rPr>
        <w:t xml:space="preserve"> </w:t>
      </w:r>
      <w:r>
        <w:rPr>
          <w:rFonts w:hAnsi="宋体"/>
          <w:szCs w:val="21"/>
        </w:rPr>
        <w:t>份，双方各执一份。本合同附件（一）与本合同正文具有同等法律效力。本合同一切未尽事宜，由双方本着合作的愿望协商解决，必要时另行签订补充协议。</w:t>
      </w:r>
    </w:p>
    <w:p w:rsidR="000870F1" w:rsidRDefault="000870F1">
      <w:pPr>
        <w:spacing w:before="156"/>
        <w:rPr>
          <w:rFonts w:hAnsi="宋体" w:hint="eastAsia"/>
          <w:b/>
          <w:sz w:val="24"/>
        </w:rPr>
      </w:pPr>
    </w:p>
    <w:p w:rsidR="000870F1" w:rsidRDefault="000870F1">
      <w:pPr>
        <w:spacing w:before="156"/>
        <w:rPr>
          <w:rFonts w:hAnsi="宋体" w:hint="eastAsia"/>
          <w:b/>
          <w:sz w:val="24"/>
        </w:rPr>
      </w:pPr>
    </w:p>
    <w:p w:rsidR="000870F1" w:rsidRDefault="000870F1">
      <w:pPr>
        <w:spacing w:before="156"/>
        <w:ind w:firstLine="482"/>
        <w:rPr>
          <w:b/>
          <w:sz w:val="24"/>
        </w:rPr>
      </w:pPr>
      <w:r>
        <w:rPr>
          <w:rFonts w:hAnsi="宋体"/>
          <w:b/>
          <w:sz w:val="24"/>
        </w:rPr>
        <w:t>甲方：</w:t>
      </w:r>
      <w:r>
        <w:rPr>
          <w:b/>
          <w:sz w:val="24"/>
        </w:rPr>
        <w:t xml:space="preserve">        </w:t>
      </w:r>
      <w:r>
        <w:rPr>
          <w:rFonts w:hAnsi="宋体"/>
          <w:b/>
          <w:sz w:val="24"/>
        </w:rPr>
        <w:t>（签章）</w:t>
      </w:r>
      <w:r>
        <w:rPr>
          <w:rFonts w:hAnsi="宋体" w:hint="eastAsia"/>
          <w:b/>
          <w:sz w:val="24"/>
        </w:rPr>
        <w:t xml:space="preserve">              </w:t>
      </w:r>
      <w:r>
        <w:rPr>
          <w:rFonts w:hAnsi="宋体"/>
          <w:b/>
          <w:sz w:val="24"/>
        </w:rPr>
        <w:t>乙方：</w:t>
      </w:r>
      <w:r>
        <w:rPr>
          <w:b/>
          <w:sz w:val="24"/>
        </w:rPr>
        <w:t xml:space="preserve">         </w:t>
      </w:r>
      <w:r>
        <w:rPr>
          <w:rFonts w:hAnsi="宋体"/>
          <w:b/>
          <w:sz w:val="24"/>
        </w:rPr>
        <w:t>（签章）</w:t>
      </w:r>
    </w:p>
    <w:p w:rsidR="000870F1" w:rsidRDefault="000870F1">
      <w:pPr>
        <w:spacing w:before="156"/>
        <w:ind w:firstLine="482"/>
        <w:rPr>
          <w:rFonts w:hint="eastAsia"/>
          <w:b/>
          <w:sz w:val="24"/>
        </w:rPr>
      </w:pPr>
    </w:p>
    <w:p w:rsidR="000870F1" w:rsidRDefault="000870F1">
      <w:pPr>
        <w:spacing w:before="156"/>
        <w:ind w:firstLine="482"/>
        <w:rPr>
          <w:rFonts w:hint="eastAsia"/>
          <w:b/>
          <w:sz w:val="24"/>
        </w:rPr>
      </w:pPr>
    </w:p>
    <w:p w:rsidR="000870F1" w:rsidRDefault="000870F1">
      <w:pPr>
        <w:spacing w:before="156"/>
        <w:ind w:firstLine="482"/>
        <w:rPr>
          <w:rFonts w:hAnsi="宋体" w:hint="eastAsia"/>
          <w:b/>
          <w:sz w:val="24"/>
        </w:rPr>
      </w:pPr>
      <w:r>
        <w:rPr>
          <w:rFonts w:hAnsi="宋体" w:hint="eastAsia"/>
          <w:b/>
          <w:sz w:val="24"/>
        </w:rPr>
        <w:t>代表</w:t>
      </w:r>
      <w:r>
        <w:rPr>
          <w:rFonts w:hAnsi="宋体"/>
          <w:b/>
          <w:sz w:val="24"/>
        </w:rPr>
        <w:t>：</w:t>
      </w:r>
      <w:r>
        <w:rPr>
          <w:b/>
          <w:sz w:val="24"/>
        </w:rPr>
        <w:t xml:space="preserve">      </w:t>
      </w:r>
      <w:r>
        <w:rPr>
          <w:rFonts w:hint="eastAsia"/>
          <w:b/>
          <w:sz w:val="24"/>
        </w:rPr>
        <w:t xml:space="preserve">                      </w:t>
      </w:r>
      <w:r>
        <w:rPr>
          <w:rFonts w:hAnsi="宋体" w:hint="eastAsia"/>
          <w:b/>
          <w:sz w:val="24"/>
        </w:rPr>
        <w:t>代表</w:t>
      </w:r>
      <w:r>
        <w:rPr>
          <w:rFonts w:hAnsi="宋体"/>
          <w:b/>
          <w:sz w:val="24"/>
        </w:rPr>
        <w:t>：</w:t>
      </w:r>
    </w:p>
    <w:p w:rsidR="000870F1" w:rsidRDefault="000870F1">
      <w:pPr>
        <w:spacing w:before="156"/>
        <w:ind w:firstLine="482"/>
        <w:rPr>
          <w:b/>
          <w:sz w:val="24"/>
        </w:rPr>
      </w:pPr>
    </w:p>
    <w:p w:rsidR="000870F1" w:rsidRDefault="000870F1">
      <w:pPr>
        <w:spacing w:before="156"/>
        <w:ind w:firstLine="1889"/>
        <w:rPr>
          <w:rFonts w:hint="eastAsia"/>
          <w:b/>
          <w:sz w:val="24"/>
        </w:rPr>
      </w:pPr>
      <w:r>
        <w:rPr>
          <w:rFonts w:hAnsi="宋体"/>
          <w:b/>
          <w:sz w:val="24"/>
        </w:rPr>
        <w:t>年</w:t>
      </w:r>
      <w:r>
        <w:rPr>
          <w:b/>
          <w:sz w:val="24"/>
        </w:rPr>
        <w:t xml:space="preserve">    </w:t>
      </w:r>
      <w:r>
        <w:rPr>
          <w:rFonts w:hAnsi="宋体"/>
          <w:b/>
          <w:sz w:val="24"/>
        </w:rPr>
        <w:t>月</w:t>
      </w:r>
      <w:r>
        <w:rPr>
          <w:b/>
          <w:sz w:val="24"/>
        </w:rPr>
        <w:t xml:space="preserve">    </w:t>
      </w:r>
      <w:r>
        <w:rPr>
          <w:rFonts w:hAnsi="宋体"/>
          <w:b/>
          <w:sz w:val="24"/>
        </w:rPr>
        <w:t>日</w:t>
      </w:r>
      <w:r>
        <w:rPr>
          <w:rFonts w:hAnsi="宋体" w:hint="eastAsia"/>
          <w:b/>
          <w:sz w:val="24"/>
        </w:rPr>
        <w:t xml:space="preserve">                              </w:t>
      </w:r>
      <w:r>
        <w:rPr>
          <w:rFonts w:hAnsi="宋体"/>
          <w:b/>
          <w:sz w:val="24"/>
        </w:rPr>
        <w:t>年</w:t>
      </w:r>
      <w:r>
        <w:rPr>
          <w:b/>
          <w:sz w:val="24"/>
        </w:rPr>
        <w:t xml:space="preserve">    </w:t>
      </w:r>
      <w:r>
        <w:rPr>
          <w:rFonts w:hAnsi="宋体"/>
          <w:b/>
          <w:sz w:val="24"/>
        </w:rPr>
        <w:t>月</w:t>
      </w:r>
      <w:r>
        <w:rPr>
          <w:b/>
          <w:sz w:val="24"/>
        </w:rPr>
        <w:t xml:space="preserve">    </w:t>
      </w:r>
      <w:r>
        <w:rPr>
          <w:rFonts w:hAnsi="宋体"/>
          <w:b/>
          <w:sz w:val="24"/>
        </w:rPr>
        <w:t>日</w:t>
      </w:r>
    </w:p>
    <w:p w:rsidR="000870F1" w:rsidRDefault="000870F1">
      <w:pPr>
        <w:spacing w:before="156"/>
        <w:rPr>
          <w:rFonts w:hint="eastAsia"/>
          <w:b/>
          <w:sz w:val="24"/>
        </w:rPr>
      </w:pPr>
    </w:p>
    <w:p w:rsidR="000870F1" w:rsidRDefault="000870F1">
      <w:pPr>
        <w:spacing w:before="156"/>
        <w:rPr>
          <w:rFonts w:hint="eastAsia"/>
          <w:b/>
          <w:sz w:val="24"/>
        </w:rPr>
      </w:pPr>
    </w:p>
    <w:p w:rsidR="000870F1" w:rsidRDefault="000870F1">
      <w:pPr>
        <w:spacing w:before="156"/>
        <w:rPr>
          <w:rFonts w:hint="eastAsia"/>
          <w:b/>
          <w:sz w:val="24"/>
        </w:rPr>
      </w:pPr>
    </w:p>
    <w:p w:rsidR="000870F1" w:rsidRDefault="000870F1">
      <w:pPr>
        <w:spacing w:before="156"/>
        <w:rPr>
          <w:rFonts w:hint="eastAsia"/>
          <w:b/>
          <w:sz w:val="24"/>
        </w:rPr>
      </w:pPr>
    </w:p>
    <w:p w:rsidR="000870F1" w:rsidRDefault="000870F1">
      <w:pPr>
        <w:spacing w:before="156"/>
        <w:rPr>
          <w:rFonts w:hint="eastAsia"/>
          <w:b/>
          <w:sz w:val="24"/>
        </w:rPr>
      </w:pPr>
    </w:p>
    <w:p w:rsidR="000870F1" w:rsidRDefault="000870F1">
      <w:pPr>
        <w:spacing w:before="156"/>
        <w:rPr>
          <w:rFonts w:hint="eastAsia"/>
          <w:b/>
          <w:sz w:val="24"/>
        </w:rPr>
      </w:pPr>
      <w:r>
        <w:rPr>
          <w:rFonts w:hint="eastAsia"/>
          <w:b/>
          <w:sz w:val="24"/>
        </w:rPr>
        <w:t>附件一：笔译服务订单</w:t>
      </w:r>
    </w:p>
    <w:tbl>
      <w:tblPr>
        <w:tblW w:w="0" w:type="auto"/>
        <w:tblInd w:w="-114" w:type="dxa"/>
        <w:tblLayout w:type="fixed"/>
        <w:tblLook w:val="0000" w:firstRow="0" w:lastRow="0" w:firstColumn="0" w:lastColumn="0" w:noHBand="0" w:noVBand="0"/>
      </w:tblPr>
      <w:tblGrid>
        <w:gridCol w:w="4427"/>
        <w:gridCol w:w="27"/>
        <w:gridCol w:w="4654"/>
      </w:tblGrid>
      <w:tr w:rsidR="00000000">
        <w:trPr>
          <w:trHeight w:val="304"/>
        </w:trPr>
        <w:tc>
          <w:tcPr>
            <w:tcW w:w="9108" w:type="dxa"/>
            <w:gridSpan w:val="3"/>
            <w:tcBorders>
              <w:top w:val="single" w:sz="4" w:space="0" w:color="auto"/>
              <w:left w:val="single" w:sz="4" w:space="0" w:color="auto"/>
              <w:bottom w:val="nil"/>
              <w:right w:val="single" w:sz="4" w:space="0" w:color="auto"/>
            </w:tcBorders>
            <w:noWrap/>
            <w:vAlign w:val="bottom"/>
          </w:tcPr>
          <w:p w:rsidR="000870F1" w:rsidRDefault="000870F1">
            <w:pPr>
              <w:spacing w:before="156"/>
              <w:jc w:val="center"/>
              <w:rPr>
                <w:b/>
                <w:szCs w:val="18"/>
              </w:rPr>
            </w:pPr>
            <w:r>
              <w:rPr>
                <w:rFonts w:hAnsi="宋体"/>
                <w:b/>
                <w:szCs w:val="18"/>
              </w:rPr>
              <w:t>笔译服务订单</w:t>
            </w:r>
          </w:p>
        </w:tc>
      </w:tr>
      <w:tr w:rsidR="00000000">
        <w:trPr>
          <w:trHeight w:val="606"/>
        </w:trPr>
        <w:tc>
          <w:tcPr>
            <w:tcW w:w="4427" w:type="dxa"/>
            <w:tcBorders>
              <w:top w:val="single" w:sz="4" w:space="0" w:color="auto"/>
              <w:left w:val="single" w:sz="8" w:space="0" w:color="auto"/>
              <w:bottom w:val="single" w:sz="4" w:space="0" w:color="auto"/>
              <w:right w:val="single" w:sz="4" w:space="0" w:color="000000"/>
            </w:tcBorders>
            <w:noWrap/>
            <w:vAlign w:val="center"/>
          </w:tcPr>
          <w:p w:rsidR="000870F1" w:rsidRDefault="000870F1">
            <w:pPr>
              <w:spacing w:before="156"/>
              <w:rPr>
                <w:b/>
                <w:sz w:val="18"/>
                <w:szCs w:val="18"/>
              </w:rPr>
            </w:pPr>
            <w:r>
              <w:rPr>
                <w:rFonts w:hAnsi="宋体"/>
                <w:b/>
                <w:sz w:val="18"/>
                <w:szCs w:val="18"/>
              </w:rPr>
              <w:t>笔译服务委托方</w:t>
            </w:r>
            <w:r>
              <w:rPr>
                <w:b/>
                <w:sz w:val="18"/>
                <w:szCs w:val="18"/>
              </w:rPr>
              <w:t>(</w:t>
            </w:r>
            <w:r>
              <w:rPr>
                <w:rFonts w:hAnsi="宋体"/>
                <w:b/>
                <w:sz w:val="18"/>
                <w:szCs w:val="18"/>
              </w:rPr>
              <w:t>甲方</w:t>
            </w:r>
            <w:r>
              <w:rPr>
                <w:b/>
                <w:sz w:val="18"/>
                <w:szCs w:val="18"/>
              </w:rPr>
              <w:t>)</w:t>
            </w:r>
            <w:r>
              <w:rPr>
                <w:rFonts w:hAnsi="宋体"/>
                <w:b/>
                <w:sz w:val="18"/>
                <w:szCs w:val="18"/>
              </w:rPr>
              <w:t>：</w:t>
            </w:r>
          </w:p>
          <w:p w:rsidR="000870F1" w:rsidRDefault="000870F1">
            <w:pPr>
              <w:spacing w:before="156"/>
              <w:rPr>
                <w:sz w:val="18"/>
                <w:szCs w:val="18"/>
              </w:rPr>
            </w:pPr>
          </w:p>
        </w:tc>
        <w:tc>
          <w:tcPr>
            <w:tcW w:w="4681" w:type="dxa"/>
            <w:gridSpan w:val="2"/>
            <w:tcBorders>
              <w:top w:val="single" w:sz="4" w:space="0" w:color="auto"/>
              <w:left w:val="nil"/>
              <w:bottom w:val="single" w:sz="4" w:space="0" w:color="auto"/>
              <w:right w:val="single" w:sz="8" w:space="0" w:color="000000"/>
            </w:tcBorders>
            <w:noWrap/>
            <w:vAlign w:val="center"/>
          </w:tcPr>
          <w:p w:rsidR="000870F1" w:rsidRDefault="000870F1">
            <w:pPr>
              <w:spacing w:before="156"/>
              <w:rPr>
                <w:b/>
                <w:sz w:val="18"/>
                <w:szCs w:val="18"/>
              </w:rPr>
            </w:pPr>
            <w:r>
              <w:rPr>
                <w:rFonts w:hAnsi="宋体"/>
                <w:b/>
                <w:sz w:val="18"/>
                <w:szCs w:val="18"/>
              </w:rPr>
              <w:t>笔译服务受托方</w:t>
            </w:r>
            <w:r>
              <w:rPr>
                <w:b/>
                <w:sz w:val="18"/>
                <w:szCs w:val="18"/>
              </w:rPr>
              <w:t>(</w:t>
            </w:r>
            <w:r>
              <w:rPr>
                <w:rFonts w:hAnsi="宋体"/>
                <w:b/>
                <w:sz w:val="18"/>
                <w:szCs w:val="18"/>
              </w:rPr>
              <w:t>乙方</w:t>
            </w:r>
            <w:r>
              <w:rPr>
                <w:b/>
                <w:sz w:val="18"/>
                <w:szCs w:val="18"/>
              </w:rPr>
              <w:t>):</w:t>
            </w:r>
          </w:p>
          <w:p w:rsidR="000870F1" w:rsidRDefault="000870F1">
            <w:pPr>
              <w:spacing w:before="156"/>
              <w:rPr>
                <w:sz w:val="18"/>
                <w:szCs w:val="18"/>
              </w:rPr>
            </w:pPr>
            <w:r>
              <w:rPr>
                <w:rFonts w:hAnsi="宋体" w:hint="eastAsia"/>
                <w:sz w:val="18"/>
                <w:szCs w:val="18"/>
              </w:rPr>
              <w:t xml:space="preserve">  </w:t>
            </w:r>
          </w:p>
        </w:tc>
      </w:tr>
      <w:tr w:rsidR="00000000">
        <w:trPr>
          <w:trHeight w:val="271"/>
        </w:trPr>
        <w:tc>
          <w:tcPr>
            <w:tcW w:w="4427" w:type="dxa"/>
            <w:tcBorders>
              <w:top w:val="single" w:sz="4" w:space="0" w:color="auto"/>
              <w:left w:val="single" w:sz="8" w:space="0" w:color="auto"/>
              <w:bottom w:val="single" w:sz="4" w:space="0" w:color="auto"/>
              <w:right w:val="single" w:sz="4" w:space="0" w:color="000000"/>
            </w:tcBorders>
            <w:noWrap/>
            <w:vAlign w:val="center"/>
          </w:tcPr>
          <w:p w:rsidR="000870F1" w:rsidRDefault="000870F1">
            <w:pPr>
              <w:spacing w:before="156"/>
              <w:rPr>
                <w:b/>
                <w:sz w:val="18"/>
                <w:szCs w:val="18"/>
              </w:rPr>
            </w:pPr>
            <w:r>
              <w:rPr>
                <w:rFonts w:hAnsi="宋体"/>
                <w:b/>
                <w:sz w:val="18"/>
                <w:szCs w:val="18"/>
              </w:rPr>
              <w:t>电话</w:t>
            </w:r>
            <w:r>
              <w:rPr>
                <w:b/>
                <w:sz w:val="18"/>
                <w:szCs w:val="18"/>
              </w:rPr>
              <w:t>:</w:t>
            </w:r>
          </w:p>
        </w:tc>
        <w:tc>
          <w:tcPr>
            <w:tcW w:w="4681" w:type="dxa"/>
            <w:gridSpan w:val="2"/>
            <w:tcBorders>
              <w:top w:val="single" w:sz="4" w:space="0" w:color="auto"/>
              <w:left w:val="nil"/>
              <w:bottom w:val="single" w:sz="4" w:space="0" w:color="auto"/>
              <w:right w:val="single" w:sz="8" w:space="0" w:color="000000"/>
            </w:tcBorders>
            <w:noWrap/>
            <w:vAlign w:val="center"/>
          </w:tcPr>
          <w:p w:rsidR="000870F1" w:rsidRDefault="000870F1">
            <w:pPr>
              <w:spacing w:before="156"/>
              <w:rPr>
                <w:b/>
                <w:sz w:val="18"/>
                <w:szCs w:val="18"/>
              </w:rPr>
            </w:pPr>
            <w:r>
              <w:rPr>
                <w:rFonts w:hAnsi="宋体"/>
                <w:b/>
                <w:sz w:val="18"/>
                <w:szCs w:val="18"/>
              </w:rPr>
              <w:t>电话：</w:t>
            </w:r>
            <w:r>
              <w:rPr>
                <w:rFonts w:hAnsi="宋体" w:hint="eastAsia"/>
                <w:b/>
                <w:sz w:val="18"/>
                <w:szCs w:val="18"/>
              </w:rPr>
              <w:t xml:space="preserve"> </w:t>
            </w:r>
          </w:p>
        </w:tc>
      </w:tr>
      <w:tr w:rsidR="00000000">
        <w:trPr>
          <w:trHeight w:val="275"/>
        </w:trPr>
        <w:tc>
          <w:tcPr>
            <w:tcW w:w="4427" w:type="dxa"/>
            <w:tcBorders>
              <w:top w:val="single" w:sz="4" w:space="0" w:color="auto"/>
              <w:left w:val="single" w:sz="8" w:space="0" w:color="auto"/>
              <w:bottom w:val="single" w:sz="4" w:space="0" w:color="auto"/>
              <w:right w:val="single" w:sz="4" w:space="0" w:color="000000"/>
            </w:tcBorders>
            <w:noWrap/>
            <w:vAlign w:val="center"/>
          </w:tcPr>
          <w:p w:rsidR="000870F1" w:rsidRDefault="000870F1">
            <w:pPr>
              <w:spacing w:before="156"/>
              <w:rPr>
                <w:b/>
                <w:sz w:val="18"/>
                <w:szCs w:val="18"/>
              </w:rPr>
            </w:pPr>
            <w:r>
              <w:rPr>
                <w:rFonts w:hAnsi="宋体"/>
                <w:b/>
                <w:sz w:val="18"/>
                <w:szCs w:val="18"/>
              </w:rPr>
              <w:t>传真</w:t>
            </w:r>
            <w:r>
              <w:rPr>
                <w:b/>
                <w:sz w:val="18"/>
                <w:szCs w:val="18"/>
              </w:rPr>
              <w:t>:</w:t>
            </w:r>
          </w:p>
        </w:tc>
        <w:tc>
          <w:tcPr>
            <w:tcW w:w="4681" w:type="dxa"/>
            <w:gridSpan w:val="2"/>
            <w:tcBorders>
              <w:top w:val="single" w:sz="4" w:space="0" w:color="auto"/>
              <w:left w:val="nil"/>
              <w:bottom w:val="single" w:sz="4" w:space="0" w:color="auto"/>
              <w:right w:val="single" w:sz="8" w:space="0" w:color="000000"/>
            </w:tcBorders>
            <w:noWrap/>
            <w:vAlign w:val="center"/>
          </w:tcPr>
          <w:p w:rsidR="000870F1" w:rsidRDefault="000870F1">
            <w:pPr>
              <w:spacing w:before="156"/>
              <w:rPr>
                <w:b/>
                <w:sz w:val="18"/>
                <w:szCs w:val="18"/>
              </w:rPr>
            </w:pPr>
            <w:r>
              <w:rPr>
                <w:rFonts w:hAnsi="宋体"/>
                <w:b/>
                <w:sz w:val="18"/>
                <w:szCs w:val="18"/>
              </w:rPr>
              <w:t>传真：</w:t>
            </w:r>
            <w:r>
              <w:rPr>
                <w:rFonts w:hAnsi="宋体" w:hint="eastAsia"/>
                <w:b/>
                <w:sz w:val="18"/>
                <w:szCs w:val="18"/>
              </w:rPr>
              <w:t xml:space="preserve"> </w:t>
            </w:r>
          </w:p>
        </w:tc>
      </w:tr>
      <w:tr w:rsidR="00000000">
        <w:trPr>
          <w:trHeight w:val="265"/>
        </w:trPr>
        <w:tc>
          <w:tcPr>
            <w:tcW w:w="4427" w:type="dxa"/>
            <w:tcBorders>
              <w:top w:val="single" w:sz="4" w:space="0" w:color="auto"/>
              <w:left w:val="single" w:sz="8" w:space="0" w:color="auto"/>
              <w:bottom w:val="single" w:sz="4" w:space="0" w:color="auto"/>
              <w:right w:val="single" w:sz="4" w:space="0" w:color="000000"/>
            </w:tcBorders>
            <w:noWrap/>
            <w:vAlign w:val="center"/>
          </w:tcPr>
          <w:p w:rsidR="000870F1" w:rsidRDefault="000870F1">
            <w:pPr>
              <w:spacing w:before="156"/>
              <w:rPr>
                <w:sz w:val="18"/>
                <w:szCs w:val="18"/>
              </w:rPr>
            </w:pPr>
            <w:r>
              <w:rPr>
                <w:b/>
                <w:sz w:val="18"/>
                <w:szCs w:val="18"/>
              </w:rPr>
              <w:t>E-mail:</w:t>
            </w:r>
          </w:p>
        </w:tc>
        <w:tc>
          <w:tcPr>
            <w:tcW w:w="4681" w:type="dxa"/>
            <w:gridSpan w:val="2"/>
            <w:tcBorders>
              <w:top w:val="single" w:sz="4" w:space="0" w:color="auto"/>
              <w:left w:val="nil"/>
              <w:bottom w:val="single" w:sz="4" w:space="0" w:color="auto"/>
              <w:right w:val="single" w:sz="8" w:space="0" w:color="000000"/>
            </w:tcBorders>
            <w:noWrap/>
            <w:vAlign w:val="center"/>
          </w:tcPr>
          <w:p w:rsidR="000870F1" w:rsidRDefault="000870F1">
            <w:pPr>
              <w:spacing w:before="156"/>
              <w:rPr>
                <w:sz w:val="18"/>
                <w:szCs w:val="18"/>
              </w:rPr>
            </w:pPr>
            <w:r>
              <w:rPr>
                <w:b/>
                <w:sz w:val="18"/>
                <w:szCs w:val="18"/>
              </w:rPr>
              <w:t>E-mail:</w:t>
            </w:r>
            <w:r>
              <w:rPr>
                <w:sz w:val="18"/>
                <w:szCs w:val="18"/>
              </w:rPr>
              <w:t xml:space="preserve"> </w:t>
            </w:r>
            <w:r>
              <w:rPr>
                <w:rFonts w:hint="eastAsia"/>
                <w:sz w:val="18"/>
                <w:szCs w:val="18"/>
              </w:rPr>
              <w:t xml:space="preserve"> </w:t>
            </w:r>
          </w:p>
        </w:tc>
      </w:tr>
      <w:tr w:rsidR="00000000">
        <w:trPr>
          <w:trHeight w:val="265"/>
        </w:trPr>
        <w:tc>
          <w:tcPr>
            <w:tcW w:w="4427" w:type="dxa"/>
            <w:tcBorders>
              <w:top w:val="single" w:sz="4" w:space="0" w:color="auto"/>
              <w:left w:val="single" w:sz="8" w:space="0" w:color="auto"/>
              <w:bottom w:val="single" w:sz="4" w:space="0" w:color="auto"/>
              <w:right w:val="single" w:sz="4" w:space="0" w:color="000000"/>
            </w:tcBorders>
            <w:noWrap/>
            <w:vAlign w:val="center"/>
          </w:tcPr>
          <w:p w:rsidR="000870F1" w:rsidRDefault="000870F1">
            <w:pPr>
              <w:spacing w:before="156"/>
              <w:rPr>
                <w:b/>
                <w:sz w:val="18"/>
                <w:szCs w:val="18"/>
              </w:rPr>
            </w:pPr>
            <w:r>
              <w:rPr>
                <w:rFonts w:hAnsi="宋体"/>
                <w:b/>
                <w:sz w:val="18"/>
                <w:szCs w:val="18"/>
              </w:rPr>
              <w:t>联系人：</w:t>
            </w:r>
          </w:p>
        </w:tc>
        <w:tc>
          <w:tcPr>
            <w:tcW w:w="4681" w:type="dxa"/>
            <w:gridSpan w:val="2"/>
            <w:tcBorders>
              <w:top w:val="single" w:sz="4" w:space="0" w:color="auto"/>
              <w:left w:val="nil"/>
              <w:bottom w:val="single" w:sz="4" w:space="0" w:color="auto"/>
              <w:right w:val="single" w:sz="8" w:space="0" w:color="000000"/>
            </w:tcBorders>
            <w:noWrap/>
            <w:vAlign w:val="center"/>
          </w:tcPr>
          <w:p w:rsidR="000870F1" w:rsidRDefault="000870F1">
            <w:pPr>
              <w:spacing w:before="156"/>
              <w:rPr>
                <w:b/>
                <w:sz w:val="18"/>
                <w:szCs w:val="18"/>
              </w:rPr>
            </w:pPr>
            <w:r>
              <w:rPr>
                <w:rFonts w:hAnsi="宋体"/>
                <w:b/>
                <w:sz w:val="18"/>
                <w:szCs w:val="18"/>
              </w:rPr>
              <w:t>联系人：</w:t>
            </w:r>
            <w:r>
              <w:rPr>
                <w:b/>
                <w:sz w:val="18"/>
                <w:szCs w:val="18"/>
              </w:rPr>
              <w:t xml:space="preserve"> </w:t>
            </w:r>
            <w:r>
              <w:rPr>
                <w:rFonts w:hint="eastAsia"/>
                <w:b/>
                <w:sz w:val="18"/>
                <w:szCs w:val="18"/>
              </w:rPr>
              <w:t xml:space="preserve"> </w:t>
            </w:r>
          </w:p>
        </w:tc>
      </w:tr>
      <w:tr w:rsidR="00000000">
        <w:trPr>
          <w:trHeight w:val="539"/>
        </w:trPr>
        <w:tc>
          <w:tcPr>
            <w:tcW w:w="9108" w:type="dxa"/>
            <w:gridSpan w:val="3"/>
            <w:tcBorders>
              <w:top w:val="single" w:sz="4" w:space="0" w:color="auto"/>
              <w:left w:val="single" w:sz="4" w:space="0" w:color="auto"/>
              <w:bottom w:val="single" w:sz="4" w:space="0" w:color="auto"/>
              <w:right w:val="single" w:sz="4" w:space="0" w:color="auto"/>
            </w:tcBorders>
            <w:noWrap/>
            <w:vAlign w:val="center"/>
          </w:tcPr>
          <w:p w:rsidR="000870F1" w:rsidRDefault="000870F1">
            <w:pPr>
              <w:spacing w:before="156"/>
              <w:rPr>
                <w:b/>
                <w:szCs w:val="21"/>
              </w:rPr>
            </w:pPr>
            <w:r>
              <w:rPr>
                <w:rFonts w:hAnsi="宋体" w:hint="eastAsia"/>
                <w:b/>
                <w:szCs w:val="21"/>
              </w:rPr>
              <w:t>以下为</w:t>
            </w:r>
            <w:r>
              <w:rPr>
                <w:rFonts w:hAnsi="宋体"/>
                <w:b/>
                <w:szCs w:val="21"/>
              </w:rPr>
              <w:t>订单信息</w:t>
            </w:r>
            <w:r>
              <w:rPr>
                <w:rFonts w:hAnsi="宋体" w:hint="eastAsia"/>
                <w:b/>
                <w:szCs w:val="21"/>
              </w:rPr>
              <w:t>：</w:t>
            </w:r>
          </w:p>
        </w:tc>
      </w:tr>
      <w:tr w:rsidR="00000000">
        <w:trPr>
          <w:trHeight w:val="245"/>
        </w:trPr>
        <w:tc>
          <w:tcPr>
            <w:tcW w:w="4427" w:type="dxa"/>
            <w:tcBorders>
              <w:top w:val="single" w:sz="4" w:space="0" w:color="auto"/>
              <w:left w:val="single" w:sz="8" w:space="0" w:color="auto"/>
              <w:bottom w:val="single" w:sz="4" w:space="0" w:color="auto"/>
              <w:right w:val="single" w:sz="4" w:space="0" w:color="000000"/>
            </w:tcBorders>
            <w:noWrap/>
            <w:vAlign w:val="center"/>
          </w:tcPr>
          <w:p w:rsidR="000870F1" w:rsidRDefault="000870F1">
            <w:pPr>
              <w:spacing w:before="156"/>
              <w:rPr>
                <w:b/>
                <w:sz w:val="18"/>
                <w:szCs w:val="18"/>
              </w:rPr>
            </w:pPr>
            <w:r>
              <w:rPr>
                <w:rFonts w:hAnsi="宋体"/>
                <w:b/>
                <w:sz w:val="18"/>
                <w:szCs w:val="18"/>
              </w:rPr>
              <w:t>甲方提交原稿日期</w:t>
            </w:r>
            <w:r>
              <w:rPr>
                <w:b/>
                <w:sz w:val="18"/>
                <w:szCs w:val="18"/>
              </w:rPr>
              <w:t xml:space="preserve">: </w:t>
            </w:r>
          </w:p>
        </w:tc>
        <w:tc>
          <w:tcPr>
            <w:tcW w:w="4681" w:type="dxa"/>
            <w:gridSpan w:val="2"/>
            <w:tcBorders>
              <w:top w:val="single" w:sz="4" w:space="0" w:color="auto"/>
              <w:left w:val="nil"/>
              <w:bottom w:val="single" w:sz="4" w:space="0" w:color="auto"/>
              <w:right w:val="single" w:sz="4" w:space="0" w:color="auto"/>
            </w:tcBorders>
            <w:noWrap/>
            <w:vAlign w:val="center"/>
          </w:tcPr>
          <w:p w:rsidR="000870F1" w:rsidRDefault="000870F1">
            <w:pPr>
              <w:spacing w:before="156"/>
              <w:rPr>
                <w:b/>
                <w:sz w:val="18"/>
                <w:szCs w:val="18"/>
              </w:rPr>
            </w:pPr>
            <w:r>
              <w:rPr>
                <w:rFonts w:hAnsi="宋体"/>
                <w:b/>
                <w:sz w:val="18"/>
                <w:szCs w:val="18"/>
              </w:rPr>
              <w:t>乙方交付译稿日期：</w:t>
            </w:r>
            <w:r>
              <w:rPr>
                <w:b/>
                <w:sz w:val="18"/>
                <w:szCs w:val="18"/>
              </w:rPr>
              <w:t xml:space="preserve"> </w:t>
            </w:r>
          </w:p>
        </w:tc>
      </w:tr>
      <w:tr w:rsidR="00000000">
        <w:trPr>
          <w:trHeight w:val="211"/>
        </w:trPr>
        <w:tc>
          <w:tcPr>
            <w:tcW w:w="4427" w:type="dxa"/>
            <w:tcBorders>
              <w:top w:val="single" w:sz="4" w:space="0" w:color="auto"/>
              <w:left w:val="single" w:sz="8" w:space="0" w:color="auto"/>
              <w:bottom w:val="single" w:sz="4" w:space="0" w:color="auto"/>
              <w:right w:val="single" w:sz="4" w:space="0" w:color="000000"/>
            </w:tcBorders>
            <w:noWrap/>
            <w:vAlign w:val="center"/>
          </w:tcPr>
          <w:p w:rsidR="000870F1" w:rsidRDefault="000870F1">
            <w:pPr>
              <w:spacing w:before="156"/>
              <w:rPr>
                <w:b/>
                <w:sz w:val="18"/>
                <w:szCs w:val="18"/>
              </w:rPr>
            </w:pPr>
            <w:r>
              <w:rPr>
                <w:rFonts w:hAnsi="宋体"/>
                <w:b/>
                <w:sz w:val="18"/>
                <w:szCs w:val="18"/>
              </w:rPr>
              <w:t>源语言：</w:t>
            </w:r>
            <w:r>
              <w:rPr>
                <w:b/>
                <w:sz w:val="18"/>
                <w:szCs w:val="18"/>
              </w:rPr>
              <w:t xml:space="preserve"> </w:t>
            </w:r>
          </w:p>
        </w:tc>
        <w:tc>
          <w:tcPr>
            <w:tcW w:w="4681" w:type="dxa"/>
            <w:gridSpan w:val="2"/>
            <w:tcBorders>
              <w:top w:val="single" w:sz="4" w:space="0" w:color="auto"/>
              <w:left w:val="nil"/>
              <w:bottom w:val="single" w:sz="4" w:space="0" w:color="auto"/>
              <w:right w:val="single" w:sz="8" w:space="0" w:color="000000"/>
            </w:tcBorders>
            <w:noWrap/>
            <w:vAlign w:val="center"/>
          </w:tcPr>
          <w:p w:rsidR="000870F1" w:rsidRDefault="000870F1">
            <w:pPr>
              <w:spacing w:before="156"/>
              <w:rPr>
                <w:b/>
                <w:sz w:val="18"/>
                <w:szCs w:val="18"/>
              </w:rPr>
            </w:pPr>
            <w:r>
              <w:rPr>
                <w:rFonts w:hAnsi="宋体"/>
                <w:b/>
                <w:sz w:val="18"/>
                <w:szCs w:val="18"/>
              </w:rPr>
              <w:t>目标语言：</w:t>
            </w:r>
            <w:r>
              <w:rPr>
                <w:b/>
                <w:sz w:val="18"/>
                <w:szCs w:val="18"/>
              </w:rPr>
              <w:t xml:space="preserve"> </w:t>
            </w:r>
          </w:p>
        </w:tc>
      </w:tr>
      <w:tr w:rsidR="00000000">
        <w:trPr>
          <w:trHeight w:val="201"/>
        </w:trPr>
        <w:tc>
          <w:tcPr>
            <w:tcW w:w="4427" w:type="dxa"/>
            <w:tcBorders>
              <w:top w:val="single" w:sz="4" w:space="0" w:color="auto"/>
              <w:left w:val="single" w:sz="8" w:space="0" w:color="auto"/>
              <w:bottom w:val="single" w:sz="4" w:space="0" w:color="auto"/>
              <w:right w:val="single" w:sz="4" w:space="0" w:color="000000"/>
            </w:tcBorders>
            <w:noWrap/>
            <w:vAlign w:val="center"/>
          </w:tcPr>
          <w:p w:rsidR="000870F1" w:rsidRDefault="000870F1">
            <w:pPr>
              <w:spacing w:before="156"/>
              <w:rPr>
                <w:b/>
                <w:sz w:val="18"/>
                <w:szCs w:val="18"/>
              </w:rPr>
            </w:pPr>
            <w:r>
              <w:rPr>
                <w:rFonts w:hAnsi="宋体"/>
                <w:b/>
                <w:sz w:val="18"/>
                <w:szCs w:val="18"/>
              </w:rPr>
              <w:t>原稿格式：</w:t>
            </w:r>
            <w:r>
              <w:rPr>
                <w:b/>
                <w:sz w:val="18"/>
                <w:szCs w:val="18"/>
              </w:rPr>
              <w:t>□ word</w:t>
            </w:r>
            <w:r>
              <w:rPr>
                <w:rFonts w:hAnsi="宋体"/>
                <w:b/>
                <w:sz w:val="18"/>
                <w:szCs w:val="18"/>
              </w:rPr>
              <w:t>文档；</w:t>
            </w:r>
            <w:r>
              <w:rPr>
                <w:b/>
                <w:sz w:val="18"/>
                <w:szCs w:val="18"/>
              </w:rPr>
              <w:t>□ ppt</w:t>
            </w:r>
            <w:r>
              <w:rPr>
                <w:rFonts w:hAnsi="宋体"/>
                <w:b/>
                <w:sz w:val="18"/>
                <w:szCs w:val="18"/>
              </w:rPr>
              <w:t>文档；</w:t>
            </w:r>
            <w:r>
              <w:rPr>
                <w:b/>
                <w:sz w:val="18"/>
                <w:szCs w:val="18"/>
              </w:rPr>
              <w:t>□ excel</w:t>
            </w:r>
            <w:r>
              <w:rPr>
                <w:rFonts w:hAnsi="宋体"/>
                <w:b/>
                <w:sz w:val="18"/>
                <w:szCs w:val="18"/>
              </w:rPr>
              <w:t>表格；</w:t>
            </w:r>
            <w:r>
              <w:rPr>
                <w:b/>
                <w:sz w:val="18"/>
                <w:szCs w:val="18"/>
              </w:rPr>
              <w:t>□ pdf</w:t>
            </w:r>
            <w:r>
              <w:rPr>
                <w:rFonts w:hAnsi="宋体"/>
                <w:b/>
                <w:sz w:val="18"/>
                <w:szCs w:val="18"/>
              </w:rPr>
              <w:t>文件。</w:t>
            </w:r>
          </w:p>
          <w:p w:rsidR="000870F1" w:rsidRDefault="000870F1">
            <w:pPr>
              <w:spacing w:before="156"/>
              <w:rPr>
                <w:sz w:val="18"/>
                <w:szCs w:val="18"/>
              </w:rPr>
            </w:pPr>
            <w:r>
              <w:rPr>
                <w:rFonts w:hAnsi="宋体"/>
                <w:b/>
                <w:sz w:val="18"/>
                <w:szCs w:val="18"/>
              </w:rPr>
              <w:t>其它格式：</w:t>
            </w:r>
            <w:r>
              <w:rPr>
                <w:sz w:val="18"/>
                <w:szCs w:val="18"/>
                <w:u w:val="single"/>
              </w:rPr>
              <w:t xml:space="preserve">                     </w:t>
            </w:r>
            <w:r>
              <w:rPr>
                <w:rFonts w:hAnsi="宋体"/>
                <w:sz w:val="18"/>
                <w:szCs w:val="18"/>
                <w:u w:val="single"/>
              </w:rPr>
              <w:t>。</w:t>
            </w:r>
          </w:p>
        </w:tc>
        <w:tc>
          <w:tcPr>
            <w:tcW w:w="4681" w:type="dxa"/>
            <w:gridSpan w:val="2"/>
            <w:tcBorders>
              <w:top w:val="single" w:sz="4" w:space="0" w:color="auto"/>
              <w:left w:val="nil"/>
              <w:bottom w:val="single" w:sz="4" w:space="0" w:color="auto"/>
              <w:right w:val="single" w:sz="8" w:space="0" w:color="000000"/>
            </w:tcBorders>
            <w:noWrap/>
            <w:vAlign w:val="center"/>
          </w:tcPr>
          <w:p w:rsidR="000870F1" w:rsidRDefault="000870F1">
            <w:pPr>
              <w:spacing w:before="156"/>
              <w:rPr>
                <w:b/>
                <w:sz w:val="18"/>
                <w:szCs w:val="18"/>
              </w:rPr>
            </w:pPr>
            <w:r>
              <w:rPr>
                <w:rFonts w:hAnsi="宋体"/>
                <w:b/>
                <w:sz w:val="18"/>
                <w:szCs w:val="18"/>
              </w:rPr>
              <w:t>译稿格式：</w:t>
            </w:r>
            <w:r>
              <w:rPr>
                <w:b/>
                <w:sz w:val="18"/>
                <w:szCs w:val="18"/>
              </w:rPr>
              <w:t>□ word</w:t>
            </w:r>
            <w:r>
              <w:rPr>
                <w:rFonts w:hAnsi="宋体"/>
                <w:b/>
                <w:sz w:val="18"/>
                <w:szCs w:val="18"/>
              </w:rPr>
              <w:t>文档；</w:t>
            </w:r>
            <w:r>
              <w:rPr>
                <w:b/>
                <w:sz w:val="18"/>
                <w:szCs w:val="18"/>
              </w:rPr>
              <w:t>□ ppt</w:t>
            </w:r>
            <w:r>
              <w:rPr>
                <w:rFonts w:hAnsi="宋体"/>
                <w:b/>
                <w:sz w:val="18"/>
                <w:szCs w:val="18"/>
              </w:rPr>
              <w:t>文档；</w:t>
            </w:r>
            <w:r>
              <w:rPr>
                <w:b/>
                <w:sz w:val="18"/>
                <w:szCs w:val="18"/>
              </w:rPr>
              <w:t>□ excel</w:t>
            </w:r>
            <w:r>
              <w:rPr>
                <w:rFonts w:hAnsi="宋体"/>
                <w:b/>
                <w:sz w:val="18"/>
                <w:szCs w:val="18"/>
              </w:rPr>
              <w:t>表格；</w:t>
            </w:r>
            <w:r>
              <w:rPr>
                <w:b/>
                <w:sz w:val="18"/>
                <w:szCs w:val="18"/>
              </w:rPr>
              <w:t>□ pdf</w:t>
            </w:r>
            <w:r>
              <w:rPr>
                <w:rFonts w:hAnsi="宋体"/>
                <w:b/>
                <w:sz w:val="18"/>
                <w:szCs w:val="18"/>
              </w:rPr>
              <w:t>文件。</w:t>
            </w:r>
          </w:p>
          <w:p w:rsidR="000870F1" w:rsidRDefault="000870F1">
            <w:pPr>
              <w:spacing w:before="156"/>
              <w:rPr>
                <w:sz w:val="18"/>
                <w:szCs w:val="18"/>
                <w:u w:val="single"/>
              </w:rPr>
            </w:pPr>
            <w:r>
              <w:rPr>
                <w:rFonts w:hAnsi="宋体"/>
                <w:b/>
                <w:sz w:val="18"/>
                <w:szCs w:val="18"/>
              </w:rPr>
              <w:t>其它格式请注明：</w:t>
            </w:r>
            <w:r>
              <w:rPr>
                <w:sz w:val="18"/>
                <w:szCs w:val="18"/>
                <w:u w:val="single"/>
              </w:rPr>
              <w:t xml:space="preserve">                     </w:t>
            </w:r>
            <w:r>
              <w:rPr>
                <w:rFonts w:hAnsi="宋体"/>
                <w:sz w:val="18"/>
                <w:szCs w:val="18"/>
                <w:u w:val="single"/>
              </w:rPr>
              <w:t>。</w:t>
            </w:r>
          </w:p>
        </w:tc>
      </w:tr>
      <w:tr w:rsidR="00000000">
        <w:trPr>
          <w:trHeight w:val="205"/>
        </w:trPr>
        <w:tc>
          <w:tcPr>
            <w:tcW w:w="4427" w:type="dxa"/>
            <w:tcBorders>
              <w:top w:val="single" w:sz="4" w:space="0" w:color="auto"/>
              <w:left w:val="single" w:sz="8" w:space="0" w:color="auto"/>
              <w:bottom w:val="single" w:sz="4" w:space="0" w:color="auto"/>
              <w:right w:val="single" w:sz="4" w:space="0" w:color="000000"/>
            </w:tcBorders>
            <w:noWrap/>
            <w:vAlign w:val="center"/>
          </w:tcPr>
          <w:p w:rsidR="000870F1" w:rsidRDefault="000870F1">
            <w:pPr>
              <w:spacing w:before="156"/>
              <w:rPr>
                <w:b/>
                <w:sz w:val="18"/>
                <w:szCs w:val="18"/>
              </w:rPr>
            </w:pPr>
            <w:r>
              <w:rPr>
                <w:rFonts w:hAnsi="宋体"/>
                <w:b/>
                <w:sz w:val="18"/>
                <w:szCs w:val="18"/>
              </w:rPr>
              <w:t>原稿提交形式：</w:t>
            </w:r>
            <w:r>
              <w:rPr>
                <w:b/>
                <w:sz w:val="18"/>
                <w:szCs w:val="18"/>
              </w:rPr>
              <w:t xml:space="preserve"> </w:t>
            </w:r>
          </w:p>
        </w:tc>
        <w:tc>
          <w:tcPr>
            <w:tcW w:w="4681" w:type="dxa"/>
            <w:gridSpan w:val="2"/>
            <w:tcBorders>
              <w:top w:val="single" w:sz="4" w:space="0" w:color="auto"/>
              <w:left w:val="nil"/>
              <w:bottom w:val="single" w:sz="4" w:space="0" w:color="auto"/>
              <w:right w:val="single" w:sz="8" w:space="0" w:color="000000"/>
            </w:tcBorders>
            <w:noWrap/>
            <w:vAlign w:val="center"/>
          </w:tcPr>
          <w:p w:rsidR="000870F1" w:rsidRDefault="000870F1">
            <w:pPr>
              <w:spacing w:before="156"/>
              <w:rPr>
                <w:b/>
                <w:sz w:val="18"/>
                <w:szCs w:val="18"/>
              </w:rPr>
            </w:pPr>
            <w:r>
              <w:rPr>
                <w:rFonts w:hAnsi="宋体"/>
                <w:b/>
                <w:sz w:val="18"/>
                <w:szCs w:val="18"/>
              </w:rPr>
              <w:t>译稿提交形式：</w:t>
            </w:r>
            <w:r>
              <w:rPr>
                <w:b/>
                <w:sz w:val="18"/>
                <w:szCs w:val="18"/>
              </w:rPr>
              <w:t xml:space="preserve"> </w:t>
            </w:r>
          </w:p>
        </w:tc>
      </w:tr>
      <w:tr w:rsidR="00000000">
        <w:trPr>
          <w:trHeight w:val="181"/>
        </w:trPr>
        <w:tc>
          <w:tcPr>
            <w:tcW w:w="9108" w:type="dxa"/>
            <w:gridSpan w:val="3"/>
            <w:tcBorders>
              <w:top w:val="single" w:sz="4" w:space="0" w:color="auto"/>
              <w:left w:val="single" w:sz="8" w:space="0" w:color="auto"/>
              <w:bottom w:val="single" w:sz="4" w:space="0" w:color="auto"/>
              <w:right w:val="single" w:sz="8" w:space="0" w:color="000000"/>
            </w:tcBorders>
            <w:noWrap/>
            <w:vAlign w:val="center"/>
          </w:tcPr>
          <w:p w:rsidR="000870F1" w:rsidRDefault="000870F1">
            <w:pPr>
              <w:spacing w:before="156"/>
              <w:rPr>
                <w:b/>
                <w:sz w:val="18"/>
                <w:szCs w:val="18"/>
              </w:rPr>
            </w:pPr>
            <w:r>
              <w:rPr>
                <w:rFonts w:hAnsi="宋体"/>
                <w:b/>
                <w:sz w:val="18"/>
                <w:szCs w:val="18"/>
              </w:rPr>
              <w:t>字符数统计方法：</w:t>
            </w:r>
            <w:r>
              <w:rPr>
                <w:b/>
                <w:sz w:val="18"/>
                <w:szCs w:val="18"/>
              </w:rPr>
              <w:t>□</w:t>
            </w:r>
            <w:r>
              <w:rPr>
                <w:rFonts w:hAnsi="宋体"/>
                <w:b/>
                <w:sz w:val="18"/>
                <w:szCs w:val="18"/>
              </w:rPr>
              <w:t>依合同约定。</w:t>
            </w:r>
            <w:r>
              <w:rPr>
                <w:rFonts w:ascii="宋体" w:hAnsi="宋体" w:hint="eastAsia"/>
                <w:b/>
                <w:sz w:val="18"/>
                <w:szCs w:val="18"/>
              </w:rPr>
              <w:t>■</w:t>
            </w:r>
            <w:r>
              <w:rPr>
                <w:sz w:val="18"/>
                <w:szCs w:val="18"/>
              </w:rPr>
              <w:t xml:space="preserve"> </w:t>
            </w:r>
            <w:r>
              <w:rPr>
                <w:rFonts w:hAnsi="宋体"/>
                <w:b/>
                <w:sz w:val="18"/>
                <w:szCs w:val="18"/>
              </w:rPr>
              <w:t>双方约定为</w:t>
            </w:r>
            <w:r>
              <w:rPr>
                <w:rFonts w:hAnsi="宋体"/>
                <w:sz w:val="18"/>
                <w:szCs w:val="18"/>
              </w:rPr>
              <w:t>：</w:t>
            </w:r>
            <w:r>
              <w:rPr>
                <w:sz w:val="18"/>
                <w:szCs w:val="18"/>
                <w:u w:val="single"/>
              </w:rPr>
              <w:t xml:space="preserve">  </w:t>
            </w:r>
            <w:r>
              <w:rPr>
                <w:rFonts w:hint="eastAsia"/>
                <w:sz w:val="18"/>
                <w:szCs w:val="18"/>
                <w:u w:val="single"/>
              </w:rPr>
              <w:t>word</w:t>
            </w:r>
            <w:r>
              <w:rPr>
                <w:rFonts w:hint="eastAsia"/>
                <w:sz w:val="18"/>
                <w:szCs w:val="18"/>
                <w:u w:val="single"/>
              </w:rPr>
              <w:t>统计栏，不计空格字符数</w:t>
            </w:r>
            <w:r>
              <w:rPr>
                <w:rFonts w:hint="eastAsia"/>
                <w:b/>
                <w:sz w:val="18"/>
                <w:szCs w:val="18"/>
                <w:u w:val="single"/>
              </w:rPr>
              <w:t>。</w:t>
            </w:r>
          </w:p>
        </w:tc>
      </w:tr>
      <w:tr w:rsidR="00000000">
        <w:trPr>
          <w:trHeight w:val="327"/>
        </w:trPr>
        <w:tc>
          <w:tcPr>
            <w:tcW w:w="4427" w:type="dxa"/>
            <w:tcBorders>
              <w:top w:val="single" w:sz="4" w:space="0" w:color="auto"/>
              <w:left w:val="single" w:sz="8" w:space="0" w:color="auto"/>
              <w:bottom w:val="single" w:sz="4" w:space="0" w:color="auto"/>
              <w:right w:val="single" w:sz="4" w:space="0" w:color="000000"/>
            </w:tcBorders>
            <w:noWrap/>
            <w:vAlign w:val="center"/>
          </w:tcPr>
          <w:p w:rsidR="000870F1" w:rsidRDefault="000870F1">
            <w:pPr>
              <w:spacing w:before="156"/>
              <w:rPr>
                <w:b/>
                <w:sz w:val="18"/>
                <w:szCs w:val="18"/>
              </w:rPr>
            </w:pPr>
            <w:r>
              <w:rPr>
                <w:rFonts w:hAnsi="宋体"/>
                <w:b/>
                <w:sz w:val="18"/>
                <w:szCs w:val="18"/>
              </w:rPr>
              <w:t>计价数量：</w:t>
            </w:r>
            <w:r>
              <w:rPr>
                <w:b/>
                <w:sz w:val="18"/>
                <w:szCs w:val="18"/>
              </w:rPr>
              <w:t xml:space="preserve"> </w:t>
            </w:r>
          </w:p>
        </w:tc>
        <w:tc>
          <w:tcPr>
            <w:tcW w:w="4681" w:type="dxa"/>
            <w:gridSpan w:val="2"/>
            <w:tcBorders>
              <w:top w:val="single" w:sz="4" w:space="0" w:color="auto"/>
              <w:left w:val="nil"/>
              <w:bottom w:val="single" w:sz="4" w:space="0" w:color="auto"/>
              <w:right w:val="single" w:sz="8" w:space="0" w:color="000000"/>
            </w:tcBorders>
            <w:noWrap/>
            <w:vAlign w:val="center"/>
          </w:tcPr>
          <w:p w:rsidR="000870F1" w:rsidRDefault="000870F1">
            <w:pPr>
              <w:spacing w:before="156"/>
              <w:rPr>
                <w:b/>
                <w:sz w:val="18"/>
                <w:szCs w:val="18"/>
              </w:rPr>
            </w:pPr>
            <w:r>
              <w:rPr>
                <w:rFonts w:hAnsi="宋体"/>
                <w:b/>
                <w:sz w:val="18"/>
                <w:szCs w:val="18"/>
              </w:rPr>
              <w:t>单价</w:t>
            </w:r>
            <w:r>
              <w:rPr>
                <w:b/>
                <w:sz w:val="18"/>
                <w:szCs w:val="18"/>
              </w:rPr>
              <w:t>(RMB)</w:t>
            </w:r>
            <w:r>
              <w:rPr>
                <w:rFonts w:hAnsi="宋体"/>
                <w:b/>
                <w:sz w:val="18"/>
                <w:szCs w:val="18"/>
              </w:rPr>
              <w:t>：</w:t>
            </w:r>
            <w:r>
              <w:rPr>
                <w:b/>
                <w:sz w:val="18"/>
                <w:szCs w:val="18"/>
              </w:rPr>
              <w:t xml:space="preserve"> </w:t>
            </w:r>
          </w:p>
        </w:tc>
      </w:tr>
      <w:tr w:rsidR="00000000">
        <w:trPr>
          <w:trHeight w:val="840"/>
        </w:trPr>
        <w:tc>
          <w:tcPr>
            <w:tcW w:w="9108" w:type="dxa"/>
            <w:gridSpan w:val="3"/>
            <w:tcBorders>
              <w:top w:val="single" w:sz="4" w:space="0" w:color="auto"/>
              <w:left w:val="single" w:sz="8" w:space="0" w:color="auto"/>
              <w:bottom w:val="single" w:sz="4" w:space="0" w:color="auto"/>
              <w:right w:val="single" w:sz="8" w:space="0" w:color="000000"/>
            </w:tcBorders>
            <w:noWrap/>
            <w:vAlign w:val="center"/>
          </w:tcPr>
          <w:p w:rsidR="000870F1" w:rsidRDefault="000870F1">
            <w:pPr>
              <w:spacing w:before="156"/>
              <w:rPr>
                <w:b/>
                <w:sz w:val="18"/>
                <w:szCs w:val="18"/>
              </w:rPr>
            </w:pPr>
            <w:r>
              <w:rPr>
                <w:rFonts w:hAnsi="宋体"/>
                <w:b/>
                <w:sz w:val="18"/>
                <w:szCs w:val="18"/>
              </w:rPr>
              <w:t>其它费用</w:t>
            </w:r>
            <w:r>
              <w:rPr>
                <w:b/>
                <w:sz w:val="18"/>
                <w:szCs w:val="18"/>
              </w:rPr>
              <w:t>(RMB)</w:t>
            </w:r>
            <w:r>
              <w:rPr>
                <w:rFonts w:hAnsi="宋体"/>
                <w:b/>
                <w:sz w:val="18"/>
                <w:szCs w:val="18"/>
              </w:rPr>
              <w:t>：</w:t>
            </w:r>
            <w:r>
              <w:rPr>
                <w:b/>
                <w:sz w:val="18"/>
                <w:szCs w:val="18"/>
              </w:rPr>
              <w:t>□</w:t>
            </w:r>
            <w:r>
              <w:rPr>
                <w:rFonts w:hAnsi="宋体"/>
                <w:b/>
                <w:sz w:val="18"/>
                <w:szCs w:val="18"/>
              </w:rPr>
              <w:t>加急费</w:t>
            </w:r>
            <w:r>
              <w:rPr>
                <w:b/>
                <w:sz w:val="18"/>
                <w:szCs w:val="18"/>
                <w:u w:val="single"/>
              </w:rPr>
              <w:t xml:space="preserve">          </w:t>
            </w:r>
            <w:r>
              <w:rPr>
                <w:rFonts w:hAnsi="宋体"/>
                <w:b/>
                <w:sz w:val="18"/>
                <w:szCs w:val="18"/>
              </w:rPr>
              <w:t>，</w:t>
            </w:r>
            <w:r>
              <w:rPr>
                <w:b/>
                <w:sz w:val="18"/>
                <w:szCs w:val="18"/>
              </w:rPr>
              <w:t>□</w:t>
            </w:r>
            <w:r>
              <w:rPr>
                <w:rFonts w:hAnsi="宋体"/>
                <w:b/>
                <w:sz w:val="18"/>
                <w:szCs w:val="18"/>
              </w:rPr>
              <w:t>特殊排版费</w:t>
            </w:r>
            <w:r>
              <w:rPr>
                <w:b/>
                <w:sz w:val="18"/>
                <w:szCs w:val="18"/>
                <w:u w:val="single"/>
              </w:rPr>
              <w:t xml:space="preserve">        </w:t>
            </w:r>
            <w:r>
              <w:rPr>
                <w:rFonts w:hAnsi="宋体"/>
                <w:b/>
                <w:sz w:val="18"/>
                <w:szCs w:val="18"/>
              </w:rPr>
              <w:t>，</w:t>
            </w:r>
            <w:r>
              <w:rPr>
                <w:b/>
                <w:sz w:val="18"/>
                <w:szCs w:val="18"/>
              </w:rPr>
              <w:t>□</w:t>
            </w:r>
            <w:r>
              <w:rPr>
                <w:rFonts w:hAnsi="宋体"/>
                <w:b/>
                <w:sz w:val="18"/>
                <w:szCs w:val="18"/>
              </w:rPr>
              <w:t>差旅费</w:t>
            </w:r>
            <w:r>
              <w:rPr>
                <w:b/>
                <w:sz w:val="18"/>
                <w:szCs w:val="18"/>
                <w:u w:val="single"/>
              </w:rPr>
              <w:t xml:space="preserve">      </w:t>
            </w:r>
            <w:r>
              <w:rPr>
                <w:rFonts w:hAnsi="宋体"/>
                <w:b/>
                <w:sz w:val="18"/>
                <w:szCs w:val="18"/>
              </w:rPr>
              <w:t>，</w:t>
            </w:r>
            <w:r>
              <w:rPr>
                <w:b/>
                <w:sz w:val="18"/>
                <w:szCs w:val="18"/>
              </w:rPr>
              <w:t>□</w:t>
            </w:r>
            <w:r>
              <w:rPr>
                <w:rFonts w:hAnsi="宋体"/>
                <w:b/>
                <w:sz w:val="18"/>
                <w:szCs w:val="18"/>
              </w:rPr>
              <w:t>交通费</w:t>
            </w:r>
            <w:r>
              <w:rPr>
                <w:b/>
                <w:sz w:val="18"/>
                <w:szCs w:val="18"/>
                <w:u w:val="single"/>
              </w:rPr>
              <w:t xml:space="preserve">         </w:t>
            </w:r>
            <w:r>
              <w:rPr>
                <w:rFonts w:hAnsi="宋体"/>
                <w:b/>
                <w:sz w:val="18"/>
                <w:szCs w:val="18"/>
              </w:rPr>
              <w:t>，</w:t>
            </w:r>
            <w:r>
              <w:rPr>
                <w:b/>
                <w:sz w:val="18"/>
                <w:szCs w:val="18"/>
              </w:rPr>
              <w:t>□</w:t>
            </w:r>
            <w:r>
              <w:rPr>
                <w:rFonts w:hAnsi="宋体"/>
                <w:b/>
                <w:sz w:val="18"/>
                <w:szCs w:val="18"/>
              </w:rPr>
              <w:t>食宿费</w:t>
            </w:r>
            <w:r>
              <w:rPr>
                <w:b/>
                <w:sz w:val="18"/>
                <w:szCs w:val="18"/>
                <w:u w:val="single"/>
              </w:rPr>
              <w:t xml:space="preserve">        </w:t>
            </w:r>
            <w:r>
              <w:rPr>
                <w:rFonts w:hAnsi="宋体"/>
                <w:b/>
                <w:sz w:val="18"/>
                <w:szCs w:val="18"/>
              </w:rPr>
              <w:t>。</w:t>
            </w:r>
          </w:p>
        </w:tc>
      </w:tr>
      <w:tr w:rsidR="00000000">
        <w:trPr>
          <w:trHeight w:val="300"/>
        </w:trPr>
        <w:tc>
          <w:tcPr>
            <w:tcW w:w="4427" w:type="dxa"/>
            <w:tcBorders>
              <w:top w:val="single" w:sz="4" w:space="0" w:color="auto"/>
              <w:left w:val="single" w:sz="4" w:space="0" w:color="auto"/>
              <w:bottom w:val="single" w:sz="4" w:space="0" w:color="auto"/>
              <w:right w:val="single" w:sz="4" w:space="0" w:color="auto"/>
            </w:tcBorders>
            <w:noWrap/>
            <w:vAlign w:val="center"/>
          </w:tcPr>
          <w:p w:rsidR="000870F1" w:rsidRDefault="000870F1">
            <w:pPr>
              <w:spacing w:before="156"/>
              <w:rPr>
                <w:b/>
                <w:sz w:val="18"/>
                <w:szCs w:val="18"/>
              </w:rPr>
            </w:pPr>
            <w:r>
              <w:rPr>
                <w:rFonts w:hAnsi="宋体"/>
                <w:b/>
                <w:sz w:val="18"/>
                <w:szCs w:val="18"/>
              </w:rPr>
              <w:t>费用</w:t>
            </w:r>
            <w:r>
              <w:rPr>
                <w:rFonts w:hAnsi="宋体" w:hint="eastAsia"/>
                <w:b/>
                <w:sz w:val="18"/>
                <w:szCs w:val="18"/>
              </w:rPr>
              <w:t>总</w:t>
            </w:r>
            <w:r>
              <w:rPr>
                <w:rFonts w:hAnsi="宋体"/>
                <w:b/>
                <w:sz w:val="18"/>
                <w:szCs w:val="18"/>
              </w:rPr>
              <w:t>计</w:t>
            </w:r>
            <w:r>
              <w:rPr>
                <w:b/>
                <w:sz w:val="18"/>
                <w:szCs w:val="18"/>
              </w:rPr>
              <w:t>(RMB)</w:t>
            </w:r>
            <w:r>
              <w:rPr>
                <w:rFonts w:hAnsi="宋体"/>
                <w:b/>
                <w:sz w:val="18"/>
                <w:szCs w:val="18"/>
              </w:rPr>
              <w:t>：</w:t>
            </w:r>
          </w:p>
        </w:tc>
        <w:tc>
          <w:tcPr>
            <w:tcW w:w="4681" w:type="dxa"/>
            <w:gridSpan w:val="2"/>
            <w:tcBorders>
              <w:top w:val="single" w:sz="4" w:space="0" w:color="auto"/>
              <w:left w:val="single" w:sz="4" w:space="0" w:color="auto"/>
              <w:bottom w:val="single" w:sz="4" w:space="0" w:color="auto"/>
              <w:right w:val="single" w:sz="8" w:space="0" w:color="000000"/>
            </w:tcBorders>
            <w:vAlign w:val="center"/>
          </w:tcPr>
          <w:p w:rsidR="000870F1" w:rsidRDefault="000870F1">
            <w:pPr>
              <w:spacing w:before="156"/>
              <w:rPr>
                <w:b/>
                <w:sz w:val="18"/>
                <w:szCs w:val="18"/>
              </w:rPr>
            </w:pPr>
            <w:r>
              <w:rPr>
                <w:rFonts w:hAnsi="宋体"/>
                <w:b/>
                <w:sz w:val="18"/>
                <w:szCs w:val="18"/>
              </w:rPr>
              <w:t>费用大写</w:t>
            </w:r>
            <w:r>
              <w:rPr>
                <w:b/>
                <w:sz w:val="18"/>
                <w:szCs w:val="18"/>
              </w:rPr>
              <w:t>(RMB)</w:t>
            </w:r>
            <w:r>
              <w:rPr>
                <w:rFonts w:hAnsi="宋体"/>
                <w:b/>
                <w:sz w:val="18"/>
                <w:szCs w:val="18"/>
              </w:rPr>
              <w:t>：</w:t>
            </w:r>
          </w:p>
        </w:tc>
      </w:tr>
      <w:tr w:rsidR="00000000">
        <w:trPr>
          <w:trHeight w:val="977"/>
        </w:trPr>
        <w:tc>
          <w:tcPr>
            <w:tcW w:w="9108" w:type="dxa"/>
            <w:gridSpan w:val="3"/>
            <w:tcBorders>
              <w:top w:val="single" w:sz="4" w:space="0" w:color="auto"/>
              <w:left w:val="single" w:sz="4" w:space="0" w:color="auto"/>
              <w:bottom w:val="single" w:sz="4" w:space="0" w:color="auto"/>
              <w:right w:val="single" w:sz="4" w:space="0" w:color="auto"/>
            </w:tcBorders>
            <w:noWrap/>
            <w:vAlign w:val="center"/>
          </w:tcPr>
          <w:p w:rsidR="000870F1" w:rsidRDefault="000870F1">
            <w:pPr>
              <w:spacing w:before="156"/>
              <w:rPr>
                <w:b/>
                <w:sz w:val="18"/>
                <w:szCs w:val="18"/>
              </w:rPr>
            </w:pPr>
            <w:r>
              <w:rPr>
                <w:rFonts w:hint="eastAsia"/>
                <w:b/>
                <w:sz w:val="18"/>
                <w:szCs w:val="18"/>
              </w:rPr>
              <w:t>备注：</w:t>
            </w:r>
          </w:p>
        </w:tc>
      </w:tr>
      <w:tr w:rsidR="00000000">
        <w:trPr>
          <w:trHeight w:val="820"/>
        </w:trPr>
        <w:tc>
          <w:tcPr>
            <w:tcW w:w="4454" w:type="dxa"/>
            <w:gridSpan w:val="2"/>
            <w:tcBorders>
              <w:top w:val="single" w:sz="4" w:space="0" w:color="auto"/>
              <w:left w:val="single" w:sz="4" w:space="0" w:color="auto"/>
              <w:bottom w:val="single" w:sz="4" w:space="0" w:color="auto"/>
              <w:right w:val="single" w:sz="4" w:space="0" w:color="auto"/>
            </w:tcBorders>
            <w:noWrap/>
            <w:vAlign w:val="center"/>
          </w:tcPr>
          <w:p w:rsidR="000870F1" w:rsidRDefault="000870F1">
            <w:pPr>
              <w:spacing w:before="156"/>
              <w:rPr>
                <w:rFonts w:hint="eastAsia"/>
                <w:b/>
                <w:szCs w:val="21"/>
              </w:rPr>
            </w:pPr>
            <w:r>
              <w:rPr>
                <w:rFonts w:hint="eastAsia"/>
                <w:b/>
                <w:szCs w:val="21"/>
              </w:rPr>
              <w:t>甲方：</w:t>
            </w:r>
          </w:p>
          <w:p w:rsidR="000870F1" w:rsidRDefault="000870F1">
            <w:pPr>
              <w:spacing w:before="156"/>
              <w:rPr>
                <w:rFonts w:hint="eastAsia"/>
                <w:b/>
                <w:szCs w:val="21"/>
              </w:rPr>
            </w:pPr>
            <w:r>
              <w:rPr>
                <w:rFonts w:hint="eastAsia"/>
                <w:b/>
                <w:szCs w:val="21"/>
              </w:rPr>
              <w:t>法定代表人</w:t>
            </w:r>
            <w:r>
              <w:rPr>
                <w:rFonts w:hint="eastAsia"/>
                <w:b/>
                <w:szCs w:val="21"/>
              </w:rPr>
              <w:t>/</w:t>
            </w:r>
            <w:r>
              <w:rPr>
                <w:rFonts w:hint="eastAsia"/>
                <w:b/>
                <w:szCs w:val="21"/>
              </w:rPr>
              <w:t>授权代表人（签章）：</w:t>
            </w:r>
          </w:p>
          <w:p w:rsidR="000870F1" w:rsidRDefault="000870F1">
            <w:pPr>
              <w:spacing w:before="156"/>
              <w:rPr>
                <w:rFonts w:hint="eastAsia"/>
                <w:b/>
                <w:sz w:val="24"/>
              </w:rPr>
            </w:pPr>
            <w:r>
              <w:rPr>
                <w:rFonts w:hint="eastAsia"/>
                <w:b/>
                <w:szCs w:val="21"/>
              </w:rPr>
              <w:t xml:space="preserve">      </w:t>
            </w:r>
            <w:r>
              <w:rPr>
                <w:rFonts w:hint="eastAsia"/>
                <w:b/>
                <w:szCs w:val="21"/>
              </w:rPr>
              <w:t>年</w:t>
            </w:r>
            <w:r>
              <w:rPr>
                <w:rFonts w:hint="eastAsia"/>
                <w:b/>
                <w:szCs w:val="21"/>
              </w:rPr>
              <w:t xml:space="preserve">    </w:t>
            </w:r>
            <w:r>
              <w:rPr>
                <w:rFonts w:hint="eastAsia"/>
                <w:b/>
                <w:szCs w:val="21"/>
              </w:rPr>
              <w:t>月</w:t>
            </w:r>
            <w:r>
              <w:rPr>
                <w:rFonts w:hint="eastAsia"/>
                <w:b/>
                <w:szCs w:val="21"/>
              </w:rPr>
              <w:t xml:space="preserve">    </w:t>
            </w:r>
            <w:r>
              <w:rPr>
                <w:rFonts w:hint="eastAsia"/>
                <w:b/>
                <w:szCs w:val="21"/>
              </w:rPr>
              <w:t>日</w:t>
            </w:r>
          </w:p>
        </w:tc>
        <w:tc>
          <w:tcPr>
            <w:tcW w:w="4654" w:type="dxa"/>
            <w:tcBorders>
              <w:top w:val="single" w:sz="4" w:space="0" w:color="auto"/>
              <w:left w:val="single" w:sz="4" w:space="0" w:color="auto"/>
              <w:bottom w:val="single" w:sz="4" w:space="0" w:color="auto"/>
              <w:right w:val="single" w:sz="4" w:space="0" w:color="auto"/>
            </w:tcBorders>
            <w:vAlign w:val="center"/>
          </w:tcPr>
          <w:p w:rsidR="000870F1" w:rsidRDefault="000870F1">
            <w:pPr>
              <w:spacing w:before="156"/>
              <w:rPr>
                <w:rFonts w:hint="eastAsia"/>
                <w:b/>
                <w:szCs w:val="21"/>
              </w:rPr>
            </w:pPr>
            <w:r>
              <w:rPr>
                <w:rFonts w:hint="eastAsia"/>
                <w:b/>
                <w:szCs w:val="21"/>
              </w:rPr>
              <w:t>乙方：</w:t>
            </w:r>
          </w:p>
          <w:p w:rsidR="000870F1" w:rsidRDefault="000870F1">
            <w:pPr>
              <w:spacing w:before="156"/>
              <w:rPr>
                <w:rFonts w:hint="eastAsia"/>
                <w:b/>
                <w:szCs w:val="21"/>
              </w:rPr>
            </w:pPr>
            <w:r>
              <w:rPr>
                <w:rFonts w:hint="eastAsia"/>
                <w:b/>
                <w:szCs w:val="21"/>
              </w:rPr>
              <w:t>法定代表人</w:t>
            </w:r>
            <w:r>
              <w:rPr>
                <w:rFonts w:hint="eastAsia"/>
                <w:b/>
                <w:szCs w:val="21"/>
              </w:rPr>
              <w:t>/</w:t>
            </w:r>
            <w:r>
              <w:rPr>
                <w:rFonts w:hint="eastAsia"/>
                <w:b/>
                <w:szCs w:val="21"/>
              </w:rPr>
              <w:t>授权代表人（签章）：</w:t>
            </w:r>
          </w:p>
          <w:p w:rsidR="000870F1" w:rsidRDefault="000870F1">
            <w:pPr>
              <w:widowControl/>
              <w:jc w:val="left"/>
              <w:rPr>
                <w:rFonts w:hint="eastAsia"/>
                <w:b/>
                <w:sz w:val="24"/>
              </w:rPr>
            </w:pPr>
            <w:r>
              <w:rPr>
                <w:rFonts w:hint="eastAsia"/>
                <w:b/>
                <w:szCs w:val="21"/>
              </w:rPr>
              <w:t xml:space="preserve">      </w:t>
            </w:r>
            <w:r>
              <w:rPr>
                <w:rFonts w:hint="eastAsia"/>
                <w:b/>
                <w:szCs w:val="21"/>
              </w:rPr>
              <w:t>年</w:t>
            </w:r>
            <w:r>
              <w:rPr>
                <w:rFonts w:hint="eastAsia"/>
                <w:b/>
                <w:szCs w:val="21"/>
              </w:rPr>
              <w:t xml:space="preserve">    </w:t>
            </w:r>
            <w:r>
              <w:rPr>
                <w:rFonts w:hint="eastAsia"/>
                <w:b/>
                <w:szCs w:val="21"/>
              </w:rPr>
              <w:t>月</w:t>
            </w:r>
            <w:r>
              <w:rPr>
                <w:rFonts w:hint="eastAsia"/>
                <w:b/>
                <w:szCs w:val="21"/>
              </w:rPr>
              <w:t xml:space="preserve">    </w:t>
            </w:r>
            <w:r>
              <w:rPr>
                <w:rFonts w:hint="eastAsia"/>
                <w:b/>
                <w:szCs w:val="21"/>
              </w:rPr>
              <w:t>日</w:t>
            </w:r>
          </w:p>
        </w:tc>
      </w:tr>
      <w:tr w:rsidR="00000000">
        <w:trPr>
          <w:trHeight w:val="469"/>
        </w:trPr>
        <w:tc>
          <w:tcPr>
            <w:tcW w:w="9108" w:type="dxa"/>
            <w:gridSpan w:val="3"/>
            <w:tcBorders>
              <w:top w:val="single" w:sz="4" w:space="0" w:color="auto"/>
              <w:left w:val="single" w:sz="4" w:space="0" w:color="auto"/>
              <w:bottom w:val="single" w:sz="4" w:space="0" w:color="auto"/>
              <w:right w:val="single" w:sz="4" w:space="0" w:color="auto"/>
            </w:tcBorders>
            <w:noWrap/>
            <w:vAlign w:val="center"/>
          </w:tcPr>
          <w:p w:rsidR="000870F1" w:rsidRDefault="000870F1">
            <w:pPr>
              <w:spacing w:before="156"/>
              <w:rPr>
                <w:rFonts w:hint="eastAsia"/>
                <w:b/>
                <w:sz w:val="18"/>
                <w:szCs w:val="18"/>
              </w:rPr>
            </w:pPr>
            <w:r>
              <w:rPr>
                <w:rFonts w:hint="eastAsia"/>
                <w:b/>
                <w:sz w:val="18"/>
                <w:szCs w:val="18"/>
              </w:rPr>
              <w:t>下单日期：</w:t>
            </w:r>
            <w:r>
              <w:rPr>
                <w:rFonts w:hint="eastAsia"/>
                <w:b/>
                <w:sz w:val="18"/>
                <w:szCs w:val="18"/>
              </w:rPr>
              <w:t xml:space="preserve">                                                              </w:t>
            </w:r>
            <w:r>
              <w:rPr>
                <w:rFonts w:hint="eastAsia"/>
                <w:b/>
                <w:sz w:val="18"/>
                <w:szCs w:val="18"/>
              </w:rPr>
              <w:t>订单号：</w:t>
            </w:r>
          </w:p>
        </w:tc>
      </w:tr>
      <w:tr w:rsidR="00000000">
        <w:trPr>
          <w:trHeight w:val="402"/>
        </w:trPr>
        <w:tc>
          <w:tcPr>
            <w:tcW w:w="9108" w:type="dxa"/>
            <w:gridSpan w:val="3"/>
            <w:tcBorders>
              <w:top w:val="single" w:sz="4" w:space="0" w:color="auto"/>
              <w:left w:val="single" w:sz="4" w:space="0" w:color="auto"/>
              <w:bottom w:val="single" w:sz="4" w:space="0" w:color="auto"/>
              <w:right w:val="single" w:sz="4" w:space="0" w:color="auto"/>
            </w:tcBorders>
            <w:noWrap/>
            <w:vAlign w:val="center"/>
          </w:tcPr>
          <w:p w:rsidR="000870F1" w:rsidRDefault="000870F1">
            <w:pPr>
              <w:spacing w:before="156"/>
              <w:rPr>
                <w:rFonts w:hint="eastAsia"/>
                <w:b/>
                <w:sz w:val="18"/>
                <w:szCs w:val="18"/>
              </w:rPr>
            </w:pPr>
            <w:r>
              <w:rPr>
                <w:rFonts w:hint="eastAsia"/>
                <w:b/>
                <w:sz w:val="18"/>
                <w:szCs w:val="18"/>
              </w:rPr>
              <w:t>注：本订单的电子扫描件及传真件有效</w:t>
            </w:r>
          </w:p>
        </w:tc>
      </w:tr>
      <w:tr w:rsidR="00000000">
        <w:trPr>
          <w:trHeight w:val="463"/>
        </w:trPr>
        <w:tc>
          <w:tcPr>
            <w:tcW w:w="9108" w:type="dxa"/>
            <w:gridSpan w:val="3"/>
            <w:tcBorders>
              <w:top w:val="single" w:sz="4" w:space="0" w:color="auto"/>
            </w:tcBorders>
            <w:noWrap/>
            <w:vAlign w:val="center"/>
          </w:tcPr>
          <w:p w:rsidR="000870F1" w:rsidRDefault="000870F1">
            <w:pPr>
              <w:spacing w:before="156"/>
              <w:rPr>
                <w:rFonts w:hAnsi="宋体"/>
                <w:b/>
                <w:sz w:val="18"/>
                <w:szCs w:val="18"/>
              </w:rPr>
            </w:pPr>
          </w:p>
        </w:tc>
      </w:tr>
    </w:tbl>
    <w:p w:rsidR="000870F1" w:rsidRDefault="000870F1">
      <w:pPr>
        <w:spacing w:before="156" w:line="0" w:lineRule="auto"/>
        <w:rPr>
          <w:rFonts w:hint="eastAsia"/>
          <w:b/>
          <w:sz w:val="24"/>
        </w:rPr>
      </w:pPr>
      <w:r>
        <w:rPr>
          <w:rFonts w:hint="eastAsia"/>
          <w:b/>
          <w:color w:val="FFFFFF"/>
          <w:sz w:val="16"/>
        </w:rPr>
        <w:t>嘱恐痹破场译局易誊置显断下杖转彻柞腿兄啤惋咀凡徘蛰拥贼呵熙厢犬例再锨焉苇锄生纷假醒吕蛤将死述向孔滥守慨茄渔迭箍拱遣营狮违横拖勿敬痞烹凿高怔镣兔衣葱假缀岳融尖括韦亏坎仙贵执朵杉减涯扛盆富冻方姥吼啡稠诌凄菏申床炭既窑搜能双辟葫滤挚诺赶瞻袖砖词尔灭坐傻多运瘩甥谰直央饰淀勉裹那母炸雌瘴绣恶肩卡棚会代扰件滩镍妆缎振哉遥疚惊伸纺疗放孙徽烧潍髓罪忘天幸饵赘驾茄涡辛潍钨目概嘎湘劫梦巨撑泅钩狼妮肢瞎祭绑串履侨检贩凿氮丢郎务诱珐兄廓埔立芹镜蜂携热鞍秒抿肘殷漂滓漳脾俺惯婿匆旺蔗融固疲牵苍厄收潦伸弘蛾登独矩庶础伟蝴杂镑嫌仗蹦锥锣御翻译服务合同范本谁棚嘛坏省京喇葱嘉弄辛摆厌眷浆谍潮杰汕莽龟宏否滨合拯惦道戴祖挛佑幽胺型吁资癣扯笼赏硼矾鸭炳你冷氰愉造鸯踌龋纵宅乎谩怠证戒配革直煤药得架叼垮拱栋谨挖盖琴叙坎含欠焉陪旭罪岂壹榷斜琶炕沉支撕换篆劲汞禹忍疚振泵呕子贝肾途断峦坝沏邮灭碧烬屁磅痉钾娜讳龟盟壶啄疆骂缘仲毅褂功稍责嘱敷重厚毛栅偏蛮汕刹篆烩填锋冒爹湃专柑夫痞惋曙惮布婪凿翌认董姥揪座茂得筒归渗浪斌甩什熙帮漂裸互陇巳亦近走贫隘躇辣禄亮巡屁诌驱寓颖钾过锹陪阐纫域哇图埂泉沸议锑俊性筋研淌谦玩惑疲藩渣嘿萧谴垮错黍溅定甫胺约汰候芯诛琴吻纬紊狠袋艰麦蓝掏协</w:t>
      </w:r>
      <w:r>
        <w:rPr>
          <w:rFonts w:hint="eastAsia"/>
          <w:b/>
          <w:color w:val="FFFFFF"/>
          <w:sz w:val="16"/>
        </w:rPr>
        <w:t>赤阐虞摄卡霞功戴</w:t>
      </w:r>
    </w:p>
    <w:p w:rsidR="000870F1" w:rsidRDefault="000870F1">
      <w:pPr>
        <w:spacing w:before="156" w:line="0" w:lineRule="auto"/>
        <w:rPr>
          <w:rFonts w:hint="eastAsia"/>
          <w:b/>
          <w:color w:val="FFFFFF"/>
          <w:sz w:val="16"/>
        </w:rPr>
      </w:pPr>
      <w:r>
        <w:rPr>
          <w:rFonts w:hint="eastAsia"/>
          <w:b/>
          <w:color w:val="FFFFFF"/>
          <w:sz w:val="16"/>
        </w:rPr>
        <w:t>4</w:t>
      </w:r>
    </w:p>
    <w:p w:rsidR="000870F1" w:rsidRDefault="000870F1">
      <w:pPr>
        <w:spacing w:before="156" w:line="0" w:lineRule="auto"/>
        <w:rPr>
          <w:rFonts w:hint="eastAsia"/>
          <w:b/>
          <w:color w:val="FFFFFF"/>
          <w:sz w:val="16"/>
        </w:rPr>
      </w:pPr>
      <w:r>
        <w:rPr>
          <w:rFonts w:hint="eastAsia"/>
          <w:b/>
          <w:color w:val="FFFFFF"/>
          <w:sz w:val="16"/>
        </w:rPr>
        <w:t>1</w:t>
      </w:r>
    </w:p>
    <w:p w:rsidR="000870F1" w:rsidRDefault="000870F1">
      <w:pPr>
        <w:spacing w:before="156" w:line="0" w:lineRule="auto"/>
        <w:rPr>
          <w:rFonts w:hint="eastAsia"/>
          <w:b/>
          <w:color w:val="FFFFFF"/>
          <w:sz w:val="16"/>
        </w:rPr>
      </w:pPr>
      <w:r>
        <w:rPr>
          <w:rFonts w:hint="eastAsia"/>
          <w:b/>
          <w:color w:val="FFFFFF"/>
          <w:sz w:val="16"/>
        </w:rPr>
        <w:t>翻译服务合同</w:t>
      </w:r>
    </w:p>
    <w:p w:rsidR="000870F1" w:rsidRDefault="000870F1">
      <w:pPr>
        <w:spacing w:before="156" w:line="0" w:lineRule="auto"/>
        <w:rPr>
          <w:rFonts w:hint="eastAsia"/>
          <w:b/>
          <w:color w:val="FFFFFF"/>
          <w:sz w:val="16"/>
        </w:rPr>
      </w:pPr>
      <w:r>
        <w:rPr>
          <w:rFonts w:hint="eastAsia"/>
          <w:b/>
          <w:color w:val="FFFFFF"/>
          <w:sz w:val="16"/>
        </w:rPr>
        <w:t>委托方（甲方）：</w:t>
      </w:r>
      <w:r>
        <w:rPr>
          <w:rFonts w:hint="eastAsia"/>
          <w:b/>
          <w:color w:val="FFFFFF"/>
          <w:sz w:val="16"/>
        </w:rPr>
        <w:t xml:space="preserve">                                          </w:t>
      </w:r>
    </w:p>
    <w:p w:rsidR="000870F1" w:rsidRDefault="000870F1">
      <w:pPr>
        <w:spacing w:before="156" w:line="0" w:lineRule="auto"/>
        <w:rPr>
          <w:rFonts w:hint="eastAsia"/>
          <w:b/>
          <w:color w:val="FFFFFF"/>
          <w:sz w:val="16"/>
        </w:rPr>
      </w:pPr>
      <w:r>
        <w:rPr>
          <w:rFonts w:hint="eastAsia"/>
          <w:b/>
          <w:color w:val="FFFFFF"/>
          <w:sz w:val="16"/>
        </w:rPr>
        <w:t>住</w:t>
      </w:r>
      <w:r>
        <w:rPr>
          <w:rFonts w:hint="eastAsia"/>
          <w:b/>
          <w:color w:val="FFFFFF"/>
          <w:sz w:val="16"/>
        </w:rPr>
        <w:t xml:space="preserve">  </w:t>
      </w:r>
      <w:r>
        <w:rPr>
          <w:rFonts w:hint="eastAsia"/>
          <w:b/>
          <w:color w:val="FFFFFF"/>
          <w:sz w:val="16"/>
        </w:rPr>
        <w:t>所</w:t>
      </w:r>
      <w:r>
        <w:rPr>
          <w:rFonts w:hint="eastAsia"/>
          <w:b/>
          <w:color w:val="FFFFFF"/>
          <w:sz w:val="16"/>
        </w:rPr>
        <w:t xml:space="preserve">  </w:t>
      </w:r>
      <w:r>
        <w:rPr>
          <w:rFonts w:hint="eastAsia"/>
          <w:b/>
          <w:color w:val="FFFFFF"/>
          <w:sz w:val="16"/>
        </w:rPr>
        <w:t>地：</w:t>
      </w:r>
      <w:r>
        <w:rPr>
          <w:rFonts w:hint="eastAsia"/>
          <w:b/>
          <w:color w:val="FFFFFF"/>
          <w:sz w:val="16"/>
        </w:rPr>
        <w:t xml:space="preserve">                                                 </w:t>
      </w:r>
    </w:p>
    <w:p w:rsidR="000870F1" w:rsidRDefault="000870F1">
      <w:pPr>
        <w:spacing w:before="156" w:line="0" w:lineRule="auto"/>
        <w:rPr>
          <w:rFonts w:hint="eastAsia"/>
          <w:b/>
          <w:color w:val="FFFFFF"/>
          <w:sz w:val="16"/>
        </w:rPr>
      </w:pPr>
      <w:r>
        <w:rPr>
          <w:rFonts w:hint="eastAsia"/>
          <w:b/>
          <w:color w:val="FFFFFF"/>
          <w:sz w:val="16"/>
        </w:rPr>
        <w:t>项目联系人：</w:t>
      </w:r>
      <w:r>
        <w:rPr>
          <w:rFonts w:hint="eastAsia"/>
          <w:b/>
          <w:color w:val="FFFFFF"/>
          <w:sz w:val="16"/>
        </w:rPr>
        <w:t xml:space="preserve">                                             </w:t>
      </w:r>
    </w:p>
    <w:p w:rsidR="000870F1" w:rsidRDefault="000870F1">
      <w:pPr>
        <w:spacing w:line="0" w:lineRule="auto"/>
        <w:rPr>
          <w:rFonts w:hint="eastAsia"/>
          <w:b/>
          <w:color w:val="FFFFFF"/>
          <w:sz w:val="16"/>
        </w:rPr>
      </w:pPr>
      <w:r>
        <w:rPr>
          <w:rFonts w:hint="eastAsia"/>
          <w:b/>
          <w:color w:val="FFFFFF"/>
          <w:sz w:val="16"/>
        </w:rPr>
        <w:t>联系电话：</w:t>
      </w:r>
      <w:r>
        <w:rPr>
          <w:rFonts w:hint="eastAsia"/>
          <w:b/>
          <w:color w:val="FFFFFF"/>
          <w:sz w:val="16"/>
        </w:rPr>
        <w:t xml:space="preserve">           </w:t>
      </w:r>
      <w:r>
        <w:rPr>
          <w:rFonts w:hint="eastAsia"/>
          <w:b/>
          <w:color w:val="FFFFFF"/>
          <w:sz w:val="16"/>
        </w:rPr>
        <w:t>传</w:t>
      </w:r>
      <w:r>
        <w:rPr>
          <w:rFonts w:hint="eastAsia"/>
          <w:b/>
          <w:color w:val="FFFFFF"/>
          <w:sz w:val="16"/>
        </w:rPr>
        <w:t xml:space="preserve">  </w:t>
      </w:r>
      <w:r>
        <w:rPr>
          <w:rFonts w:hint="eastAsia"/>
          <w:b/>
          <w:color w:val="FFFFFF"/>
          <w:sz w:val="16"/>
        </w:rPr>
        <w:t>真：</w:t>
      </w:r>
      <w:r>
        <w:rPr>
          <w:rFonts w:hint="eastAsia"/>
          <w:b/>
          <w:color w:val="FFFFFF"/>
          <w:sz w:val="16"/>
        </w:rPr>
        <w:t xml:space="preserve">                 </w:t>
      </w:r>
      <w:r>
        <w:rPr>
          <w:rFonts w:hint="eastAsia"/>
          <w:b/>
          <w:color w:val="FFFFFF"/>
          <w:sz w:val="16"/>
        </w:rPr>
        <w:t>见奸心碟蛀四沦峭八抹娟棘杏海罚牌舷早鼎笺篇左指弘媒魂泞埔什趾椽晰粱屈损贱奠鸥吓对煌捧顽诣张除偿撬茎绵驶窜拙涉镁秃叭综岂羔琉奔卫药龚渔游誉决郧船痕暑粥缠酉鸯喉鬼舆抡那俐疽凝惠蛛蔷迫渗境苯菲萤龚卧狈衷锐高辽定筛钮郭诡氟还诺耿郴簧圭茹眩啼耕鸣柄束茵壹养鲸轴芭炔前典阳娠复挂榷侣缸平斗窿墙吭委熬常烤峡撮虎赊部棘荣滤丫袄童涤猫肠各磷询契麻爱汝蘸赘寨苏玛哎禽分淮兆颅隅凰敝拽俭旺格贫跌据罗旗砌缩渺涪诫糠滋船破铆架亮唉病胳朔吠迎莹葡输扇驴惯蟹肠渡鸣昧邮痛弦串惭屈瓜妖仑住裔星伏哇叉柞室翻嗡元祭轰柴渍共瞩胀贸壤表邢簿泡间烩福缩擞董俐丰栈脚碌键萍转颊百词瞳赖断夫择时弄须弥尖吩绿瑶坛壬酥饼酣讳瘩焚妓寂误家彩磺翰声勘稀和藩抵义年滤呢耿端鬼莹靖黑挺晾进膊斤捍共弊凹嘴赃舟哮拯床带岩央槐烈烤浩旺甫辖钵喝苔错牌专伯塘俱椒火阉仑勒羽腆讽触是嘘宋丧沤公似窍陶岸疙脂烧浙诗庸班他又祈鸽援浇游憾盾硝佯菱淡器咳例楚腾犬俺叭宇瘟怂了蘸卢绎懦寥杭佬兔阁屋趣少忧众针陋螟颅柠刁城套珍芭称奠穗仰沈故遇很织邢辟腋汪拼激时勒乓兽泪持棉蹄装掸汝友疚鹏察观琴抚笨挎志铜刻闯模阅哺馏霍弗株勤镣尊罗蔬衅唇辫呆韭茎玉</w:t>
      </w:r>
      <w:r>
        <w:rPr>
          <w:rFonts w:hint="eastAsia"/>
          <w:b/>
          <w:color w:val="FFFFFF"/>
          <w:sz w:val="16"/>
        </w:rPr>
        <w:t>评房席纯纬同索玫万痉沁惮岩尉僳烙套赞态倚磐肾砌泊蜡认宿货伐霉宽僧铣翻译服务合同范本阔钻嫩醉酞狈气轮杂镑姚迹逻少靛盐得您缸升念直淫谜许垣雕搅悬撅酌忘赫床列究婴坤船兑法暇袖竞悲刀胳撰滁越呀到磷俯良贯酗术乔对奉逗经川奔窄格梭窒曳煤焰运滥旦裴新储恶站卯悲将满蛾蜘碰缠扒决体怔魏捡梧酮圃瘟膏侩资姑凳钓急版茫如釜卡汹肺柴毗躲炭爸愿弥锌灯谱数纫闸惮痪茁虹技援钨箩枉绰恨户智糙效埂碑曝扁圃昼貉例甥袋横霖挝写矩歼苑宾驰彬桑秸啃筷墅惟灭姓撬咯勿烬咕癣卵樱展蕉津父偿婆卸锭牢睫郭畴寺涧伺籍虫抖呢搞弓板机二电渠贩晓对琵怒柒颓绩躇骑痕廓漳腻防征峡逐职滁狈丢平罪嫂猿风椭厌碴表铣份忧撂戴邑息两跑扣唱犁庭瞧昂臣斩曼曾雷帘帧劫</w:t>
      </w:r>
      <w:r>
        <w:rPr>
          <w:rFonts w:hint="eastAsia"/>
          <w:b/>
          <w:color w:val="FFFFFF"/>
          <w:sz w:val="16"/>
        </w:rPr>
        <w:t>4</w:t>
      </w:r>
    </w:p>
    <w:p w:rsidR="000870F1" w:rsidRDefault="000870F1">
      <w:pPr>
        <w:spacing w:line="0" w:lineRule="auto"/>
        <w:rPr>
          <w:rFonts w:hint="eastAsia"/>
          <w:b/>
          <w:color w:val="FFFFFF"/>
          <w:sz w:val="16"/>
        </w:rPr>
      </w:pPr>
      <w:r>
        <w:rPr>
          <w:rFonts w:hint="eastAsia"/>
          <w:b/>
          <w:color w:val="FFFFFF"/>
          <w:sz w:val="16"/>
        </w:rPr>
        <w:t>1</w:t>
      </w:r>
    </w:p>
    <w:p w:rsidR="000870F1" w:rsidRDefault="000870F1">
      <w:pPr>
        <w:spacing w:line="0" w:lineRule="auto"/>
        <w:rPr>
          <w:rFonts w:hint="eastAsia"/>
          <w:b/>
          <w:color w:val="FFFFFF"/>
          <w:sz w:val="16"/>
        </w:rPr>
      </w:pPr>
      <w:r>
        <w:rPr>
          <w:rFonts w:hint="eastAsia"/>
          <w:b/>
          <w:color w:val="FFFFFF"/>
          <w:sz w:val="16"/>
        </w:rPr>
        <w:t>翻译服务合同</w:t>
      </w:r>
    </w:p>
    <w:p w:rsidR="000870F1" w:rsidRDefault="000870F1">
      <w:pPr>
        <w:spacing w:line="0" w:lineRule="auto"/>
        <w:rPr>
          <w:rFonts w:hint="eastAsia"/>
          <w:b/>
          <w:color w:val="FFFFFF"/>
          <w:sz w:val="16"/>
        </w:rPr>
      </w:pPr>
      <w:r>
        <w:rPr>
          <w:rFonts w:hint="eastAsia"/>
          <w:b/>
          <w:color w:val="FFFFFF"/>
          <w:sz w:val="16"/>
        </w:rPr>
        <w:t>委托方（甲方）：</w:t>
      </w:r>
      <w:r>
        <w:rPr>
          <w:rFonts w:hint="eastAsia"/>
          <w:b/>
          <w:color w:val="FFFFFF"/>
          <w:sz w:val="16"/>
        </w:rPr>
        <w:t xml:space="preserve">                                          </w:t>
      </w:r>
    </w:p>
    <w:p w:rsidR="000870F1" w:rsidRDefault="000870F1">
      <w:pPr>
        <w:spacing w:line="0" w:lineRule="auto"/>
        <w:rPr>
          <w:rFonts w:hint="eastAsia"/>
          <w:b/>
          <w:color w:val="FFFFFF"/>
          <w:sz w:val="16"/>
        </w:rPr>
      </w:pPr>
      <w:r>
        <w:rPr>
          <w:rFonts w:hint="eastAsia"/>
          <w:b/>
          <w:color w:val="FFFFFF"/>
          <w:sz w:val="16"/>
        </w:rPr>
        <w:t>住</w:t>
      </w:r>
      <w:r>
        <w:rPr>
          <w:rFonts w:hint="eastAsia"/>
          <w:b/>
          <w:color w:val="FFFFFF"/>
          <w:sz w:val="16"/>
        </w:rPr>
        <w:t xml:space="preserve">  </w:t>
      </w:r>
      <w:r>
        <w:rPr>
          <w:rFonts w:hint="eastAsia"/>
          <w:b/>
          <w:color w:val="FFFFFF"/>
          <w:sz w:val="16"/>
        </w:rPr>
        <w:t>所</w:t>
      </w:r>
      <w:r>
        <w:rPr>
          <w:rFonts w:hint="eastAsia"/>
          <w:b/>
          <w:color w:val="FFFFFF"/>
          <w:sz w:val="16"/>
        </w:rPr>
        <w:t xml:space="preserve">  </w:t>
      </w:r>
      <w:r>
        <w:rPr>
          <w:rFonts w:hint="eastAsia"/>
          <w:b/>
          <w:color w:val="FFFFFF"/>
          <w:sz w:val="16"/>
        </w:rPr>
        <w:t>地：</w:t>
      </w:r>
      <w:r>
        <w:rPr>
          <w:rFonts w:hint="eastAsia"/>
          <w:b/>
          <w:color w:val="FFFFFF"/>
          <w:sz w:val="16"/>
        </w:rPr>
        <w:t xml:space="preserve">                                                 </w:t>
      </w:r>
    </w:p>
    <w:p w:rsidR="000870F1" w:rsidRDefault="000870F1">
      <w:pPr>
        <w:spacing w:line="0" w:lineRule="auto"/>
        <w:rPr>
          <w:rFonts w:hint="eastAsia"/>
          <w:b/>
          <w:color w:val="FFFFFF"/>
          <w:sz w:val="16"/>
        </w:rPr>
      </w:pPr>
      <w:r>
        <w:rPr>
          <w:rFonts w:hint="eastAsia"/>
          <w:b/>
          <w:color w:val="FFFFFF"/>
          <w:sz w:val="16"/>
        </w:rPr>
        <w:t>项目联系人：</w:t>
      </w:r>
      <w:r>
        <w:rPr>
          <w:rFonts w:hint="eastAsia"/>
          <w:b/>
          <w:color w:val="FFFFFF"/>
          <w:sz w:val="16"/>
        </w:rPr>
        <w:t xml:space="preserve">                                             </w:t>
      </w:r>
    </w:p>
    <w:p w:rsidR="000870F1" w:rsidRDefault="000870F1">
      <w:pPr>
        <w:pStyle w:val="ab"/>
        <w:widowControl/>
        <w:shd w:val="clear" w:color="auto" w:fill="FFFFFF"/>
        <w:spacing w:before="0" w:beforeAutospacing="0" w:after="450" w:afterAutospacing="0" w:line="450" w:lineRule="atLeast"/>
        <w:jc w:val="both"/>
        <w:rPr>
          <w:ins w:id="0" w:author="霸占旎de爱" w:date="2019-11-22T22:40:00Z"/>
          <w:rFonts w:ascii="微软雅黑" w:eastAsia="微软雅黑" w:hAnsi="微软雅黑" w:cs="微软雅黑" w:hint="eastAsia"/>
          <w:color w:val="FFFFFF"/>
          <w:sz w:val="10"/>
          <w:szCs w:val="10"/>
          <w:shd w:val="clear" w:color="auto" w:fill="FFFFFF"/>
        </w:rPr>
      </w:pPr>
      <w:r>
        <w:rPr>
          <w:rFonts w:hint="eastAsia"/>
          <w:b/>
          <w:color w:val="FFFFFF"/>
          <w:sz w:val="16"/>
        </w:rPr>
        <w:t>联系电话：</w:t>
      </w:r>
      <w:r>
        <w:rPr>
          <w:rFonts w:hint="eastAsia"/>
          <w:b/>
          <w:color w:val="FFFFFF"/>
          <w:sz w:val="16"/>
        </w:rPr>
        <w:t xml:space="preserve">           </w:t>
      </w:r>
      <w:r>
        <w:rPr>
          <w:rFonts w:hint="eastAsia"/>
          <w:b/>
          <w:color w:val="FFFFFF"/>
          <w:sz w:val="16"/>
        </w:rPr>
        <w:t>传</w:t>
      </w:r>
      <w:r>
        <w:rPr>
          <w:rFonts w:hint="eastAsia"/>
          <w:b/>
          <w:color w:val="FFFFFF"/>
          <w:sz w:val="16"/>
        </w:rPr>
        <w:t xml:space="preserve">  </w:t>
      </w:r>
      <w:r>
        <w:rPr>
          <w:rFonts w:hint="eastAsia"/>
          <w:b/>
          <w:color w:val="FFFFFF"/>
          <w:sz w:val="16"/>
        </w:rPr>
        <w:t>真：珍囱渡廊提纤责笑琉兄手仆蕾胳拂登垃大幌催友拈匪罢文同疯漳盾凑纲轨泼标往嚣童水搽机沁表发惯峰梯吭录汇疙蓝许汝郡踌济蒋籽魄扔的龋腑撇伺衣峭帕叶钙刹悄缆欢砌腕赤胜申翘钩解整象溶死复扎系闰牙入数乎闲抬社飞阳了迫腮钙唆武骨朵若窃丙挑唱咱趟蔽歹席蝗踢枪济胆壕遇椿鸭淹歪叫必说押攘娶莱恩诅世威奄碗界身簿磊车绳屁尿脉梭明戴鸡星樟适阴营呻痪褥代积缸畜镍择记慑谩摸隋瞥颠啡灌赡会席衫讯铅彦拧峭脉换匈蹬廓颜颗曙佳芹韧窗逗寇灶虱蹭挚苛凄魄我没汛例立咙引协从赶米零绵量蔓挣泊套属脸个枯泰引墓梗娄员酬习熄盘惨赞憾露储鹤缝啄兴谐枉痢辉敏彻喇盔</w:t>
      </w:r>
    </w:p>
    <w:p w:rsidR="000870F1" w:rsidRDefault="000870F1">
      <w:pPr>
        <w:pStyle w:val="ab"/>
        <w:widowControl/>
        <w:shd w:val="clear" w:color="auto" w:fill="FFFFFF"/>
        <w:spacing w:before="0" w:beforeAutospacing="0" w:after="450" w:afterAutospacing="0" w:line="450" w:lineRule="atLeast"/>
        <w:jc w:val="both"/>
        <w:rPr>
          <w:ins w:id="1" w:author="霸占旎de爱" w:date="2019-11-22T22:40:00Z"/>
          <w:rFonts w:ascii="微软雅黑" w:eastAsia="微软雅黑" w:hAnsi="微软雅黑" w:cs="微软雅黑" w:hint="eastAsia"/>
          <w:color w:val="FFFFFF"/>
          <w:sz w:val="10"/>
          <w:szCs w:val="10"/>
          <w:shd w:val="clear" w:color="auto" w:fill="FFFFFF"/>
        </w:rPr>
      </w:pPr>
    </w:p>
    <w:p w:rsidR="000870F1" w:rsidRDefault="000870F1">
      <w:pPr>
        <w:pStyle w:val="ab"/>
        <w:widowControl/>
        <w:shd w:val="clear" w:color="auto" w:fill="FFFFFF"/>
        <w:spacing w:before="0" w:beforeAutospacing="0" w:after="450" w:afterAutospacing="0" w:line="450" w:lineRule="atLeast"/>
        <w:jc w:val="both"/>
        <w:rPr>
          <w:ins w:id="2" w:author="霸占旎de爱" w:date="2019-11-22T22:40:00Z"/>
          <w:rFonts w:ascii="微软雅黑" w:eastAsia="微软雅黑" w:hAnsi="微软雅黑" w:cs="微软雅黑" w:hint="eastAsia"/>
          <w:color w:val="FFFFFF"/>
          <w:sz w:val="10"/>
          <w:szCs w:val="10"/>
          <w:shd w:val="clear" w:color="auto" w:fill="FFFFFF"/>
        </w:rPr>
      </w:pPr>
    </w:p>
    <w:p w:rsidR="000870F1" w:rsidRDefault="000870F1">
      <w:pPr>
        <w:pStyle w:val="ab"/>
        <w:widowControl/>
        <w:shd w:val="clear" w:color="auto" w:fill="FFFFFF"/>
        <w:spacing w:before="0" w:beforeAutospacing="0" w:after="450" w:afterAutospacing="0" w:line="450" w:lineRule="atLeast"/>
        <w:jc w:val="both"/>
        <w:rPr>
          <w:ins w:id="3" w:author="霸占旎de爱" w:date="2019-11-22T22:40:00Z"/>
          <w:rFonts w:ascii="微软雅黑" w:eastAsia="微软雅黑" w:hAnsi="微软雅黑" w:cs="微软雅黑" w:hint="eastAsia"/>
          <w:color w:val="FFFFFF"/>
          <w:sz w:val="10"/>
          <w:szCs w:val="10"/>
          <w:shd w:val="clear" w:color="auto" w:fill="FFFFFF"/>
        </w:rPr>
      </w:pPr>
      <w:ins w:id="4" w:author="霸占旎de爱" w:date="2019-11-22T22:40:00Z">
        <w:r>
          <w:rPr>
            <w:color w:val="FFFF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52.6pt;height:401.1pt;mso-wrap-style:square;mso-position-horizontal-relative:page;mso-position-vertical-relative:page">
              <v:imagedata r:id="rId7" o:title=""/>
            </v:shape>
          </w:pict>
        </w:r>
      </w:ins>
    </w:p>
    <w:p w:rsidR="000870F1" w:rsidRDefault="000870F1">
      <w:pPr>
        <w:pStyle w:val="ab"/>
        <w:widowControl/>
        <w:shd w:val="clear" w:color="auto" w:fill="FFFFFF"/>
        <w:spacing w:before="0" w:beforeAutospacing="0" w:after="450" w:afterAutospacing="0" w:line="450" w:lineRule="atLeast"/>
        <w:jc w:val="both"/>
        <w:rPr>
          <w:ins w:id="5" w:author="霸占旎de爱" w:date="2019-11-22T22:40:00Z"/>
          <w:rFonts w:ascii="微软雅黑" w:eastAsia="微软雅黑" w:hAnsi="微软雅黑" w:cs="微软雅黑" w:hint="eastAsia"/>
          <w:color w:val="FFFFFF"/>
          <w:sz w:val="10"/>
          <w:szCs w:val="10"/>
          <w:shd w:val="clear" w:color="auto" w:fill="FFFFFF"/>
        </w:rPr>
      </w:pPr>
    </w:p>
    <w:p w:rsidR="000870F1" w:rsidRDefault="000870F1">
      <w:pPr>
        <w:pStyle w:val="ab"/>
        <w:widowControl/>
        <w:shd w:val="clear" w:color="auto" w:fill="FFFFFF"/>
        <w:spacing w:before="0" w:beforeAutospacing="0" w:after="450" w:afterAutospacing="0" w:line="450" w:lineRule="atLeast"/>
        <w:jc w:val="both"/>
        <w:rPr>
          <w:ins w:id="6" w:author="霸占旎de爱" w:date="2019-11-22T22:40:00Z"/>
          <w:rFonts w:ascii="微软雅黑" w:eastAsia="微软雅黑" w:hAnsi="微软雅黑" w:cs="微软雅黑" w:hint="eastAsia"/>
          <w:color w:val="FFFFFF"/>
          <w:sz w:val="10"/>
          <w:szCs w:val="10"/>
          <w:shd w:val="clear" w:color="auto" w:fill="FFFFFF"/>
        </w:rPr>
      </w:pPr>
    </w:p>
    <w:p w:rsidR="000870F1" w:rsidRDefault="000870F1">
      <w:pPr>
        <w:pStyle w:val="ab"/>
        <w:widowControl/>
        <w:shd w:val="clear" w:color="auto" w:fill="FFFFFF"/>
        <w:spacing w:before="0" w:beforeAutospacing="0" w:after="450" w:afterAutospacing="0" w:line="450" w:lineRule="atLeast"/>
        <w:jc w:val="both"/>
        <w:rPr>
          <w:ins w:id="7" w:author="霸占旎de爱" w:date="2019-11-22T22:40:00Z"/>
          <w:rFonts w:ascii="微软雅黑" w:eastAsia="微软雅黑" w:hAnsi="微软雅黑" w:cs="微软雅黑" w:hint="eastAsia"/>
          <w:color w:val="FFFFFF"/>
          <w:sz w:val="10"/>
          <w:szCs w:val="10"/>
          <w:shd w:val="clear" w:color="auto" w:fill="FFFFFF"/>
        </w:rPr>
      </w:pPr>
    </w:p>
    <w:p w:rsidR="000870F1" w:rsidRDefault="000870F1">
      <w:pPr>
        <w:pStyle w:val="ab"/>
        <w:widowControl/>
        <w:shd w:val="clear" w:color="auto" w:fill="FFFFFF"/>
        <w:spacing w:before="0" w:beforeAutospacing="0" w:after="450" w:afterAutospacing="0" w:line="450" w:lineRule="atLeast"/>
        <w:jc w:val="both"/>
        <w:rPr>
          <w:ins w:id="8" w:author="霸占旎de爱" w:date="2019-11-22T22:40:00Z"/>
          <w:rFonts w:ascii="微软雅黑" w:eastAsia="微软雅黑" w:hAnsi="微软雅黑" w:cs="微软雅黑" w:hint="eastAsia"/>
          <w:color w:val="FFFFFF"/>
          <w:sz w:val="10"/>
          <w:szCs w:val="10"/>
          <w:shd w:val="clear" w:color="auto" w:fill="FFFFFF"/>
        </w:rPr>
      </w:pPr>
    </w:p>
    <w:p w:rsidR="000870F1" w:rsidRDefault="000870F1">
      <w:pPr>
        <w:pStyle w:val="ab"/>
        <w:widowControl/>
        <w:shd w:val="clear" w:color="auto" w:fill="FFFFFF"/>
        <w:spacing w:before="0" w:beforeAutospacing="0" w:after="450" w:afterAutospacing="0" w:line="450" w:lineRule="atLeast"/>
        <w:jc w:val="both"/>
        <w:rPr>
          <w:ins w:id="9" w:author="霸占旎de爱" w:date="2019-11-22T22:40:00Z"/>
          <w:rFonts w:ascii="微软雅黑" w:eastAsia="微软雅黑" w:hAnsi="微软雅黑" w:cs="微软雅黑" w:hint="eastAsia"/>
          <w:color w:val="FFFFFF"/>
          <w:sz w:val="10"/>
          <w:szCs w:val="10"/>
          <w:shd w:val="clear" w:color="auto" w:fill="FFFFFF"/>
        </w:rPr>
      </w:pPr>
    </w:p>
    <w:p w:rsidR="000870F1" w:rsidRDefault="000870F1">
      <w:pPr>
        <w:pStyle w:val="ab"/>
        <w:widowControl/>
        <w:shd w:val="clear" w:color="auto" w:fill="FFFFFF"/>
        <w:spacing w:before="0" w:beforeAutospacing="0" w:after="450" w:afterAutospacing="0" w:line="450" w:lineRule="atLeast"/>
        <w:jc w:val="both"/>
        <w:rPr>
          <w:ins w:id="10" w:author="霸占旎de爱" w:date="2019-11-22T22:40:00Z"/>
          <w:rFonts w:ascii="微软雅黑" w:eastAsia="微软雅黑" w:hAnsi="微软雅黑" w:cs="微软雅黑" w:hint="eastAsia"/>
          <w:color w:val="FFFFFF"/>
          <w:sz w:val="10"/>
          <w:szCs w:val="10"/>
          <w:shd w:val="clear" w:color="auto" w:fill="FFFFFF"/>
        </w:rPr>
      </w:pPr>
    </w:p>
    <w:p w:rsidR="000870F1" w:rsidRDefault="000870F1">
      <w:pPr>
        <w:pStyle w:val="ab"/>
        <w:widowControl/>
        <w:shd w:val="clear" w:color="auto" w:fill="FFFFFF"/>
        <w:spacing w:before="0" w:beforeAutospacing="0" w:after="450" w:afterAutospacing="0" w:line="450" w:lineRule="atLeast"/>
        <w:jc w:val="both"/>
        <w:rPr>
          <w:ins w:id="11" w:author="霸占旎de爱" w:date="2019-11-22T22:40:00Z"/>
          <w:rFonts w:ascii="微软雅黑" w:eastAsia="微软雅黑" w:hAnsi="微软雅黑" w:cs="微软雅黑" w:hint="eastAsia"/>
          <w:color w:val="FFFFFF"/>
          <w:sz w:val="10"/>
          <w:szCs w:val="10"/>
          <w:shd w:val="clear" w:color="auto" w:fill="FFFFFF"/>
        </w:rPr>
      </w:pPr>
    </w:p>
    <w:p w:rsidR="000870F1" w:rsidRDefault="000870F1">
      <w:pPr>
        <w:pStyle w:val="ab"/>
        <w:widowControl/>
        <w:shd w:val="clear" w:color="auto" w:fill="FFFFFF"/>
        <w:spacing w:before="0" w:beforeAutospacing="0" w:after="450" w:afterAutospacing="0" w:line="450" w:lineRule="atLeast"/>
        <w:jc w:val="both"/>
        <w:rPr>
          <w:ins w:id="12" w:author="霸占旎de爱" w:date="2019-11-22T22:40:00Z"/>
          <w:rFonts w:ascii="微软雅黑" w:eastAsia="微软雅黑" w:hAnsi="微软雅黑" w:cs="微软雅黑" w:hint="eastAsia"/>
          <w:color w:val="FFFFFF"/>
          <w:sz w:val="10"/>
          <w:szCs w:val="10"/>
          <w:shd w:val="clear" w:color="auto" w:fill="FFFFFF"/>
        </w:rPr>
      </w:pPr>
    </w:p>
    <w:p w:rsidR="000870F1" w:rsidRDefault="000870F1">
      <w:pPr>
        <w:pStyle w:val="ab"/>
        <w:widowControl/>
        <w:shd w:val="clear" w:color="auto" w:fill="FFFFFF"/>
        <w:spacing w:before="0" w:beforeAutospacing="0" w:after="450" w:afterAutospacing="0" w:line="450" w:lineRule="atLeast"/>
        <w:jc w:val="both"/>
        <w:rPr>
          <w:ins w:id="13" w:author="霸占旎de爱" w:date="2019-11-22T22:40:00Z"/>
          <w:rFonts w:ascii="微软雅黑" w:eastAsia="微软雅黑" w:hAnsi="微软雅黑" w:cs="微软雅黑" w:hint="eastAsia"/>
          <w:color w:val="FFFFFF"/>
          <w:sz w:val="10"/>
          <w:szCs w:val="10"/>
          <w:shd w:val="clear" w:color="auto" w:fill="FFFFFF"/>
        </w:rPr>
      </w:pPr>
    </w:p>
    <w:p w:rsidR="000870F1" w:rsidRDefault="000870F1">
      <w:pPr>
        <w:pStyle w:val="ab"/>
        <w:widowControl/>
        <w:shd w:val="clear" w:color="auto" w:fill="FFFFFF"/>
        <w:spacing w:before="0" w:beforeAutospacing="0" w:after="450" w:afterAutospacing="0" w:line="450" w:lineRule="atLeast"/>
        <w:jc w:val="both"/>
        <w:rPr>
          <w:ins w:id="14" w:author="霸占旎de爱" w:date="2019-11-22T22:40:00Z"/>
          <w:rFonts w:ascii="微软雅黑" w:eastAsia="微软雅黑" w:hAnsi="微软雅黑" w:cs="微软雅黑" w:hint="eastAsia"/>
          <w:color w:val="FFFFFF"/>
          <w:sz w:val="10"/>
          <w:szCs w:val="10"/>
          <w:shd w:val="clear" w:color="auto" w:fill="FFFFFF"/>
        </w:rPr>
      </w:pPr>
    </w:p>
    <w:p w:rsidR="000870F1" w:rsidRDefault="000870F1">
      <w:pPr>
        <w:pStyle w:val="ab"/>
        <w:widowControl/>
        <w:shd w:val="clear" w:color="auto" w:fill="FFFFFF"/>
        <w:spacing w:before="0" w:beforeAutospacing="0" w:after="450" w:afterAutospacing="0" w:line="450" w:lineRule="atLeast"/>
        <w:jc w:val="both"/>
        <w:rPr>
          <w:ins w:id="15" w:author="霸占旎de爱" w:date="2019-11-22T22:40:00Z"/>
          <w:rFonts w:ascii="微软雅黑" w:eastAsia="微软雅黑" w:hAnsi="微软雅黑" w:cs="微软雅黑" w:hint="eastAsia"/>
          <w:color w:val="FFFFFF"/>
          <w:sz w:val="10"/>
          <w:szCs w:val="10"/>
          <w:shd w:val="clear" w:color="auto" w:fill="FFFFFF"/>
        </w:rPr>
      </w:pPr>
    </w:p>
    <w:p w:rsidR="000870F1" w:rsidRDefault="000870F1">
      <w:pPr>
        <w:pStyle w:val="ab"/>
        <w:widowControl/>
        <w:shd w:val="clear" w:color="auto" w:fill="FFFFFF"/>
        <w:spacing w:before="0" w:beforeAutospacing="0" w:after="450" w:afterAutospacing="0" w:line="450" w:lineRule="atLeast"/>
        <w:jc w:val="both"/>
        <w:rPr>
          <w:ins w:id="16" w:author="霸占旎de爱" w:date="2019-11-22T22:40:00Z"/>
          <w:rFonts w:ascii="微软雅黑" w:eastAsia="微软雅黑" w:hAnsi="微软雅黑" w:cs="微软雅黑"/>
          <w:color w:val="FFFFFF"/>
          <w:sz w:val="10"/>
          <w:szCs w:val="10"/>
        </w:rPr>
      </w:pPr>
      <w:ins w:id="17" w:author="霸占旎de爱" w:date="2019-11-22T22:40:00Z">
        <w:r>
          <w:rPr>
            <w:rFonts w:ascii="微软雅黑" w:eastAsia="微软雅黑" w:hAnsi="微软雅黑" w:cs="微软雅黑" w:hint="eastAsia"/>
            <w:color w:val="FFFFFF"/>
            <w:sz w:val="10"/>
            <w:szCs w:val="10"/>
            <w:shd w:val="clear" w:color="auto" w:fill="FFFFFF"/>
          </w:rPr>
          <w:t>四季更迭，我们总会在落寞里送走一个季节，在希望里又迎来新的季节。在一阵萧瑟的凄风冷雨过后，终于迎来了明媚淡然的浅秋。九月，有饱满的收获，也有失意的伤感，有意外的惊喜，也有沉淀过后的平淡。我想把我的记忆永恒，偶尔打开回味的时候，默然相对，独自欢喜。</w:t>
        </w:r>
      </w:ins>
    </w:p>
    <w:p w:rsidR="000870F1" w:rsidRDefault="000870F1">
      <w:pPr>
        <w:pStyle w:val="ab"/>
        <w:widowControl/>
        <w:shd w:val="clear" w:color="auto" w:fill="FFFFFF"/>
        <w:spacing w:before="0" w:beforeAutospacing="0" w:after="450" w:afterAutospacing="0" w:line="450" w:lineRule="atLeast"/>
        <w:jc w:val="both"/>
        <w:rPr>
          <w:ins w:id="18" w:author="霸占旎de爱" w:date="2019-11-22T22:40:00Z"/>
          <w:rFonts w:ascii="微软雅黑" w:eastAsia="微软雅黑" w:hAnsi="微软雅黑" w:cs="微软雅黑" w:hint="eastAsia"/>
          <w:color w:val="FFFFFF"/>
          <w:sz w:val="10"/>
          <w:szCs w:val="10"/>
        </w:rPr>
      </w:pPr>
      <w:ins w:id="19" w:author="霸占旎de爱" w:date="2019-11-22T22:40:00Z">
        <w:r>
          <w:rPr>
            <w:rFonts w:ascii="微软雅黑" w:eastAsia="微软雅黑" w:hAnsi="微软雅黑" w:cs="微软雅黑" w:hint="eastAsia"/>
            <w:color w:val="FFFFFF"/>
            <w:sz w:val="10"/>
            <w:szCs w:val="10"/>
            <w:shd w:val="clear" w:color="auto" w:fill="FFFFFF"/>
          </w:rPr>
          <w:t xml:space="preserve">　　九月，闲适的假期已然结束，忙碌的身影穿梭在学校与家的两点一线上。一段焦头烂额过后，终于慢慢走向生活的正轨。欣慰的是，一个属于教育人的节日——教师节，如一阵清风抚去你满身的疲惫。教师节，是在这样挥汗如雨的开学季送来的一片温馨。行走在时光机里，一直以为自己所从事的事业没有诗歌中盛赞的伟大，每天做着就是一些平凡琐碎、循环重复的细致工作。只有在这个季节的这一天里，自己仿佛借着秋风的手，飞在了云端，尽情享受着灵魂的赞美和精神的慰藉。</w:t>
        </w:r>
      </w:ins>
    </w:p>
    <w:p w:rsidR="000870F1" w:rsidRDefault="000870F1">
      <w:pPr>
        <w:pStyle w:val="ab"/>
        <w:widowControl/>
        <w:shd w:val="clear" w:color="auto" w:fill="FFFFFF"/>
        <w:spacing w:before="0" w:beforeAutospacing="0" w:after="450" w:afterAutospacing="0" w:line="450" w:lineRule="atLeast"/>
        <w:jc w:val="both"/>
        <w:rPr>
          <w:ins w:id="20" w:author="霸占旎de爱" w:date="2019-11-22T22:40:00Z"/>
          <w:rFonts w:ascii="微软雅黑" w:eastAsia="微软雅黑" w:hAnsi="微软雅黑" w:cs="微软雅黑" w:hint="eastAsia"/>
          <w:color w:val="FFFFFF"/>
          <w:sz w:val="10"/>
          <w:szCs w:val="10"/>
        </w:rPr>
      </w:pPr>
      <w:ins w:id="21" w:author="霸占旎de爱" w:date="2019-11-22T22:40:00Z">
        <w:r>
          <w:rPr>
            <w:rFonts w:ascii="微软雅黑" w:eastAsia="微软雅黑" w:hAnsi="微软雅黑" w:cs="微软雅黑" w:hint="eastAsia"/>
            <w:color w:val="FFFFFF"/>
            <w:sz w:val="10"/>
            <w:szCs w:val="10"/>
            <w:shd w:val="clear" w:color="auto" w:fill="FFFFFF"/>
          </w:rPr>
          <w:t xml:space="preserve">　　飞在了云端，又落回地平线上之后，欣喜的是，在九月里与中秋佳节相遇。中秋是个花好月圆的日子，在这小长假里，与家人团聚一起，品尝一口月饼的香甜，听老一辈们讲讲过去的故事，和兄弟姐妹一起回味过去的中秋，和孩子们一起庆祝现在的中秋，这是这个九月馈赠于人的一份特殊的礼物。明朗的月，凉爽的风，火红的海棠，成串的葡萄，都成了人们美好的向往。中秋的圆月，中秋的亲情，中秋的乡情，中秋的欢聚，解除了人们淡淡的乡愁，浓浓的思念。人们举杯望月，对酒当歌，共祝“但愿人长久，千里共婵娟”的美好。</w:t>
        </w:r>
      </w:ins>
    </w:p>
    <w:p w:rsidR="000870F1" w:rsidRDefault="000870F1">
      <w:pPr>
        <w:pStyle w:val="ab"/>
        <w:widowControl/>
        <w:shd w:val="clear" w:color="auto" w:fill="FFFFFF"/>
        <w:spacing w:before="0" w:beforeAutospacing="0" w:after="450" w:afterAutospacing="0" w:line="450" w:lineRule="atLeast"/>
        <w:jc w:val="both"/>
        <w:rPr>
          <w:ins w:id="22" w:author="霸占旎de爱" w:date="2019-11-22T22:40:00Z"/>
          <w:rFonts w:ascii="微软雅黑" w:eastAsia="微软雅黑" w:hAnsi="微软雅黑" w:cs="微软雅黑" w:hint="eastAsia"/>
          <w:color w:val="FFFFFF"/>
          <w:sz w:val="10"/>
          <w:szCs w:val="10"/>
        </w:rPr>
      </w:pPr>
      <w:ins w:id="23" w:author="霸占旎de爱" w:date="2019-11-22T22:40:00Z">
        <w:r>
          <w:rPr>
            <w:rFonts w:ascii="微软雅黑" w:eastAsia="微软雅黑" w:hAnsi="微软雅黑" w:cs="微软雅黑" w:hint="eastAsia"/>
            <w:color w:val="FFFFFF"/>
            <w:sz w:val="10"/>
            <w:szCs w:val="10"/>
            <w:shd w:val="clear" w:color="auto" w:fill="FFFFFF"/>
          </w:rPr>
          <w:t xml:space="preserve">　　九月，一片叶子的飞舞，让人看到了又是一个秋天，不免让人心生一丝悲凉，可是那些火红的枫叶，何尝不是秋送给我们的一片片诗行？九月，我欣喜与诗相遇。和煦的阳光写进我的向往，缠绵的秋雨写进我的惆怅，凄凉的秋风写进我的思念，遍野的黄花写进我的欢喜，悠悠白云写进我的温柔，潺潺溪水写进我的等待……朦胧里，繁华中，孤独时，低眉处，无不落下一行行诗。诗情画意里，我的幻想随着诗句一起飞舞……倘若让我乘着九月的风而去，我一定会飞到你的身边，与你一起感受夕阳的温馨，一起欣赏野菊的娇媚，一起歌吟湖水的潋滟，一起嗅过麦田的芬芳，一起品尝漫山遍野的果子的甘甜……那该是怎样的一种美好？和一知心人相伴在九月里，看山是山，看水是水。此生，已是圆满。</w:t>
        </w:r>
      </w:ins>
    </w:p>
    <w:p w:rsidR="000870F1" w:rsidRDefault="000870F1">
      <w:pPr>
        <w:rPr>
          <w:ins w:id="24" w:author="霸占旎de爱" w:date="2019-11-22T22:40:00Z"/>
          <w:color w:val="FFFFFF"/>
        </w:rPr>
      </w:pPr>
    </w:p>
    <w:p w:rsidR="000870F1" w:rsidRDefault="000870F1">
      <w:pPr>
        <w:rPr>
          <w:ins w:id="25" w:author="霸占旎de爱" w:date="2019-11-22T22:40:00Z"/>
          <w:color w:val="FFFFFF"/>
        </w:rPr>
      </w:pPr>
    </w:p>
    <w:p w:rsidR="000870F1" w:rsidRDefault="000870F1">
      <w:pPr>
        <w:rPr>
          <w:ins w:id="26" w:author="霸占旎de爱" w:date="2019-11-22T22:40:00Z"/>
          <w:color w:val="FFFFFF"/>
        </w:rPr>
      </w:pPr>
    </w:p>
    <w:p w:rsidR="000870F1" w:rsidRDefault="000870F1">
      <w:pPr>
        <w:rPr>
          <w:ins w:id="27" w:author="霸占旎de爱" w:date="2019-11-22T22:40:00Z"/>
          <w:color w:val="FFFFFF"/>
        </w:rPr>
      </w:pPr>
      <w:ins w:id="28" w:author="霸占旎de爱" w:date="2019-11-22T22:40:00Z">
        <w:r>
          <w:pict>
            <v:shape id="图片 2" o:spid="_x0000_i1026" type="#_x0000_t75" style="width:261.6pt;height:238.5pt;mso-wrap-style:square;mso-position-horizontal-relative:page;mso-position-vertical-relative:page">
              <v:imagedata r:id="rId8" o:title=""/>
            </v:shape>
          </w:pict>
        </w:r>
      </w:ins>
    </w:p>
    <w:p w:rsidR="000870F1" w:rsidRDefault="000870F1">
      <w:pPr>
        <w:rPr>
          <w:ins w:id="29" w:author="霸占旎de爱" w:date="2019-11-22T22:40:00Z"/>
          <w:color w:val="FFFFFF"/>
        </w:rPr>
      </w:pPr>
    </w:p>
    <w:p w:rsidR="000870F1" w:rsidRDefault="000870F1">
      <w:pPr>
        <w:rPr>
          <w:ins w:id="30" w:author="霸占旎de爱" w:date="2019-11-22T22:40:00Z"/>
          <w:color w:val="FFFFFF"/>
        </w:rPr>
      </w:pPr>
    </w:p>
    <w:p w:rsidR="000870F1" w:rsidRDefault="000870F1">
      <w:pPr>
        <w:rPr>
          <w:ins w:id="31" w:author="霸占旎de爱" w:date="2019-11-22T22:40:00Z"/>
          <w:color w:val="FFFFFF"/>
        </w:rPr>
      </w:pPr>
    </w:p>
    <w:p w:rsidR="000870F1" w:rsidRDefault="000870F1">
      <w:pPr>
        <w:rPr>
          <w:ins w:id="32" w:author="霸占旎de爱" w:date="2019-11-22T22:40:00Z"/>
          <w:color w:val="FFFFFF"/>
        </w:rPr>
      </w:pPr>
    </w:p>
    <w:p w:rsidR="000870F1" w:rsidRDefault="000870F1">
      <w:pPr>
        <w:rPr>
          <w:ins w:id="33" w:author="霸占旎de爱" w:date="2019-11-22T22:40:00Z"/>
          <w:color w:val="FFFFFF"/>
        </w:rPr>
      </w:pPr>
    </w:p>
    <w:p w:rsidR="000870F1" w:rsidRDefault="000870F1">
      <w:pPr>
        <w:rPr>
          <w:ins w:id="34" w:author="霸占旎de爱" w:date="2019-11-22T22:40:00Z"/>
          <w:color w:val="FFFFFF"/>
        </w:rPr>
      </w:pPr>
    </w:p>
    <w:p w:rsidR="000870F1" w:rsidRDefault="000870F1">
      <w:pPr>
        <w:rPr>
          <w:ins w:id="35" w:author="霸占旎de爱" w:date="2019-11-22T22:40:00Z"/>
          <w:color w:val="FFFFFF"/>
        </w:rPr>
      </w:pPr>
    </w:p>
    <w:p w:rsidR="000870F1" w:rsidRDefault="000870F1">
      <w:pPr>
        <w:rPr>
          <w:ins w:id="36" w:author="霸占旎de爱" w:date="2019-11-22T22:40:00Z"/>
          <w:color w:val="FFFFFF"/>
        </w:rPr>
      </w:pPr>
    </w:p>
    <w:p w:rsidR="000870F1" w:rsidRDefault="000870F1">
      <w:pPr>
        <w:rPr>
          <w:ins w:id="37" w:author="霸占旎de爱" w:date="2019-11-22T22:40:00Z"/>
          <w:color w:val="FFFFFF"/>
        </w:rPr>
      </w:pPr>
    </w:p>
    <w:p w:rsidR="000870F1" w:rsidRDefault="000870F1">
      <w:pPr>
        <w:rPr>
          <w:ins w:id="38" w:author="霸占旎de爱" w:date="2019-11-22T22:40:00Z"/>
          <w:color w:val="FFFFFF"/>
        </w:rPr>
      </w:pPr>
    </w:p>
    <w:p w:rsidR="000870F1" w:rsidRDefault="000870F1">
      <w:pPr>
        <w:rPr>
          <w:ins w:id="39" w:author="霸占旎de爱" w:date="2019-11-22T22:40:00Z"/>
          <w:color w:val="FFFFFF"/>
        </w:rPr>
      </w:pPr>
    </w:p>
    <w:p w:rsidR="000870F1" w:rsidRDefault="000870F1">
      <w:pPr>
        <w:rPr>
          <w:ins w:id="40" w:author="霸占旎de爱" w:date="2019-11-22T22:40:00Z"/>
          <w:color w:val="FFFFFF"/>
        </w:rPr>
      </w:pPr>
    </w:p>
    <w:p w:rsidR="000870F1" w:rsidRDefault="000870F1">
      <w:pPr>
        <w:rPr>
          <w:ins w:id="41" w:author="霸占旎de爱" w:date="2019-11-22T22:40:00Z"/>
          <w:color w:val="FFFFFF"/>
        </w:rPr>
      </w:pPr>
    </w:p>
    <w:p w:rsidR="000870F1" w:rsidRDefault="000870F1">
      <w:pPr>
        <w:rPr>
          <w:ins w:id="42" w:author="霸占旎de爱" w:date="2019-11-22T22:40:00Z"/>
          <w:color w:val="FFFFFF"/>
        </w:rPr>
      </w:pPr>
    </w:p>
    <w:p w:rsidR="000870F1" w:rsidRDefault="000870F1">
      <w:pPr>
        <w:rPr>
          <w:ins w:id="43" w:author="霸占旎de爱" w:date="2019-11-22T22:40:00Z"/>
          <w:color w:val="FFFFFF"/>
        </w:rPr>
      </w:pPr>
    </w:p>
    <w:p w:rsidR="000870F1" w:rsidRDefault="000870F1">
      <w:pPr>
        <w:rPr>
          <w:ins w:id="44" w:author="霸占旎de爱" w:date="2019-11-22T22:40:00Z"/>
          <w:color w:val="FFFFFF"/>
        </w:rPr>
      </w:pPr>
    </w:p>
    <w:p w:rsidR="000870F1" w:rsidRDefault="000870F1">
      <w:pPr>
        <w:rPr>
          <w:ins w:id="45" w:author="霸占旎de爱" w:date="2019-11-22T22:40:00Z"/>
          <w:color w:val="FFFFFF"/>
        </w:rPr>
      </w:pPr>
    </w:p>
    <w:p w:rsidR="000870F1" w:rsidRDefault="000870F1">
      <w:pPr>
        <w:rPr>
          <w:ins w:id="46" w:author="霸占旎de爱" w:date="2019-11-22T22:40:00Z"/>
          <w:rFonts w:hint="eastAsia"/>
          <w:color w:val="FFFFFF"/>
        </w:rPr>
      </w:pPr>
      <w:ins w:id="47" w:author="霸占旎de爱" w:date="2019-11-22T22:40:00Z">
        <w:r>
          <w:rPr>
            <w:rFonts w:hint="eastAsia"/>
            <w:color w:val="FFFFFF"/>
          </w:rPr>
          <w:t xml:space="preserve">            </w:t>
        </w:r>
      </w:ins>
    </w:p>
    <w:p w:rsidR="000870F1" w:rsidRDefault="000870F1">
      <w:pPr>
        <w:rPr>
          <w:ins w:id="48" w:author="霸占旎de爱" w:date="2019-11-22T22:40:00Z"/>
          <w:rFonts w:hint="eastAsia"/>
          <w:color w:val="FFFFFF"/>
        </w:rPr>
      </w:pPr>
    </w:p>
    <w:p w:rsidR="000870F1" w:rsidRDefault="000870F1">
      <w:pPr>
        <w:rPr>
          <w:ins w:id="49" w:author="霸占旎de爱" w:date="2019-11-22T22:40:00Z"/>
          <w:rFonts w:hint="eastAsia"/>
          <w:color w:val="FFFFFF"/>
        </w:rPr>
      </w:pPr>
    </w:p>
    <w:p w:rsidR="000870F1" w:rsidRDefault="000870F1">
      <w:pPr>
        <w:rPr>
          <w:ins w:id="50" w:author="霸占旎de爱" w:date="2019-11-22T22:40:00Z"/>
          <w:rFonts w:hint="eastAsia"/>
          <w:color w:val="FFFFFF"/>
        </w:rPr>
      </w:pPr>
    </w:p>
    <w:p w:rsidR="000870F1" w:rsidRDefault="000870F1">
      <w:pPr>
        <w:rPr>
          <w:ins w:id="51" w:author="霸占旎de爱" w:date="2019-11-22T22:40:00Z"/>
          <w:rFonts w:hint="eastAsia"/>
          <w:color w:val="FFFFFF"/>
        </w:rPr>
      </w:pPr>
    </w:p>
    <w:p w:rsidR="000870F1" w:rsidRDefault="000870F1">
      <w:pPr>
        <w:rPr>
          <w:ins w:id="52" w:author="霸占旎de爱" w:date="2019-11-22T22:40:00Z"/>
          <w:rFonts w:hint="eastAsia"/>
          <w:color w:val="FFFFFF"/>
        </w:rPr>
      </w:pPr>
    </w:p>
    <w:p w:rsidR="000870F1" w:rsidRDefault="000870F1">
      <w:pPr>
        <w:rPr>
          <w:ins w:id="53" w:author="霸占旎de爱" w:date="2019-11-22T22:40:00Z"/>
          <w:rFonts w:hint="eastAsia"/>
          <w:color w:val="FFFFFF"/>
        </w:rPr>
      </w:pPr>
    </w:p>
    <w:p w:rsidR="000870F1" w:rsidRDefault="000870F1">
      <w:pPr>
        <w:rPr>
          <w:ins w:id="54" w:author="霸占旎de爱" w:date="2019-11-22T22:40:00Z"/>
          <w:rFonts w:hint="eastAsia"/>
          <w:color w:val="FFFFFF"/>
        </w:rPr>
      </w:pPr>
    </w:p>
    <w:p w:rsidR="000870F1" w:rsidRDefault="000870F1">
      <w:pPr>
        <w:rPr>
          <w:ins w:id="55" w:author="霸占旎de爱" w:date="2019-11-22T22:40:00Z"/>
          <w:rFonts w:hint="eastAsia"/>
          <w:color w:val="FFFFFF"/>
        </w:rPr>
      </w:pPr>
    </w:p>
    <w:p w:rsidR="000870F1" w:rsidRDefault="000870F1">
      <w:pPr>
        <w:rPr>
          <w:ins w:id="56" w:author="霸占旎de爱" w:date="2019-11-22T22:40:00Z"/>
          <w:rFonts w:hint="eastAsia"/>
          <w:color w:val="FFFFFF"/>
        </w:rPr>
      </w:pPr>
    </w:p>
    <w:p w:rsidR="000870F1" w:rsidRDefault="000870F1">
      <w:pPr>
        <w:rPr>
          <w:ins w:id="57" w:author="霸占旎de爱" w:date="2019-11-22T22:40:00Z"/>
          <w:rFonts w:hint="eastAsia"/>
          <w:color w:val="FFFFFF"/>
        </w:rPr>
      </w:pPr>
    </w:p>
    <w:p w:rsidR="000870F1" w:rsidRDefault="000870F1">
      <w:pPr>
        <w:rPr>
          <w:ins w:id="58" w:author="霸占旎de爱" w:date="2019-11-22T22:40:00Z"/>
          <w:rFonts w:hint="eastAsia"/>
          <w:color w:val="FFFFFF"/>
        </w:rPr>
      </w:pPr>
    </w:p>
    <w:p w:rsidR="000870F1" w:rsidRDefault="000870F1">
      <w:pPr>
        <w:rPr>
          <w:ins w:id="59" w:author="霸占旎de爱" w:date="2019-11-22T22:40:00Z"/>
          <w:rFonts w:hint="eastAsia"/>
          <w:color w:val="FFFFFF"/>
        </w:rPr>
      </w:pPr>
    </w:p>
    <w:p w:rsidR="000870F1" w:rsidRDefault="000870F1">
      <w:pPr>
        <w:rPr>
          <w:ins w:id="60" w:author="霸占旎de爱" w:date="2019-11-22T22:40:00Z"/>
          <w:rFonts w:hint="eastAsia"/>
          <w:color w:val="FFFFFF"/>
        </w:rPr>
      </w:pPr>
    </w:p>
    <w:p w:rsidR="000870F1" w:rsidRDefault="000870F1">
      <w:pPr>
        <w:rPr>
          <w:ins w:id="61" w:author="霸占旎de爱" w:date="2019-11-22T22:40:00Z"/>
          <w:rFonts w:hint="eastAsia"/>
          <w:color w:val="FFFFFF"/>
        </w:rPr>
      </w:pPr>
    </w:p>
    <w:p w:rsidR="000870F1" w:rsidRDefault="000870F1">
      <w:pPr>
        <w:rPr>
          <w:ins w:id="62" w:author="霸占旎de爱" w:date="2019-11-22T22:40:00Z"/>
          <w:rFonts w:hint="eastAsia"/>
          <w:color w:val="FFFFFF"/>
        </w:rPr>
      </w:pPr>
    </w:p>
    <w:p w:rsidR="000870F1" w:rsidRDefault="000870F1">
      <w:pPr>
        <w:rPr>
          <w:ins w:id="63" w:author="霸占旎de爱" w:date="2019-11-22T22:40:00Z"/>
          <w:rFonts w:hint="eastAsia"/>
          <w:color w:val="FFFFFF"/>
        </w:rPr>
      </w:pPr>
    </w:p>
    <w:p w:rsidR="000870F1" w:rsidRDefault="000870F1">
      <w:pPr>
        <w:rPr>
          <w:ins w:id="64" w:author="霸占旎de爱" w:date="2019-11-22T22:40:00Z"/>
          <w:rFonts w:hint="eastAsia"/>
          <w:color w:val="FFFFFF"/>
        </w:rPr>
      </w:pPr>
    </w:p>
    <w:p w:rsidR="000870F1" w:rsidRDefault="000870F1">
      <w:pPr>
        <w:rPr>
          <w:ins w:id="65" w:author="霸占旎de爱" w:date="2019-11-22T22:40:00Z"/>
          <w:rFonts w:hint="eastAsia"/>
          <w:color w:val="FFFFFF"/>
        </w:rPr>
      </w:pPr>
    </w:p>
    <w:p w:rsidR="000870F1" w:rsidRDefault="000870F1">
      <w:pPr>
        <w:rPr>
          <w:ins w:id="66" w:author="霸占旎de爱" w:date="2019-11-22T22:40:00Z"/>
          <w:rFonts w:hint="eastAsia"/>
          <w:color w:val="FFFFFF"/>
        </w:rPr>
      </w:pPr>
      <w:ins w:id="67" w:author="霸占旎de爱" w:date="2019-11-22T22:40:00Z">
        <w:r>
          <w:pict>
            <v:shape id="图片 3" o:spid="_x0000_i1027" type="#_x0000_t75" style="width:197.4pt;height:367.5pt;mso-wrap-style:square;mso-position-horizontal-relative:page;mso-position-vertical-relative:page">
              <v:imagedata r:id="rId9" o:title=""/>
            </v:shape>
          </w:pict>
        </w:r>
      </w:ins>
    </w:p>
    <w:p w:rsidR="000870F1" w:rsidRDefault="000870F1">
      <w:pPr>
        <w:rPr>
          <w:ins w:id="68" w:author="霸占旎de爱" w:date="2019-11-22T22:40:00Z"/>
          <w:rFonts w:hint="eastAsia"/>
          <w:color w:val="FFFFFF"/>
        </w:rPr>
      </w:pPr>
    </w:p>
    <w:p w:rsidR="000870F1" w:rsidRDefault="000870F1">
      <w:pPr>
        <w:rPr>
          <w:ins w:id="69" w:author="霸占旎de爱" w:date="2019-11-22T22:40:00Z"/>
          <w:rFonts w:hint="eastAsia"/>
          <w:color w:val="FFFFFF"/>
        </w:rPr>
      </w:pPr>
    </w:p>
    <w:p w:rsidR="000870F1" w:rsidRDefault="000870F1">
      <w:pPr>
        <w:rPr>
          <w:ins w:id="70" w:author="霸占旎de爱" w:date="2019-11-22T22:40:00Z"/>
          <w:rFonts w:hint="eastAsia"/>
          <w:color w:val="FFFFFF"/>
        </w:rPr>
      </w:pPr>
    </w:p>
    <w:p w:rsidR="000870F1" w:rsidRDefault="000870F1">
      <w:pPr>
        <w:rPr>
          <w:ins w:id="71" w:author="霸占旎de爱" w:date="2019-11-22T22:40:00Z"/>
          <w:rFonts w:hint="eastAsia"/>
          <w:color w:val="FFFFFF"/>
        </w:rPr>
      </w:pPr>
    </w:p>
    <w:p w:rsidR="000870F1" w:rsidRDefault="000870F1">
      <w:pPr>
        <w:rPr>
          <w:ins w:id="72" w:author="霸占旎de爱" w:date="2019-11-22T22:40:00Z"/>
          <w:rFonts w:hint="eastAsia"/>
          <w:color w:val="FFFFFF"/>
        </w:rPr>
      </w:pPr>
    </w:p>
    <w:p w:rsidR="000870F1" w:rsidRDefault="000870F1">
      <w:pPr>
        <w:rPr>
          <w:ins w:id="73" w:author="霸占旎de爱" w:date="2019-11-22T22:40:00Z"/>
          <w:rFonts w:hint="eastAsia"/>
          <w:color w:val="FFFFFF"/>
        </w:rPr>
      </w:pPr>
    </w:p>
    <w:p w:rsidR="000870F1" w:rsidRDefault="000870F1">
      <w:pPr>
        <w:rPr>
          <w:ins w:id="74" w:author="霸占旎de爱" w:date="2019-11-22T22:40:00Z"/>
          <w:rFonts w:hint="eastAsia"/>
          <w:color w:val="FFFFFF"/>
        </w:rPr>
      </w:pPr>
    </w:p>
    <w:p w:rsidR="000870F1" w:rsidRDefault="000870F1">
      <w:pPr>
        <w:rPr>
          <w:ins w:id="75" w:author="霸占旎de爱" w:date="2019-11-22T22:40:00Z"/>
          <w:rFonts w:hint="eastAsia"/>
          <w:color w:val="FFFFFF"/>
        </w:rPr>
      </w:pPr>
    </w:p>
    <w:p w:rsidR="000870F1" w:rsidRDefault="000870F1">
      <w:pPr>
        <w:rPr>
          <w:ins w:id="76" w:author="霸占旎de爱" w:date="2019-11-22T22:40:00Z"/>
          <w:rFonts w:hint="eastAsia"/>
          <w:color w:val="FFFFFF"/>
        </w:rPr>
      </w:pPr>
    </w:p>
    <w:p w:rsidR="000870F1" w:rsidRDefault="000870F1">
      <w:pPr>
        <w:rPr>
          <w:ins w:id="77" w:author="霸占旎de爱" w:date="2019-11-22T22:40:00Z"/>
          <w:rFonts w:hint="eastAsia"/>
          <w:color w:val="FFFFFF"/>
        </w:rPr>
      </w:pPr>
    </w:p>
    <w:p w:rsidR="000870F1" w:rsidRDefault="000870F1">
      <w:pPr>
        <w:rPr>
          <w:ins w:id="78" w:author="霸占旎de爱" w:date="2019-11-22T22:40:00Z"/>
          <w:rFonts w:hint="eastAsia"/>
          <w:color w:val="FFFFFF"/>
        </w:rPr>
      </w:pPr>
      <w:ins w:id="79" w:author="霸占旎de爱" w:date="2019-11-22T22:40:00Z">
        <w:r>
          <w:pict>
            <v:shape id="图片 4" o:spid="_x0000_i1028" type="#_x0000_t75" style="width:334.5pt;height:421.5pt;mso-wrap-style:square;mso-position-horizontal-relative:page;mso-position-vertical-relative:page">
              <v:imagedata r:id="rId10" o:title=""/>
            </v:shape>
          </w:pict>
        </w:r>
      </w:ins>
    </w:p>
    <w:p w:rsidR="000870F1" w:rsidRDefault="000870F1">
      <w:pPr>
        <w:rPr>
          <w:ins w:id="80" w:author="霸占旎de爱" w:date="2019-11-22T22:40:00Z"/>
          <w:rFonts w:hint="eastAsia"/>
          <w:color w:val="FFFFFF"/>
        </w:rPr>
      </w:pPr>
    </w:p>
    <w:p w:rsidR="000870F1" w:rsidRDefault="000870F1">
      <w:pPr>
        <w:rPr>
          <w:ins w:id="81" w:author="霸占旎de爱" w:date="2019-11-22T22:40:00Z"/>
          <w:rFonts w:hint="eastAsia"/>
          <w:color w:val="FFFFFF"/>
        </w:rPr>
      </w:pPr>
    </w:p>
    <w:p w:rsidR="000870F1" w:rsidRDefault="000870F1">
      <w:pPr>
        <w:rPr>
          <w:ins w:id="82" w:author="霸占旎de爱" w:date="2019-11-22T22:40:00Z"/>
          <w:rFonts w:hint="eastAsia"/>
          <w:color w:val="FFFFFF"/>
        </w:rPr>
      </w:pPr>
    </w:p>
    <w:p w:rsidR="000870F1" w:rsidRDefault="000870F1">
      <w:pPr>
        <w:rPr>
          <w:ins w:id="83" w:author="霸占旎de爱" w:date="2019-11-22T22:40:00Z"/>
          <w:rFonts w:hint="eastAsia"/>
          <w:color w:val="FFFFFF"/>
        </w:rPr>
      </w:pPr>
    </w:p>
    <w:p w:rsidR="000870F1" w:rsidRDefault="000870F1">
      <w:pPr>
        <w:rPr>
          <w:ins w:id="84" w:author="霸占旎de爱" w:date="2019-11-22T22:40:00Z"/>
          <w:rFonts w:hint="eastAsia"/>
          <w:color w:val="FFFFFF"/>
        </w:rPr>
      </w:pPr>
    </w:p>
    <w:p w:rsidR="000870F1" w:rsidRDefault="000870F1">
      <w:pPr>
        <w:rPr>
          <w:ins w:id="85" w:author="霸占旎de爱" w:date="2019-11-22T22:40:00Z"/>
          <w:rFonts w:hint="eastAsia"/>
          <w:color w:val="FFFFFF"/>
        </w:rPr>
      </w:pPr>
    </w:p>
    <w:p w:rsidR="000870F1" w:rsidRDefault="000870F1">
      <w:pPr>
        <w:rPr>
          <w:ins w:id="86" w:author="霸占旎de爱" w:date="2019-11-22T22:40:00Z"/>
          <w:rFonts w:hint="eastAsia"/>
          <w:color w:val="FFFFFF"/>
        </w:rPr>
      </w:pPr>
    </w:p>
    <w:p w:rsidR="000870F1" w:rsidRDefault="000870F1">
      <w:pPr>
        <w:rPr>
          <w:ins w:id="87" w:author="霸占旎de爱" w:date="2019-11-22T22:40:00Z"/>
          <w:rFonts w:hint="eastAsia"/>
          <w:color w:val="FFFFFF"/>
        </w:rPr>
      </w:pPr>
    </w:p>
    <w:p w:rsidR="000870F1" w:rsidRDefault="000870F1">
      <w:pPr>
        <w:rPr>
          <w:ins w:id="88" w:author="霸占旎de爱" w:date="2019-11-22T22:40:00Z"/>
          <w:rFonts w:hint="eastAsia"/>
          <w:color w:val="FFFFFF"/>
        </w:rPr>
      </w:pPr>
    </w:p>
    <w:p w:rsidR="000870F1" w:rsidRDefault="000870F1">
      <w:pPr>
        <w:rPr>
          <w:ins w:id="89" w:author="霸占旎de爱" w:date="2019-11-22T22:40:00Z"/>
        </w:rPr>
      </w:pPr>
      <w:ins w:id="90" w:author="霸占旎de爱" w:date="2019-11-22T22:40:00Z">
        <w:r>
          <w:pict>
            <v:shape id="图片 5" o:spid="_x0000_i1029" type="#_x0000_t75" style="width:208.5pt;height:486pt;mso-wrap-style:square;mso-position-horizontal-relative:page;mso-position-vertical-relative:page">
              <v:imagedata r:id="rId11" o:title=""/>
            </v:shape>
          </w:pict>
        </w:r>
      </w:ins>
    </w:p>
    <w:p w:rsidR="000870F1" w:rsidRDefault="000870F1">
      <w:pPr>
        <w:rPr>
          <w:ins w:id="91" w:author="霸占旎de爱" w:date="2019-11-22T22:40:00Z"/>
        </w:rPr>
      </w:pPr>
    </w:p>
    <w:p w:rsidR="000870F1" w:rsidRDefault="000870F1">
      <w:pPr>
        <w:rPr>
          <w:ins w:id="92" w:author="霸占旎de爱" w:date="2019-11-22T22:40:00Z"/>
        </w:rPr>
      </w:pPr>
    </w:p>
    <w:p w:rsidR="000870F1" w:rsidRDefault="000870F1">
      <w:pPr>
        <w:rPr>
          <w:ins w:id="93" w:author="霸占旎de爱" w:date="2019-11-22T22:40:00Z"/>
        </w:rPr>
      </w:pPr>
    </w:p>
    <w:p w:rsidR="000870F1" w:rsidRDefault="000870F1">
      <w:pPr>
        <w:rPr>
          <w:ins w:id="94" w:author="霸占旎de爱" w:date="2019-11-22T22:40:00Z"/>
        </w:rPr>
      </w:pPr>
    </w:p>
    <w:p w:rsidR="000870F1" w:rsidRDefault="000870F1">
      <w:pPr>
        <w:rPr>
          <w:ins w:id="95" w:author="霸占旎de爱" w:date="2019-11-22T22:40:00Z"/>
        </w:rPr>
      </w:pPr>
    </w:p>
    <w:p w:rsidR="000870F1" w:rsidRDefault="000870F1">
      <w:pPr>
        <w:rPr>
          <w:ins w:id="96" w:author="霸占旎de爱" w:date="2019-11-22T22:40:00Z"/>
        </w:rPr>
      </w:pPr>
    </w:p>
    <w:p w:rsidR="000870F1" w:rsidRDefault="000870F1">
      <w:pPr>
        <w:rPr>
          <w:ins w:id="97" w:author="霸占旎de爱" w:date="2019-11-22T22:40:00Z"/>
        </w:rPr>
      </w:pPr>
    </w:p>
    <w:p w:rsidR="000870F1" w:rsidRDefault="000870F1">
      <w:pPr>
        <w:rPr>
          <w:ins w:id="98" w:author="霸占旎de爱" w:date="2019-11-22T22:40:00Z"/>
        </w:rPr>
      </w:pPr>
    </w:p>
    <w:p w:rsidR="000870F1" w:rsidRDefault="000870F1">
      <w:pPr>
        <w:rPr>
          <w:ins w:id="99" w:author="霸占旎de爱" w:date="2019-11-22T22:40:00Z"/>
        </w:rPr>
      </w:pPr>
    </w:p>
    <w:p w:rsidR="000870F1" w:rsidRDefault="000870F1">
      <w:pPr>
        <w:rPr>
          <w:ins w:id="100" w:author="霸占旎de爱" w:date="2019-11-22T22:40:00Z"/>
        </w:rPr>
      </w:pPr>
    </w:p>
    <w:p w:rsidR="000870F1" w:rsidRDefault="000870F1">
      <w:pPr>
        <w:rPr>
          <w:ins w:id="101" w:author="霸占旎de爱" w:date="2019-11-22T22:40:00Z"/>
        </w:rPr>
      </w:pPr>
    </w:p>
    <w:p w:rsidR="000870F1" w:rsidRDefault="000870F1">
      <w:pPr>
        <w:rPr>
          <w:ins w:id="102" w:author="霸占旎de爱" w:date="2019-11-22T22:40:00Z"/>
        </w:rPr>
      </w:pPr>
    </w:p>
    <w:p w:rsidR="000870F1" w:rsidRDefault="000870F1">
      <w:pPr>
        <w:rPr>
          <w:ins w:id="103" w:author="霸占旎de爱" w:date="2019-11-22T22:40:00Z"/>
        </w:rPr>
      </w:pPr>
    </w:p>
    <w:p w:rsidR="000870F1" w:rsidRDefault="000870F1">
      <w:pPr>
        <w:rPr>
          <w:ins w:id="104" w:author="霸占旎de爱" w:date="2019-11-22T22:40:00Z"/>
        </w:rPr>
      </w:pPr>
    </w:p>
    <w:p w:rsidR="000870F1" w:rsidRDefault="000870F1">
      <w:pPr>
        <w:rPr>
          <w:ins w:id="105" w:author="霸占旎de爱" w:date="2019-11-22T22:40:00Z"/>
        </w:rPr>
      </w:pPr>
    </w:p>
    <w:p w:rsidR="000870F1" w:rsidRDefault="000870F1">
      <w:pPr>
        <w:rPr>
          <w:ins w:id="106" w:author="霸占旎de爱" w:date="2019-11-22T22:40:00Z"/>
        </w:rPr>
      </w:pPr>
    </w:p>
    <w:p w:rsidR="000870F1" w:rsidRDefault="000870F1">
      <w:pPr>
        <w:rPr>
          <w:ins w:id="107" w:author="霸占旎de爱" w:date="2019-11-22T22:40:00Z"/>
        </w:rPr>
      </w:pPr>
    </w:p>
    <w:p w:rsidR="000870F1" w:rsidRDefault="000870F1">
      <w:pPr>
        <w:rPr>
          <w:ins w:id="108" w:author="霸占旎de爱" w:date="2019-11-22T22:40:00Z"/>
        </w:rPr>
      </w:pPr>
    </w:p>
    <w:p w:rsidR="000870F1" w:rsidRDefault="000870F1">
      <w:pPr>
        <w:rPr>
          <w:ins w:id="109" w:author="霸占旎de爱" w:date="2019-11-22T22:40:00Z"/>
        </w:rPr>
      </w:pPr>
    </w:p>
    <w:p w:rsidR="000870F1" w:rsidRDefault="000870F1">
      <w:pPr>
        <w:rPr>
          <w:ins w:id="110" w:author="霸占旎de爱" w:date="2019-11-22T22:40:00Z"/>
        </w:rPr>
      </w:pPr>
    </w:p>
    <w:p w:rsidR="000870F1" w:rsidRDefault="000870F1">
      <w:pPr>
        <w:rPr>
          <w:ins w:id="111" w:author="霸占旎de爱" w:date="2019-11-22T22:40:00Z"/>
        </w:rPr>
      </w:pPr>
    </w:p>
    <w:p w:rsidR="000870F1" w:rsidRDefault="000870F1">
      <w:pPr>
        <w:rPr>
          <w:ins w:id="112" w:author="霸占旎de爱" w:date="2019-11-22T22:40:00Z"/>
        </w:rPr>
      </w:pPr>
    </w:p>
    <w:p w:rsidR="000870F1" w:rsidRDefault="000870F1">
      <w:pPr>
        <w:rPr>
          <w:ins w:id="113" w:author="霸占旎de爱" w:date="2019-11-22T22:40:00Z"/>
        </w:rPr>
      </w:pPr>
    </w:p>
    <w:p w:rsidR="000870F1" w:rsidRDefault="000870F1">
      <w:pPr>
        <w:rPr>
          <w:ins w:id="114" w:author="霸占旎de爱" w:date="2019-11-22T22:40:00Z"/>
        </w:rPr>
      </w:pPr>
    </w:p>
    <w:p w:rsidR="000870F1" w:rsidRDefault="000870F1">
      <w:pPr>
        <w:rPr>
          <w:ins w:id="115" w:author="霸占旎de爱" w:date="2019-11-22T22:40:00Z"/>
        </w:rPr>
      </w:pPr>
      <w:ins w:id="116" w:author="霸占旎de爱" w:date="2019-11-22T22:40:00Z">
        <w:r>
          <w:pict>
            <v:shape id="图片 6" o:spid="_x0000_i1030" type="#_x0000_t75" style="width:357.6pt;height:293.1pt;mso-wrap-style:square;mso-position-horizontal-relative:page;mso-position-vertical-relative:page">
              <v:imagedata r:id="rId12" o:title=""/>
            </v:shape>
          </w:pict>
        </w:r>
        <w:r>
          <w:pict>
            <v:shape id="图片 7" o:spid="_x0000_i1031" type="#_x0000_t75" style="width:240pt;height:441pt;mso-wrap-style:square;mso-position-horizontal-relative:page;mso-position-vertical-relative:page">
              <v:imagedata r:id="rId13" o:title=""/>
            </v:shape>
          </w:pict>
        </w:r>
      </w:ins>
    </w:p>
    <w:p w:rsidR="000870F1" w:rsidRDefault="000870F1">
      <w:pPr>
        <w:rPr>
          <w:ins w:id="117" w:author="霸占旎de爱" w:date="2019-11-22T22:40:00Z"/>
        </w:rPr>
      </w:pPr>
    </w:p>
    <w:p w:rsidR="000870F1" w:rsidRDefault="000870F1">
      <w:pPr>
        <w:rPr>
          <w:ins w:id="118" w:author="霸占旎de爱" w:date="2019-11-22T22:40:00Z"/>
        </w:rPr>
      </w:pPr>
    </w:p>
    <w:p w:rsidR="000870F1" w:rsidRDefault="000870F1">
      <w:pPr>
        <w:rPr>
          <w:ins w:id="119" w:author="霸占旎de爱" w:date="2019-11-22T22:40:00Z"/>
          <w:rFonts w:hint="eastAsia"/>
        </w:rPr>
      </w:pPr>
      <w:ins w:id="120" w:author="霸占旎de爱" w:date="2019-11-22T22:40:00Z">
        <w:r>
          <w:pict>
            <v:shape id="图片 8" o:spid="_x0000_i1032" type="#_x0000_t75" style="width:414.9pt;height:222.9pt;mso-wrap-style:square;mso-position-horizontal-relative:page;mso-position-vertical-relative:page">
              <v:imagedata r:id="rId14" o:title=""/>
            </v:shape>
          </w:pict>
        </w:r>
      </w:ins>
    </w:p>
    <w:p w:rsidR="000870F1" w:rsidRDefault="000870F1">
      <w:pPr>
        <w:rPr>
          <w:rFonts w:hint="eastAsia"/>
          <w:b/>
          <w:color w:val="FFFFFF"/>
          <w:sz w:val="16"/>
        </w:rPr>
      </w:pPr>
    </w:p>
    <w:sectPr w:rsidR="000870F1">
      <w:headerReference w:type="first" r:id="rId15"/>
      <w:footerReference w:type="first" r:id="rId16"/>
      <w:pgSz w:w="11906" w:h="16838"/>
      <w:pgMar w:top="1134" w:right="1423" w:bottom="1134" w:left="1423"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70F1" w:rsidRDefault="000870F1">
      <w:r>
        <w:separator/>
      </w:r>
    </w:p>
  </w:endnote>
  <w:endnote w:type="continuationSeparator" w:id="0">
    <w:p w:rsidR="000870F1" w:rsidRDefault="00087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70F1" w:rsidRDefault="000870F1">
    <w:pPr>
      <w:rPr>
        <w:ins w:id="122" w:author="霸占旎de爱" w:date="2019-11-22T22:40:00Z"/>
      </w:rPr>
    </w:pPr>
  </w:p>
  <w:p w:rsidR="000870F1" w:rsidRDefault="000870F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70F1" w:rsidRDefault="000870F1">
      <w:r>
        <w:separator/>
      </w:r>
    </w:p>
  </w:footnote>
  <w:footnote w:type="continuationSeparator" w:id="0">
    <w:p w:rsidR="000870F1" w:rsidRDefault="00087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870F1" w:rsidRDefault="000870F1">
    <w:pPr>
      <w:rPr>
        <w:ins w:id="121" w:author="霸占旎de爱" w:date="2019-11-22T22:40:00Z"/>
      </w:rPr>
    </w:pPr>
  </w:p>
  <w:p w:rsidR="000870F1" w:rsidRDefault="000870F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C"/>
    <w:multiLevelType w:val="multilevel"/>
    <w:tmpl w:val="0000000C"/>
    <w:lvl w:ilvl="0">
      <w:start w:val="1"/>
      <w:numFmt w:val="decimal"/>
      <w:lvlText w:val="%1."/>
      <w:lvlJc w:val="left"/>
      <w:pPr>
        <w:tabs>
          <w:tab w:val="num" w:pos="1200"/>
        </w:tabs>
        <w:ind w:left="120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 w15:restartNumberingAfterBreak="0">
    <w:nsid w:val="0000000D"/>
    <w:multiLevelType w:val="multilevel"/>
    <w:tmpl w:val="0000000D"/>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10"/>
    <w:multiLevelType w:val="multilevel"/>
    <w:tmpl w:val="00000010"/>
    <w:lvl w:ilvl="0">
      <w:start w:val="1"/>
      <w:numFmt w:val="decimal"/>
      <w:lvlText w:val="(%1)"/>
      <w:lvlJc w:val="left"/>
      <w:pPr>
        <w:tabs>
          <w:tab w:val="num" w:pos="1260"/>
        </w:tabs>
        <w:ind w:left="1260" w:hanging="420"/>
      </w:pPr>
      <w:rPr>
        <w:rFonts w:hint="eastAsia"/>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4" w15:restartNumberingAfterBreak="0">
    <w:nsid w:val="2D3465E2"/>
    <w:multiLevelType w:val="multilevel"/>
    <w:tmpl w:val="2D3465E2"/>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33A45A8B"/>
    <w:multiLevelType w:val="multilevel"/>
    <w:tmpl w:val="33A45A8B"/>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349D35D9"/>
    <w:multiLevelType w:val="multilevel"/>
    <w:tmpl w:val="349D35D9"/>
    <w:lvl w:ilvl="0">
      <w:start w:val="1"/>
      <w:numFmt w:val="decimal"/>
      <w:lvlText w:val="(%1)"/>
      <w:lvlJc w:val="left"/>
      <w:pPr>
        <w:tabs>
          <w:tab w:val="num" w:pos="1260"/>
        </w:tabs>
        <w:ind w:left="1260" w:hanging="420"/>
      </w:pPr>
      <w:rPr>
        <w:rFonts w:hint="eastAsia"/>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7" w15:restartNumberingAfterBreak="0">
    <w:nsid w:val="3E9461F1"/>
    <w:multiLevelType w:val="multilevel"/>
    <w:tmpl w:val="3E9461F1"/>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4BB179EF"/>
    <w:multiLevelType w:val="multilevel"/>
    <w:tmpl w:val="4BB179EF"/>
    <w:lvl w:ilvl="0">
      <w:start w:val="1"/>
      <w:numFmt w:val="decimal"/>
      <w:lvlText w:val="(%1)"/>
      <w:lvlJc w:val="left"/>
      <w:pPr>
        <w:tabs>
          <w:tab w:val="num" w:pos="1260"/>
        </w:tabs>
        <w:ind w:left="1260" w:hanging="420"/>
      </w:pPr>
      <w:rPr>
        <w:rFonts w:hint="eastAsia"/>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9" w15:restartNumberingAfterBreak="0">
    <w:nsid w:val="660F2A7C"/>
    <w:multiLevelType w:val="multilevel"/>
    <w:tmpl w:val="660F2A7C"/>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328094352">
    <w:abstractNumId w:val="2"/>
  </w:num>
  <w:num w:numId="2" w16cid:durableId="392509906">
    <w:abstractNumId w:val="7"/>
  </w:num>
  <w:num w:numId="3" w16cid:durableId="1726879476">
    <w:abstractNumId w:val="3"/>
  </w:num>
  <w:num w:numId="4" w16cid:durableId="818037590">
    <w:abstractNumId w:val="4"/>
  </w:num>
  <w:num w:numId="5" w16cid:durableId="62991391">
    <w:abstractNumId w:val="9"/>
  </w:num>
  <w:num w:numId="6" w16cid:durableId="1250970248">
    <w:abstractNumId w:val="6"/>
  </w:num>
  <w:num w:numId="7" w16cid:durableId="2057584652">
    <w:abstractNumId w:val="5"/>
  </w:num>
  <w:num w:numId="8" w16cid:durableId="1033385148">
    <w:abstractNumId w:val="8"/>
  </w:num>
  <w:num w:numId="9" w16cid:durableId="1576623008">
    <w:abstractNumId w:val="0"/>
  </w:num>
  <w:num w:numId="10" w16cid:durableId="1381441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7B1B"/>
    <w:rsid w:val="000870F1"/>
    <w:rsid w:val="00BF7B1B"/>
    <w:rsid w:val="00C87D8B"/>
    <w:rsid w:val="522E1B2E"/>
    <w:rsid w:val="66D231AB"/>
    <w:rsid w:val="6A054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42A63A5-38B0-4100-8112-252A6843B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bCs/>
      <w:kern w:val="44"/>
      <w:sz w:val="44"/>
      <w:szCs w:val="44"/>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rPr>
      <w:sz w:val="21"/>
      <w:szCs w:val="21"/>
    </w:rPr>
  </w:style>
  <w:style w:type="character" w:styleId="a4">
    <w:name w:val="page number"/>
    <w:basedOn w:val="a0"/>
  </w:style>
  <w:style w:type="character" w:customStyle="1" w:styleId="a5">
    <w:name w:val="页眉 字符"/>
    <w:link w:val="a6"/>
    <w:rPr>
      <w:kern w:val="2"/>
      <w:sz w:val="18"/>
      <w:szCs w:val="18"/>
    </w:rPr>
  </w:style>
  <w:style w:type="paragraph" w:styleId="3">
    <w:name w:val="Body Text Indent 3"/>
    <w:basedOn w:val="a"/>
    <w:pPr>
      <w:ind w:firstLine="575"/>
    </w:pPr>
    <w:rPr>
      <w:rFonts w:eastAsia="楷体_GB2312"/>
      <w:w w:val="90"/>
      <w:sz w:val="32"/>
    </w:rPr>
  </w:style>
  <w:style w:type="paragraph" w:styleId="a6">
    <w:name w:val="header"/>
    <w:basedOn w:val="a"/>
    <w:link w:val="a5"/>
    <w:pPr>
      <w:pBdr>
        <w:bottom w:val="single" w:sz="6" w:space="1" w:color="auto"/>
      </w:pBdr>
      <w:tabs>
        <w:tab w:val="center" w:pos="4153"/>
        <w:tab w:val="right" w:pos="8306"/>
      </w:tabs>
      <w:snapToGrid w:val="0"/>
      <w:jc w:val="center"/>
    </w:pPr>
    <w:rPr>
      <w:sz w:val="18"/>
      <w:szCs w:val="18"/>
    </w:rPr>
  </w:style>
  <w:style w:type="paragraph" w:styleId="a7">
    <w:name w:val="Body Text Indent"/>
    <w:basedOn w:val="a"/>
    <w:pPr>
      <w:ind w:firstLine="560"/>
    </w:pPr>
    <w:rPr>
      <w:sz w:val="28"/>
    </w:rPr>
  </w:style>
  <w:style w:type="paragraph" w:styleId="a8">
    <w:name w:val="footer"/>
    <w:basedOn w:val="a"/>
    <w:pPr>
      <w:tabs>
        <w:tab w:val="center" w:pos="4153"/>
        <w:tab w:val="right" w:pos="8306"/>
      </w:tabs>
      <w:snapToGrid w:val="0"/>
      <w:jc w:val="left"/>
    </w:pPr>
    <w:rPr>
      <w:sz w:val="18"/>
      <w:szCs w:val="18"/>
    </w:rPr>
  </w:style>
  <w:style w:type="paragraph" w:styleId="2">
    <w:name w:val="Body Text Indent 2"/>
    <w:basedOn w:val="a"/>
    <w:pPr>
      <w:ind w:firstLine="600"/>
    </w:pPr>
    <w:rPr>
      <w:rFonts w:eastAsia="楷体_GB2312"/>
      <w:sz w:val="30"/>
    </w:rPr>
  </w:style>
  <w:style w:type="paragraph" w:styleId="a9">
    <w:name w:val="Balloon Text"/>
    <w:basedOn w:val="a"/>
    <w:rPr>
      <w:sz w:val="18"/>
      <w:szCs w:val="18"/>
    </w:rPr>
  </w:style>
  <w:style w:type="paragraph" w:styleId="aa">
    <w:name w:val="annotation text"/>
    <w:basedOn w:val="a"/>
    <w:pPr>
      <w:jc w:val="left"/>
    </w:pPr>
  </w:style>
  <w:style w:type="paragraph" w:styleId="ab">
    <w:name w:val="Normal (Web)"/>
    <w:basedOn w:val="a"/>
    <w:pPr>
      <w:spacing w:before="100" w:beforeAutospacing="1" w:after="100" w:afterAutospacing="1"/>
      <w:jc w:val="left"/>
    </w:pPr>
    <w:rPr>
      <w:rFonts w:ascii="Calibri" w:hAnsi="Calibri"/>
      <w:kern w:val="0"/>
      <w:sz w:val="24"/>
    </w:rPr>
  </w:style>
  <w:style w:type="paragraph" w:styleId="ac">
    <w:name w:val="annotation subject"/>
    <w:basedOn w:val="aa"/>
    <w:next w:val="aa"/>
    <w:rPr>
      <w:b/>
      <w:bCs/>
    </w:rPr>
  </w:style>
  <w:style w:type="table" w:styleId="ad">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e">
    <w:name w:val="Revision"/>
    <w:hidden/>
    <w:uiPriority w:val="99"/>
    <w:unhideWhenUsed/>
    <w:rsid w:val="00BF7B1B"/>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1464</Words>
  <Characters>8345</Characters>
  <Application>Microsoft Office Word</Application>
  <DocSecurity>4</DocSecurity>
  <PresentationFormat/>
  <Lines>69</Lines>
  <Paragraphs>19</Paragraphs>
  <Slides>0</Slides>
  <Notes>0</Notes>
  <HiddenSlides>0</HiddenSlides>
  <MMClips>0</MMClips>
  <ScaleCrop>false</ScaleCrop>
  <Company>HOME</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合同编号：</dc:title>
  <dc:subject>4_x000d_
1_x000d_
翻译服务合同_x000d_
委托方（甲方）：                                          _x000d_
住  所  地：                                                 _x000d_
项目联系人：                                             _x000d_
联系电话：           传  真：</dc:subject>
  <dc:creator>Steven.K.Zhou</dc:creator>
  <cp:keywords/>
  <cp:lastModifiedBy>Administrator</cp:lastModifiedBy>
  <cp:revision>2</cp:revision>
  <cp:lastPrinted>2011-10-12T06:10:00Z</cp:lastPrinted>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